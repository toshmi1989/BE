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A2BB7" w14:textId="77777777" w:rsidR="00F322E7" w:rsidRPr="00D23E0D" w:rsidRDefault="00F322E7" w:rsidP="004D10BF">
      <w:pPr>
        <w:spacing w:line="276" w:lineRule="auto"/>
        <w:jc w:val="both"/>
        <w:rPr>
          <w:bCs/>
          <w:color w:val="0D0D0D" w:themeColor="text1" w:themeTint="F2"/>
          <w:sz w:val="32"/>
          <w:szCs w:val="32"/>
          <w:rPrChange w:id="0" w:author="Автор" w:date="2026-08-11T10:56:00Z">
            <w:rPr>
              <w:bCs/>
              <w:color w:val="0D0D0D" w:themeColor="text1" w:themeTint="F2"/>
              <w:sz w:val="32"/>
              <w:szCs w:val="32"/>
              <w:lang w:val="en-US"/>
            </w:rPr>
          </w:rPrChange>
        </w:rPr>
      </w:pPr>
    </w:p>
    <w:p w14:paraId="0A4BEEFD" w14:textId="558FD9BE" w:rsidR="00F322E7" w:rsidRPr="00A057BC" w:rsidRDefault="008D1B42" w:rsidP="004D10BF">
      <w:pPr>
        <w:spacing w:line="276" w:lineRule="auto"/>
        <w:jc w:val="both"/>
        <w:rPr>
          <w:b/>
          <w:bCs/>
          <w:color w:val="0D0D0D" w:themeColor="text1" w:themeTint="F2"/>
          <w:sz w:val="36"/>
          <w:szCs w:val="36"/>
        </w:rPr>
      </w:pPr>
      <w:commentRangeStart w:id="1"/>
      <w:commentRangeStart w:id="2"/>
      <w:r w:rsidRPr="00A057BC">
        <w:rPr>
          <w:b/>
          <w:bCs/>
          <w:color w:val="0D0D0D" w:themeColor="text1" w:themeTint="F2"/>
          <w:sz w:val="36"/>
          <w:szCs w:val="36"/>
        </w:rPr>
        <w:t>ПРОТОКОЛ КЛИНИЧЕСКОГО ИССЛЕДОВАНИЯ</w:t>
      </w:r>
      <w:commentRangeEnd w:id="1"/>
      <w:r w:rsidR="008B6837">
        <w:rPr>
          <w:rStyle w:val="a8"/>
        </w:rPr>
        <w:commentReference w:id="1"/>
      </w:r>
      <w:commentRangeEnd w:id="2"/>
      <w:r w:rsidR="00AD69F5">
        <w:rPr>
          <w:rStyle w:val="a8"/>
        </w:rPr>
        <w:commentReference w:id="2"/>
      </w:r>
    </w:p>
    <w:p w14:paraId="05F8B089" w14:textId="5F84252E" w:rsidR="009928F3" w:rsidRPr="00A057BC" w:rsidRDefault="009928F3" w:rsidP="00DD7907">
      <w:pPr>
        <w:jc w:val="center"/>
        <w:rPr>
          <w:color w:val="0D0D0D" w:themeColor="text1" w:themeTint="F2"/>
          <w:sz w:val="28"/>
          <w:szCs w:val="28"/>
          <w:u w:color="000000"/>
          <w:bdr w:val="nil"/>
        </w:rPr>
      </w:pPr>
      <w:bookmarkStart w:id="3" w:name="_Hlk202192600"/>
      <w:r w:rsidRPr="00A057BC">
        <w:rPr>
          <w:sz w:val="28"/>
          <w:szCs w:val="28"/>
          <w:u w:color="000000"/>
        </w:rPr>
        <w:t>«</w:t>
      </w:r>
      <w:r w:rsidR="00DD7907" w:rsidRPr="00A057BC">
        <w:rPr>
          <w:color w:val="0D0D0D" w:themeColor="text1" w:themeTint="F2"/>
          <w:sz w:val="28"/>
          <w:szCs w:val="28"/>
          <w:u w:color="000000"/>
        </w:rPr>
        <w:t xml:space="preserve">Открытое, рандомизированное, перекрестное, двухпериодное, двухпоследовательное исследование сравнительной фармакокинетики и биоэквивалентности лекарственного препарата </w:t>
      </w:r>
      <w:r w:rsidR="00DD7907" w:rsidRPr="00A057BC">
        <w:rPr>
          <w:color w:val="0D0D0D" w:themeColor="text1" w:themeTint="F2"/>
          <w:sz w:val="28"/>
          <w:szCs w:val="28"/>
          <w:u w:color="000000"/>
          <w:lang w:val="en-US"/>
        </w:rPr>
        <w:t>XTBC</w:t>
      </w:r>
      <w:r w:rsidR="00DD7907" w:rsidRPr="00A057BC">
        <w:rPr>
          <w:color w:val="0D0D0D" w:themeColor="text1" w:themeTint="F2"/>
          <w:sz w:val="28"/>
          <w:szCs w:val="28"/>
          <w:u w:color="000000"/>
        </w:rPr>
        <w:t>12101 (ООО «ПРОМОМЕД РУС», Россия) у здоровых добровольцев мужского пола после однократного приема натощак и после приема пищи</w:t>
      </w:r>
      <w:r w:rsidRPr="00A057BC">
        <w:rPr>
          <w:color w:val="0D0D0D" w:themeColor="text1" w:themeTint="F2"/>
          <w:sz w:val="28"/>
          <w:szCs w:val="28"/>
          <w:u w:color="000000"/>
          <w:bdr w:val="nil"/>
        </w:rPr>
        <w:t>»</w:t>
      </w:r>
    </w:p>
    <w:bookmarkEnd w:id="3"/>
    <w:p w14:paraId="71C66C21" w14:textId="642F141D" w:rsidR="0043040B" w:rsidRPr="00A057BC" w:rsidRDefault="0043040B" w:rsidP="004D10BF">
      <w:pPr>
        <w:spacing w:line="276" w:lineRule="auto"/>
        <w:jc w:val="both"/>
        <w:rPr>
          <w:color w:val="0D0D0D" w:themeColor="text1" w:themeTint="F2"/>
          <w:u w:color="000000"/>
          <w:bdr w:val="nil"/>
        </w:rPr>
      </w:pPr>
    </w:p>
    <w:p w14:paraId="7D238C8D" w14:textId="77777777" w:rsidR="0043040B" w:rsidRPr="00A057BC" w:rsidRDefault="0043040B" w:rsidP="004D10BF">
      <w:pPr>
        <w:spacing w:line="276" w:lineRule="auto"/>
        <w:jc w:val="both"/>
        <w:rPr>
          <w:color w:val="0D0D0D" w:themeColor="text1" w:themeTint="F2"/>
          <w:u w:color="000000"/>
        </w:rPr>
      </w:pPr>
    </w:p>
    <w:tbl>
      <w:tblPr>
        <w:tblStyle w:val="2a"/>
        <w:tblW w:w="507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681"/>
      </w:tblGrid>
      <w:tr w:rsidR="00E65EBB" w:rsidRPr="00A057BC" w14:paraId="27F1C8E6" w14:textId="77777777" w:rsidTr="00E65EBB">
        <w:trPr>
          <w:trHeight w:val="496"/>
        </w:trPr>
        <w:tc>
          <w:tcPr>
            <w:tcW w:w="2535" w:type="pct"/>
          </w:tcPr>
          <w:p w14:paraId="23B7B323" w14:textId="77777777" w:rsidR="002F32FD" w:rsidRPr="00A057BC" w:rsidRDefault="002F32FD" w:rsidP="004D10BF">
            <w:pPr>
              <w:spacing w:line="276" w:lineRule="auto"/>
              <w:jc w:val="both"/>
              <w:rPr>
                <w:b/>
                <w:color w:val="0D0D0D" w:themeColor="text1" w:themeTint="F2"/>
                <w:u w:color="000000"/>
              </w:rPr>
            </w:pPr>
            <w:r w:rsidRPr="00A057BC">
              <w:rPr>
                <w:b/>
                <w:color w:val="0D0D0D" w:themeColor="text1" w:themeTint="F2"/>
                <w:u w:color="000000"/>
              </w:rPr>
              <w:t>Номер протокола</w:t>
            </w:r>
          </w:p>
        </w:tc>
        <w:tc>
          <w:tcPr>
            <w:tcW w:w="2465" w:type="pct"/>
          </w:tcPr>
          <w:p w14:paraId="529136D7" w14:textId="333DEE74" w:rsidR="002F32FD" w:rsidRPr="00A057BC" w:rsidRDefault="00CD2CA3" w:rsidP="004D10BF">
            <w:pPr>
              <w:spacing w:line="276" w:lineRule="auto"/>
              <w:jc w:val="both"/>
              <w:rPr>
                <w:color w:val="0D0D0D" w:themeColor="text1" w:themeTint="F2"/>
                <w:u w:color="000000"/>
                <w:lang w:val="en-US"/>
              </w:rPr>
            </w:pPr>
            <w:r w:rsidRPr="00A057BC">
              <w:rPr>
                <w:color w:val="000000"/>
                <w:szCs w:val="28"/>
                <w:u w:color="000000"/>
              </w:rPr>
              <w:t>UPDCB-02-BE-2026</w:t>
            </w:r>
          </w:p>
        </w:tc>
      </w:tr>
      <w:tr w:rsidR="00E65EBB" w:rsidRPr="00A057BC" w14:paraId="16150EDA" w14:textId="77777777" w:rsidTr="00E65EBB">
        <w:tc>
          <w:tcPr>
            <w:tcW w:w="2535" w:type="pct"/>
          </w:tcPr>
          <w:p w14:paraId="01B4DD86" w14:textId="77777777" w:rsidR="002F32FD" w:rsidRPr="00A057BC" w:rsidRDefault="002F32FD" w:rsidP="004D10BF">
            <w:pPr>
              <w:spacing w:line="276" w:lineRule="auto"/>
              <w:jc w:val="both"/>
              <w:rPr>
                <w:b/>
                <w:color w:val="0D0D0D" w:themeColor="text1" w:themeTint="F2"/>
                <w:u w:color="000000"/>
              </w:rPr>
            </w:pPr>
            <w:r w:rsidRPr="00A057BC">
              <w:rPr>
                <w:b/>
                <w:color w:val="0D0D0D" w:themeColor="text1" w:themeTint="F2"/>
                <w:u w:color="000000"/>
              </w:rPr>
              <w:t xml:space="preserve">Версия </w:t>
            </w:r>
          </w:p>
        </w:tc>
        <w:tc>
          <w:tcPr>
            <w:tcW w:w="2465" w:type="pct"/>
          </w:tcPr>
          <w:p w14:paraId="12A3197A" w14:textId="4165A100" w:rsidR="002F32FD" w:rsidRPr="00A057BC" w:rsidRDefault="002F32FD" w:rsidP="004D10BF">
            <w:pPr>
              <w:spacing w:line="276" w:lineRule="auto"/>
              <w:jc w:val="both"/>
              <w:rPr>
                <w:color w:val="0D0D0D" w:themeColor="text1" w:themeTint="F2"/>
                <w:u w:color="000000"/>
              </w:rPr>
            </w:pPr>
            <w:r w:rsidRPr="00A057BC">
              <w:rPr>
                <w:color w:val="0D0D0D" w:themeColor="text1" w:themeTint="F2"/>
                <w:u w:color="000000"/>
                <w:lang w:val="en-US"/>
              </w:rPr>
              <w:t>1.0</w:t>
            </w:r>
            <w:r w:rsidRPr="00A057BC">
              <w:rPr>
                <w:color w:val="0D0D0D" w:themeColor="text1" w:themeTint="F2"/>
                <w:u w:color="000000"/>
              </w:rPr>
              <w:t xml:space="preserve"> </w:t>
            </w:r>
          </w:p>
        </w:tc>
      </w:tr>
      <w:tr w:rsidR="00E65EBB" w:rsidRPr="00A057BC" w14:paraId="0A8AC6C0" w14:textId="77777777" w:rsidTr="00E65EBB">
        <w:tc>
          <w:tcPr>
            <w:tcW w:w="2535" w:type="pct"/>
          </w:tcPr>
          <w:p w14:paraId="40E78E26" w14:textId="77777777" w:rsidR="002F32FD" w:rsidRPr="00A057BC" w:rsidRDefault="002F32FD" w:rsidP="004D10BF">
            <w:pPr>
              <w:spacing w:line="276" w:lineRule="auto"/>
              <w:jc w:val="both"/>
              <w:rPr>
                <w:b/>
                <w:color w:val="0D0D0D" w:themeColor="text1" w:themeTint="F2"/>
                <w:u w:color="000000"/>
              </w:rPr>
            </w:pPr>
            <w:r w:rsidRPr="00A057BC">
              <w:rPr>
                <w:b/>
                <w:color w:val="0D0D0D" w:themeColor="text1" w:themeTint="F2"/>
                <w:u w:color="000000"/>
              </w:rPr>
              <w:t>Дата версии</w:t>
            </w:r>
          </w:p>
        </w:tc>
        <w:tc>
          <w:tcPr>
            <w:tcW w:w="2465" w:type="pct"/>
          </w:tcPr>
          <w:p w14:paraId="0E451030" w14:textId="4CA89D1F" w:rsidR="002F32FD" w:rsidRPr="00A057BC" w:rsidRDefault="00DD7907" w:rsidP="004D10BF">
            <w:pPr>
              <w:spacing w:line="276" w:lineRule="auto"/>
              <w:jc w:val="both"/>
              <w:rPr>
                <w:color w:val="0D0D0D" w:themeColor="text1" w:themeTint="F2"/>
                <w:u w:color="000000"/>
              </w:rPr>
            </w:pPr>
            <w:r w:rsidRPr="00A057BC">
              <w:rPr>
                <w:color w:val="0D0D0D" w:themeColor="text1" w:themeTint="F2"/>
                <w:u w:color="000000"/>
              </w:rPr>
              <w:t>13.07.2026</w:t>
            </w:r>
            <w:r w:rsidRPr="00A057BC">
              <w:rPr>
                <w:color w:val="0D0D0D" w:themeColor="text1" w:themeTint="F2"/>
                <w:u w:color="000000"/>
                <w:lang w:val="en-US"/>
              </w:rPr>
              <w:t xml:space="preserve"> </w:t>
            </w:r>
            <w:r w:rsidR="002F32FD" w:rsidRPr="00A057BC">
              <w:rPr>
                <w:color w:val="0D0D0D" w:themeColor="text1" w:themeTint="F2"/>
                <w:u w:color="000000"/>
              </w:rPr>
              <w:t>г.</w:t>
            </w:r>
          </w:p>
        </w:tc>
      </w:tr>
      <w:tr w:rsidR="00E65EBB" w:rsidRPr="00A057BC" w14:paraId="0E0A246F" w14:textId="77777777" w:rsidTr="00E65EBB">
        <w:tc>
          <w:tcPr>
            <w:tcW w:w="2535" w:type="pct"/>
          </w:tcPr>
          <w:p w14:paraId="08F767E7" w14:textId="77777777" w:rsidR="002F32FD" w:rsidRPr="00A057BC" w:rsidRDefault="002F32FD" w:rsidP="004D10BF">
            <w:pPr>
              <w:spacing w:line="276" w:lineRule="auto"/>
              <w:jc w:val="both"/>
              <w:rPr>
                <w:b/>
                <w:color w:val="0D0D0D" w:themeColor="text1" w:themeTint="F2"/>
                <w:u w:color="000000"/>
              </w:rPr>
            </w:pPr>
            <w:r w:rsidRPr="00A057BC">
              <w:rPr>
                <w:b/>
                <w:color w:val="0D0D0D" w:themeColor="text1" w:themeTint="F2"/>
                <w:u w:color="000000"/>
              </w:rPr>
              <w:t>Фаза исследования</w:t>
            </w:r>
          </w:p>
        </w:tc>
        <w:tc>
          <w:tcPr>
            <w:tcW w:w="2465" w:type="pct"/>
          </w:tcPr>
          <w:p w14:paraId="1659CC95" w14:textId="57B91324" w:rsidR="002F32FD" w:rsidRPr="00A057BC" w:rsidRDefault="00194312" w:rsidP="004D10BF">
            <w:pPr>
              <w:spacing w:line="276" w:lineRule="auto"/>
              <w:jc w:val="both"/>
              <w:rPr>
                <w:color w:val="0D0D0D" w:themeColor="text1" w:themeTint="F2"/>
                <w:u w:color="000000"/>
              </w:rPr>
            </w:pPr>
            <w:r w:rsidRPr="00A057BC">
              <w:rPr>
                <w:color w:val="0D0D0D" w:themeColor="text1" w:themeTint="F2"/>
                <w:u w:color="000000"/>
              </w:rPr>
              <w:t>Б</w:t>
            </w:r>
            <w:r w:rsidR="002F32FD" w:rsidRPr="00A057BC">
              <w:rPr>
                <w:color w:val="0D0D0D" w:themeColor="text1" w:themeTint="F2"/>
                <w:u w:color="000000"/>
              </w:rPr>
              <w:t>иоэквивалентность</w:t>
            </w:r>
          </w:p>
        </w:tc>
      </w:tr>
      <w:tr w:rsidR="00E65EBB" w:rsidRPr="00A057BC" w14:paraId="493977DC" w14:textId="77777777" w:rsidTr="00E65EBB">
        <w:tc>
          <w:tcPr>
            <w:tcW w:w="2535" w:type="pct"/>
          </w:tcPr>
          <w:p w14:paraId="3624618F" w14:textId="77777777" w:rsidR="002F32FD" w:rsidRPr="00A057BC" w:rsidRDefault="002F32FD" w:rsidP="004D10BF">
            <w:pPr>
              <w:spacing w:line="276" w:lineRule="auto"/>
              <w:jc w:val="both"/>
              <w:rPr>
                <w:b/>
                <w:color w:val="0D0D0D" w:themeColor="text1" w:themeTint="F2"/>
                <w:u w:color="000000"/>
              </w:rPr>
            </w:pPr>
            <w:r w:rsidRPr="00A057BC">
              <w:rPr>
                <w:b/>
                <w:color w:val="0D0D0D" w:themeColor="text1" w:themeTint="F2"/>
                <w:u w:color="000000"/>
              </w:rPr>
              <w:t>Спонсор исследования</w:t>
            </w:r>
          </w:p>
        </w:tc>
        <w:tc>
          <w:tcPr>
            <w:tcW w:w="2465" w:type="pct"/>
          </w:tcPr>
          <w:p w14:paraId="2CBF7D5F" w14:textId="72202936" w:rsidR="002F32FD" w:rsidRPr="00A057BC" w:rsidRDefault="002F32FD" w:rsidP="004D10BF">
            <w:pPr>
              <w:spacing w:line="276" w:lineRule="auto"/>
              <w:jc w:val="both"/>
              <w:rPr>
                <w:color w:val="0D0D0D" w:themeColor="text1" w:themeTint="F2"/>
                <w:u w:color="000000"/>
              </w:rPr>
            </w:pPr>
            <w:r w:rsidRPr="00A057BC">
              <w:rPr>
                <w:bCs/>
                <w:color w:val="0D0D0D" w:themeColor="text1" w:themeTint="F2"/>
                <w:lang w:bidi="ru-RU"/>
              </w:rPr>
              <w:t>ООО «ПРОМОМЕД РУС», Росси</w:t>
            </w:r>
            <w:r w:rsidR="00367A40" w:rsidRPr="00A057BC">
              <w:rPr>
                <w:bCs/>
                <w:color w:val="0D0D0D" w:themeColor="text1" w:themeTint="F2"/>
                <w:lang w:bidi="ru-RU"/>
              </w:rPr>
              <w:t>я</w:t>
            </w:r>
          </w:p>
        </w:tc>
      </w:tr>
      <w:tr w:rsidR="00E65EBB" w:rsidRPr="00A057BC" w14:paraId="1529B416" w14:textId="77777777" w:rsidTr="00E65EBB">
        <w:trPr>
          <w:trHeight w:val="552"/>
        </w:trPr>
        <w:tc>
          <w:tcPr>
            <w:tcW w:w="2535" w:type="pct"/>
          </w:tcPr>
          <w:p w14:paraId="3CB7FE4D" w14:textId="4F6F953A" w:rsidR="00585859" w:rsidRPr="00A057BC" w:rsidRDefault="002F32FD" w:rsidP="004D10BF">
            <w:pPr>
              <w:spacing w:line="276" w:lineRule="auto"/>
              <w:jc w:val="both"/>
              <w:rPr>
                <w:b/>
                <w:color w:val="0D0D0D" w:themeColor="text1" w:themeTint="F2"/>
                <w:u w:color="000000"/>
              </w:rPr>
            </w:pPr>
            <w:r w:rsidRPr="00A057BC">
              <w:rPr>
                <w:b/>
                <w:color w:val="0D0D0D" w:themeColor="text1" w:themeTint="F2"/>
                <w:u w:color="000000"/>
              </w:rPr>
              <w:t>Исследуемый препарат</w:t>
            </w:r>
          </w:p>
        </w:tc>
        <w:tc>
          <w:tcPr>
            <w:tcW w:w="2465" w:type="pct"/>
          </w:tcPr>
          <w:p w14:paraId="79A39F78" w14:textId="2B43062C" w:rsidR="002F32FD" w:rsidRPr="00A057BC" w:rsidRDefault="00DD7907" w:rsidP="004D10BF">
            <w:pPr>
              <w:tabs>
                <w:tab w:val="center" w:pos="2686"/>
                <w:tab w:val="center" w:pos="4537"/>
                <w:tab w:val="center" w:pos="6860"/>
              </w:tabs>
              <w:spacing w:line="276" w:lineRule="auto"/>
              <w:jc w:val="both"/>
              <w:rPr>
                <w:color w:val="0D0D0D" w:themeColor="text1" w:themeTint="F2"/>
              </w:rPr>
            </w:pPr>
            <w:r w:rsidRPr="00A057BC">
              <w:rPr>
                <w:color w:val="0D0D0D" w:themeColor="text1" w:themeTint="F2"/>
                <w:u w:color="000000"/>
                <w:lang w:val="en-US"/>
              </w:rPr>
              <w:t>XTBC</w:t>
            </w:r>
            <w:r w:rsidRPr="00A057BC">
              <w:rPr>
                <w:color w:val="0D0D0D" w:themeColor="text1" w:themeTint="F2"/>
                <w:u w:color="000000"/>
              </w:rPr>
              <w:t>12101</w:t>
            </w:r>
          </w:p>
        </w:tc>
      </w:tr>
      <w:tr w:rsidR="00E65EBB" w:rsidRPr="00A057BC" w14:paraId="5C42965D" w14:textId="77777777" w:rsidTr="00E65EBB">
        <w:trPr>
          <w:trHeight w:val="564"/>
        </w:trPr>
        <w:tc>
          <w:tcPr>
            <w:tcW w:w="2535" w:type="pct"/>
          </w:tcPr>
          <w:p w14:paraId="626469A9" w14:textId="0C318CF8" w:rsidR="00585859" w:rsidRPr="00A057BC" w:rsidRDefault="00585859" w:rsidP="004D10BF">
            <w:pPr>
              <w:spacing w:line="276" w:lineRule="auto"/>
              <w:jc w:val="both"/>
              <w:rPr>
                <w:b/>
                <w:color w:val="0D0D0D" w:themeColor="text1" w:themeTint="F2"/>
                <w:u w:color="000000"/>
              </w:rPr>
            </w:pPr>
            <w:r w:rsidRPr="00A057BC">
              <w:rPr>
                <w:b/>
                <w:color w:val="0D0D0D" w:themeColor="text1" w:themeTint="F2"/>
                <w:u w:color="000000"/>
              </w:rPr>
              <w:t>Лекарственная форма</w:t>
            </w:r>
          </w:p>
        </w:tc>
        <w:tc>
          <w:tcPr>
            <w:tcW w:w="2465" w:type="pct"/>
          </w:tcPr>
          <w:p w14:paraId="41365408" w14:textId="54EEBB88" w:rsidR="00585859" w:rsidRPr="00A057BC" w:rsidRDefault="00CD2CA3" w:rsidP="004D10BF">
            <w:pPr>
              <w:tabs>
                <w:tab w:val="center" w:pos="2686"/>
                <w:tab w:val="center" w:pos="4537"/>
                <w:tab w:val="center" w:pos="6860"/>
              </w:tabs>
              <w:spacing w:line="276" w:lineRule="auto"/>
              <w:jc w:val="both"/>
              <w:rPr>
                <w:bCs/>
                <w:color w:val="0D0D0D" w:themeColor="text1" w:themeTint="F2"/>
                <w:lang w:bidi="ru-RU"/>
              </w:rPr>
            </w:pPr>
            <w:r w:rsidRPr="00A057BC">
              <w:rPr>
                <w:bCs/>
                <w:color w:val="0D0D0D" w:themeColor="text1" w:themeTint="F2"/>
                <w:lang w:bidi="ru-RU"/>
              </w:rPr>
              <w:t>таблетки с пролонгированным высвобождением, покрытые пленочной оболочкой</w:t>
            </w:r>
          </w:p>
        </w:tc>
      </w:tr>
      <w:tr w:rsidR="00E65EBB" w:rsidRPr="00A057BC" w14:paraId="41CD5FC4" w14:textId="77777777" w:rsidTr="00E65EBB">
        <w:trPr>
          <w:trHeight w:val="450"/>
        </w:trPr>
        <w:tc>
          <w:tcPr>
            <w:tcW w:w="2535" w:type="pct"/>
          </w:tcPr>
          <w:p w14:paraId="5D57C68A" w14:textId="43C09DB9" w:rsidR="00585859" w:rsidRPr="00A057BC" w:rsidRDefault="00585859" w:rsidP="004D10BF">
            <w:pPr>
              <w:spacing w:line="276" w:lineRule="auto"/>
              <w:jc w:val="both"/>
              <w:rPr>
                <w:b/>
                <w:color w:val="0D0D0D" w:themeColor="text1" w:themeTint="F2"/>
                <w:u w:color="000000"/>
              </w:rPr>
            </w:pPr>
            <w:r w:rsidRPr="00A057BC">
              <w:rPr>
                <w:b/>
                <w:color w:val="0D0D0D" w:themeColor="text1" w:themeTint="F2"/>
                <w:u w:color="000000"/>
              </w:rPr>
              <w:t>Дозировка</w:t>
            </w:r>
          </w:p>
        </w:tc>
        <w:tc>
          <w:tcPr>
            <w:tcW w:w="2465" w:type="pct"/>
          </w:tcPr>
          <w:p w14:paraId="0B6877EC" w14:textId="5F4F7BDC" w:rsidR="00585859" w:rsidRPr="00A057BC" w:rsidRDefault="00CD2CA3" w:rsidP="004D10BF">
            <w:pPr>
              <w:tabs>
                <w:tab w:val="center" w:pos="2686"/>
                <w:tab w:val="center" w:pos="4537"/>
                <w:tab w:val="center" w:pos="6860"/>
              </w:tabs>
              <w:spacing w:line="276" w:lineRule="auto"/>
              <w:jc w:val="both"/>
              <w:rPr>
                <w:bCs/>
                <w:color w:val="0D0D0D" w:themeColor="text1" w:themeTint="F2"/>
                <w:lang w:bidi="ru-RU"/>
              </w:rPr>
            </w:pPr>
            <w:r w:rsidRPr="00A057BC">
              <w:rPr>
                <w:bCs/>
                <w:color w:val="0D0D0D" w:themeColor="text1" w:themeTint="F2"/>
                <w:lang w:bidi="ru-RU"/>
              </w:rPr>
              <w:t>15</w:t>
            </w:r>
            <w:r w:rsidR="00585859" w:rsidRPr="00A057BC">
              <w:rPr>
                <w:bCs/>
                <w:color w:val="0D0D0D" w:themeColor="text1" w:themeTint="F2"/>
                <w:lang w:bidi="ru-RU"/>
              </w:rPr>
              <w:t xml:space="preserve"> мг</w:t>
            </w:r>
          </w:p>
        </w:tc>
      </w:tr>
    </w:tbl>
    <w:tbl>
      <w:tblPr>
        <w:tblStyle w:val="af9"/>
        <w:tblW w:w="794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83"/>
        <w:gridCol w:w="4683"/>
      </w:tblGrid>
      <w:tr w:rsidR="00E65EBB" w:rsidRPr="00A057BC" w14:paraId="480861E0" w14:textId="77777777">
        <w:tc>
          <w:tcPr>
            <w:tcW w:w="2977" w:type="dxa"/>
          </w:tcPr>
          <w:p w14:paraId="657824A4" w14:textId="77777777" w:rsidR="00F322E7" w:rsidRPr="00A057BC" w:rsidRDefault="00F322E7" w:rsidP="004D10BF">
            <w:pPr>
              <w:spacing w:line="276" w:lineRule="auto"/>
              <w:jc w:val="both"/>
              <w:rPr>
                <w:bCs/>
                <w:color w:val="0D0D0D" w:themeColor="text1" w:themeTint="F2"/>
              </w:rPr>
            </w:pPr>
          </w:p>
        </w:tc>
        <w:tc>
          <w:tcPr>
            <w:tcW w:w="283" w:type="dxa"/>
          </w:tcPr>
          <w:p w14:paraId="4D228A55" w14:textId="77777777" w:rsidR="00F322E7" w:rsidRPr="00A057BC" w:rsidRDefault="00F322E7" w:rsidP="004D10BF">
            <w:pPr>
              <w:spacing w:before="120" w:line="276" w:lineRule="auto"/>
              <w:ind w:left="175"/>
              <w:jc w:val="both"/>
              <w:rPr>
                <w:bCs/>
                <w:color w:val="0D0D0D" w:themeColor="text1" w:themeTint="F2"/>
              </w:rPr>
            </w:pPr>
          </w:p>
        </w:tc>
        <w:tc>
          <w:tcPr>
            <w:tcW w:w="4683" w:type="dxa"/>
          </w:tcPr>
          <w:p w14:paraId="4121C827" w14:textId="77777777" w:rsidR="00F322E7" w:rsidRPr="00A057BC" w:rsidRDefault="00F322E7" w:rsidP="004D10BF">
            <w:pPr>
              <w:spacing w:before="120" w:line="276" w:lineRule="auto"/>
              <w:ind w:left="175"/>
              <w:jc w:val="both"/>
              <w:rPr>
                <w:bCs/>
                <w:color w:val="0D0D0D" w:themeColor="text1" w:themeTint="F2"/>
              </w:rPr>
            </w:pPr>
          </w:p>
        </w:tc>
      </w:tr>
    </w:tbl>
    <w:p w14:paraId="1487F51D" w14:textId="0E6D70AB" w:rsidR="00CD7CBC" w:rsidRPr="00A057BC" w:rsidRDefault="00CD7CBC" w:rsidP="004D10BF">
      <w:pPr>
        <w:spacing w:line="276" w:lineRule="auto"/>
        <w:jc w:val="both"/>
        <w:rPr>
          <w:color w:val="0D0D0D" w:themeColor="text1" w:themeTint="F2"/>
        </w:rPr>
      </w:pPr>
    </w:p>
    <w:p w14:paraId="17880FE3" w14:textId="77777777" w:rsidR="00CD7CBC" w:rsidRPr="00A057BC" w:rsidRDefault="00CD7CBC" w:rsidP="004D10BF">
      <w:pPr>
        <w:spacing w:line="276" w:lineRule="auto"/>
        <w:jc w:val="both"/>
        <w:rPr>
          <w:color w:val="0D0D0D" w:themeColor="text1" w:themeTint="F2"/>
        </w:rPr>
      </w:pPr>
    </w:p>
    <w:p w14:paraId="6A44367B" w14:textId="77777777" w:rsidR="00E65EBB" w:rsidRPr="00A057BC" w:rsidRDefault="00E65EBB" w:rsidP="004D10BF">
      <w:pPr>
        <w:spacing w:line="276" w:lineRule="auto"/>
        <w:jc w:val="both"/>
        <w:rPr>
          <w:color w:val="0D0D0D" w:themeColor="text1" w:themeTint="F2"/>
        </w:rPr>
      </w:pPr>
    </w:p>
    <w:p w14:paraId="7277B299" w14:textId="77777777" w:rsidR="00E65EBB" w:rsidRPr="00A057BC" w:rsidRDefault="00E65EBB" w:rsidP="004D10BF">
      <w:pPr>
        <w:spacing w:line="276" w:lineRule="auto"/>
        <w:jc w:val="both"/>
        <w:rPr>
          <w:color w:val="0D0D0D" w:themeColor="text1" w:themeTint="F2"/>
        </w:rPr>
      </w:pPr>
    </w:p>
    <w:p w14:paraId="60FAFB60" w14:textId="77777777" w:rsidR="00E65EBB" w:rsidRPr="00A057BC" w:rsidRDefault="00E65EBB" w:rsidP="004D10BF">
      <w:pPr>
        <w:spacing w:line="276" w:lineRule="auto"/>
        <w:jc w:val="both"/>
        <w:rPr>
          <w:color w:val="0D0D0D" w:themeColor="text1" w:themeTint="F2"/>
        </w:rPr>
      </w:pPr>
    </w:p>
    <w:p w14:paraId="02D7AF49" w14:textId="77777777" w:rsidR="00E65EBB" w:rsidRPr="00A057BC" w:rsidRDefault="00E65EBB" w:rsidP="004D10BF">
      <w:pPr>
        <w:spacing w:line="276" w:lineRule="auto"/>
        <w:jc w:val="both"/>
        <w:rPr>
          <w:color w:val="0D0D0D" w:themeColor="text1" w:themeTint="F2"/>
        </w:rPr>
      </w:pPr>
    </w:p>
    <w:p w14:paraId="75B72280" w14:textId="77777777" w:rsidR="00E65EBB" w:rsidRPr="00A057BC" w:rsidRDefault="00E65EBB" w:rsidP="004D10BF">
      <w:pPr>
        <w:spacing w:line="276" w:lineRule="auto"/>
        <w:jc w:val="both"/>
        <w:rPr>
          <w:color w:val="0D0D0D" w:themeColor="text1" w:themeTint="F2"/>
        </w:rPr>
      </w:pPr>
    </w:p>
    <w:p w14:paraId="15D5C41D" w14:textId="77777777" w:rsidR="00E65EBB" w:rsidRPr="00A057BC" w:rsidRDefault="00E65EBB" w:rsidP="004D10BF">
      <w:pPr>
        <w:spacing w:line="276" w:lineRule="auto"/>
        <w:jc w:val="both"/>
        <w:rPr>
          <w:color w:val="0D0D0D" w:themeColor="text1" w:themeTint="F2"/>
        </w:rPr>
      </w:pPr>
    </w:p>
    <w:p w14:paraId="108111E8" w14:textId="77777777" w:rsidR="00F322E7" w:rsidRPr="00A057BC" w:rsidRDefault="00F322E7" w:rsidP="004D10BF">
      <w:pPr>
        <w:spacing w:line="276" w:lineRule="auto"/>
        <w:jc w:val="both"/>
        <w:rPr>
          <w:color w:val="0D0D0D" w:themeColor="text1" w:themeTint="F2"/>
        </w:rPr>
      </w:pPr>
    </w:p>
    <w:p w14:paraId="4298AC8D" w14:textId="77777777" w:rsidR="00F322E7" w:rsidRPr="00A057BC" w:rsidRDefault="008D1B42" w:rsidP="00DD7907">
      <w:pPr>
        <w:pStyle w:val="00Paragraph"/>
        <w:spacing w:after="0" w:line="276" w:lineRule="auto"/>
        <w:jc w:val="center"/>
        <w:rPr>
          <w:b/>
          <w:bCs/>
          <w:smallCaps/>
          <w:color w:val="0D0D0D" w:themeColor="text1" w:themeTint="F2"/>
          <w:lang w:val="ru-RU"/>
        </w:rPr>
      </w:pPr>
      <w:r w:rsidRPr="00A057BC">
        <w:rPr>
          <w:b/>
          <w:bCs/>
          <w:smallCaps/>
          <w:color w:val="0D0D0D" w:themeColor="text1" w:themeTint="F2"/>
          <w:lang w:val="ru-RU"/>
        </w:rPr>
        <w:t>ЗАЯВЛЕНИЕ О КОНФИДЕНЦИАЛЬНОСТИ</w:t>
      </w:r>
    </w:p>
    <w:p w14:paraId="76206AB2" w14:textId="77777777" w:rsidR="00F322E7" w:rsidRPr="00A057BC" w:rsidRDefault="008D1B42" w:rsidP="00DD7907">
      <w:pPr>
        <w:autoSpaceDE w:val="0"/>
        <w:autoSpaceDN w:val="0"/>
        <w:adjustRightInd w:val="0"/>
        <w:spacing w:line="276" w:lineRule="auto"/>
        <w:jc w:val="center"/>
        <w:rPr>
          <w:rFonts w:eastAsia="Times New Roman,Italic"/>
          <w:b/>
          <w:bCs/>
          <w:color w:val="0D0D0D" w:themeColor="text1" w:themeTint="F2"/>
        </w:rPr>
      </w:pPr>
      <w:r w:rsidRPr="00A057BC">
        <w:rPr>
          <w:rFonts w:eastAsia="Times New Roman,Italic"/>
          <w:b/>
          <w:bCs/>
          <w:color w:val="0D0D0D" w:themeColor="text1" w:themeTint="F2"/>
        </w:rPr>
        <w:t>Документ является собственностью ООО «</w:t>
      </w:r>
      <w:r w:rsidRPr="00A057BC">
        <w:rPr>
          <w:b/>
          <w:bCs/>
          <w:color w:val="0D0D0D" w:themeColor="text1" w:themeTint="F2"/>
        </w:rPr>
        <w:t>ПРОМОМЕД РУС</w:t>
      </w:r>
      <w:r w:rsidRPr="00A057BC">
        <w:rPr>
          <w:rFonts w:eastAsia="Times New Roman,Italic"/>
          <w:b/>
          <w:bCs/>
          <w:color w:val="0D0D0D" w:themeColor="text1" w:themeTint="F2"/>
        </w:rPr>
        <w:t>», Россия. Информация конфиденциальна и не может быть передана третьим лицам без предварительного письменного разрешения ООО «</w:t>
      </w:r>
      <w:r w:rsidRPr="00A057BC">
        <w:rPr>
          <w:b/>
          <w:bCs/>
          <w:color w:val="0D0D0D" w:themeColor="text1" w:themeTint="F2"/>
        </w:rPr>
        <w:t>ПРОМОМЕД РУС</w:t>
      </w:r>
      <w:r w:rsidRPr="00A057BC">
        <w:rPr>
          <w:rFonts w:eastAsia="Times New Roman,Italic"/>
          <w:b/>
          <w:bCs/>
          <w:color w:val="0D0D0D" w:themeColor="text1" w:themeTint="F2"/>
        </w:rPr>
        <w:t>».</w:t>
      </w:r>
    </w:p>
    <w:p w14:paraId="18DEAD45" w14:textId="77777777" w:rsidR="00CD7CBC" w:rsidRPr="00A057BC" w:rsidRDefault="00CD7CBC" w:rsidP="00DD7907">
      <w:pPr>
        <w:spacing w:line="276" w:lineRule="auto"/>
        <w:jc w:val="center"/>
        <w:rPr>
          <w:rFonts w:eastAsia="Times New Roman,Italic"/>
          <w:b/>
          <w:bCs/>
          <w:color w:val="0D0D0D" w:themeColor="text1" w:themeTint="F2"/>
        </w:rPr>
      </w:pPr>
    </w:p>
    <w:p w14:paraId="5D883D4C" w14:textId="77777777" w:rsidR="00CD7CBC" w:rsidRPr="00A057BC" w:rsidRDefault="00CD7CBC" w:rsidP="00DD7907">
      <w:pPr>
        <w:spacing w:line="276" w:lineRule="auto"/>
        <w:jc w:val="center"/>
        <w:rPr>
          <w:rFonts w:eastAsia="Times New Roman,Italic"/>
          <w:b/>
          <w:bCs/>
          <w:color w:val="0D0D0D" w:themeColor="text1" w:themeTint="F2"/>
        </w:rPr>
      </w:pPr>
    </w:p>
    <w:p w14:paraId="03782BEF" w14:textId="5E1F8BBB" w:rsidR="00CD7CBC" w:rsidRPr="00A057BC" w:rsidRDefault="00CD7CBC" w:rsidP="00DD7907">
      <w:pPr>
        <w:spacing w:line="276" w:lineRule="auto"/>
        <w:jc w:val="center"/>
        <w:rPr>
          <w:rFonts w:eastAsia="Times New Roman,Italic"/>
          <w:b/>
          <w:bCs/>
          <w:color w:val="0D0D0D" w:themeColor="text1" w:themeTint="F2"/>
          <w:sz w:val="22"/>
        </w:rPr>
      </w:pPr>
    </w:p>
    <w:p w14:paraId="4967E56F" w14:textId="77777777" w:rsidR="00DD7907" w:rsidRPr="00A057BC" w:rsidRDefault="00DD7907" w:rsidP="00DD7907">
      <w:pPr>
        <w:spacing w:line="276" w:lineRule="auto"/>
        <w:jc w:val="center"/>
        <w:rPr>
          <w:rFonts w:eastAsia="Times New Roman,Italic"/>
          <w:b/>
          <w:bCs/>
          <w:color w:val="0D0D0D" w:themeColor="text1" w:themeTint="F2"/>
          <w:sz w:val="22"/>
        </w:rPr>
      </w:pPr>
    </w:p>
    <w:p w14:paraId="731A9AD6" w14:textId="77777777" w:rsidR="00DD7907" w:rsidRPr="00A057BC" w:rsidRDefault="00DD7907" w:rsidP="00DD7907">
      <w:pPr>
        <w:spacing w:line="276" w:lineRule="auto"/>
        <w:jc w:val="center"/>
        <w:rPr>
          <w:rFonts w:eastAsia="Times New Roman,Italic"/>
          <w:b/>
          <w:bCs/>
          <w:color w:val="0D0D0D" w:themeColor="text1" w:themeTint="F2"/>
          <w:sz w:val="22"/>
        </w:rPr>
      </w:pPr>
    </w:p>
    <w:p w14:paraId="1512A802" w14:textId="77777777" w:rsidR="00DD7907" w:rsidRPr="00A057BC" w:rsidRDefault="00DD7907" w:rsidP="00DD7907">
      <w:pPr>
        <w:spacing w:line="276" w:lineRule="auto"/>
        <w:jc w:val="center"/>
        <w:rPr>
          <w:rFonts w:eastAsia="Times New Roman,Italic"/>
          <w:b/>
          <w:bCs/>
          <w:color w:val="0D0D0D" w:themeColor="text1" w:themeTint="F2"/>
          <w:sz w:val="22"/>
        </w:rPr>
      </w:pPr>
    </w:p>
    <w:p w14:paraId="557A940B" w14:textId="77777777" w:rsidR="00DD7907" w:rsidRPr="00A057BC" w:rsidRDefault="00DD7907" w:rsidP="00DD7907">
      <w:pPr>
        <w:spacing w:line="276" w:lineRule="auto"/>
        <w:jc w:val="center"/>
        <w:rPr>
          <w:rFonts w:eastAsia="Times New Roman,Italic"/>
          <w:b/>
          <w:bCs/>
          <w:color w:val="0D0D0D" w:themeColor="text1" w:themeTint="F2"/>
          <w:sz w:val="22"/>
        </w:rPr>
      </w:pPr>
    </w:p>
    <w:p w14:paraId="37B09864" w14:textId="77777777" w:rsidR="00CD7CBC" w:rsidRPr="00A057BC" w:rsidRDefault="00CD7CBC" w:rsidP="00DD7907">
      <w:pPr>
        <w:spacing w:line="276" w:lineRule="auto"/>
        <w:jc w:val="center"/>
        <w:rPr>
          <w:rFonts w:eastAsia="Times New Roman,Italic"/>
          <w:b/>
          <w:bCs/>
          <w:color w:val="0D0D0D" w:themeColor="text1" w:themeTint="F2"/>
          <w:sz w:val="22"/>
        </w:rPr>
      </w:pPr>
    </w:p>
    <w:p w14:paraId="42730632" w14:textId="42BBD8DE" w:rsidR="00CD7CBC" w:rsidRPr="006D079C" w:rsidRDefault="00CD7CBC" w:rsidP="00DD7907">
      <w:pPr>
        <w:spacing w:line="276" w:lineRule="auto"/>
        <w:jc w:val="center"/>
        <w:rPr>
          <w:rFonts w:eastAsia="Times New Roman,Italic"/>
          <w:b/>
          <w:bCs/>
          <w:color w:val="0D0D0D" w:themeColor="text1" w:themeTint="F2"/>
        </w:rPr>
      </w:pPr>
      <w:r w:rsidRPr="00A057BC">
        <w:rPr>
          <w:rFonts w:eastAsia="Times New Roman,Italic"/>
          <w:b/>
          <w:bCs/>
          <w:color w:val="0D0D0D" w:themeColor="text1" w:themeTint="F2"/>
        </w:rPr>
        <w:t>202</w:t>
      </w:r>
      <w:r w:rsidR="009928F3" w:rsidRPr="00A057BC">
        <w:rPr>
          <w:rFonts w:eastAsia="Times New Roman,Italic"/>
          <w:b/>
          <w:bCs/>
          <w:color w:val="0D0D0D" w:themeColor="text1" w:themeTint="F2"/>
          <w:lang w:val="en-US"/>
        </w:rPr>
        <w:t>6</w:t>
      </w:r>
      <w:r w:rsidRPr="00A057BC">
        <w:rPr>
          <w:rFonts w:eastAsia="Times New Roman,Italic"/>
          <w:b/>
          <w:bCs/>
          <w:color w:val="0D0D0D" w:themeColor="text1" w:themeTint="F2"/>
        </w:rPr>
        <w:t xml:space="preserve"> г.</w:t>
      </w:r>
      <w:r w:rsidR="008D1B42" w:rsidRPr="006D079C">
        <w:rPr>
          <w:color w:val="0D0D0D" w:themeColor="text1" w:themeTint="F2"/>
        </w:rPr>
        <w:br w:type="page"/>
      </w:r>
    </w:p>
    <w:p w14:paraId="1EC6988E" w14:textId="77777777" w:rsidR="00F322E7" w:rsidRPr="00A057BC" w:rsidRDefault="008D1B42" w:rsidP="004D10BF">
      <w:pPr>
        <w:pStyle w:val="1"/>
        <w:spacing w:after="0" w:line="276" w:lineRule="auto"/>
        <w:jc w:val="both"/>
        <w:rPr>
          <w:rFonts w:cs="Times New Roman"/>
          <w:color w:val="0D0D0D" w:themeColor="text1" w:themeTint="F2"/>
        </w:rPr>
      </w:pPr>
      <w:bookmarkStart w:id="4" w:name="_Toc106137469"/>
      <w:bookmarkStart w:id="5" w:name="_Toc203135874"/>
      <w:bookmarkStart w:id="6" w:name="_Toc233373503"/>
      <w:r w:rsidRPr="00A057BC">
        <w:rPr>
          <w:rFonts w:cs="Times New Roman"/>
          <w:color w:val="0D0D0D" w:themeColor="text1" w:themeTint="F2"/>
        </w:rPr>
        <w:lastRenderedPageBreak/>
        <w:t>ОБЩАЯ ИНФОРМАЦИЯ</w:t>
      </w:r>
      <w:bookmarkEnd w:id="4"/>
      <w:bookmarkEnd w:id="5"/>
      <w:bookmarkEnd w:id="6"/>
    </w:p>
    <w:tbl>
      <w:tblPr>
        <w:tblStyle w:val="af9"/>
        <w:tblW w:w="0" w:type="auto"/>
        <w:tblLook w:val="04A0" w:firstRow="1" w:lastRow="0" w:firstColumn="1" w:lastColumn="0" w:noHBand="0" w:noVBand="1"/>
      </w:tblPr>
      <w:tblGrid>
        <w:gridCol w:w="1986"/>
        <w:gridCol w:w="7359"/>
      </w:tblGrid>
      <w:tr w:rsidR="00E65EBB" w:rsidRPr="00693454" w14:paraId="671D1F75" w14:textId="77777777" w:rsidTr="00A1229E">
        <w:tc>
          <w:tcPr>
            <w:tcW w:w="1986" w:type="dxa"/>
          </w:tcPr>
          <w:p w14:paraId="43D73D54" w14:textId="77777777" w:rsidR="00F322E7" w:rsidRPr="00A057BC" w:rsidRDefault="008D1B42" w:rsidP="004D10BF">
            <w:pPr>
              <w:spacing w:line="276" w:lineRule="auto"/>
              <w:jc w:val="both"/>
              <w:rPr>
                <w:b/>
                <w:color w:val="0D0D0D" w:themeColor="text1" w:themeTint="F2"/>
              </w:rPr>
            </w:pPr>
            <w:r w:rsidRPr="00A057BC">
              <w:rPr>
                <w:b/>
                <w:color w:val="0D0D0D" w:themeColor="text1" w:themeTint="F2"/>
              </w:rPr>
              <w:t>Название исследования</w:t>
            </w:r>
          </w:p>
        </w:tc>
        <w:tc>
          <w:tcPr>
            <w:tcW w:w="7359" w:type="dxa"/>
          </w:tcPr>
          <w:p w14:paraId="33588CC5" w14:textId="322F57A8" w:rsidR="000578A5" w:rsidRPr="00A057BC" w:rsidRDefault="00CD2CA3" w:rsidP="004D10BF">
            <w:pPr>
              <w:spacing w:line="276" w:lineRule="auto"/>
              <w:jc w:val="both"/>
              <w:rPr>
                <w:color w:val="0D0D0D" w:themeColor="text1" w:themeTint="F2"/>
                <w:u w:color="000000"/>
                <w:bdr w:val="nil"/>
              </w:rPr>
            </w:pPr>
            <w:r w:rsidRPr="00A057BC">
              <w:rPr>
                <w:color w:val="0D0D0D" w:themeColor="text1" w:themeTint="F2"/>
                <w:u w:color="000000"/>
                <w:bdr w:val="nil"/>
              </w:rPr>
              <w:t>«</w:t>
            </w:r>
            <w:r w:rsidR="00693454" w:rsidRPr="00A057BC">
              <w:rPr>
                <w:color w:val="0D0D0D" w:themeColor="text1" w:themeTint="F2"/>
                <w:u w:color="000000"/>
              </w:rPr>
              <w:t xml:space="preserve">Открытое, рандомизированное, перекрестное, двухпериодное, двухпоследовательное исследование сравнительной фармакокинетики и биоэквивалентности лекарственного препарата </w:t>
            </w:r>
            <w:r w:rsidR="00693454" w:rsidRPr="00A057BC">
              <w:rPr>
                <w:color w:val="0D0D0D" w:themeColor="text1" w:themeTint="F2"/>
                <w:u w:color="000000"/>
                <w:lang w:val="en-US"/>
              </w:rPr>
              <w:t>XTBC</w:t>
            </w:r>
            <w:r w:rsidR="00693454" w:rsidRPr="00A057BC">
              <w:rPr>
                <w:color w:val="0D0D0D" w:themeColor="text1" w:themeTint="F2"/>
                <w:u w:color="000000"/>
              </w:rPr>
              <w:t>12101 (ООО «ПРОМОМЕД РУС», Россия) у здоровых добровольцев мужского пола после однократного приема натощак и после приема пищи</w:t>
            </w:r>
            <w:r w:rsidRPr="00A057BC">
              <w:rPr>
                <w:color w:val="0D0D0D" w:themeColor="text1" w:themeTint="F2"/>
                <w:u w:color="000000"/>
                <w:bdr w:val="nil"/>
              </w:rPr>
              <w:t>»</w:t>
            </w:r>
          </w:p>
        </w:tc>
      </w:tr>
      <w:tr w:rsidR="00E65EBB" w:rsidRPr="00693454" w14:paraId="38AFC900" w14:textId="77777777" w:rsidTr="00A1229E">
        <w:tc>
          <w:tcPr>
            <w:tcW w:w="1986" w:type="dxa"/>
          </w:tcPr>
          <w:p w14:paraId="634CA6B1" w14:textId="77777777" w:rsidR="00F322E7" w:rsidRPr="00A057BC" w:rsidRDefault="008D1B42" w:rsidP="004D10BF">
            <w:pPr>
              <w:spacing w:line="276" w:lineRule="auto"/>
              <w:jc w:val="both"/>
              <w:rPr>
                <w:b/>
                <w:color w:val="0D0D0D" w:themeColor="text1" w:themeTint="F2"/>
              </w:rPr>
            </w:pPr>
            <w:r w:rsidRPr="00A057BC">
              <w:rPr>
                <w:b/>
                <w:color w:val="0D0D0D" w:themeColor="text1" w:themeTint="F2"/>
              </w:rPr>
              <w:t>Номер протокола, версия, дата</w:t>
            </w:r>
          </w:p>
        </w:tc>
        <w:tc>
          <w:tcPr>
            <w:tcW w:w="7359" w:type="dxa"/>
            <w:tcBorders>
              <w:bottom w:val="single" w:sz="4" w:space="0" w:color="auto"/>
            </w:tcBorders>
          </w:tcPr>
          <w:p w14:paraId="0EA3B051" w14:textId="263A892F" w:rsidR="00F322E7" w:rsidRPr="00A057BC" w:rsidRDefault="00CD2CA3" w:rsidP="004D10BF">
            <w:pPr>
              <w:spacing w:line="276" w:lineRule="auto"/>
              <w:jc w:val="both"/>
              <w:rPr>
                <w:bCs/>
                <w:color w:val="0D0D0D" w:themeColor="text1" w:themeTint="F2"/>
              </w:rPr>
            </w:pPr>
            <w:r w:rsidRPr="00A057BC">
              <w:rPr>
                <w:color w:val="0D0D0D" w:themeColor="text1" w:themeTint="F2"/>
              </w:rPr>
              <w:t>UPDCB-02-BE-2026</w:t>
            </w:r>
            <w:r w:rsidR="002F32FD" w:rsidRPr="00A057BC">
              <w:rPr>
                <w:color w:val="0D0D0D" w:themeColor="text1" w:themeTint="F2"/>
              </w:rPr>
              <w:t xml:space="preserve">, </w:t>
            </w:r>
            <w:r w:rsidR="002F32FD" w:rsidRPr="00A057BC">
              <w:rPr>
                <w:bCs/>
                <w:color w:val="0D0D0D" w:themeColor="text1" w:themeTint="F2"/>
              </w:rPr>
              <w:t xml:space="preserve">версия </w:t>
            </w:r>
            <w:r w:rsidR="004F3ABF" w:rsidRPr="00A057BC">
              <w:rPr>
                <w:bCs/>
                <w:color w:val="0D0D0D" w:themeColor="text1" w:themeTint="F2"/>
              </w:rPr>
              <w:t>1</w:t>
            </w:r>
            <w:r w:rsidR="002F32FD" w:rsidRPr="00A057BC">
              <w:rPr>
                <w:bCs/>
                <w:color w:val="0D0D0D" w:themeColor="text1" w:themeTint="F2"/>
              </w:rPr>
              <w:t xml:space="preserve">.0 от </w:t>
            </w:r>
            <w:r w:rsidR="00693454" w:rsidRPr="00A057BC">
              <w:rPr>
                <w:bCs/>
                <w:color w:val="0D0D0D" w:themeColor="text1" w:themeTint="F2"/>
              </w:rPr>
              <w:t>13</w:t>
            </w:r>
            <w:r w:rsidR="002F32FD" w:rsidRPr="00A057BC">
              <w:rPr>
                <w:bCs/>
                <w:color w:val="0D0D0D" w:themeColor="text1" w:themeTint="F2"/>
              </w:rPr>
              <w:t>.0</w:t>
            </w:r>
            <w:r w:rsidR="00693454" w:rsidRPr="00A057BC">
              <w:rPr>
                <w:bCs/>
                <w:color w:val="0D0D0D" w:themeColor="text1" w:themeTint="F2"/>
              </w:rPr>
              <w:t>7</w:t>
            </w:r>
            <w:r w:rsidR="002F32FD" w:rsidRPr="00A057BC">
              <w:rPr>
                <w:bCs/>
                <w:color w:val="0D0D0D" w:themeColor="text1" w:themeTint="F2"/>
              </w:rPr>
              <w:t>.202</w:t>
            </w:r>
            <w:r w:rsidR="009928F3" w:rsidRPr="00A057BC">
              <w:rPr>
                <w:bCs/>
                <w:color w:val="0D0D0D" w:themeColor="text1" w:themeTint="F2"/>
              </w:rPr>
              <w:t>6</w:t>
            </w:r>
            <w:r w:rsidR="0020340E" w:rsidRPr="00A057BC">
              <w:rPr>
                <w:bCs/>
                <w:color w:val="0D0D0D" w:themeColor="text1" w:themeTint="F2"/>
              </w:rPr>
              <w:t xml:space="preserve"> </w:t>
            </w:r>
            <w:r w:rsidR="002F32FD" w:rsidRPr="00A057BC">
              <w:rPr>
                <w:bCs/>
                <w:color w:val="0D0D0D" w:themeColor="text1" w:themeTint="F2"/>
              </w:rPr>
              <w:t>г</w:t>
            </w:r>
            <w:r w:rsidR="0055657D" w:rsidRPr="00A057BC">
              <w:rPr>
                <w:bCs/>
                <w:color w:val="0D0D0D" w:themeColor="text1" w:themeTint="F2"/>
              </w:rPr>
              <w:t>.</w:t>
            </w:r>
            <w:r w:rsidR="00693454" w:rsidRPr="00A057BC">
              <w:rPr>
                <w:bCs/>
                <w:color w:val="0D0D0D" w:themeColor="text1" w:themeTint="F2"/>
              </w:rPr>
              <w:t xml:space="preserve"> </w:t>
            </w:r>
          </w:p>
        </w:tc>
      </w:tr>
      <w:tr w:rsidR="00E65EBB" w:rsidRPr="00693454" w14:paraId="65BE5BCA" w14:textId="77777777" w:rsidTr="00A1229E">
        <w:tc>
          <w:tcPr>
            <w:tcW w:w="1986" w:type="dxa"/>
            <w:vMerge w:val="restart"/>
            <w:tcBorders>
              <w:right w:val="single" w:sz="4" w:space="0" w:color="auto"/>
            </w:tcBorders>
          </w:tcPr>
          <w:p w14:paraId="4ABED9F8" w14:textId="77777777" w:rsidR="00F322E7" w:rsidRPr="00A057BC" w:rsidRDefault="008D1B42" w:rsidP="004D10BF">
            <w:pPr>
              <w:spacing w:line="276" w:lineRule="auto"/>
              <w:jc w:val="both"/>
              <w:rPr>
                <w:b/>
                <w:color w:val="0D0D0D" w:themeColor="text1" w:themeTint="F2"/>
              </w:rPr>
            </w:pPr>
            <w:r w:rsidRPr="00A057BC">
              <w:rPr>
                <w:b/>
                <w:color w:val="0D0D0D" w:themeColor="text1" w:themeTint="F2"/>
              </w:rPr>
              <w:t>Спонсор исследования</w:t>
            </w:r>
          </w:p>
        </w:tc>
        <w:tc>
          <w:tcPr>
            <w:tcW w:w="7359" w:type="dxa"/>
            <w:tcBorders>
              <w:top w:val="single" w:sz="4" w:space="0" w:color="auto"/>
              <w:left w:val="single" w:sz="4" w:space="0" w:color="auto"/>
              <w:bottom w:val="nil"/>
              <w:right w:val="single" w:sz="4" w:space="0" w:color="auto"/>
            </w:tcBorders>
          </w:tcPr>
          <w:p w14:paraId="16BCD830"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ООО «ПРОМОМЕД РУС», Россия</w:t>
            </w:r>
          </w:p>
        </w:tc>
      </w:tr>
      <w:tr w:rsidR="00E65EBB" w:rsidRPr="00693454" w14:paraId="66E12920" w14:textId="77777777" w:rsidTr="00A1229E">
        <w:tc>
          <w:tcPr>
            <w:tcW w:w="1986" w:type="dxa"/>
            <w:vMerge/>
            <w:tcBorders>
              <w:right w:val="single" w:sz="4" w:space="0" w:color="auto"/>
            </w:tcBorders>
          </w:tcPr>
          <w:p w14:paraId="52D4309E" w14:textId="77777777" w:rsidR="00F322E7" w:rsidRPr="00A057BC" w:rsidRDefault="00F322E7" w:rsidP="004D10BF">
            <w:pPr>
              <w:spacing w:line="276" w:lineRule="auto"/>
              <w:jc w:val="both"/>
              <w:rPr>
                <w:bCs/>
                <w:color w:val="0D0D0D" w:themeColor="text1" w:themeTint="F2"/>
              </w:rPr>
            </w:pPr>
          </w:p>
        </w:tc>
        <w:tc>
          <w:tcPr>
            <w:tcW w:w="7359" w:type="dxa"/>
            <w:tcBorders>
              <w:top w:val="nil"/>
              <w:left w:val="single" w:sz="4" w:space="0" w:color="auto"/>
              <w:bottom w:val="nil"/>
              <w:right w:val="single" w:sz="4" w:space="0" w:color="auto"/>
            </w:tcBorders>
          </w:tcPr>
          <w:p w14:paraId="315A0E3E" w14:textId="77777777" w:rsidR="00F322E7" w:rsidRPr="00A057BC" w:rsidRDefault="008D1B42" w:rsidP="004D10BF">
            <w:pPr>
              <w:spacing w:line="276" w:lineRule="auto"/>
              <w:jc w:val="both"/>
              <w:rPr>
                <w:bCs/>
                <w:color w:val="0D0D0D" w:themeColor="text1" w:themeTint="F2"/>
              </w:rPr>
            </w:pPr>
            <w:r w:rsidRPr="00A057BC">
              <w:rPr>
                <w:bCs/>
                <w:color w:val="0D0D0D" w:themeColor="text1" w:themeTint="F2"/>
              </w:rPr>
              <w:t xml:space="preserve">129090, г. Москва, проспект Мира, дом 13, строение 1, офис 13 </w:t>
            </w:r>
          </w:p>
        </w:tc>
      </w:tr>
      <w:tr w:rsidR="00E65EBB" w:rsidRPr="00693454" w14:paraId="4E42F8C8" w14:textId="77777777" w:rsidTr="00A1229E">
        <w:tc>
          <w:tcPr>
            <w:tcW w:w="1986" w:type="dxa"/>
            <w:vMerge/>
            <w:tcBorders>
              <w:right w:val="single" w:sz="4" w:space="0" w:color="auto"/>
            </w:tcBorders>
          </w:tcPr>
          <w:p w14:paraId="66F3B133" w14:textId="77777777" w:rsidR="00F322E7" w:rsidRPr="00A057BC" w:rsidRDefault="00F322E7" w:rsidP="004D10BF">
            <w:pPr>
              <w:spacing w:line="276" w:lineRule="auto"/>
              <w:jc w:val="both"/>
              <w:rPr>
                <w:bCs/>
                <w:color w:val="0D0D0D" w:themeColor="text1" w:themeTint="F2"/>
              </w:rPr>
            </w:pPr>
          </w:p>
        </w:tc>
        <w:tc>
          <w:tcPr>
            <w:tcW w:w="7359" w:type="dxa"/>
            <w:tcBorders>
              <w:top w:val="nil"/>
              <w:left w:val="single" w:sz="4" w:space="0" w:color="auto"/>
              <w:bottom w:val="single" w:sz="4" w:space="0" w:color="auto"/>
              <w:right w:val="single" w:sz="4" w:space="0" w:color="auto"/>
            </w:tcBorders>
          </w:tcPr>
          <w:p w14:paraId="2DE1E60B" w14:textId="196AF558" w:rsidR="00F322E7" w:rsidRPr="00A057BC" w:rsidRDefault="008D1B42" w:rsidP="004D10BF">
            <w:pPr>
              <w:spacing w:line="276" w:lineRule="auto"/>
              <w:jc w:val="both"/>
              <w:rPr>
                <w:bCs/>
                <w:color w:val="0D0D0D" w:themeColor="text1" w:themeTint="F2"/>
              </w:rPr>
            </w:pPr>
            <w:r w:rsidRPr="00A057BC">
              <w:rPr>
                <w:bCs/>
                <w:color w:val="0D0D0D" w:themeColor="text1" w:themeTint="F2"/>
              </w:rPr>
              <w:t xml:space="preserve">Тел.: +7 (495) 640-25-28 </w:t>
            </w:r>
          </w:p>
        </w:tc>
      </w:tr>
      <w:tr w:rsidR="00E65EBB" w:rsidRPr="00693454" w14:paraId="10E9A7CE" w14:textId="77777777" w:rsidTr="00A1229E">
        <w:tc>
          <w:tcPr>
            <w:tcW w:w="9345" w:type="dxa"/>
            <w:gridSpan w:val="2"/>
          </w:tcPr>
          <w:p w14:paraId="3F112C9F" w14:textId="53258721" w:rsidR="00CD7CBC" w:rsidRPr="00A057BC" w:rsidRDefault="00CD7CBC" w:rsidP="004D10BF">
            <w:pPr>
              <w:spacing w:line="276" w:lineRule="auto"/>
              <w:jc w:val="both"/>
              <w:rPr>
                <w:bCs/>
                <w:color w:val="0D0D0D" w:themeColor="text1" w:themeTint="F2"/>
              </w:rPr>
            </w:pPr>
            <w:r w:rsidRPr="00A057BC">
              <w:rPr>
                <w:b/>
                <w:color w:val="0D0D0D" w:themeColor="text1" w:themeTint="F2"/>
              </w:rPr>
              <w:t>Ответственные лица со стороны Спонсора</w:t>
            </w:r>
          </w:p>
        </w:tc>
      </w:tr>
      <w:tr w:rsidR="00E65EBB" w:rsidRPr="007B20B1" w14:paraId="43836A70" w14:textId="77777777" w:rsidTr="00A1229E">
        <w:tc>
          <w:tcPr>
            <w:tcW w:w="1986" w:type="dxa"/>
          </w:tcPr>
          <w:p w14:paraId="6ED74DB8" w14:textId="77777777" w:rsidR="00F322E7" w:rsidRPr="00A057BC" w:rsidRDefault="008D1B42" w:rsidP="004D10BF">
            <w:pPr>
              <w:spacing w:line="276" w:lineRule="auto"/>
              <w:jc w:val="both"/>
              <w:rPr>
                <w:bCs/>
                <w:color w:val="0D0D0D" w:themeColor="text1" w:themeTint="F2"/>
              </w:rPr>
            </w:pPr>
            <w:r w:rsidRPr="00A057BC">
              <w:rPr>
                <w:color w:val="0D0D0D" w:themeColor="text1" w:themeTint="F2"/>
              </w:rPr>
              <w:t>Уполномоченное лицо от имени спонсора подписывать протокол и поправки к протоколу</w:t>
            </w:r>
          </w:p>
        </w:tc>
        <w:tc>
          <w:tcPr>
            <w:tcW w:w="7359" w:type="dxa"/>
          </w:tcPr>
          <w:p w14:paraId="54CD7B69" w14:textId="3752E425" w:rsidR="00F322E7" w:rsidRPr="00A057BC" w:rsidRDefault="008D1B42" w:rsidP="004D10BF">
            <w:pPr>
              <w:spacing w:line="276" w:lineRule="auto"/>
              <w:jc w:val="both"/>
              <w:rPr>
                <w:bCs/>
                <w:color w:val="0D0D0D" w:themeColor="text1" w:themeTint="F2"/>
              </w:rPr>
            </w:pPr>
            <w:r w:rsidRPr="00A057BC">
              <w:rPr>
                <w:bCs/>
                <w:color w:val="0D0D0D" w:themeColor="text1" w:themeTint="F2"/>
              </w:rPr>
              <w:t xml:space="preserve">Щербакова Виктория Сергеевна, к.б.н., </w:t>
            </w:r>
            <w:r w:rsidR="005D79DC" w:rsidRPr="00A057BC">
              <w:rPr>
                <w:bCs/>
                <w:color w:val="0D0D0D" w:themeColor="text1" w:themeTint="F2"/>
              </w:rPr>
              <w:t>Медицинский директор</w:t>
            </w:r>
            <w:r w:rsidRPr="00A057BC">
              <w:rPr>
                <w:bCs/>
                <w:color w:val="0D0D0D" w:themeColor="text1" w:themeTint="F2"/>
              </w:rPr>
              <w:t>,</w:t>
            </w:r>
          </w:p>
          <w:p w14:paraId="2DEEADEF" w14:textId="5F6C64C1" w:rsidR="00F322E7" w:rsidRPr="0010444D" w:rsidRDefault="005D79DC" w:rsidP="004D10BF">
            <w:pPr>
              <w:spacing w:line="276" w:lineRule="auto"/>
              <w:jc w:val="both"/>
              <w:rPr>
                <w:bCs/>
                <w:color w:val="0D0D0D" w:themeColor="text1" w:themeTint="F2"/>
                <w:lang w:val="en-US"/>
              </w:rPr>
            </w:pPr>
            <w:commentRangeStart w:id="7"/>
            <w:commentRangeStart w:id="8"/>
            <w:r w:rsidRPr="00A057BC">
              <w:rPr>
                <w:bCs/>
                <w:color w:val="0D0D0D" w:themeColor="text1" w:themeTint="F2"/>
              </w:rPr>
              <w:t>Т</w:t>
            </w:r>
            <w:r w:rsidR="008D1B42" w:rsidRPr="00A057BC">
              <w:rPr>
                <w:bCs/>
                <w:color w:val="0D0D0D" w:themeColor="text1" w:themeTint="F2"/>
              </w:rPr>
              <w:t>ел</w:t>
            </w:r>
            <w:r w:rsidRPr="00A057BC">
              <w:rPr>
                <w:bCs/>
                <w:color w:val="0D0D0D" w:themeColor="text1" w:themeTint="F2"/>
                <w:lang w:val="en-US"/>
              </w:rPr>
              <w:t>.</w:t>
            </w:r>
            <w:r w:rsidR="008D1B42" w:rsidRPr="00A057BC">
              <w:rPr>
                <w:bCs/>
                <w:color w:val="0D0D0D" w:themeColor="text1" w:themeTint="F2"/>
                <w:lang w:val="en-US"/>
              </w:rPr>
              <w:t>:</w:t>
            </w:r>
            <w:r w:rsidR="008D1B42" w:rsidRPr="00A057BC">
              <w:rPr>
                <w:color w:val="0D0D0D" w:themeColor="text1" w:themeTint="F2"/>
                <w:lang w:val="en-US"/>
              </w:rPr>
              <w:t xml:space="preserve"> </w:t>
            </w:r>
            <w:ins w:id="9" w:author="Автор" w:date="2026-08-25T09:48:00Z">
              <w:r w:rsidR="00A1229E" w:rsidRPr="00A1229E">
                <w:rPr>
                  <w:bCs/>
                  <w:color w:val="0D0D0D" w:themeColor="text1" w:themeTint="F2"/>
                  <w:lang w:val="en-US"/>
                </w:rPr>
                <w:t>+7 (495) 640 25 28</w:t>
              </w:r>
            </w:ins>
            <w:del w:id="10" w:author="Автор" w:date="2026-08-25T09:48:00Z">
              <w:r w:rsidR="008D1B42" w:rsidRPr="00A057BC" w:rsidDel="00A1229E">
                <w:rPr>
                  <w:bCs/>
                  <w:color w:val="0D0D0D" w:themeColor="text1" w:themeTint="F2"/>
                  <w:lang w:val="en-US"/>
                </w:rPr>
                <w:delText>+ 7 (926) 296-57-32</w:delText>
              </w:r>
              <w:commentRangeEnd w:id="7"/>
              <w:r w:rsidR="00254997" w:rsidDel="00A1229E">
                <w:rPr>
                  <w:rStyle w:val="a8"/>
                </w:rPr>
                <w:commentReference w:id="7"/>
              </w:r>
            </w:del>
            <w:commentRangeEnd w:id="8"/>
            <w:r w:rsidR="00A1229E">
              <w:rPr>
                <w:rStyle w:val="a8"/>
              </w:rPr>
              <w:commentReference w:id="8"/>
            </w:r>
          </w:p>
          <w:p w14:paraId="6A0456D0" w14:textId="0C0E278A" w:rsidR="00EC4F44" w:rsidRPr="00A057BC" w:rsidRDefault="00EC4F44" w:rsidP="004D10BF">
            <w:pPr>
              <w:spacing w:line="276" w:lineRule="auto"/>
              <w:jc w:val="both"/>
              <w:rPr>
                <w:bCs/>
                <w:color w:val="0D0D0D" w:themeColor="text1" w:themeTint="F2"/>
                <w:lang w:val="en-US"/>
              </w:rPr>
            </w:pPr>
            <w:r w:rsidRPr="00A057BC">
              <w:rPr>
                <w:color w:val="0D0D0D" w:themeColor="text1" w:themeTint="F2"/>
                <w:lang w:val="en-US"/>
              </w:rPr>
              <w:t>e-mail: v</w:t>
            </w:r>
            <w:r w:rsidR="005D79DC" w:rsidRPr="00A057BC">
              <w:rPr>
                <w:color w:val="0D0D0D" w:themeColor="text1" w:themeTint="F2"/>
                <w:lang w:val="en-US"/>
              </w:rPr>
              <w:t>i</w:t>
            </w:r>
            <w:r w:rsidRPr="00A057BC">
              <w:rPr>
                <w:color w:val="0D0D0D" w:themeColor="text1" w:themeTint="F2"/>
                <w:lang w:val="en-US"/>
              </w:rPr>
              <w:t>shcherbakova@promomed.pro</w:t>
            </w:r>
          </w:p>
        </w:tc>
      </w:tr>
      <w:tr w:rsidR="00E65EBB" w:rsidRPr="007B20B1" w14:paraId="5453161C" w14:textId="77777777" w:rsidTr="00A1229E">
        <w:tc>
          <w:tcPr>
            <w:tcW w:w="1986" w:type="dxa"/>
          </w:tcPr>
          <w:p w14:paraId="239734B7" w14:textId="77777777" w:rsidR="00F322E7" w:rsidRPr="00A057BC" w:rsidRDefault="008D1B42" w:rsidP="004D10BF">
            <w:pPr>
              <w:spacing w:line="276" w:lineRule="auto"/>
              <w:jc w:val="both"/>
              <w:rPr>
                <w:bCs/>
                <w:color w:val="0D0D0D" w:themeColor="text1" w:themeTint="F2"/>
              </w:rPr>
            </w:pPr>
            <w:r w:rsidRPr="00A057BC">
              <w:rPr>
                <w:bCs/>
                <w:color w:val="0D0D0D" w:themeColor="text1" w:themeTint="F2"/>
              </w:rPr>
              <w:t>Медицинский эксперт</w:t>
            </w:r>
          </w:p>
        </w:tc>
        <w:tc>
          <w:tcPr>
            <w:tcW w:w="7359" w:type="dxa"/>
          </w:tcPr>
          <w:p w14:paraId="7ACE04C7" w14:textId="02073B9B" w:rsidR="00F322E7" w:rsidRPr="00A057BC" w:rsidRDefault="008D1B42" w:rsidP="004D10BF">
            <w:pPr>
              <w:spacing w:line="276" w:lineRule="auto"/>
              <w:jc w:val="both"/>
              <w:rPr>
                <w:color w:val="0D0D0D" w:themeColor="text1" w:themeTint="F2"/>
              </w:rPr>
            </w:pPr>
            <w:r w:rsidRPr="00A057BC">
              <w:rPr>
                <w:bCs/>
                <w:color w:val="0D0D0D" w:themeColor="text1" w:themeTint="F2"/>
              </w:rPr>
              <w:t xml:space="preserve">Матвеев </w:t>
            </w:r>
            <w:r w:rsidRPr="00A057BC">
              <w:rPr>
                <w:color w:val="0D0D0D" w:themeColor="text1" w:themeTint="F2"/>
              </w:rPr>
              <w:t xml:space="preserve">Дмитрий Валерьевич, к.м.н., </w:t>
            </w:r>
            <w:r w:rsidR="005D79DC" w:rsidRPr="00A057BC">
              <w:rPr>
                <w:color w:val="0D0D0D" w:themeColor="text1" w:themeTint="F2"/>
              </w:rPr>
              <w:t>Руководитель отдела медицинской информации</w:t>
            </w:r>
            <w:r w:rsidRPr="00A057BC">
              <w:rPr>
                <w:color w:val="0D0D0D" w:themeColor="text1" w:themeTint="F2"/>
              </w:rPr>
              <w:t>,</w:t>
            </w:r>
          </w:p>
          <w:p w14:paraId="072198E7" w14:textId="39C5B768" w:rsidR="00F322E7" w:rsidRPr="00A057BC" w:rsidRDefault="005D79DC" w:rsidP="004D10BF">
            <w:pPr>
              <w:spacing w:line="276" w:lineRule="auto"/>
              <w:jc w:val="both"/>
              <w:rPr>
                <w:bCs/>
                <w:color w:val="0D0D0D" w:themeColor="text1" w:themeTint="F2"/>
                <w:lang w:val="en-US"/>
              </w:rPr>
            </w:pPr>
            <w:r w:rsidRPr="00A057BC">
              <w:rPr>
                <w:bCs/>
                <w:color w:val="0D0D0D" w:themeColor="text1" w:themeTint="F2"/>
              </w:rPr>
              <w:t>Т</w:t>
            </w:r>
            <w:r w:rsidR="008D1B42" w:rsidRPr="00A057BC">
              <w:rPr>
                <w:bCs/>
                <w:color w:val="0D0D0D" w:themeColor="text1" w:themeTint="F2"/>
              </w:rPr>
              <w:t>ел</w:t>
            </w:r>
            <w:r w:rsidR="008D1B42" w:rsidRPr="00A057BC">
              <w:rPr>
                <w:bCs/>
                <w:color w:val="0D0D0D" w:themeColor="text1" w:themeTint="F2"/>
                <w:lang w:val="en-US"/>
              </w:rPr>
              <w:t>.: +7 (925) 004-36-60</w:t>
            </w:r>
          </w:p>
          <w:p w14:paraId="4C9A3E41" w14:textId="6B6476B3" w:rsidR="00EC4F44" w:rsidRPr="00A057BC" w:rsidRDefault="00EC4F44" w:rsidP="004D10BF">
            <w:pPr>
              <w:spacing w:line="276" w:lineRule="auto"/>
              <w:jc w:val="both"/>
              <w:rPr>
                <w:bCs/>
                <w:color w:val="0D0D0D" w:themeColor="text1" w:themeTint="F2"/>
                <w:lang w:val="en-US"/>
              </w:rPr>
            </w:pPr>
            <w:r w:rsidRPr="00A057BC">
              <w:rPr>
                <w:color w:val="0D0D0D" w:themeColor="text1" w:themeTint="F2"/>
                <w:lang w:val="en-US"/>
              </w:rPr>
              <w:t xml:space="preserve">e-mail: </w:t>
            </w:r>
            <w:r w:rsidRPr="00A057BC">
              <w:rPr>
                <w:color w:val="0D0D0D" w:themeColor="text1" w:themeTint="F2"/>
                <w:szCs w:val="20"/>
                <w:lang w:val="en-US"/>
              </w:rPr>
              <w:t>dmatveev@promomed.pro</w:t>
            </w:r>
          </w:p>
        </w:tc>
      </w:tr>
      <w:tr w:rsidR="00E65EBB" w:rsidRPr="00693454" w14:paraId="5E34BAFE" w14:textId="77777777" w:rsidTr="00A1229E">
        <w:tc>
          <w:tcPr>
            <w:tcW w:w="9345" w:type="dxa"/>
            <w:gridSpan w:val="2"/>
          </w:tcPr>
          <w:p w14:paraId="6E6CC7AA" w14:textId="0E329738" w:rsidR="00D35D9E" w:rsidRPr="00A057BC" w:rsidRDefault="00E32A70" w:rsidP="004D10BF">
            <w:pPr>
              <w:spacing w:line="276" w:lineRule="auto"/>
              <w:jc w:val="both"/>
              <w:rPr>
                <w:bCs/>
                <w:color w:val="0D0D0D" w:themeColor="text1" w:themeTint="F2"/>
              </w:rPr>
            </w:pPr>
            <w:r w:rsidRPr="00A057BC">
              <w:rPr>
                <w:b/>
                <w:color w:val="0D0D0D" w:themeColor="text1" w:themeTint="F2"/>
              </w:rPr>
              <w:t>Контрактно-исследовательская организация</w:t>
            </w:r>
          </w:p>
        </w:tc>
      </w:tr>
      <w:tr w:rsidR="00E65EBB" w:rsidRPr="00693454" w14:paraId="732D1254" w14:textId="77777777" w:rsidTr="00A1229E">
        <w:tc>
          <w:tcPr>
            <w:tcW w:w="1986" w:type="dxa"/>
          </w:tcPr>
          <w:p w14:paraId="3FB201AF" w14:textId="6FDED763" w:rsidR="00D35D9E" w:rsidRPr="00A057BC" w:rsidRDefault="00D35D9E" w:rsidP="004D10BF">
            <w:pPr>
              <w:spacing w:line="276" w:lineRule="auto"/>
              <w:jc w:val="both"/>
              <w:rPr>
                <w:bCs/>
                <w:color w:val="0D0D0D" w:themeColor="text1" w:themeTint="F2"/>
              </w:rPr>
            </w:pPr>
            <w:r w:rsidRPr="00A057BC">
              <w:rPr>
                <w:bCs/>
                <w:color w:val="0D0D0D" w:themeColor="text1" w:themeTint="F2"/>
              </w:rPr>
              <w:t xml:space="preserve">Название организации </w:t>
            </w:r>
          </w:p>
        </w:tc>
        <w:tc>
          <w:tcPr>
            <w:tcW w:w="7359" w:type="dxa"/>
          </w:tcPr>
          <w:p w14:paraId="2AF77AC1" w14:textId="3311BD9A" w:rsidR="00D35D9E" w:rsidRPr="00A057BC" w:rsidRDefault="00D35D9E" w:rsidP="004D10BF">
            <w:pPr>
              <w:spacing w:line="276" w:lineRule="auto"/>
              <w:jc w:val="both"/>
              <w:rPr>
                <w:color w:val="0D0D0D" w:themeColor="text1" w:themeTint="F2"/>
              </w:rPr>
            </w:pPr>
            <w:r w:rsidRPr="00A057BC">
              <w:rPr>
                <w:color w:val="0D0D0D" w:themeColor="text1" w:themeTint="F2"/>
              </w:rPr>
              <w:t>Общество с ограниченной ответственностью "Национальный научный центр исследований и фармаконадзора"</w:t>
            </w:r>
          </w:p>
        </w:tc>
      </w:tr>
      <w:tr w:rsidR="00E65EBB" w:rsidRPr="00693454" w14:paraId="6BBE6D37" w14:textId="77777777" w:rsidTr="00A1229E">
        <w:tc>
          <w:tcPr>
            <w:tcW w:w="1986" w:type="dxa"/>
          </w:tcPr>
          <w:p w14:paraId="27F69464" w14:textId="77777777" w:rsidR="00F322E7" w:rsidRPr="00A057BC" w:rsidRDefault="008D1B42" w:rsidP="004D10BF">
            <w:pPr>
              <w:spacing w:line="276" w:lineRule="auto"/>
              <w:jc w:val="both"/>
              <w:rPr>
                <w:bCs/>
                <w:color w:val="0D0D0D" w:themeColor="text1" w:themeTint="F2"/>
              </w:rPr>
            </w:pPr>
            <w:r w:rsidRPr="00A057BC">
              <w:rPr>
                <w:bCs/>
                <w:color w:val="0D0D0D" w:themeColor="text1" w:themeTint="F2"/>
              </w:rPr>
              <w:t>Адрес</w:t>
            </w:r>
          </w:p>
        </w:tc>
        <w:tc>
          <w:tcPr>
            <w:tcW w:w="7359" w:type="dxa"/>
          </w:tcPr>
          <w:p w14:paraId="39A78C4E" w14:textId="56E74A1D" w:rsidR="00F322E7" w:rsidRPr="00A057BC" w:rsidRDefault="00A1229E" w:rsidP="00A1229E">
            <w:pPr>
              <w:pBdr>
                <w:top w:val="nil"/>
                <w:left w:val="nil"/>
                <w:bottom w:val="nil"/>
                <w:right w:val="nil"/>
                <w:between w:val="nil"/>
                <w:bar w:val="nil"/>
              </w:pBdr>
              <w:spacing w:line="276" w:lineRule="auto"/>
              <w:rPr>
                <w:bCs/>
                <w:color w:val="0D0D0D" w:themeColor="text1" w:themeTint="F2"/>
              </w:rPr>
            </w:pPr>
            <w:ins w:id="11" w:author="Автор" w:date="2026-08-25T09:48:00Z">
              <w:r w:rsidRPr="006D079C">
                <w:rPr>
                  <w:color w:val="0D0D0D" w:themeColor="text1" w:themeTint="F2"/>
                  <w:u w:color="000000"/>
                  <w:bdr w:val="nil"/>
                </w:rPr>
                <w:t>430024, Республика Мордовия, г. Саранск, ул. Косарева, д. 116а</w:t>
              </w:r>
            </w:ins>
            <w:commentRangeStart w:id="12"/>
            <w:commentRangeStart w:id="13"/>
            <w:del w:id="14" w:author="Автор" w:date="2026-08-25T09:48:00Z">
              <w:r w:rsidR="008D1B42" w:rsidRPr="00A057BC" w:rsidDel="00A1229E">
                <w:rPr>
                  <w:bCs/>
                  <w:color w:val="0D0D0D" w:themeColor="text1" w:themeTint="F2"/>
                </w:rPr>
                <w:delText>г</w:delText>
              </w:r>
              <w:commentRangeEnd w:id="12"/>
              <w:r w:rsidR="00254997" w:rsidDel="00A1229E">
                <w:rPr>
                  <w:rStyle w:val="a8"/>
                </w:rPr>
                <w:commentReference w:id="12"/>
              </w:r>
              <w:commentRangeEnd w:id="13"/>
              <w:r w:rsidDel="00A1229E">
                <w:rPr>
                  <w:rStyle w:val="a8"/>
                </w:rPr>
                <w:commentReference w:id="13"/>
              </w:r>
              <w:r w:rsidR="008D1B42" w:rsidRPr="00A057BC" w:rsidDel="00A1229E">
                <w:rPr>
                  <w:bCs/>
                  <w:color w:val="0D0D0D" w:themeColor="text1" w:themeTint="F2"/>
                </w:rPr>
                <w:delText>. Саранск, ул</w:delText>
              </w:r>
              <w:r w:rsidR="0082002E" w:rsidRPr="00A057BC" w:rsidDel="00A1229E">
                <w:rPr>
                  <w:bCs/>
                  <w:color w:val="0D0D0D" w:themeColor="text1" w:themeTint="F2"/>
                </w:rPr>
                <w:delText>.</w:delText>
              </w:r>
              <w:r w:rsidR="008D1B42" w:rsidRPr="00A057BC" w:rsidDel="00A1229E">
                <w:rPr>
                  <w:bCs/>
                  <w:color w:val="0D0D0D" w:themeColor="text1" w:themeTint="F2"/>
                </w:rPr>
                <w:delText xml:space="preserve"> Косарева, 116А</w:delText>
              </w:r>
            </w:del>
          </w:p>
        </w:tc>
      </w:tr>
      <w:tr w:rsidR="00E65EBB" w:rsidRPr="00693454" w14:paraId="39D4D58A" w14:textId="77777777" w:rsidTr="00A1229E">
        <w:tc>
          <w:tcPr>
            <w:tcW w:w="1986" w:type="dxa"/>
          </w:tcPr>
          <w:p w14:paraId="0370D1DE" w14:textId="45DFF332" w:rsidR="00F322E7" w:rsidRPr="00A057BC" w:rsidRDefault="008D1B42" w:rsidP="004D10BF">
            <w:pPr>
              <w:spacing w:line="276" w:lineRule="auto"/>
              <w:jc w:val="both"/>
              <w:rPr>
                <w:bCs/>
                <w:color w:val="0D0D0D" w:themeColor="text1" w:themeTint="F2"/>
              </w:rPr>
            </w:pPr>
            <w:r w:rsidRPr="00A057BC">
              <w:rPr>
                <w:bCs/>
                <w:color w:val="0D0D0D" w:themeColor="text1" w:themeTint="F2"/>
              </w:rPr>
              <w:t>Тел</w:t>
            </w:r>
            <w:r w:rsidR="000E46BF" w:rsidRPr="00A057BC">
              <w:rPr>
                <w:bCs/>
                <w:color w:val="0D0D0D" w:themeColor="text1" w:themeTint="F2"/>
              </w:rPr>
              <w:t>ефон</w:t>
            </w:r>
          </w:p>
        </w:tc>
        <w:tc>
          <w:tcPr>
            <w:tcW w:w="7359" w:type="dxa"/>
          </w:tcPr>
          <w:p w14:paraId="1A2FE0EE" w14:textId="613D269F" w:rsidR="00F322E7" w:rsidRPr="00A057BC" w:rsidRDefault="00A1229E" w:rsidP="004D10BF">
            <w:pPr>
              <w:spacing w:line="276" w:lineRule="auto"/>
              <w:jc w:val="both"/>
              <w:rPr>
                <w:bCs/>
                <w:color w:val="0D0D0D" w:themeColor="text1" w:themeTint="F2"/>
              </w:rPr>
            </w:pPr>
            <w:ins w:id="15" w:author="Автор" w:date="2026-08-25T09:55:00Z">
              <w:r w:rsidRPr="000F743A">
                <w:rPr>
                  <w:lang w:val="en-US"/>
                </w:rPr>
                <w:t>+7 (996) 960-23-27</w:t>
              </w:r>
            </w:ins>
            <w:del w:id="16" w:author="Автор" w:date="2026-08-25T09:55:00Z">
              <w:r w:rsidR="008D1B42" w:rsidRPr="00A057BC" w:rsidDel="00A1229E">
                <w:rPr>
                  <w:bCs/>
                  <w:color w:val="0D0D0D" w:themeColor="text1" w:themeTint="F2"/>
                </w:rPr>
                <w:delText>+7 (963) 125-32-15</w:delText>
              </w:r>
            </w:del>
          </w:p>
        </w:tc>
      </w:tr>
      <w:tr w:rsidR="00E65EBB" w:rsidRPr="00693454" w14:paraId="076F212A" w14:textId="77777777" w:rsidTr="00A1229E">
        <w:tc>
          <w:tcPr>
            <w:tcW w:w="1986" w:type="dxa"/>
          </w:tcPr>
          <w:p w14:paraId="3510E91F" w14:textId="540E88DE" w:rsidR="00F322E7" w:rsidRPr="00A057BC" w:rsidRDefault="008D1B42" w:rsidP="004D10BF">
            <w:pPr>
              <w:spacing w:line="276" w:lineRule="auto"/>
              <w:jc w:val="both"/>
              <w:rPr>
                <w:bCs/>
                <w:color w:val="0D0D0D" w:themeColor="text1" w:themeTint="F2"/>
              </w:rPr>
            </w:pPr>
            <w:r w:rsidRPr="00A057BC">
              <w:rPr>
                <w:bCs/>
                <w:color w:val="0D0D0D" w:themeColor="text1" w:themeTint="F2"/>
              </w:rPr>
              <w:t>Ответственн</w:t>
            </w:r>
            <w:r w:rsidR="002F7C88" w:rsidRPr="00A057BC">
              <w:rPr>
                <w:bCs/>
                <w:color w:val="0D0D0D" w:themeColor="text1" w:themeTint="F2"/>
              </w:rPr>
              <w:t>ое</w:t>
            </w:r>
            <w:r w:rsidRPr="00A057BC">
              <w:rPr>
                <w:bCs/>
                <w:color w:val="0D0D0D" w:themeColor="text1" w:themeTint="F2"/>
              </w:rPr>
              <w:t xml:space="preserve"> лиц</w:t>
            </w:r>
            <w:r w:rsidR="002F7C88" w:rsidRPr="00A057BC">
              <w:rPr>
                <w:bCs/>
                <w:color w:val="0D0D0D" w:themeColor="text1" w:themeTint="F2"/>
              </w:rPr>
              <w:t>о</w:t>
            </w:r>
            <w:r w:rsidR="004860BE" w:rsidRPr="00A057BC">
              <w:rPr>
                <w:bCs/>
                <w:color w:val="0D0D0D" w:themeColor="text1" w:themeTint="F2"/>
              </w:rPr>
              <w:t xml:space="preserve"> (</w:t>
            </w:r>
            <w:r w:rsidR="002F7C88" w:rsidRPr="00A057BC">
              <w:rPr>
                <w:bCs/>
                <w:color w:val="0D0D0D" w:themeColor="text1" w:themeTint="F2"/>
              </w:rPr>
              <w:t>ФИО</w:t>
            </w:r>
            <w:r w:rsidR="004860BE" w:rsidRPr="00A057BC">
              <w:rPr>
                <w:bCs/>
                <w:color w:val="0D0D0D" w:themeColor="text1" w:themeTint="F2"/>
              </w:rPr>
              <w:t>)</w:t>
            </w:r>
            <w:r w:rsidRPr="00A057BC">
              <w:rPr>
                <w:bCs/>
                <w:color w:val="0D0D0D" w:themeColor="text1" w:themeTint="F2"/>
              </w:rPr>
              <w:t xml:space="preserve"> </w:t>
            </w:r>
          </w:p>
        </w:tc>
        <w:tc>
          <w:tcPr>
            <w:tcW w:w="7359" w:type="dxa"/>
          </w:tcPr>
          <w:p w14:paraId="64CC29DE" w14:textId="77777777" w:rsidR="00F322E7" w:rsidRPr="00A057BC" w:rsidRDefault="008D1B42" w:rsidP="004D10BF">
            <w:pPr>
              <w:spacing w:line="276" w:lineRule="auto"/>
              <w:jc w:val="both"/>
              <w:rPr>
                <w:bCs/>
                <w:color w:val="0D0D0D" w:themeColor="text1" w:themeTint="F2"/>
              </w:rPr>
            </w:pPr>
            <w:r w:rsidRPr="00A057BC">
              <w:rPr>
                <w:color w:val="0D0D0D" w:themeColor="text1" w:themeTint="F2"/>
              </w:rPr>
              <w:t>Крашенинникова Галия Имрановна</w:t>
            </w:r>
          </w:p>
        </w:tc>
      </w:tr>
      <w:tr w:rsidR="00E65EBB" w:rsidRPr="00693454" w14:paraId="0C250557" w14:textId="77777777" w:rsidTr="00A1229E">
        <w:tc>
          <w:tcPr>
            <w:tcW w:w="1986" w:type="dxa"/>
          </w:tcPr>
          <w:p w14:paraId="4D57F0DE" w14:textId="3566133E" w:rsidR="00F322E7" w:rsidRPr="00A057BC" w:rsidRDefault="002F7C88" w:rsidP="004D10BF">
            <w:pPr>
              <w:spacing w:line="276" w:lineRule="auto"/>
              <w:jc w:val="both"/>
              <w:rPr>
                <w:bCs/>
                <w:color w:val="0D0D0D" w:themeColor="text1" w:themeTint="F2"/>
              </w:rPr>
            </w:pPr>
            <w:r w:rsidRPr="00A057BC">
              <w:rPr>
                <w:bCs/>
                <w:color w:val="0D0D0D" w:themeColor="text1" w:themeTint="F2"/>
              </w:rPr>
              <w:t>Д</w:t>
            </w:r>
            <w:r w:rsidR="008D1B42" w:rsidRPr="00A057BC">
              <w:rPr>
                <w:bCs/>
                <w:color w:val="0D0D0D" w:themeColor="text1" w:themeTint="F2"/>
              </w:rPr>
              <w:t>олжность</w:t>
            </w:r>
          </w:p>
        </w:tc>
        <w:tc>
          <w:tcPr>
            <w:tcW w:w="7359" w:type="dxa"/>
          </w:tcPr>
          <w:p w14:paraId="41C05FB9" w14:textId="082AB0C9" w:rsidR="00F322E7" w:rsidRPr="00A057BC" w:rsidRDefault="008D1B42" w:rsidP="004D10BF">
            <w:pPr>
              <w:spacing w:line="276" w:lineRule="auto"/>
              <w:jc w:val="both"/>
              <w:rPr>
                <w:bCs/>
                <w:color w:val="0D0D0D" w:themeColor="text1" w:themeTint="F2"/>
              </w:rPr>
            </w:pPr>
            <w:r w:rsidRPr="00A057BC">
              <w:rPr>
                <w:bCs/>
                <w:color w:val="0D0D0D" w:themeColor="text1" w:themeTint="F2"/>
              </w:rPr>
              <w:t xml:space="preserve">Генеральный директор </w:t>
            </w:r>
          </w:p>
        </w:tc>
      </w:tr>
      <w:tr w:rsidR="00E65EBB" w:rsidRPr="00693454" w14:paraId="688A2C9E" w14:textId="77777777" w:rsidTr="00A1229E">
        <w:tc>
          <w:tcPr>
            <w:tcW w:w="1986" w:type="dxa"/>
          </w:tcPr>
          <w:p w14:paraId="034A98E0" w14:textId="5263A906" w:rsidR="00F322E7" w:rsidRPr="00A057BC" w:rsidRDefault="002F7C88" w:rsidP="004D10BF">
            <w:pPr>
              <w:spacing w:line="276" w:lineRule="auto"/>
              <w:jc w:val="both"/>
              <w:rPr>
                <w:bCs/>
                <w:color w:val="0D0D0D" w:themeColor="text1" w:themeTint="F2"/>
              </w:rPr>
            </w:pPr>
            <w:r w:rsidRPr="00A057BC">
              <w:rPr>
                <w:bCs/>
                <w:color w:val="0D0D0D" w:themeColor="text1" w:themeTint="F2"/>
              </w:rPr>
              <w:t>Контакты</w:t>
            </w:r>
          </w:p>
        </w:tc>
        <w:tc>
          <w:tcPr>
            <w:tcW w:w="7359" w:type="dxa"/>
          </w:tcPr>
          <w:p w14:paraId="31F81253" w14:textId="77777777" w:rsidR="00F322E7" w:rsidRPr="00A057BC" w:rsidDel="00A1229E" w:rsidRDefault="002F7C88" w:rsidP="004D10BF">
            <w:pPr>
              <w:spacing w:line="276" w:lineRule="auto"/>
              <w:jc w:val="both"/>
              <w:rPr>
                <w:del w:id="17" w:author="Автор" w:date="2026-08-25T09:55:00Z"/>
                <w:bCs/>
                <w:color w:val="0D0D0D" w:themeColor="text1" w:themeTint="F2"/>
              </w:rPr>
            </w:pPr>
            <w:r w:rsidRPr="00A057BC">
              <w:rPr>
                <w:bCs/>
                <w:color w:val="0D0D0D" w:themeColor="text1" w:themeTint="F2"/>
              </w:rPr>
              <w:t xml:space="preserve">тел. +7 (963) 125-32-15 </w:t>
            </w:r>
          </w:p>
          <w:p w14:paraId="5FD77AAD" w14:textId="77F8D638" w:rsidR="00626697" w:rsidRPr="00A057BC" w:rsidRDefault="00626697" w:rsidP="004D10BF">
            <w:pPr>
              <w:spacing w:line="276" w:lineRule="auto"/>
              <w:jc w:val="both"/>
              <w:rPr>
                <w:bCs/>
                <w:color w:val="0D0D0D" w:themeColor="text1" w:themeTint="F2"/>
              </w:rPr>
            </w:pPr>
            <w:commentRangeStart w:id="18"/>
            <w:commentRangeStart w:id="19"/>
            <w:del w:id="20" w:author="Автор" w:date="2026-08-25T09:53:00Z">
              <w:r w:rsidRPr="00A057BC" w:rsidDel="00A1229E">
                <w:rPr>
                  <w:bCs/>
                  <w:color w:val="0D0D0D" w:themeColor="text1" w:themeTint="F2"/>
                </w:rPr>
                <w:delText>anatoly.krasheninnikov@drugsafety.ru</w:delText>
              </w:r>
              <w:commentRangeEnd w:id="18"/>
              <w:r w:rsidR="00643F9D" w:rsidDel="00A1229E">
                <w:rPr>
                  <w:rStyle w:val="a8"/>
                </w:rPr>
                <w:commentReference w:id="18"/>
              </w:r>
              <w:commentRangeEnd w:id="19"/>
              <w:r w:rsidR="00A1229E" w:rsidDel="00A1229E">
                <w:rPr>
                  <w:rStyle w:val="a8"/>
                </w:rPr>
                <w:commentReference w:id="19"/>
              </w:r>
            </w:del>
          </w:p>
        </w:tc>
      </w:tr>
      <w:tr w:rsidR="00E65EBB" w:rsidRPr="00693454" w14:paraId="08F58969" w14:textId="77777777" w:rsidTr="00A1229E">
        <w:tc>
          <w:tcPr>
            <w:tcW w:w="9345" w:type="dxa"/>
            <w:gridSpan w:val="2"/>
          </w:tcPr>
          <w:p w14:paraId="52685E46" w14:textId="3D47AB5D" w:rsidR="00D35D9E" w:rsidRPr="00A057BC" w:rsidRDefault="00D35D9E" w:rsidP="004D10BF">
            <w:pPr>
              <w:spacing w:line="276" w:lineRule="auto"/>
              <w:jc w:val="both"/>
              <w:rPr>
                <w:bCs/>
                <w:color w:val="0D0D0D" w:themeColor="text1" w:themeTint="F2"/>
              </w:rPr>
            </w:pPr>
            <w:r w:rsidRPr="00A057BC">
              <w:rPr>
                <w:b/>
                <w:color w:val="0D0D0D" w:themeColor="text1" w:themeTint="F2"/>
              </w:rPr>
              <w:t>Исследовательский центр</w:t>
            </w:r>
          </w:p>
        </w:tc>
      </w:tr>
      <w:tr w:rsidR="00E65EBB" w:rsidRPr="00693454" w14:paraId="6B3BF0BA" w14:textId="77777777" w:rsidTr="00A1229E">
        <w:tc>
          <w:tcPr>
            <w:tcW w:w="1986" w:type="dxa"/>
          </w:tcPr>
          <w:p w14:paraId="4EA53CC9" w14:textId="101776EE" w:rsidR="00F322E7" w:rsidRPr="00A057BC" w:rsidRDefault="008D1B42" w:rsidP="004D10BF">
            <w:pPr>
              <w:spacing w:line="276" w:lineRule="auto"/>
              <w:jc w:val="both"/>
              <w:rPr>
                <w:bCs/>
                <w:color w:val="0D0D0D" w:themeColor="text1" w:themeTint="F2"/>
              </w:rPr>
            </w:pPr>
            <w:r w:rsidRPr="00A057BC">
              <w:rPr>
                <w:bCs/>
                <w:color w:val="0D0D0D" w:themeColor="text1" w:themeTint="F2"/>
              </w:rPr>
              <w:t>Название</w:t>
            </w:r>
          </w:p>
        </w:tc>
        <w:tc>
          <w:tcPr>
            <w:tcW w:w="7359" w:type="dxa"/>
          </w:tcPr>
          <w:p w14:paraId="2B0EA0CF" w14:textId="59268C7E" w:rsidR="00F322E7" w:rsidRPr="00A057BC" w:rsidRDefault="008D1B42" w:rsidP="004D10BF">
            <w:pPr>
              <w:spacing w:line="276" w:lineRule="auto"/>
              <w:jc w:val="both"/>
              <w:rPr>
                <w:bCs/>
                <w:color w:val="0D0D0D" w:themeColor="text1" w:themeTint="F2"/>
              </w:rPr>
            </w:pPr>
            <w:r w:rsidRPr="00A057BC">
              <w:rPr>
                <w:bCs/>
                <w:color w:val="0D0D0D" w:themeColor="text1" w:themeTint="F2"/>
              </w:rPr>
              <w:t>ООО «ННЦ ИССЛЕДОВАНИЙ И ФАРМАКОНАДЗОРА»</w:t>
            </w:r>
          </w:p>
        </w:tc>
      </w:tr>
      <w:tr w:rsidR="00E65EBB" w:rsidRPr="00693454" w14:paraId="7E156018" w14:textId="77777777" w:rsidTr="00A1229E">
        <w:tc>
          <w:tcPr>
            <w:tcW w:w="1986" w:type="dxa"/>
          </w:tcPr>
          <w:p w14:paraId="7657D278" w14:textId="544FBAE5" w:rsidR="00D35D9E" w:rsidRPr="00A057BC" w:rsidRDefault="00D35D9E" w:rsidP="004D10BF">
            <w:pPr>
              <w:spacing w:line="276" w:lineRule="auto"/>
              <w:jc w:val="both"/>
              <w:rPr>
                <w:bCs/>
                <w:color w:val="0D0D0D" w:themeColor="text1" w:themeTint="F2"/>
              </w:rPr>
            </w:pPr>
            <w:r w:rsidRPr="00A057BC">
              <w:rPr>
                <w:bCs/>
                <w:color w:val="0D0D0D" w:themeColor="text1" w:themeTint="F2"/>
              </w:rPr>
              <w:t>Адрес</w:t>
            </w:r>
          </w:p>
        </w:tc>
        <w:tc>
          <w:tcPr>
            <w:tcW w:w="7359" w:type="dxa"/>
          </w:tcPr>
          <w:p w14:paraId="264A173D" w14:textId="4E6B2AAE" w:rsidR="00D35D9E" w:rsidRPr="00A057BC" w:rsidRDefault="00D35D9E" w:rsidP="00A1229E">
            <w:pPr>
              <w:pBdr>
                <w:top w:val="nil"/>
                <w:left w:val="nil"/>
                <w:bottom w:val="nil"/>
                <w:right w:val="nil"/>
                <w:between w:val="nil"/>
                <w:bar w:val="nil"/>
              </w:pBdr>
              <w:spacing w:line="276" w:lineRule="auto"/>
              <w:rPr>
                <w:color w:val="0D0D0D" w:themeColor="text1" w:themeTint="F2"/>
              </w:rPr>
            </w:pPr>
            <w:r w:rsidRPr="00A057BC">
              <w:rPr>
                <w:bCs/>
                <w:color w:val="0D0D0D" w:themeColor="text1" w:themeTint="F2"/>
              </w:rPr>
              <w:t xml:space="preserve">Юридический адрес: </w:t>
            </w:r>
            <w:ins w:id="21" w:author="Автор" w:date="2026-08-25T09:49:00Z">
              <w:r w:rsidR="00A1229E" w:rsidRPr="006D079C">
                <w:rPr>
                  <w:color w:val="0D0D0D" w:themeColor="text1" w:themeTint="F2"/>
                  <w:u w:color="000000"/>
                  <w:bdr w:val="nil"/>
                </w:rPr>
                <w:t>430024, Республика Мордовия, г. Саранск, ул. Косарева, д. 116а</w:t>
              </w:r>
            </w:ins>
            <w:del w:id="22" w:author="Автор" w:date="2026-08-25T09:49:00Z">
              <w:r w:rsidR="00891237" w:rsidRPr="00A057BC" w:rsidDel="00A1229E">
                <w:rPr>
                  <w:bCs/>
                  <w:color w:val="0D0D0D" w:themeColor="text1" w:themeTint="F2"/>
                </w:rPr>
                <w:delText>г. Саранск, ул. Косарева, 116А</w:delText>
              </w:r>
            </w:del>
          </w:p>
          <w:p w14:paraId="22324888" w14:textId="426668A6" w:rsidR="00D35D9E" w:rsidRPr="00A057BC" w:rsidRDefault="00D35D9E" w:rsidP="00A1229E">
            <w:pPr>
              <w:pBdr>
                <w:top w:val="nil"/>
                <w:left w:val="nil"/>
                <w:bottom w:val="nil"/>
                <w:right w:val="nil"/>
                <w:between w:val="nil"/>
                <w:bar w:val="nil"/>
              </w:pBdr>
              <w:spacing w:line="276" w:lineRule="auto"/>
              <w:rPr>
                <w:bCs/>
                <w:color w:val="0D0D0D" w:themeColor="text1" w:themeTint="F2"/>
              </w:rPr>
            </w:pPr>
            <w:r w:rsidRPr="00A057BC">
              <w:rPr>
                <w:bCs/>
                <w:color w:val="0D0D0D" w:themeColor="text1" w:themeTint="F2"/>
              </w:rPr>
              <w:t xml:space="preserve">Фактический адрес: </w:t>
            </w:r>
            <w:ins w:id="23" w:author="Автор" w:date="2026-08-25T09:49:00Z">
              <w:r w:rsidR="00A1229E" w:rsidRPr="006D079C">
                <w:rPr>
                  <w:color w:val="0D0D0D" w:themeColor="text1" w:themeTint="F2"/>
                  <w:u w:color="000000"/>
                  <w:bdr w:val="nil"/>
                </w:rPr>
                <w:t>430024, Республика Мордовия, г. Саранск, ул. Косарева, д. 116а</w:t>
              </w:r>
            </w:ins>
            <w:del w:id="24" w:author="Автор" w:date="2026-08-25T09:49:00Z">
              <w:r w:rsidRPr="00A057BC" w:rsidDel="00A1229E">
                <w:rPr>
                  <w:bCs/>
                  <w:color w:val="0D0D0D" w:themeColor="text1" w:themeTint="F2"/>
                </w:rPr>
                <w:delText>г. Саранск, ул. Косарева, 116А</w:delText>
              </w:r>
            </w:del>
          </w:p>
        </w:tc>
      </w:tr>
      <w:tr w:rsidR="00E65EBB" w:rsidRPr="006D079C" w14:paraId="04EA1004" w14:textId="77777777" w:rsidTr="00A1229E">
        <w:tc>
          <w:tcPr>
            <w:tcW w:w="1986" w:type="dxa"/>
          </w:tcPr>
          <w:p w14:paraId="0B96526E" w14:textId="77777777" w:rsidR="00F322E7" w:rsidRPr="00A057BC" w:rsidRDefault="008D1B42" w:rsidP="004D10BF">
            <w:pPr>
              <w:spacing w:line="276" w:lineRule="auto"/>
              <w:jc w:val="both"/>
              <w:rPr>
                <w:bCs/>
                <w:color w:val="0D0D0D" w:themeColor="text1" w:themeTint="F2"/>
              </w:rPr>
            </w:pPr>
            <w:r w:rsidRPr="00A057BC">
              <w:rPr>
                <w:bCs/>
                <w:color w:val="0D0D0D" w:themeColor="text1" w:themeTint="F2"/>
              </w:rPr>
              <w:t>Тел</w:t>
            </w:r>
            <w:r w:rsidR="000E46BF" w:rsidRPr="00A057BC">
              <w:rPr>
                <w:bCs/>
                <w:color w:val="0D0D0D" w:themeColor="text1" w:themeTint="F2"/>
              </w:rPr>
              <w:t>ефон</w:t>
            </w:r>
          </w:p>
          <w:p w14:paraId="758EED01" w14:textId="1093A7BA" w:rsidR="00450505" w:rsidRPr="00A057BC" w:rsidRDefault="00450505" w:rsidP="004D10BF">
            <w:pPr>
              <w:spacing w:line="276" w:lineRule="auto"/>
              <w:jc w:val="both"/>
              <w:rPr>
                <w:bCs/>
                <w:color w:val="0D0D0D" w:themeColor="text1" w:themeTint="F2"/>
              </w:rPr>
            </w:pPr>
          </w:p>
        </w:tc>
        <w:tc>
          <w:tcPr>
            <w:tcW w:w="7359" w:type="dxa"/>
          </w:tcPr>
          <w:p w14:paraId="07272CB0" w14:textId="5B90B0AD" w:rsidR="00F322E7" w:rsidRPr="00A057BC" w:rsidRDefault="00E95484" w:rsidP="004D10BF">
            <w:pPr>
              <w:spacing w:line="276" w:lineRule="auto"/>
              <w:jc w:val="both"/>
              <w:rPr>
                <w:bCs/>
                <w:color w:val="0D0D0D" w:themeColor="text1" w:themeTint="F2"/>
              </w:rPr>
            </w:pPr>
            <w:r w:rsidRPr="00A057BC">
              <w:rPr>
                <w:bCs/>
                <w:color w:val="0D0D0D" w:themeColor="text1" w:themeTint="F2"/>
              </w:rPr>
              <w:t>+7 (996) 960-23-27</w:t>
            </w:r>
          </w:p>
        </w:tc>
      </w:tr>
      <w:tr w:rsidR="00E65EBB" w:rsidRPr="006D079C" w14:paraId="118ADA4C" w14:textId="77777777" w:rsidTr="00A1229E">
        <w:tc>
          <w:tcPr>
            <w:tcW w:w="9345" w:type="dxa"/>
            <w:gridSpan w:val="2"/>
          </w:tcPr>
          <w:p w14:paraId="0345383B" w14:textId="79A3C409" w:rsidR="00D35D9E" w:rsidRPr="00A057BC" w:rsidRDefault="00D35D9E" w:rsidP="004D10BF">
            <w:pPr>
              <w:spacing w:line="276" w:lineRule="auto"/>
              <w:jc w:val="both"/>
              <w:rPr>
                <w:bCs/>
                <w:color w:val="0D0D0D" w:themeColor="text1" w:themeTint="F2"/>
              </w:rPr>
            </w:pPr>
            <w:r w:rsidRPr="00A057BC">
              <w:rPr>
                <w:b/>
                <w:color w:val="0D0D0D" w:themeColor="text1" w:themeTint="F2"/>
              </w:rPr>
              <w:lastRenderedPageBreak/>
              <w:t>Главный исследователь</w:t>
            </w:r>
          </w:p>
        </w:tc>
      </w:tr>
      <w:tr w:rsidR="00E65EBB" w:rsidRPr="006D079C" w14:paraId="295F2322" w14:textId="77777777" w:rsidTr="00A1229E">
        <w:tc>
          <w:tcPr>
            <w:tcW w:w="1986" w:type="dxa"/>
          </w:tcPr>
          <w:p w14:paraId="16E54532" w14:textId="280768D7" w:rsidR="00F322E7" w:rsidRPr="00A057BC" w:rsidRDefault="008D1B42" w:rsidP="004D10BF">
            <w:pPr>
              <w:spacing w:line="276" w:lineRule="auto"/>
              <w:jc w:val="both"/>
              <w:rPr>
                <w:bCs/>
                <w:color w:val="0D0D0D" w:themeColor="text1" w:themeTint="F2"/>
              </w:rPr>
            </w:pPr>
            <w:r w:rsidRPr="00A057BC">
              <w:rPr>
                <w:bCs/>
                <w:color w:val="0D0D0D" w:themeColor="text1" w:themeTint="F2"/>
              </w:rPr>
              <w:t>ФИО, должность</w:t>
            </w:r>
          </w:p>
        </w:tc>
        <w:tc>
          <w:tcPr>
            <w:tcW w:w="7359" w:type="dxa"/>
          </w:tcPr>
          <w:p w14:paraId="749C4064" w14:textId="70D2E992" w:rsidR="00F322E7" w:rsidRPr="00A057BC" w:rsidRDefault="00E95484" w:rsidP="004D10BF">
            <w:pPr>
              <w:pBdr>
                <w:top w:val="nil"/>
                <w:left w:val="nil"/>
                <w:bottom w:val="nil"/>
                <w:right w:val="nil"/>
                <w:between w:val="nil"/>
                <w:bar w:val="nil"/>
              </w:pBdr>
              <w:spacing w:line="276" w:lineRule="auto"/>
              <w:jc w:val="both"/>
              <w:rPr>
                <w:bCs/>
                <w:color w:val="0D0D0D" w:themeColor="text1" w:themeTint="F2"/>
              </w:rPr>
            </w:pPr>
            <w:r w:rsidRPr="00A057BC">
              <w:rPr>
                <w:color w:val="0D0D0D" w:themeColor="text1" w:themeTint="F2"/>
                <w:u w:color="000000"/>
                <w:bdr w:val="nil"/>
              </w:rPr>
              <w:t>Мирошкина Дарья Александровна</w:t>
            </w:r>
            <w:r w:rsidR="003B4647" w:rsidRPr="00A057BC">
              <w:rPr>
                <w:color w:val="0D0D0D" w:themeColor="text1" w:themeTint="F2"/>
                <w:u w:color="000000"/>
                <w:bdr w:val="nil"/>
              </w:rPr>
              <w:t xml:space="preserve">, врач </w:t>
            </w:r>
            <w:r w:rsidRPr="00A057BC">
              <w:rPr>
                <w:color w:val="0D0D0D" w:themeColor="text1" w:themeTint="F2"/>
                <w:u w:color="000000"/>
                <w:bdr w:val="nil"/>
              </w:rPr>
              <w:t>общей практики</w:t>
            </w:r>
          </w:p>
        </w:tc>
      </w:tr>
      <w:tr w:rsidR="00E95484" w:rsidRPr="006D079C" w14:paraId="7307DFE0" w14:textId="77777777" w:rsidTr="00A1229E">
        <w:tc>
          <w:tcPr>
            <w:tcW w:w="1986" w:type="dxa"/>
          </w:tcPr>
          <w:p w14:paraId="0EEFB649" w14:textId="6362662B" w:rsidR="00E95484" w:rsidRPr="00A057BC" w:rsidRDefault="00E95484" w:rsidP="004D10BF">
            <w:pPr>
              <w:spacing w:line="276" w:lineRule="auto"/>
              <w:jc w:val="both"/>
              <w:rPr>
                <w:bCs/>
                <w:color w:val="0D0D0D" w:themeColor="text1" w:themeTint="F2"/>
              </w:rPr>
            </w:pPr>
            <w:r w:rsidRPr="00A057BC">
              <w:rPr>
                <w:bCs/>
                <w:color w:val="0D0D0D" w:themeColor="text1" w:themeTint="F2"/>
              </w:rPr>
              <w:t>Телефон</w:t>
            </w:r>
          </w:p>
        </w:tc>
        <w:tc>
          <w:tcPr>
            <w:tcW w:w="7359" w:type="dxa"/>
          </w:tcPr>
          <w:p w14:paraId="1D30C525" w14:textId="612F6739" w:rsidR="00E95484" w:rsidRPr="00A057BC" w:rsidRDefault="00BA6749"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+7 (937) 672-82-79</w:t>
            </w:r>
          </w:p>
        </w:tc>
      </w:tr>
      <w:tr w:rsidR="00E65EBB" w:rsidRPr="006D079C" w14:paraId="5BC546ED" w14:textId="77777777" w:rsidTr="00A1229E">
        <w:tc>
          <w:tcPr>
            <w:tcW w:w="9345" w:type="dxa"/>
            <w:gridSpan w:val="2"/>
          </w:tcPr>
          <w:p w14:paraId="68032592" w14:textId="2DDA073E" w:rsidR="00634CFC" w:rsidRPr="00A057BC" w:rsidRDefault="00634CFC" w:rsidP="004D10BF">
            <w:pPr>
              <w:spacing w:line="276" w:lineRule="auto"/>
              <w:jc w:val="both"/>
              <w:rPr>
                <w:bCs/>
                <w:color w:val="0D0D0D" w:themeColor="text1" w:themeTint="F2"/>
              </w:rPr>
            </w:pPr>
            <w:r w:rsidRPr="00A057BC">
              <w:rPr>
                <w:b/>
                <w:color w:val="0D0D0D" w:themeColor="text1" w:themeTint="F2"/>
              </w:rPr>
              <w:t>Клиническая лаборатория</w:t>
            </w:r>
          </w:p>
        </w:tc>
      </w:tr>
      <w:tr w:rsidR="00E65EBB" w:rsidRPr="006D079C" w14:paraId="61FD9FB0" w14:textId="77777777" w:rsidTr="00A1229E">
        <w:tc>
          <w:tcPr>
            <w:tcW w:w="1986" w:type="dxa"/>
          </w:tcPr>
          <w:p w14:paraId="43FD5E15" w14:textId="7E86F95A" w:rsidR="00D35D9E" w:rsidRPr="00A057BC" w:rsidRDefault="000E46BF" w:rsidP="004D10BF">
            <w:pPr>
              <w:spacing w:line="276" w:lineRule="auto"/>
              <w:jc w:val="both"/>
              <w:rPr>
                <w:bCs/>
                <w:color w:val="0D0D0D" w:themeColor="text1" w:themeTint="F2"/>
              </w:rPr>
            </w:pPr>
            <w:r w:rsidRPr="00A057BC">
              <w:rPr>
                <w:bCs/>
                <w:color w:val="0D0D0D" w:themeColor="text1" w:themeTint="F2"/>
              </w:rPr>
              <w:t>Название</w:t>
            </w:r>
          </w:p>
        </w:tc>
        <w:tc>
          <w:tcPr>
            <w:tcW w:w="7359" w:type="dxa"/>
          </w:tcPr>
          <w:p w14:paraId="6A0F24A4" w14:textId="4E56635E" w:rsidR="00D35D9E" w:rsidRPr="00A057BC" w:rsidRDefault="00D35D9E" w:rsidP="004D10BF">
            <w:pPr>
              <w:spacing w:line="276" w:lineRule="auto"/>
              <w:jc w:val="both"/>
              <w:rPr>
                <w:bCs/>
                <w:color w:val="0D0D0D" w:themeColor="text1" w:themeTint="F2"/>
              </w:rPr>
            </w:pPr>
            <w:r w:rsidRPr="00A057BC">
              <w:rPr>
                <w:bCs/>
                <w:color w:val="0D0D0D" w:themeColor="text1" w:themeTint="F2"/>
              </w:rPr>
              <w:t>ООО «ННЦ ИССЛЕДОВАНИЙ И ФАРМАКОНАДЗОРА»</w:t>
            </w:r>
          </w:p>
        </w:tc>
      </w:tr>
      <w:tr w:rsidR="00E65EBB" w:rsidRPr="006D079C" w14:paraId="085EF832" w14:textId="77777777" w:rsidTr="00A1229E">
        <w:tc>
          <w:tcPr>
            <w:tcW w:w="1986" w:type="dxa"/>
          </w:tcPr>
          <w:p w14:paraId="3A3ED9B9" w14:textId="77777777" w:rsidR="00F322E7" w:rsidRPr="00A057BC" w:rsidRDefault="008D1B42" w:rsidP="004D10BF">
            <w:pPr>
              <w:spacing w:line="276" w:lineRule="auto"/>
              <w:jc w:val="both"/>
              <w:rPr>
                <w:bCs/>
                <w:color w:val="0D0D0D" w:themeColor="text1" w:themeTint="F2"/>
              </w:rPr>
            </w:pPr>
            <w:r w:rsidRPr="00A057BC">
              <w:rPr>
                <w:bCs/>
                <w:color w:val="0D0D0D" w:themeColor="text1" w:themeTint="F2"/>
              </w:rPr>
              <w:t>Адрес</w:t>
            </w:r>
          </w:p>
        </w:tc>
        <w:tc>
          <w:tcPr>
            <w:tcW w:w="7359" w:type="dxa"/>
          </w:tcPr>
          <w:p w14:paraId="18337011" w14:textId="46CCE735" w:rsidR="00F322E7" w:rsidRPr="00A057BC" w:rsidRDefault="00A1229E" w:rsidP="00A1229E">
            <w:pPr>
              <w:pBdr>
                <w:top w:val="nil"/>
                <w:left w:val="nil"/>
                <w:bottom w:val="nil"/>
                <w:right w:val="nil"/>
                <w:between w:val="nil"/>
                <w:bar w:val="nil"/>
              </w:pBdr>
              <w:spacing w:line="276" w:lineRule="auto"/>
              <w:rPr>
                <w:rFonts w:eastAsia="sans-serif"/>
                <w:color w:val="0D0D0D" w:themeColor="text1" w:themeTint="F2"/>
                <w:shd w:val="clear" w:color="auto" w:fill="FFFFFF"/>
              </w:rPr>
            </w:pPr>
            <w:ins w:id="25" w:author="Автор" w:date="2026-08-25T09:49:00Z">
              <w:r w:rsidRPr="006D079C">
                <w:rPr>
                  <w:color w:val="0D0D0D" w:themeColor="text1" w:themeTint="F2"/>
                  <w:u w:color="000000"/>
                  <w:bdr w:val="nil"/>
                </w:rPr>
                <w:t>430024, Республика Мордовия, г. Саранск, ул. Косарева, д. 116а</w:t>
              </w:r>
            </w:ins>
            <w:del w:id="26" w:author="Автор" w:date="2026-08-25T09:49:00Z">
              <w:r w:rsidR="00523649" w:rsidRPr="00A057BC" w:rsidDel="00A1229E">
                <w:rPr>
                  <w:rFonts w:eastAsia="sans-serif"/>
                  <w:color w:val="0D0D0D" w:themeColor="text1" w:themeTint="F2"/>
                  <w:shd w:val="clear" w:color="auto" w:fill="FFFFFF"/>
                </w:rPr>
                <w:delText>г. Саранск, ул. Косарева, 116А</w:delText>
              </w:r>
            </w:del>
          </w:p>
        </w:tc>
      </w:tr>
      <w:tr w:rsidR="00E65EBB" w:rsidRPr="006D079C" w14:paraId="7DE318F9" w14:textId="77777777" w:rsidTr="00A1229E">
        <w:tc>
          <w:tcPr>
            <w:tcW w:w="1986" w:type="dxa"/>
          </w:tcPr>
          <w:p w14:paraId="3E645C99" w14:textId="2054A04E" w:rsidR="00F322E7" w:rsidRPr="00A057BC" w:rsidRDefault="008D1B42" w:rsidP="004D10BF">
            <w:pPr>
              <w:spacing w:line="276" w:lineRule="auto"/>
              <w:jc w:val="both"/>
              <w:rPr>
                <w:bCs/>
                <w:color w:val="0D0D0D" w:themeColor="text1" w:themeTint="F2"/>
              </w:rPr>
            </w:pPr>
            <w:r w:rsidRPr="00A057BC">
              <w:rPr>
                <w:bCs/>
                <w:color w:val="0D0D0D" w:themeColor="text1" w:themeTint="F2"/>
              </w:rPr>
              <w:t>Тел</w:t>
            </w:r>
            <w:r w:rsidR="00D35D9E" w:rsidRPr="00A057BC">
              <w:rPr>
                <w:bCs/>
                <w:color w:val="0D0D0D" w:themeColor="text1" w:themeTint="F2"/>
              </w:rPr>
              <w:t xml:space="preserve">ефон </w:t>
            </w:r>
          </w:p>
        </w:tc>
        <w:tc>
          <w:tcPr>
            <w:tcW w:w="7359" w:type="dxa"/>
          </w:tcPr>
          <w:p w14:paraId="2B412988" w14:textId="1C5B2CD0" w:rsidR="00F322E7" w:rsidRPr="00A057BC" w:rsidRDefault="00E95484" w:rsidP="004D10BF">
            <w:pPr>
              <w:spacing w:line="276" w:lineRule="auto"/>
              <w:jc w:val="both"/>
              <w:rPr>
                <w:bCs/>
                <w:color w:val="0D0D0D" w:themeColor="text1" w:themeTint="F2"/>
              </w:rPr>
            </w:pPr>
            <w:r w:rsidRPr="00A057BC">
              <w:rPr>
                <w:bCs/>
                <w:color w:val="0D0D0D" w:themeColor="text1" w:themeTint="F2"/>
              </w:rPr>
              <w:t>+7 (996) 960-23-27</w:t>
            </w:r>
          </w:p>
        </w:tc>
      </w:tr>
      <w:tr w:rsidR="00E65EBB" w:rsidRPr="006D079C" w14:paraId="04D39109" w14:textId="77777777" w:rsidTr="00A1229E">
        <w:tc>
          <w:tcPr>
            <w:tcW w:w="9345" w:type="dxa"/>
            <w:gridSpan w:val="2"/>
          </w:tcPr>
          <w:p w14:paraId="5D4A4205" w14:textId="4FE3C1DF" w:rsidR="000E46BF" w:rsidRPr="00A057BC" w:rsidRDefault="000E46BF" w:rsidP="004D10BF">
            <w:pPr>
              <w:spacing w:line="276" w:lineRule="auto"/>
              <w:jc w:val="both"/>
              <w:rPr>
                <w:bCs/>
                <w:color w:val="0D0D0D" w:themeColor="text1" w:themeTint="F2"/>
              </w:rPr>
            </w:pPr>
            <w:proofErr w:type="spellStart"/>
            <w:r w:rsidRPr="00A057BC">
              <w:rPr>
                <w:b/>
                <w:color w:val="0D0D0D" w:themeColor="text1" w:themeTint="F2"/>
              </w:rPr>
              <w:t>Биоаналитическая</w:t>
            </w:r>
            <w:proofErr w:type="spellEnd"/>
            <w:r w:rsidRPr="00A057BC">
              <w:rPr>
                <w:b/>
                <w:color w:val="0D0D0D" w:themeColor="text1" w:themeTint="F2"/>
              </w:rPr>
              <w:t xml:space="preserve"> лаборатория</w:t>
            </w:r>
          </w:p>
        </w:tc>
      </w:tr>
      <w:tr w:rsidR="00E65EBB" w:rsidRPr="006D079C" w14:paraId="7EB9E0F1" w14:textId="77777777" w:rsidTr="00A1229E">
        <w:tc>
          <w:tcPr>
            <w:tcW w:w="1986" w:type="dxa"/>
          </w:tcPr>
          <w:p w14:paraId="5E72175E" w14:textId="16117649" w:rsidR="000E46BF" w:rsidRPr="00A057BC" w:rsidRDefault="000E46BF" w:rsidP="004D10BF">
            <w:pPr>
              <w:spacing w:line="276" w:lineRule="auto"/>
              <w:jc w:val="both"/>
              <w:rPr>
                <w:bCs/>
                <w:color w:val="0D0D0D" w:themeColor="text1" w:themeTint="F2"/>
              </w:rPr>
            </w:pPr>
            <w:r w:rsidRPr="00A057BC">
              <w:rPr>
                <w:bCs/>
                <w:color w:val="0D0D0D" w:themeColor="text1" w:themeTint="F2"/>
              </w:rPr>
              <w:t>Название</w:t>
            </w:r>
          </w:p>
        </w:tc>
        <w:tc>
          <w:tcPr>
            <w:tcW w:w="7359" w:type="dxa"/>
          </w:tcPr>
          <w:p w14:paraId="59F7490A" w14:textId="0DAB0E29" w:rsidR="000E46BF" w:rsidRPr="00A057BC" w:rsidRDefault="009928F3" w:rsidP="004D10BF">
            <w:pPr>
              <w:spacing w:line="276" w:lineRule="auto"/>
              <w:jc w:val="both"/>
              <w:rPr>
                <w:rFonts w:eastAsia="SimSun"/>
                <w:color w:val="0D0D0D" w:themeColor="text1" w:themeTint="F2"/>
                <w:shd w:val="clear" w:color="auto" w:fill="FFFFFF"/>
              </w:rPr>
            </w:pPr>
            <w:bookmarkStart w:id="27" w:name="_Hlk228870069"/>
            <w:r w:rsidRPr="00A057BC">
              <w:rPr>
                <w:rFonts w:eastAsia="SimSun"/>
                <w:color w:val="0D0D0D" w:themeColor="text1" w:themeTint="F2"/>
                <w:shd w:val="clear" w:color="auto" w:fill="FFFFFF"/>
              </w:rPr>
              <w:t>ООО «ННЦ ИССЛЕДОВАНИЙ И ФАРМАКОНАДЗОРА»</w:t>
            </w:r>
            <w:bookmarkEnd w:id="27"/>
          </w:p>
        </w:tc>
      </w:tr>
      <w:tr w:rsidR="00E65EBB" w:rsidRPr="006D079C" w14:paraId="59B366C9" w14:textId="77777777" w:rsidTr="00A1229E">
        <w:tc>
          <w:tcPr>
            <w:tcW w:w="1986" w:type="dxa"/>
          </w:tcPr>
          <w:p w14:paraId="436FCA3B" w14:textId="77777777" w:rsidR="002F7C88" w:rsidRPr="00A057BC" w:rsidRDefault="002F7C88" w:rsidP="004D10BF">
            <w:pPr>
              <w:spacing w:line="276" w:lineRule="auto"/>
              <w:jc w:val="both"/>
              <w:rPr>
                <w:bCs/>
                <w:color w:val="0D0D0D" w:themeColor="text1" w:themeTint="F2"/>
              </w:rPr>
            </w:pPr>
            <w:r w:rsidRPr="00A057BC">
              <w:rPr>
                <w:bCs/>
                <w:color w:val="0D0D0D" w:themeColor="text1" w:themeTint="F2"/>
              </w:rPr>
              <w:t>Адрес</w:t>
            </w:r>
          </w:p>
        </w:tc>
        <w:tc>
          <w:tcPr>
            <w:tcW w:w="7359" w:type="dxa"/>
          </w:tcPr>
          <w:p w14:paraId="32AE099C" w14:textId="67DF41E9" w:rsidR="002F7C88" w:rsidRPr="00A057BC" w:rsidRDefault="009928F3" w:rsidP="004D10BF">
            <w:pPr>
              <w:spacing w:line="276" w:lineRule="auto"/>
              <w:jc w:val="both"/>
              <w:rPr>
                <w:rFonts w:eastAsia="SimSun"/>
                <w:color w:val="0D0D0D" w:themeColor="text1" w:themeTint="F2"/>
                <w:shd w:val="clear" w:color="auto" w:fill="FFFFFF"/>
              </w:rPr>
            </w:pPr>
            <w:r w:rsidRPr="00A057BC">
              <w:rPr>
                <w:rFonts w:eastAsia="SimSun"/>
                <w:color w:val="0D0D0D" w:themeColor="text1" w:themeTint="F2"/>
                <w:shd w:val="clear" w:color="auto" w:fill="FFFFFF"/>
              </w:rPr>
              <w:t xml:space="preserve">430032, </w:t>
            </w:r>
            <w:ins w:id="28" w:author="Автор" w:date="2026-08-25T09:49:00Z">
              <w:r w:rsidR="00A1229E">
                <w:rPr>
                  <w:rFonts w:eastAsia="SimSun"/>
                  <w:color w:val="0D0D0D" w:themeColor="text1" w:themeTint="F2"/>
                  <w:shd w:val="clear" w:color="auto" w:fill="FFFFFF"/>
                </w:rPr>
                <w:t xml:space="preserve">Республика Мордовия, </w:t>
              </w:r>
            </w:ins>
            <w:proofErr w:type="spellStart"/>
            <w:ins w:id="29" w:author="Автор" w:date="2026-09-01T11:52:00Z">
              <w:r w:rsidR="007B20B1" w:rsidRPr="007B20B1">
                <w:rPr>
                  <w:rFonts w:eastAsia="SimSun"/>
                  <w:color w:val="0D0D0D" w:themeColor="text1" w:themeTint="F2"/>
                  <w:shd w:val="clear" w:color="auto" w:fill="FFFFFF"/>
                </w:rPr>
                <w:t>г.Саранск</w:t>
              </w:r>
              <w:proofErr w:type="spellEnd"/>
              <w:r w:rsidR="007B20B1" w:rsidRPr="007B20B1">
                <w:rPr>
                  <w:rFonts w:eastAsia="SimSun"/>
                  <w:color w:val="0D0D0D" w:themeColor="text1" w:themeTint="F2"/>
                  <w:shd w:val="clear" w:color="auto" w:fill="FFFFFF"/>
                </w:rPr>
                <w:t>, ул. Терешковой, д. 68</w:t>
              </w:r>
            </w:ins>
            <w:del w:id="30" w:author="Автор" w:date="2026-09-01T11:52:00Z">
              <w:r w:rsidRPr="00A057BC" w:rsidDel="007B20B1">
                <w:rPr>
                  <w:rFonts w:eastAsia="SimSun"/>
                  <w:color w:val="0D0D0D" w:themeColor="text1" w:themeTint="F2"/>
                  <w:shd w:val="clear" w:color="auto" w:fill="FFFFFF"/>
                </w:rPr>
                <w:delText>г. Саранск, ул. Ульянова, 26А</w:delText>
              </w:r>
            </w:del>
          </w:p>
        </w:tc>
      </w:tr>
      <w:tr w:rsidR="00E65EBB" w:rsidRPr="006D079C" w14:paraId="4EE6AE3F" w14:textId="77777777" w:rsidTr="00A1229E">
        <w:tc>
          <w:tcPr>
            <w:tcW w:w="1986" w:type="dxa"/>
          </w:tcPr>
          <w:p w14:paraId="527B00F0" w14:textId="7276120E" w:rsidR="002F7C88" w:rsidRPr="00A057BC" w:rsidRDefault="002F7C88" w:rsidP="004D10BF">
            <w:pPr>
              <w:spacing w:line="276" w:lineRule="auto"/>
              <w:jc w:val="both"/>
              <w:rPr>
                <w:bCs/>
                <w:color w:val="0D0D0D" w:themeColor="text1" w:themeTint="F2"/>
              </w:rPr>
            </w:pPr>
            <w:r w:rsidRPr="00A057BC">
              <w:rPr>
                <w:bCs/>
                <w:color w:val="0D0D0D" w:themeColor="text1" w:themeTint="F2"/>
              </w:rPr>
              <w:t>Тел</w:t>
            </w:r>
            <w:r w:rsidR="00D35D9E" w:rsidRPr="00A057BC">
              <w:rPr>
                <w:bCs/>
                <w:color w:val="0D0D0D" w:themeColor="text1" w:themeTint="F2"/>
              </w:rPr>
              <w:t>ефон</w:t>
            </w:r>
          </w:p>
        </w:tc>
        <w:tc>
          <w:tcPr>
            <w:tcW w:w="7359" w:type="dxa"/>
          </w:tcPr>
          <w:p w14:paraId="53DFE1CF" w14:textId="123B9C48" w:rsidR="002F7C88" w:rsidRPr="00A057BC" w:rsidRDefault="009928F3" w:rsidP="004D10BF">
            <w:pPr>
              <w:spacing w:line="276" w:lineRule="auto"/>
              <w:jc w:val="both"/>
              <w:rPr>
                <w:bCs/>
                <w:color w:val="0D0D0D" w:themeColor="text1" w:themeTint="F2"/>
              </w:rPr>
            </w:pPr>
            <w:r w:rsidRPr="00A057BC">
              <w:rPr>
                <w:rFonts w:eastAsia="SimSun"/>
                <w:color w:val="0D0D0D" w:themeColor="text1" w:themeTint="F2"/>
                <w:shd w:val="clear" w:color="auto" w:fill="FFFFFF"/>
              </w:rPr>
              <w:t>+7 919 644-50-56</w:t>
            </w:r>
          </w:p>
        </w:tc>
      </w:tr>
    </w:tbl>
    <w:p w14:paraId="506762CA" w14:textId="77777777" w:rsidR="00F322E7" w:rsidRPr="006D079C" w:rsidRDefault="008D1B42" w:rsidP="004D10BF">
      <w:pPr>
        <w:spacing w:line="276" w:lineRule="auto"/>
        <w:jc w:val="both"/>
        <w:rPr>
          <w:bCs/>
          <w:color w:val="0D0D0D" w:themeColor="text1" w:themeTint="F2"/>
        </w:rPr>
      </w:pPr>
      <w:r w:rsidRPr="006D079C">
        <w:rPr>
          <w:bCs/>
          <w:color w:val="0D0D0D" w:themeColor="text1" w:themeTint="F2"/>
        </w:rPr>
        <w:br w:type="page"/>
      </w:r>
    </w:p>
    <w:p w14:paraId="61130978" w14:textId="77777777" w:rsidR="00D716F1" w:rsidRPr="00A057BC" w:rsidRDefault="00D716F1" w:rsidP="004D10BF">
      <w:pPr>
        <w:pStyle w:val="1"/>
        <w:spacing w:after="0" w:line="276" w:lineRule="auto"/>
        <w:jc w:val="both"/>
        <w:rPr>
          <w:rFonts w:cs="Times New Roman"/>
          <w:color w:val="0D0D0D" w:themeColor="text1" w:themeTint="F2"/>
        </w:rPr>
      </w:pPr>
      <w:bookmarkStart w:id="31" w:name="_Toc203135875"/>
      <w:bookmarkStart w:id="32" w:name="_Toc233373504"/>
      <w:bookmarkStart w:id="33" w:name="_Toc106137470"/>
      <w:r w:rsidRPr="00A057BC">
        <w:rPr>
          <w:rFonts w:cs="Times New Roman"/>
          <w:color w:val="0D0D0D" w:themeColor="text1" w:themeTint="F2"/>
        </w:rPr>
        <w:lastRenderedPageBreak/>
        <w:t>УТВЕРЖДЕНИЕ ПРОТОКОЛА СПОНСОРОМ</w:t>
      </w:r>
      <w:bookmarkEnd w:id="31"/>
      <w:bookmarkEnd w:id="32"/>
    </w:p>
    <w:p w14:paraId="325F205A" w14:textId="77777777" w:rsidR="00D716F1" w:rsidRPr="00A057BC" w:rsidRDefault="00D716F1" w:rsidP="004D10BF">
      <w:pPr>
        <w:spacing w:line="276" w:lineRule="auto"/>
        <w:jc w:val="both"/>
        <w:rPr>
          <w:color w:val="0D0D0D" w:themeColor="text1" w:themeTint="F2"/>
        </w:rPr>
      </w:pPr>
    </w:p>
    <w:p w14:paraId="0668FBC8" w14:textId="1967712C" w:rsidR="00D716F1" w:rsidRPr="00A057BC" w:rsidRDefault="00D716F1" w:rsidP="004D10BF">
      <w:pPr>
        <w:spacing w:line="276" w:lineRule="auto"/>
        <w:jc w:val="both"/>
        <w:rPr>
          <w:color w:val="0D0D0D" w:themeColor="text1" w:themeTint="F2"/>
        </w:rPr>
      </w:pPr>
      <w:r w:rsidRPr="00A057BC">
        <w:rPr>
          <w:color w:val="0D0D0D" w:themeColor="text1" w:themeTint="F2"/>
        </w:rPr>
        <w:t xml:space="preserve">Клиническое исследование по протоколу: </w:t>
      </w:r>
      <w:r w:rsidRPr="00A057BC">
        <w:rPr>
          <w:bCs/>
          <w:color w:val="0D0D0D" w:themeColor="text1" w:themeTint="F2"/>
          <w:lang w:bidi="ru-RU"/>
        </w:rPr>
        <w:t>№</w:t>
      </w:r>
      <w:r w:rsidRPr="00A057BC">
        <w:rPr>
          <w:color w:val="0D0D0D" w:themeColor="text1" w:themeTint="F2"/>
        </w:rPr>
        <w:t xml:space="preserve"> </w:t>
      </w:r>
      <w:r w:rsidR="00CD2CA3" w:rsidRPr="00A057BC">
        <w:rPr>
          <w:color w:val="0D0D0D" w:themeColor="text1" w:themeTint="F2"/>
        </w:rPr>
        <w:t>UPDCB-02-BE-2026</w:t>
      </w:r>
      <w:r w:rsidR="009928F3" w:rsidRPr="00A057BC">
        <w:rPr>
          <w:color w:val="0D0D0D" w:themeColor="text1" w:themeTint="F2"/>
        </w:rPr>
        <w:t xml:space="preserve">, </w:t>
      </w:r>
      <w:r w:rsidR="00D178B4" w:rsidRPr="00A057BC">
        <w:rPr>
          <w:color w:val="0D0D0D" w:themeColor="text1" w:themeTint="F2"/>
        </w:rPr>
        <w:br/>
      </w:r>
      <w:r w:rsidR="009928F3" w:rsidRPr="00A057BC">
        <w:rPr>
          <w:color w:val="0D0D0D" w:themeColor="text1" w:themeTint="F2"/>
        </w:rPr>
        <w:t xml:space="preserve">версия 1.0 от </w:t>
      </w:r>
      <w:r w:rsidR="00D178B4" w:rsidRPr="00A057BC">
        <w:rPr>
          <w:color w:val="0D0D0D" w:themeColor="text1" w:themeTint="F2"/>
        </w:rPr>
        <w:t>13</w:t>
      </w:r>
      <w:r w:rsidR="00CD2CA3" w:rsidRPr="00A057BC">
        <w:rPr>
          <w:color w:val="0D0D0D" w:themeColor="text1" w:themeTint="F2"/>
        </w:rPr>
        <w:t>.0</w:t>
      </w:r>
      <w:r w:rsidR="00D178B4" w:rsidRPr="00A057BC">
        <w:rPr>
          <w:color w:val="0D0D0D" w:themeColor="text1" w:themeTint="F2"/>
        </w:rPr>
        <w:t>7</w:t>
      </w:r>
      <w:r w:rsidR="00CD2CA3" w:rsidRPr="00A057BC">
        <w:rPr>
          <w:color w:val="0D0D0D" w:themeColor="text1" w:themeTint="F2"/>
        </w:rPr>
        <w:t xml:space="preserve">.2026 </w:t>
      </w:r>
      <w:r w:rsidR="009928F3" w:rsidRPr="00A057BC">
        <w:rPr>
          <w:color w:val="0D0D0D" w:themeColor="text1" w:themeTint="F2"/>
        </w:rPr>
        <w:t>г.</w:t>
      </w:r>
    </w:p>
    <w:p w14:paraId="20B937CA" w14:textId="239D4FAA" w:rsidR="00D716F1" w:rsidRPr="00A057BC" w:rsidRDefault="00CD2CA3" w:rsidP="004D10BF">
      <w:pPr>
        <w:spacing w:line="276" w:lineRule="auto"/>
        <w:jc w:val="both"/>
        <w:rPr>
          <w:color w:val="0D0D0D" w:themeColor="text1" w:themeTint="F2"/>
        </w:rPr>
      </w:pPr>
      <w:r w:rsidRPr="00A057BC">
        <w:rPr>
          <w:color w:val="0D0D0D" w:themeColor="text1" w:themeTint="F2"/>
          <w:u w:color="000000"/>
          <w:bdr w:val="nil"/>
        </w:rPr>
        <w:t>«</w:t>
      </w:r>
      <w:r w:rsidR="00D178B4" w:rsidRPr="00A057BC">
        <w:rPr>
          <w:color w:val="0D0D0D" w:themeColor="text1" w:themeTint="F2"/>
          <w:u w:color="000000"/>
        </w:rPr>
        <w:t xml:space="preserve">Открытое, рандомизированное, перекрестное, двухпериодное, двухпоследовательное исследование сравнительной фармакокинетики и биоэквивалентности лекарственного препарата </w:t>
      </w:r>
      <w:r w:rsidR="00D178B4" w:rsidRPr="00A057BC">
        <w:rPr>
          <w:color w:val="0D0D0D" w:themeColor="text1" w:themeTint="F2"/>
          <w:u w:color="000000"/>
          <w:lang w:val="en-US"/>
        </w:rPr>
        <w:t>XTBC</w:t>
      </w:r>
      <w:r w:rsidR="00D178B4" w:rsidRPr="00A057BC">
        <w:rPr>
          <w:color w:val="0D0D0D" w:themeColor="text1" w:themeTint="F2"/>
          <w:u w:color="000000"/>
        </w:rPr>
        <w:t>12101 (ООО «ПРОМОМЕД РУС», Россия) у здоровых добровольцев мужского пола после однократного приема натощак и после приема пищи</w:t>
      </w:r>
      <w:r w:rsidR="007D3F8E" w:rsidRPr="00A057BC">
        <w:rPr>
          <w:color w:val="0D0D0D" w:themeColor="text1" w:themeTint="F2"/>
          <w:u w:color="000000"/>
          <w:bdr w:val="nil"/>
        </w:rPr>
        <w:t>».</w:t>
      </w:r>
    </w:p>
    <w:p w14:paraId="7C9E0277" w14:textId="77777777" w:rsidR="00D716F1" w:rsidRPr="00A057BC" w:rsidRDefault="00D716F1" w:rsidP="004D10BF">
      <w:pPr>
        <w:spacing w:line="276" w:lineRule="auto"/>
        <w:jc w:val="both"/>
        <w:rPr>
          <w:color w:val="0D0D0D" w:themeColor="text1" w:themeTint="F2"/>
        </w:rPr>
      </w:pPr>
    </w:p>
    <w:p w14:paraId="54D19760" w14:textId="77777777" w:rsidR="00D716F1" w:rsidRPr="00A057BC" w:rsidRDefault="00D716F1" w:rsidP="004D10BF">
      <w:pPr>
        <w:spacing w:line="276" w:lineRule="auto"/>
        <w:jc w:val="both"/>
        <w:rPr>
          <w:b/>
          <w:bCs/>
          <w:color w:val="0D0D0D" w:themeColor="text1" w:themeTint="F2"/>
        </w:rPr>
      </w:pPr>
      <w:r w:rsidRPr="00A057BC">
        <w:rPr>
          <w:b/>
          <w:bCs/>
          <w:color w:val="0D0D0D" w:themeColor="text1" w:themeTint="F2"/>
        </w:rPr>
        <w:t>Утверждаю</w:t>
      </w:r>
    </w:p>
    <w:p w14:paraId="07A9195E" w14:textId="77777777" w:rsidR="00D716F1" w:rsidRPr="00A057BC" w:rsidRDefault="00D716F1" w:rsidP="004D10BF">
      <w:pPr>
        <w:spacing w:line="276" w:lineRule="auto"/>
        <w:jc w:val="both"/>
        <w:rPr>
          <w:b/>
          <w:bCs/>
          <w:color w:val="0D0D0D" w:themeColor="text1" w:themeTint="F2"/>
        </w:rPr>
      </w:pPr>
      <w:r w:rsidRPr="00A057BC">
        <w:rPr>
          <w:b/>
          <w:bCs/>
          <w:color w:val="0D0D0D" w:themeColor="text1" w:themeTint="F2"/>
        </w:rPr>
        <w:t>Спонсор исследования</w:t>
      </w:r>
    </w:p>
    <w:p w14:paraId="7D3ED64E" w14:textId="77777777" w:rsidR="00D716F1" w:rsidRPr="00A057BC" w:rsidRDefault="00D716F1" w:rsidP="004D10BF">
      <w:pPr>
        <w:spacing w:line="276" w:lineRule="auto"/>
        <w:jc w:val="both"/>
        <w:rPr>
          <w:color w:val="0D0D0D" w:themeColor="text1" w:themeTint="F2"/>
        </w:rPr>
      </w:pPr>
      <w:r w:rsidRPr="00A057BC">
        <w:rPr>
          <w:color w:val="0D0D0D" w:themeColor="text1" w:themeTint="F2"/>
        </w:rPr>
        <w:t>ООО «ПРОМОМЕД РУС», Россия</w:t>
      </w:r>
    </w:p>
    <w:p w14:paraId="6EB06026" w14:textId="77777777" w:rsidR="00D716F1" w:rsidRPr="00A057BC" w:rsidRDefault="00D716F1" w:rsidP="004D10BF">
      <w:pPr>
        <w:spacing w:line="276" w:lineRule="auto"/>
        <w:jc w:val="both"/>
        <w:rPr>
          <w:color w:val="0D0D0D" w:themeColor="text1" w:themeTint="F2"/>
        </w:rPr>
      </w:pPr>
      <w:r w:rsidRPr="00A057BC">
        <w:rPr>
          <w:color w:val="0D0D0D" w:themeColor="text1" w:themeTint="F2"/>
        </w:rPr>
        <w:t>129090, г. Москва, проспект Мира, дом 13, строение 1, офис 13</w:t>
      </w:r>
    </w:p>
    <w:p w14:paraId="7F658EB5" w14:textId="77777777" w:rsidR="00D716F1" w:rsidRPr="00A057BC" w:rsidRDefault="00D716F1" w:rsidP="004D10BF">
      <w:pPr>
        <w:spacing w:line="276" w:lineRule="auto"/>
        <w:jc w:val="both"/>
        <w:rPr>
          <w:color w:val="0D0D0D" w:themeColor="text1" w:themeTint="F2"/>
          <w:lang w:val="en-US"/>
        </w:rPr>
      </w:pPr>
      <w:r w:rsidRPr="00A057BC">
        <w:rPr>
          <w:color w:val="0D0D0D" w:themeColor="text1" w:themeTint="F2"/>
        </w:rPr>
        <w:t>Тел</w:t>
      </w:r>
      <w:r w:rsidRPr="00A057BC">
        <w:rPr>
          <w:color w:val="0D0D0D" w:themeColor="text1" w:themeTint="F2"/>
          <w:lang w:val="en-US"/>
        </w:rPr>
        <w:t>.: +7 (495) 640-25-28</w:t>
      </w:r>
    </w:p>
    <w:p w14:paraId="7620AE29" w14:textId="701A21D2" w:rsidR="00D716F1" w:rsidRDefault="00D716F1" w:rsidP="004D10BF">
      <w:pPr>
        <w:autoSpaceDE w:val="0"/>
        <w:autoSpaceDN w:val="0"/>
        <w:adjustRightInd w:val="0"/>
        <w:spacing w:line="276" w:lineRule="auto"/>
        <w:jc w:val="both"/>
        <w:rPr>
          <w:ins w:id="34" w:author="Автор" w:date="2026-08-25T09:53:00Z"/>
          <w:lang w:val="en-US"/>
        </w:rPr>
      </w:pPr>
      <w:r w:rsidRPr="00A057BC">
        <w:rPr>
          <w:color w:val="0D0D0D" w:themeColor="text1" w:themeTint="F2"/>
          <w:lang w:val="en-US"/>
        </w:rPr>
        <w:t xml:space="preserve">E-mail: </w:t>
      </w:r>
      <w:ins w:id="35" w:author="Автор" w:date="2026-08-25T09:53:00Z">
        <w:r w:rsidR="00A1229E">
          <w:rPr>
            <w:lang w:val="en-US"/>
          </w:rPr>
          <w:fldChar w:fldCharType="begin"/>
        </w:r>
        <w:r w:rsidR="00A1229E">
          <w:rPr>
            <w:lang w:val="en-US"/>
          </w:rPr>
          <w:instrText xml:space="preserve"> HYPERLINK "mailto:</w:instrText>
        </w:r>
      </w:ins>
      <w:r w:rsidR="00A1229E" w:rsidRPr="00A057BC">
        <w:rPr>
          <w:lang w:val="en-US"/>
        </w:rPr>
        <w:instrText>reception@promomed.pro</w:instrText>
      </w:r>
      <w:ins w:id="36" w:author="Автор" w:date="2026-08-25T09:53:00Z">
        <w:r w:rsidR="00A1229E">
          <w:rPr>
            <w:lang w:val="en-US"/>
          </w:rPr>
          <w:instrText xml:space="preserve">" </w:instrText>
        </w:r>
        <w:r w:rsidR="00A1229E">
          <w:rPr>
            <w:lang w:val="en-US"/>
          </w:rPr>
        </w:r>
        <w:r w:rsidR="00A1229E">
          <w:rPr>
            <w:lang w:val="en-US"/>
          </w:rPr>
          <w:fldChar w:fldCharType="separate"/>
        </w:r>
      </w:ins>
      <w:r w:rsidR="00A1229E" w:rsidRPr="00030C9E">
        <w:rPr>
          <w:rStyle w:val="a9"/>
          <w:lang w:val="en-US"/>
        </w:rPr>
        <w:t>reception@promomed.pro</w:t>
      </w:r>
      <w:ins w:id="37" w:author="Автор" w:date="2026-08-25T09:53:00Z">
        <w:r w:rsidR="00A1229E">
          <w:rPr>
            <w:lang w:val="en-US"/>
          </w:rPr>
          <w:fldChar w:fldCharType="end"/>
        </w:r>
      </w:ins>
    </w:p>
    <w:p w14:paraId="1BC13094" w14:textId="3DBA8F35" w:rsidR="00A1229E" w:rsidRPr="007B20B1" w:rsidRDefault="00A1229E" w:rsidP="004D10BF">
      <w:pPr>
        <w:autoSpaceDE w:val="0"/>
        <w:autoSpaceDN w:val="0"/>
        <w:adjustRightInd w:val="0"/>
        <w:spacing w:line="276" w:lineRule="auto"/>
        <w:jc w:val="both"/>
        <w:rPr>
          <w:color w:val="0D0D0D" w:themeColor="text1" w:themeTint="F2"/>
          <w:lang w:val="en-US"/>
          <w:rPrChange w:id="38" w:author="Автор" w:date="2026-09-01T11:52:00Z">
            <w:rPr>
              <w:color w:val="0D0D0D" w:themeColor="text1" w:themeTint="F2"/>
            </w:rPr>
          </w:rPrChange>
        </w:rPr>
      </w:pPr>
      <w:ins w:id="39" w:author="Автор" w:date="2026-08-25T09:53:00Z">
        <w:r w:rsidRPr="00A057BC">
          <w:rPr>
            <w:color w:val="0D0D0D" w:themeColor="text1" w:themeTint="F2"/>
            <w:lang w:val="en-US"/>
          </w:rPr>
          <w:t>vishcherbakova</w:t>
        </w:r>
        <w:r w:rsidRPr="007B20B1">
          <w:rPr>
            <w:color w:val="0D0D0D" w:themeColor="text1" w:themeTint="F2"/>
            <w:lang w:val="en-US"/>
            <w:rPrChange w:id="40" w:author="Автор" w:date="2026-09-01T11:52:00Z">
              <w:rPr>
                <w:color w:val="0D0D0D" w:themeColor="text1" w:themeTint="F2"/>
              </w:rPr>
            </w:rPrChange>
          </w:rPr>
          <w:t>@</w:t>
        </w:r>
        <w:r w:rsidRPr="00A057BC">
          <w:rPr>
            <w:color w:val="0D0D0D" w:themeColor="text1" w:themeTint="F2"/>
            <w:lang w:val="en-US"/>
          </w:rPr>
          <w:t>promomed</w:t>
        </w:r>
        <w:r w:rsidRPr="007B20B1">
          <w:rPr>
            <w:color w:val="0D0D0D" w:themeColor="text1" w:themeTint="F2"/>
            <w:lang w:val="en-US"/>
            <w:rPrChange w:id="41" w:author="Автор" w:date="2026-09-01T11:52:00Z">
              <w:rPr>
                <w:color w:val="0D0D0D" w:themeColor="text1" w:themeTint="F2"/>
              </w:rPr>
            </w:rPrChange>
          </w:rPr>
          <w:t>.</w:t>
        </w:r>
        <w:r w:rsidRPr="00A057BC">
          <w:rPr>
            <w:color w:val="0D0D0D" w:themeColor="text1" w:themeTint="F2"/>
            <w:lang w:val="en-US"/>
          </w:rPr>
          <w:t>pro</w:t>
        </w:r>
      </w:ins>
    </w:p>
    <w:p w14:paraId="5EC65733" w14:textId="77777777" w:rsidR="00D716F1" w:rsidRPr="007B20B1" w:rsidRDefault="00D716F1" w:rsidP="004D10BF">
      <w:pPr>
        <w:spacing w:line="276" w:lineRule="auto"/>
        <w:jc w:val="both"/>
        <w:rPr>
          <w:color w:val="0D0D0D" w:themeColor="text1" w:themeTint="F2"/>
          <w:lang w:val="en-US"/>
          <w:rPrChange w:id="42" w:author="Автор" w:date="2026-09-01T11:52:00Z">
            <w:rPr>
              <w:color w:val="0D0D0D" w:themeColor="text1" w:themeTint="F2"/>
            </w:rPr>
          </w:rPrChange>
        </w:rPr>
      </w:pPr>
    </w:p>
    <w:p w14:paraId="7A0C268D" w14:textId="38CAC9B1" w:rsidR="00D716F1" w:rsidRPr="00A057BC" w:rsidRDefault="00D716F1" w:rsidP="004D10BF">
      <w:pPr>
        <w:spacing w:line="276" w:lineRule="auto"/>
        <w:jc w:val="both"/>
        <w:rPr>
          <w:color w:val="0D0D0D" w:themeColor="text1" w:themeTint="F2"/>
        </w:rPr>
      </w:pPr>
      <w:r w:rsidRPr="00A057BC">
        <w:rPr>
          <w:color w:val="0D0D0D" w:themeColor="text1" w:themeTint="F2"/>
        </w:rPr>
        <w:t xml:space="preserve">Ответственный представитель </w:t>
      </w:r>
      <w:r w:rsidR="00CF3CD8" w:rsidRPr="00A057BC">
        <w:rPr>
          <w:color w:val="0D0D0D" w:themeColor="text1" w:themeTint="F2"/>
        </w:rPr>
        <w:t>С</w:t>
      </w:r>
      <w:r w:rsidRPr="00A057BC">
        <w:rPr>
          <w:color w:val="0D0D0D" w:themeColor="text1" w:themeTint="F2"/>
        </w:rPr>
        <w:t>понсора</w:t>
      </w:r>
    </w:p>
    <w:p w14:paraId="3F2FE60F" w14:textId="77777777" w:rsidR="00D716F1" w:rsidRPr="00A057BC" w:rsidRDefault="00D716F1" w:rsidP="004D10BF">
      <w:pPr>
        <w:spacing w:line="276" w:lineRule="auto"/>
        <w:jc w:val="both"/>
        <w:rPr>
          <w:color w:val="0D0D0D" w:themeColor="text1" w:themeTint="F2"/>
        </w:rPr>
      </w:pPr>
      <w:r w:rsidRPr="00A057BC">
        <w:rPr>
          <w:color w:val="0D0D0D" w:themeColor="text1" w:themeTint="F2"/>
        </w:rPr>
        <w:t xml:space="preserve">Медицинский директор, </w:t>
      </w:r>
      <w:r w:rsidRPr="00A057BC">
        <w:rPr>
          <w:rFonts w:eastAsia="Calibri"/>
          <w:iCs/>
          <w:color w:val="0D0D0D" w:themeColor="text1" w:themeTint="F2"/>
        </w:rPr>
        <w:t>к.б.н.</w:t>
      </w:r>
    </w:p>
    <w:p w14:paraId="2B99AA96" w14:textId="77777777" w:rsidR="00D716F1" w:rsidRPr="00A057BC" w:rsidRDefault="00D716F1" w:rsidP="004D10BF">
      <w:pPr>
        <w:spacing w:line="276" w:lineRule="auto"/>
        <w:jc w:val="both"/>
        <w:rPr>
          <w:color w:val="0D0D0D" w:themeColor="text1" w:themeTint="F2"/>
        </w:rPr>
      </w:pPr>
      <w:r w:rsidRPr="00A057BC">
        <w:rPr>
          <w:color w:val="0D0D0D" w:themeColor="text1" w:themeTint="F2"/>
        </w:rPr>
        <w:t>Щербакова Виктория Сергеевна</w:t>
      </w:r>
    </w:p>
    <w:p w14:paraId="41320DDD" w14:textId="10BDD7EA" w:rsidR="00D716F1" w:rsidRPr="00A057BC" w:rsidRDefault="00D716F1" w:rsidP="004D10BF">
      <w:pPr>
        <w:spacing w:line="276" w:lineRule="auto"/>
        <w:jc w:val="both"/>
        <w:rPr>
          <w:color w:val="0D0D0D" w:themeColor="text1" w:themeTint="F2"/>
        </w:rPr>
      </w:pPr>
    </w:p>
    <w:p w14:paraId="5E10F5F6" w14:textId="4BB8C2EC" w:rsidR="00CF3CD8" w:rsidRPr="00A057BC" w:rsidRDefault="00CF3CD8" w:rsidP="004D10BF">
      <w:pPr>
        <w:spacing w:line="276" w:lineRule="auto"/>
        <w:jc w:val="both"/>
        <w:rPr>
          <w:color w:val="0D0D0D" w:themeColor="text1" w:themeTint="F2"/>
        </w:rPr>
      </w:pPr>
    </w:p>
    <w:p w14:paraId="0A1AA870" w14:textId="3BBC75DA" w:rsidR="00CF3CD8" w:rsidRPr="00A057BC" w:rsidRDefault="00CF3CD8" w:rsidP="004D10BF">
      <w:pPr>
        <w:spacing w:line="276" w:lineRule="auto"/>
        <w:jc w:val="both"/>
        <w:rPr>
          <w:color w:val="0D0D0D" w:themeColor="text1" w:themeTint="F2"/>
        </w:rPr>
      </w:pPr>
    </w:p>
    <w:p w14:paraId="480209A1" w14:textId="77777777" w:rsidR="00CF3CD8" w:rsidRPr="00A057BC" w:rsidRDefault="00CF3CD8" w:rsidP="004D10BF">
      <w:pPr>
        <w:spacing w:line="276" w:lineRule="auto"/>
        <w:jc w:val="both"/>
        <w:rPr>
          <w:color w:val="0D0D0D" w:themeColor="text1" w:themeTint="F2"/>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602"/>
      </w:tblGrid>
      <w:tr w:rsidR="00D178B4" w:rsidRPr="006D079C" w14:paraId="0155AC66" w14:textId="77777777" w:rsidTr="00F33ED5">
        <w:tc>
          <w:tcPr>
            <w:tcW w:w="4601" w:type="dxa"/>
          </w:tcPr>
          <w:p w14:paraId="384ABB2A" w14:textId="7E2FDB29" w:rsidR="00D178B4" w:rsidRPr="00A057BC" w:rsidRDefault="00D178B4" w:rsidP="00D178B4">
            <w:pPr>
              <w:spacing w:line="276" w:lineRule="auto"/>
              <w:jc w:val="both"/>
              <w:rPr>
                <w:color w:val="0D0D0D" w:themeColor="text1" w:themeTint="F2"/>
              </w:rPr>
            </w:pPr>
            <w:r w:rsidRPr="00A057BC">
              <w:rPr>
                <w:color w:val="0D0D0D" w:themeColor="text1" w:themeTint="F2"/>
              </w:rPr>
              <w:t>Подпись _________________</w:t>
            </w:r>
          </w:p>
        </w:tc>
        <w:tc>
          <w:tcPr>
            <w:tcW w:w="4602" w:type="dxa"/>
          </w:tcPr>
          <w:p w14:paraId="0CF7B3CD" w14:textId="77777777" w:rsidR="00D178B4" w:rsidRPr="006D079C" w:rsidRDefault="00D178B4" w:rsidP="00D178B4">
            <w:pPr>
              <w:spacing w:line="276" w:lineRule="auto"/>
              <w:jc w:val="both"/>
              <w:rPr>
                <w:color w:val="0D0D0D" w:themeColor="text1" w:themeTint="F2"/>
              </w:rPr>
            </w:pPr>
            <w:r w:rsidRPr="00A057BC">
              <w:rPr>
                <w:color w:val="0D0D0D" w:themeColor="text1" w:themeTint="F2"/>
              </w:rPr>
              <w:t xml:space="preserve">Дата </w:t>
            </w:r>
            <w:r w:rsidRPr="00A057BC">
              <w:rPr>
                <w:color w:val="0D0D0D" w:themeColor="text1" w:themeTint="F2"/>
                <w:u w:color="000000"/>
                <w:bdr w:val="nil"/>
              </w:rPr>
              <w:t>«___» __________ 202_ г.</w:t>
            </w:r>
          </w:p>
          <w:p w14:paraId="2CF9AC59" w14:textId="77777777" w:rsidR="00D178B4" w:rsidRPr="006D079C" w:rsidRDefault="00D178B4" w:rsidP="00D178B4">
            <w:pPr>
              <w:spacing w:line="276" w:lineRule="auto"/>
              <w:jc w:val="both"/>
              <w:rPr>
                <w:color w:val="0D0D0D" w:themeColor="text1" w:themeTint="F2"/>
              </w:rPr>
            </w:pPr>
          </w:p>
        </w:tc>
      </w:tr>
    </w:tbl>
    <w:p w14:paraId="55CAC807" w14:textId="21956B18" w:rsidR="00D716F1" w:rsidRPr="006D079C" w:rsidRDefault="00D716F1" w:rsidP="004D10BF">
      <w:pPr>
        <w:spacing w:line="276" w:lineRule="auto"/>
        <w:jc w:val="both"/>
        <w:rPr>
          <w:color w:val="0D0D0D" w:themeColor="text1" w:themeTint="F2"/>
        </w:rPr>
      </w:pPr>
    </w:p>
    <w:p w14:paraId="7C3A298C" w14:textId="77777777" w:rsidR="001B5FD1" w:rsidRPr="006D079C" w:rsidRDefault="001B5FD1" w:rsidP="004D10BF">
      <w:pPr>
        <w:spacing w:line="276" w:lineRule="auto"/>
        <w:jc w:val="both"/>
        <w:rPr>
          <w:color w:val="0D0D0D" w:themeColor="text1" w:themeTint="F2"/>
        </w:rPr>
      </w:pPr>
    </w:p>
    <w:p w14:paraId="61B40201" w14:textId="0CD6F567" w:rsidR="00E65EBB" w:rsidRPr="006D079C" w:rsidRDefault="00E65EBB" w:rsidP="004D10BF">
      <w:pPr>
        <w:jc w:val="both"/>
        <w:rPr>
          <w:rFonts w:eastAsiaTheme="majorEastAsia"/>
          <w:b/>
          <w:bCs/>
          <w:caps/>
          <w:color w:val="0D0D0D" w:themeColor="text1" w:themeTint="F2"/>
          <w:szCs w:val="32"/>
        </w:rPr>
      </w:pPr>
      <w:r w:rsidRPr="006D079C">
        <w:rPr>
          <w:color w:val="0D0D0D" w:themeColor="text1" w:themeTint="F2"/>
        </w:rPr>
        <w:br w:type="page"/>
      </w:r>
    </w:p>
    <w:p w14:paraId="17F3269E" w14:textId="70601EF1" w:rsidR="001B5FD1" w:rsidRPr="00A057BC" w:rsidRDefault="001B5FD1" w:rsidP="004D10BF">
      <w:pPr>
        <w:pStyle w:val="1"/>
        <w:spacing w:after="0" w:line="276" w:lineRule="auto"/>
        <w:jc w:val="both"/>
        <w:rPr>
          <w:rFonts w:cs="Times New Roman"/>
          <w:color w:val="0D0D0D" w:themeColor="text1" w:themeTint="F2"/>
        </w:rPr>
      </w:pPr>
      <w:bookmarkStart w:id="43" w:name="_Toc203135876"/>
      <w:bookmarkStart w:id="44" w:name="_Toc233373505"/>
      <w:r w:rsidRPr="00A057BC">
        <w:rPr>
          <w:rFonts w:cs="Times New Roman"/>
          <w:color w:val="0D0D0D" w:themeColor="text1" w:themeTint="F2"/>
        </w:rPr>
        <w:lastRenderedPageBreak/>
        <w:t>УТВЕРЖДЕНИЕ ПРОТОКОЛА контрактно</w:t>
      </w:r>
      <w:r w:rsidR="004B2469" w:rsidRPr="00A057BC">
        <w:rPr>
          <w:rFonts w:cs="Times New Roman"/>
          <w:color w:val="0D0D0D" w:themeColor="text1" w:themeTint="F2"/>
        </w:rPr>
        <w:t>-</w:t>
      </w:r>
      <w:r w:rsidRPr="00A057BC">
        <w:rPr>
          <w:rFonts w:cs="Times New Roman"/>
          <w:color w:val="0D0D0D" w:themeColor="text1" w:themeTint="F2"/>
        </w:rPr>
        <w:t>исследовательской организацией</w:t>
      </w:r>
      <w:bookmarkEnd w:id="43"/>
      <w:bookmarkEnd w:id="44"/>
    </w:p>
    <w:p w14:paraId="661D3D1C" w14:textId="77777777" w:rsidR="001B5FD1" w:rsidRPr="00A057BC" w:rsidRDefault="001B5FD1" w:rsidP="004D10BF">
      <w:pPr>
        <w:spacing w:line="276" w:lineRule="auto"/>
        <w:jc w:val="both"/>
        <w:rPr>
          <w:color w:val="0D0D0D" w:themeColor="text1" w:themeTint="F2"/>
        </w:rPr>
      </w:pPr>
    </w:p>
    <w:p w14:paraId="544E522A" w14:textId="06D7A1D1" w:rsidR="009928F3" w:rsidRPr="00A057BC" w:rsidRDefault="009928F3" w:rsidP="004D10BF">
      <w:pPr>
        <w:spacing w:line="276" w:lineRule="auto"/>
        <w:jc w:val="both"/>
        <w:rPr>
          <w:color w:val="0D0D0D" w:themeColor="text1" w:themeTint="F2"/>
        </w:rPr>
      </w:pPr>
      <w:r w:rsidRPr="00A057BC">
        <w:rPr>
          <w:color w:val="0D0D0D" w:themeColor="text1" w:themeTint="F2"/>
        </w:rPr>
        <w:t xml:space="preserve">Клиническое исследование по протоколу: № </w:t>
      </w:r>
      <w:r w:rsidR="00CD2CA3" w:rsidRPr="00A057BC">
        <w:rPr>
          <w:color w:val="0D0D0D" w:themeColor="text1" w:themeTint="F2"/>
        </w:rPr>
        <w:t>UPDCB-02-BE-2026</w:t>
      </w:r>
      <w:r w:rsidRPr="00A057BC">
        <w:rPr>
          <w:color w:val="0D0D0D" w:themeColor="text1" w:themeTint="F2"/>
        </w:rPr>
        <w:t xml:space="preserve">, </w:t>
      </w:r>
      <w:r w:rsidR="00D178B4" w:rsidRPr="00A057BC">
        <w:rPr>
          <w:color w:val="0D0D0D" w:themeColor="text1" w:themeTint="F2"/>
        </w:rPr>
        <w:br/>
      </w:r>
      <w:r w:rsidRPr="00A057BC">
        <w:rPr>
          <w:color w:val="0D0D0D" w:themeColor="text1" w:themeTint="F2"/>
        </w:rPr>
        <w:t xml:space="preserve">версия 1.0 от </w:t>
      </w:r>
      <w:r w:rsidR="00D178B4" w:rsidRPr="00A057BC">
        <w:rPr>
          <w:color w:val="0D0D0D" w:themeColor="text1" w:themeTint="F2"/>
        </w:rPr>
        <w:t>13</w:t>
      </w:r>
      <w:r w:rsidR="00CD2CA3" w:rsidRPr="00A057BC">
        <w:rPr>
          <w:color w:val="0D0D0D" w:themeColor="text1" w:themeTint="F2"/>
        </w:rPr>
        <w:t>.0</w:t>
      </w:r>
      <w:r w:rsidR="00D178B4" w:rsidRPr="00A057BC">
        <w:rPr>
          <w:color w:val="0D0D0D" w:themeColor="text1" w:themeTint="F2"/>
        </w:rPr>
        <w:t>7</w:t>
      </w:r>
      <w:r w:rsidR="00CD2CA3" w:rsidRPr="00A057BC">
        <w:rPr>
          <w:color w:val="0D0D0D" w:themeColor="text1" w:themeTint="F2"/>
        </w:rPr>
        <w:t xml:space="preserve">.2026 </w:t>
      </w:r>
      <w:r w:rsidRPr="00A057BC">
        <w:rPr>
          <w:color w:val="0D0D0D" w:themeColor="text1" w:themeTint="F2"/>
        </w:rPr>
        <w:t>г.</w:t>
      </w:r>
    </w:p>
    <w:p w14:paraId="73638BAE" w14:textId="3CDCE917" w:rsidR="001B5FD1" w:rsidRPr="00A057BC" w:rsidRDefault="007D3F8E" w:rsidP="004D10BF">
      <w:pPr>
        <w:spacing w:line="276" w:lineRule="auto"/>
        <w:jc w:val="both"/>
        <w:rPr>
          <w:color w:val="0D0D0D" w:themeColor="text1" w:themeTint="F2"/>
        </w:rPr>
      </w:pPr>
      <w:r w:rsidRPr="00A057BC">
        <w:rPr>
          <w:color w:val="0D0D0D" w:themeColor="text1" w:themeTint="F2"/>
        </w:rPr>
        <w:t>«</w:t>
      </w:r>
      <w:r w:rsidR="00D178B4" w:rsidRPr="00A057BC">
        <w:rPr>
          <w:color w:val="0D0D0D" w:themeColor="text1" w:themeTint="F2"/>
          <w:u w:color="000000"/>
        </w:rPr>
        <w:t xml:space="preserve">Открытое, рандомизированное, перекрестное, двухпериодное, двухпоследовательное исследование сравнительной фармакокинетики и биоэквивалентности лекарственного препарата </w:t>
      </w:r>
      <w:r w:rsidR="00D178B4" w:rsidRPr="00A057BC">
        <w:rPr>
          <w:color w:val="0D0D0D" w:themeColor="text1" w:themeTint="F2"/>
          <w:u w:color="000000"/>
          <w:lang w:val="en-US"/>
        </w:rPr>
        <w:t>XTBC</w:t>
      </w:r>
      <w:r w:rsidR="00D178B4" w:rsidRPr="00A057BC">
        <w:rPr>
          <w:color w:val="0D0D0D" w:themeColor="text1" w:themeTint="F2"/>
          <w:u w:color="000000"/>
        </w:rPr>
        <w:t>12101 (ООО «ПРОМОМЕД РУС», Россия) у здоровых добровольцев мужского пола после однократного приема натощак и после приема пищи</w:t>
      </w:r>
      <w:r w:rsidRPr="00A057BC">
        <w:rPr>
          <w:color w:val="0D0D0D" w:themeColor="text1" w:themeTint="F2"/>
        </w:rPr>
        <w:t>».</w:t>
      </w:r>
    </w:p>
    <w:p w14:paraId="12DCC70E" w14:textId="77777777" w:rsidR="00D178B4" w:rsidRPr="00A057BC" w:rsidRDefault="00D178B4" w:rsidP="004D10BF">
      <w:pPr>
        <w:spacing w:line="276" w:lineRule="auto"/>
        <w:jc w:val="both"/>
        <w:rPr>
          <w:color w:val="0D0D0D" w:themeColor="text1" w:themeTint="F2"/>
        </w:rPr>
      </w:pPr>
    </w:p>
    <w:p w14:paraId="4CF2829A" w14:textId="77777777" w:rsidR="001B5FD1" w:rsidRPr="00A057BC" w:rsidRDefault="001B5FD1" w:rsidP="004D10BF">
      <w:pPr>
        <w:spacing w:line="276" w:lineRule="auto"/>
        <w:jc w:val="both"/>
        <w:rPr>
          <w:b/>
          <w:bCs/>
          <w:color w:val="0D0D0D" w:themeColor="text1" w:themeTint="F2"/>
        </w:rPr>
      </w:pPr>
      <w:r w:rsidRPr="00A057BC">
        <w:rPr>
          <w:b/>
          <w:bCs/>
          <w:color w:val="0D0D0D" w:themeColor="text1" w:themeTint="F2"/>
        </w:rPr>
        <w:t>Утверждаю</w:t>
      </w:r>
    </w:p>
    <w:p w14:paraId="174C0B1B" w14:textId="77777777" w:rsidR="001B5FD1" w:rsidRPr="00A057BC" w:rsidRDefault="001B5FD1" w:rsidP="004D10BF">
      <w:pPr>
        <w:spacing w:line="276" w:lineRule="auto"/>
        <w:jc w:val="both"/>
        <w:rPr>
          <w:bCs/>
          <w:color w:val="0D0D0D" w:themeColor="text1" w:themeTint="F2"/>
        </w:rPr>
      </w:pPr>
      <w:r w:rsidRPr="00A057BC">
        <w:rPr>
          <w:bCs/>
          <w:color w:val="0D0D0D" w:themeColor="text1" w:themeTint="F2"/>
        </w:rPr>
        <w:t>Общество с ограниченной ответственностью «Национальный научный центр исследований и фармаконадзора» (ООО «ННЦ исследований и фармаконадзора»)</w:t>
      </w:r>
    </w:p>
    <w:p w14:paraId="5B52D9C8" w14:textId="42C7CDB9" w:rsidR="001B5FD1" w:rsidRPr="00D81B7A" w:rsidRDefault="00A1229E" w:rsidP="00E01052">
      <w:pPr>
        <w:pBdr>
          <w:top w:val="nil"/>
          <w:left w:val="nil"/>
          <w:bottom w:val="nil"/>
          <w:right w:val="nil"/>
          <w:between w:val="nil"/>
          <w:bar w:val="nil"/>
        </w:pBdr>
        <w:spacing w:line="276" w:lineRule="auto"/>
        <w:rPr>
          <w:color w:val="0D0D0D" w:themeColor="text1" w:themeTint="F2"/>
          <w:u w:color="000000"/>
          <w:bdr w:val="nil"/>
          <w:rPrChange w:id="45" w:author="Автор" w:date="2026-08-25T09:49:00Z">
            <w:rPr>
              <w:color w:val="0D0D0D" w:themeColor="text1" w:themeTint="F2"/>
            </w:rPr>
          </w:rPrChange>
        </w:rPr>
      </w:pPr>
      <w:ins w:id="46" w:author="Автор" w:date="2026-08-25T09:49:00Z">
        <w:r w:rsidRPr="006D079C">
          <w:rPr>
            <w:color w:val="0D0D0D" w:themeColor="text1" w:themeTint="F2"/>
            <w:u w:color="000000"/>
            <w:bdr w:val="nil"/>
          </w:rPr>
          <w:t>430024, Республика Мордовия, г. Саранск, ул. Косарева, д. 116а</w:t>
        </w:r>
      </w:ins>
      <w:del w:id="47" w:author="Автор" w:date="2026-08-25T09:49:00Z">
        <w:r w:rsidR="001B5FD1" w:rsidRPr="00A057BC" w:rsidDel="00A1229E">
          <w:rPr>
            <w:color w:val="0D0D0D" w:themeColor="text1" w:themeTint="F2"/>
          </w:rPr>
          <w:delText>430024, Мордовия Респ., г. Саранск, ул. Косарева, д. 116 А</w:delText>
        </w:r>
      </w:del>
    </w:p>
    <w:p w14:paraId="1479B8BB" w14:textId="30975266" w:rsidR="001B5FD1" w:rsidRPr="007B20B1" w:rsidRDefault="001B5FD1" w:rsidP="004D10BF">
      <w:pPr>
        <w:spacing w:line="276" w:lineRule="auto"/>
        <w:jc w:val="both"/>
        <w:rPr>
          <w:color w:val="0D0D0D" w:themeColor="text1" w:themeTint="F2"/>
          <w:rPrChange w:id="48" w:author="Автор" w:date="2026-09-01T11:52:00Z">
            <w:rPr>
              <w:color w:val="0D0D0D" w:themeColor="text1" w:themeTint="F2"/>
              <w:lang w:val="en-US"/>
            </w:rPr>
          </w:rPrChange>
        </w:rPr>
      </w:pPr>
      <w:r w:rsidRPr="00A057BC">
        <w:rPr>
          <w:color w:val="0D0D0D" w:themeColor="text1" w:themeTint="F2"/>
        </w:rPr>
        <w:t>Тел</w:t>
      </w:r>
      <w:r w:rsidRPr="007B20B1">
        <w:rPr>
          <w:color w:val="0D0D0D" w:themeColor="text1" w:themeTint="F2"/>
          <w:rPrChange w:id="49" w:author="Автор" w:date="2026-09-01T11:52:00Z">
            <w:rPr>
              <w:color w:val="0D0D0D" w:themeColor="text1" w:themeTint="F2"/>
              <w:lang w:val="en-US"/>
            </w:rPr>
          </w:rPrChange>
        </w:rPr>
        <w:t xml:space="preserve">.: </w:t>
      </w:r>
      <w:commentRangeStart w:id="50"/>
      <w:commentRangeStart w:id="51"/>
      <w:r w:rsidR="00E95484" w:rsidRPr="007B20B1">
        <w:rPr>
          <w:color w:val="0D0D0D" w:themeColor="text1" w:themeTint="F2"/>
          <w:rPrChange w:id="52" w:author="Автор" w:date="2026-09-01T11:52:00Z">
            <w:rPr>
              <w:color w:val="0D0D0D" w:themeColor="text1" w:themeTint="F2"/>
              <w:lang w:val="en-US"/>
            </w:rPr>
          </w:rPrChange>
        </w:rPr>
        <w:t>+7 (996) 960-23-27</w:t>
      </w:r>
      <w:commentRangeEnd w:id="50"/>
      <w:r w:rsidR="00643F9D">
        <w:rPr>
          <w:rStyle w:val="a8"/>
        </w:rPr>
        <w:commentReference w:id="50"/>
      </w:r>
      <w:commentRangeEnd w:id="51"/>
      <w:r w:rsidR="00A1229E">
        <w:rPr>
          <w:rStyle w:val="a8"/>
        </w:rPr>
        <w:commentReference w:id="51"/>
      </w:r>
    </w:p>
    <w:p w14:paraId="1CB0A711" w14:textId="77777777" w:rsidR="001B5FD1" w:rsidRPr="007B20B1" w:rsidRDefault="001B5FD1" w:rsidP="004D10BF">
      <w:pPr>
        <w:spacing w:line="276" w:lineRule="auto"/>
        <w:jc w:val="both"/>
        <w:rPr>
          <w:color w:val="0D0D0D" w:themeColor="text1" w:themeTint="F2"/>
          <w:rPrChange w:id="53" w:author="Автор" w:date="2026-09-01T11:52:00Z">
            <w:rPr>
              <w:color w:val="0D0D0D" w:themeColor="text1" w:themeTint="F2"/>
              <w:lang w:val="en-US"/>
            </w:rPr>
          </w:rPrChange>
        </w:rPr>
      </w:pPr>
      <w:r w:rsidRPr="00A057BC">
        <w:rPr>
          <w:color w:val="0D0D0D" w:themeColor="text1" w:themeTint="F2"/>
          <w:lang w:val="en-US"/>
        </w:rPr>
        <w:t>E</w:t>
      </w:r>
      <w:r w:rsidRPr="007B20B1">
        <w:rPr>
          <w:color w:val="0D0D0D" w:themeColor="text1" w:themeTint="F2"/>
          <w:rPrChange w:id="54" w:author="Автор" w:date="2026-09-01T11:52:00Z">
            <w:rPr>
              <w:color w:val="0D0D0D" w:themeColor="text1" w:themeTint="F2"/>
              <w:lang w:val="en-US"/>
            </w:rPr>
          </w:rPrChange>
        </w:rPr>
        <w:t>-</w:t>
      </w:r>
      <w:r w:rsidRPr="00A057BC">
        <w:rPr>
          <w:color w:val="0D0D0D" w:themeColor="text1" w:themeTint="F2"/>
          <w:lang w:val="en-US"/>
        </w:rPr>
        <w:t>mail</w:t>
      </w:r>
      <w:r w:rsidRPr="007B20B1">
        <w:rPr>
          <w:color w:val="0D0D0D" w:themeColor="text1" w:themeTint="F2"/>
          <w:rPrChange w:id="55" w:author="Автор" w:date="2026-09-01T11:52:00Z">
            <w:rPr>
              <w:color w:val="0D0D0D" w:themeColor="text1" w:themeTint="F2"/>
              <w:lang w:val="en-US"/>
            </w:rPr>
          </w:rPrChange>
        </w:rPr>
        <w:t xml:space="preserve">: </w:t>
      </w:r>
      <w:proofErr w:type="spellStart"/>
      <w:r w:rsidRPr="00A057BC">
        <w:rPr>
          <w:color w:val="0D0D0D" w:themeColor="text1" w:themeTint="F2"/>
          <w:lang w:val="en-US"/>
        </w:rPr>
        <w:t>clinicaltralesarans</w:t>
      </w:r>
      <w:proofErr w:type="spellEnd"/>
      <w:r w:rsidRPr="007B20B1">
        <w:rPr>
          <w:color w:val="0D0D0D" w:themeColor="text1" w:themeTint="F2"/>
          <w:rPrChange w:id="56" w:author="Автор" w:date="2026-09-01T11:52:00Z">
            <w:rPr>
              <w:color w:val="0D0D0D" w:themeColor="text1" w:themeTint="F2"/>
              <w:lang w:val="en-US"/>
            </w:rPr>
          </w:rPrChange>
        </w:rPr>
        <w:t>@</w:t>
      </w:r>
      <w:r w:rsidRPr="00A057BC">
        <w:rPr>
          <w:color w:val="0D0D0D" w:themeColor="text1" w:themeTint="F2"/>
          <w:lang w:val="en-US"/>
        </w:rPr>
        <w:t>mail</w:t>
      </w:r>
      <w:r w:rsidRPr="007B20B1">
        <w:rPr>
          <w:color w:val="0D0D0D" w:themeColor="text1" w:themeTint="F2"/>
          <w:rPrChange w:id="57" w:author="Автор" w:date="2026-09-01T11:52:00Z">
            <w:rPr>
              <w:color w:val="0D0D0D" w:themeColor="text1" w:themeTint="F2"/>
              <w:lang w:val="en-US"/>
            </w:rPr>
          </w:rPrChange>
        </w:rPr>
        <w:t>.</w:t>
      </w:r>
      <w:r w:rsidRPr="00A057BC">
        <w:rPr>
          <w:color w:val="0D0D0D" w:themeColor="text1" w:themeTint="F2"/>
          <w:lang w:val="en-US"/>
        </w:rPr>
        <w:t>ru</w:t>
      </w:r>
    </w:p>
    <w:p w14:paraId="5CDFF878" w14:textId="77777777" w:rsidR="001B5FD1" w:rsidRPr="007B20B1" w:rsidRDefault="001B5FD1" w:rsidP="004D10BF">
      <w:pPr>
        <w:spacing w:line="276" w:lineRule="auto"/>
        <w:jc w:val="both"/>
        <w:rPr>
          <w:color w:val="0D0D0D" w:themeColor="text1" w:themeTint="F2"/>
          <w:rPrChange w:id="58" w:author="Автор" w:date="2026-09-01T11:52:00Z">
            <w:rPr>
              <w:color w:val="0D0D0D" w:themeColor="text1" w:themeTint="F2"/>
              <w:lang w:val="en-US"/>
            </w:rPr>
          </w:rPrChange>
        </w:rPr>
      </w:pPr>
    </w:p>
    <w:p w14:paraId="46C4CCE3" w14:textId="55EBA540" w:rsidR="001B5FD1" w:rsidRPr="00A057BC" w:rsidRDefault="001B5FD1" w:rsidP="004D10BF">
      <w:pPr>
        <w:spacing w:line="276" w:lineRule="auto"/>
        <w:jc w:val="both"/>
        <w:rPr>
          <w:color w:val="0D0D0D" w:themeColor="text1" w:themeTint="F2"/>
        </w:rPr>
      </w:pPr>
      <w:r w:rsidRPr="00A057BC">
        <w:rPr>
          <w:color w:val="0D0D0D" w:themeColor="text1" w:themeTint="F2"/>
        </w:rPr>
        <w:t>Ответственный представитель КИО</w:t>
      </w:r>
    </w:p>
    <w:p w14:paraId="3127437E" w14:textId="77777777" w:rsidR="00F8764F" w:rsidRPr="00A057BC" w:rsidRDefault="00F8764F" w:rsidP="00F8764F">
      <w:pPr>
        <w:spacing w:line="276" w:lineRule="auto"/>
        <w:jc w:val="both"/>
        <w:rPr>
          <w:moveTo w:id="59" w:author="Автор" w:date="2026-08-21T09:37:00Z"/>
          <w:bCs/>
          <w:color w:val="0D0D0D" w:themeColor="text1" w:themeTint="F2"/>
        </w:rPr>
      </w:pPr>
      <w:moveToRangeStart w:id="60" w:author="Автор" w:date="2026-08-21T09:37:00Z" w:name="move238197491"/>
      <w:moveTo w:id="61" w:author="Автор" w:date="2026-08-21T09:37:00Z">
        <w:r w:rsidRPr="00A057BC">
          <w:rPr>
            <w:bCs/>
            <w:color w:val="0D0D0D" w:themeColor="text1" w:themeTint="F2"/>
          </w:rPr>
          <w:t>Генеральный директор</w:t>
        </w:r>
      </w:moveTo>
    </w:p>
    <w:moveToRangeEnd w:id="60"/>
    <w:p w14:paraId="06F4FA62" w14:textId="77777777" w:rsidR="001B5FD1" w:rsidRPr="00A057BC" w:rsidRDefault="001B5FD1" w:rsidP="004D10BF">
      <w:pPr>
        <w:spacing w:line="276" w:lineRule="auto"/>
        <w:jc w:val="both"/>
        <w:rPr>
          <w:bCs/>
          <w:color w:val="0D0D0D" w:themeColor="text1" w:themeTint="F2"/>
        </w:rPr>
      </w:pPr>
      <w:r w:rsidRPr="00A057BC">
        <w:rPr>
          <w:bCs/>
          <w:color w:val="0D0D0D" w:themeColor="text1" w:themeTint="F2"/>
        </w:rPr>
        <w:t xml:space="preserve">Крашенинникова Галия Имрановна </w:t>
      </w:r>
    </w:p>
    <w:p w14:paraId="7F3633E0" w14:textId="45B7A44F" w:rsidR="001B5FD1" w:rsidRPr="00A057BC" w:rsidDel="00F8764F" w:rsidRDefault="001B5FD1" w:rsidP="004D10BF">
      <w:pPr>
        <w:spacing w:line="276" w:lineRule="auto"/>
        <w:jc w:val="both"/>
        <w:rPr>
          <w:moveFrom w:id="62" w:author="Автор" w:date="2026-08-21T09:37:00Z"/>
          <w:bCs/>
          <w:color w:val="0D0D0D" w:themeColor="text1" w:themeTint="F2"/>
        </w:rPr>
      </w:pPr>
      <w:moveFromRangeStart w:id="63" w:author="Автор" w:date="2026-08-21T09:37:00Z" w:name="move238197491"/>
      <w:moveFrom w:id="64" w:author="Автор" w:date="2026-08-21T09:37:00Z">
        <w:r w:rsidRPr="00A057BC" w:rsidDel="00F8764F">
          <w:rPr>
            <w:bCs/>
            <w:color w:val="0D0D0D" w:themeColor="text1" w:themeTint="F2"/>
          </w:rPr>
          <w:t>Генеральный директор</w:t>
        </w:r>
      </w:moveFrom>
    </w:p>
    <w:moveFromRangeEnd w:id="63"/>
    <w:p w14:paraId="5D711401" w14:textId="77777777" w:rsidR="001B5FD1" w:rsidRPr="00A057BC" w:rsidRDefault="001B5FD1" w:rsidP="004D10BF">
      <w:pPr>
        <w:spacing w:line="276" w:lineRule="auto"/>
        <w:jc w:val="both"/>
        <w:rPr>
          <w:color w:val="0D0D0D" w:themeColor="text1" w:themeTint="F2"/>
        </w:rPr>
      </w:pPr>
    </w:p>
    <w:p w14:paraId="56195F7A" w14:textId="77777777" w:rsidR="001B5FD1" w:rsidRDefault="001B5FD1" w:rsidP="004D10BF">
      <w:pPr>
        <w:spacing w:line="276" w:lineRule="auto"/>
        <w:jc w:val="both"/>
        <w:rPr>
          <w:ins w:id="65" w:author="Автор" w:date="2026-08-21T09:38:00Z"/>
          <w:color w:val="0D0D0D" w:themeColor="text1" w:themeTint="F2"/>
        </w:rPr>
      </w:pPr>
    </w:p>
    <w:p w14:paraId="3413E974" w14:textId="77777777" w:rsidR="00264427" w:rsidRPr="00A057BC" w:rsidRDefault="00264427" w:rsidP="004D10BF">
      <w:pPr>
        <w:spacing w:line="276" w:lineRule="auto"/>
        <w:jc w:val="both"/>
        <w:rPr>
          <w:color w:val="0D0D0D" w:themeColor="text1" w:themeTint="F2"/>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602"/>
      </w:tblGrid>
      <w:tr w:rsidR="001B5FD1" w:rsidRPr="006D079C" w14:paraId="02982378" w14:textId="77777777" w:rsidTr="00F33ED5">
        <w:tc>
          <w:tcPr>
            <w:tcW w:w="4601" w:type="dxa"/>
          </w:tcPr>
          <w:p w14:paraId="2670A17D" w14:textId="77777777" w:rsidR="001B5FD1" w:rsidRPr="00A057BC" w:rsidRDefault="001B5FD1" w:rsidP="004D10BF">
            <w:pPr>
              <w:spacing w:line="276" w:lineRule="auto"/>
              <w:jc w:val="both"/>
              <w:rPr>
                <w:color w:val="0D0D0D" w:themeColor="text1" w:themeTint="F2"/>
              </w:rPr>
            </w:pPr>
            <w:r w:rsidRPr="00A057BC">
              <w:rPr>
                <w:color w:val="0D0D0D" w:themeColor="text1" w:themeTint="F2"/>
              </w:rPr>
              <w:t>Подпись _________________</w:t>
            </w:r>
          </w:p>
        </w:tc>
        <w:tc>
          <w:tcPr>
            <w:tcW w:w="4602" w:type="dxa"/>
          </w:tcPr>
          <w:p w14:paraId="2717731B" w14:textId="77777777" w:rsidR="001B5FD1" w:rsidRPr="006D079C" w:rsidRDefault="001B5FD1" w:rsidP="004D10BF">
            <w:pPr>
              <w:spacing w:line="276" w:lineRule="auto"/>
              <w:jc w:val="both"/>
              <w:rPr>
                <w:color w:val="0D0D0D" w:themeColor="text1" w:themeTint="F2"/>
              </w:rPr>
            </w:pPr>
            <w:r w:rsidRPr="00A057BC">
              <w:rPr>
                <w:color w:val="0D0D0D" w:themeColor="text1" w:themeTint="F2"/>
              </w:rPr>
              <w:t xml:space="preserve">Дата </w:t>
            </w:r>
            <w:r w:rsidRPr="00A057BC">
              <w:rPr>
                <w:color w:val="0D0D0D" w:themeColor="text1" w:themeTint="F2"/>
                <w:u w:color="000000"/>
                <w:bdr w:val="nil"/>
              </w:rPr>
              <w:t>«___» __________ 202_ г.</w:t>
            </w:r>
          </w:p>
          <w:p w14:paraId="19523A6D" w14:textId="77777777" w:rsidR="001B5FD1" w:rsidRPr="006D079C" w:rsidRDefault="001B5FD1" w:rsidP="004D10BF">
            <w:pPr>
              <w:spacing w:line="276" w:lineRule="auto"/>
              <w:jc w:val="both"/>
              <w:rPr>
                <w:color w:val="0D0D0D" w:themeColor="text1" w:themeTint="F2"/>
              </w:rPr>
            </w:pPr>
          </w:p>
        </w:tc>
      </w:tr>
    </w:tbl>
    <w:p w14:paraId="0F17BFEA" w14:textId="1D2A1B6C" w:rsidR="001B5FD1" w:rsidRPr="006D079C" w:rsidRDefault="001B5FD1" w:rsidP="004D10BF">
      <w:pPr>
        <w:spacing w:line="276" w:lineRule="auto"/>
        <w:jc w:val="both"/>
        <w:rPr>
          <w:color w:val="0D0D0D" w:themeColor="text1" w:themeTint="F2"/>
        </w:rPr>
      </w:pPr>
    </w:p>
    <w:p w14:paraId="736AC68A" w14:textId="624F80D6" w:rsidR="001B5FD1" w:rsidRPr="006D079C" w:rsidRDefault="001B5FD1" w:rsidP="004D10BF">
      <w:pPr>
        <w:spacing w:line="276" w:lineRule="auto"/>
        <w:jc w:val="both"/>
        <w:rPr>
          <w:color w:val="0D0D0D" w:themeColor="text1" w:themeTint="F2"/>
        </w:rPr>
      </w:pPr>
    </w:p>
    <w:p w14:paraId="1F0E7061" w14:textId="07F9FC87" w:rsidR="001B5FD1" w:rsidRPr="006D079C" w:rsidRDefault="001B5FD1" w:rsidP="004D10BF">
      <w:pPr>
        <w:spacing w:line="276" w:lineRule="auto"/>
        <w:jc w:val="both"/>
        <w:rPr>
          <w:color w:val="0D0D0D" w:themeColor="text1" w:themeTint="F2"/>
        </w:rPr>
      </w:pPr>
    </w:p>
    <w:p w14:paraId="1C597EDE" w14:textId="3064CA7D" w:rsidR="001B5FD1" w:rsidRPr="006D079C" w:rsidRDefault="001B5FD1" w:rsidP="004D10BF">
      <w:pPr>
        <w:spacing w:line="276" w:lineRule="auto"/>
        <w:jc w:val="both"/>
        <w:rPr>
          <w:color w:val="0D0D0D" w:themeColor="text1" w:themeTint="F2"/>
        </w:rPr>
      </w:pPr>
    </w:p>
    <w:p w14:paraId="25B8EDF6" w14:textId="428DB3F5" w:rsidR="001B5FD1" w:rsidRPr="006D079C" w:rsidRDefault="001B5FD1" w:rsidP="004D10BF">
      <w:pPr>
        <w:spacing w:line="276" w:lineRule="auto"/>
        <w:jc w:val="both"/>
        <w:rPr>
          <w:color w:val="0D0D0D" w:themeColor="text1" w:themeTint="F2"/>
        </w:rPr>
      </w:pPr>
    </w:p>
    <w:p w14:paraId="58DACDDC" w14:textId="77777777" w:rsidR="00E65EBB" w:rsidRPr="006D079C" w:rsidRDefault="00E65EBB" w:rsidP="004D10BF">
      <w:pPr>
        <w:jc w:val="both"/>
        <w:rPr>
          <w:rFonts w:eastAsiaTheme="majorEastAsia"/>
          <w:b/>
          <w:bCs/>
          <w:caps/>
          <w:color w:val="0D0D0D" w:themeColor="text1" w:themeTint="F2"/>
          <w:szCs w:val="32"/>
        </w:rPr>
      </w:pPr>
      <w:r w:rsidRPr="006D079C">
        <w:rPr>
          <w:color w:val="0D0D0D" w:themeColor="text1" w:themeTint="F2"/>
        </w:rPr>
        <w:br w:type="page"/>
      </w:r>
    </w:p>
    <w:p w14:paraId="7391C95C" w14:textId="4AC73F78" w:rsidR="00F322E7" w:rsidRPr="00A057BC" w:rsidRDefault="008D1B42" w:rsidP="004D10BF">
      <w:pPr>
        <w:pStyle w:val="1"/>
        <w:spacing w:after="0" w:line="276" w:lineRule="auto"/>
        <w:jc w:val="both"/>
        <w:rPr>
          <w:rFonts w:cs="Times New Roman"/>
          <w:color w:val="0D0D0D" w:themeColor="text1" w:themeTint="F2"/>
        </w:rPr>
      </w:pPr>
      <w:bookmarkStart w:id="66" w:name="_Toc203135877"/>
      <w:bookmarkStart w:id="67" w:name="_Toc233373506"/>
      <w:r w:rsidRPr="00A057BC">
        <w:rPr>
          <w:rFonts w:cs="Times New Roman"/>
          <w:color w:val="0D0D0D" w:themeColor="text1" w:themeTint="F2"/>
        </w:rPr>
        <w:lastRenderedPageBreak/>
        <w:t>СОГЛАСИЕ ГЛАВНОГО ИССЛЕДОВАТЕЛЯ</w:t>
      </w:r>
      <w:bookmarkEnd w:id="33"/>
      <w:bookmarkEnd w:id="66"/>
      <w:bookmarkEnd w:id="67"/>
    </w:p>
    <w:p w14:paraId="1A13446E" w14:textId="3EA4AC1D" w:rsidR="009928F3" w:rsidRPr="00A057BC" w:rsidRDefault="009928F3" w:rsidP="00D178B4">
      <w:pPr>
        <w:spacing w:line="276" w:lineRule="auto"/>
        <w:jc w:val="both"/>
        <w:rPr>
          <w:color w:val="0D0D0D" w:themeColor="text1" w:themeTint="F2"/>
        </w:rPr>
      </w:pPr>
      <w:r w:rsidRPr="00A057BC">
        <w:rPr>
          <w:color w:val="0D0D0D" w:themeColor="text1" w:themeTint="F2"/>
        </w:rPr>
        <w:t xml:space="preserve">Клиническое исследование по протоколу: № </w:t>
      </w:r>
      <w:r w:rsidR="00CD2CA3" w:rsidRPr="00A057BC">
        <w:rPr>
          <w:color w:val="0D0D0D" w:themeColor="text1" w:themeTint="F2"/>
        </w:rPr>
        <w:t>UPDCB-02-BE-2026</w:t>
      </w:r>
      <w:r w:rsidRPr="00A057BC">
        <w:rPr>
          <w:color w:val="0D0D0D" w:themeColor="text1" w:themeTint="F2"/>
        </w:rPr>
        <w:t xml:space="preserve">, </w:t>
      </w:r>
      <w:r w:rsidR="00D178B4" w:rsidRPr="00A057BC">
        <w:rPr>
          <w:color w:val="0D0D0D" w:themeColor="text1" w:themeTint="F2"/>
        </w:rPr>
        <w:br/>
      </w:r>
      <w:r w:rsidRPr="00A057BC">
        <w:rPr>
          <w:color w:val="0D0D0D" w:themeColor="text1" w:themeTint="F2"/>
        </w:rPr>
        <w:t xml:space="preserve">версия 1.0 от </w:t>
      </w:r>
      <w:r w:rsidR="00D178B4" w:rsidRPr="00A057BC">
        <w:rPr>
          <w:color w:val="0D0D0D" w:themeColor="text1" w:themeTint="F2"/>
        </w:rPr>
        <w:t>13</w:t>
      </w:r>
      <w:r w:rsidR="00CD2CA3" w:rsidRPr="00A057BC">
        <w:rPr>
          <w:color w:val="0D0D0D" w:themeColor="text1" w:themeTint="F2"/>
        </w:rPr>
        <w:t>.0</w:t>
      </w:r>
      <w:r w:rsidR="00D178B4" w:rsidRPr="00A057BC">
        <w:rPr>
          <w:color w:val="0D0D0D" w:themeColor="text1" w:themeTint="F2"/>
        </w:rPr>
        <w:t>7</w:t>
      </w:r>
      <w:r w:rsidR="00CD2CA3" w:rsidRPr="00A057BC">
        <w:rPr>
          <w:color w:val="0D0D0D" w:themeColor="text1" w:themeTint="F2"/>
        </w:rPr>
        <w:t xml:space="preserve">.2026 </w:t>
      </w:r>
      <w:r w:rsidRPr="00A057BC">
        <w:rPr>
          <w:color w:val="0D0D0D" w:themeColor="text1" w:themeTint="F2"/>
        </w:rPr>
        <w:t>г.</w:t>
      </w:r>
    </w:p>
    <w:p w14:paraId="0260F268" w14:textId="372BB712" w:rsidR="00F426B7" w:rsidRPr="00A057BC" w:rsidRDefault="007D3F8E" w:rsidP="00D178B4">
      <w:pPr>
        <w:spacing w:line="276" w:lineRule="auto"/>
        <w:jc w:val="both"/>
        <w:rPr>
          <w:color w:val="0D0D0D" w:themeColor="text1" w:themeTint="F2"/>
        </w:rPr>
      </w:pPr>
      <w:r w:rsidRPr="00A057BC">
        <w:rPr>
          <w:color w:val="0D0D0D" w:themeColor="text1" w:themeTint="F2"/>
        </w:rPr>
        <w:t>«</w:t>
      </w:r>
      <w:r w:rsidR="00D178B4" w:rsidRPr="00A057BC">
        <w:rPr>
          <w:color w:val="0D0D0D" w:themeColor="text1" w:themeTint="F2"/>
          <w:u w:color="000000"/>
        </w:rPr>
        <w:t xml:space="preserve">Открытое, рандомизированное, перекрестное, двухпериодное, двухпоследовательное исследование сравнительной фармакокинетики и биоэквивалентности лекарственного препарата </w:t>
      </w:r>
      <w:r w:rsidR="00D178B4" w:rsidRPr="00A057BC">
        <w:rPr>
          <w:color w:val="0D0D0D" w:themeColor="text1" w:themeTint="F2"/>
          <w:u w:color="000000"/>
          <w:lang w:val="en-US"/>
        </w:rPr>
        <w:t>XTBC</w:t>
      </w:r>
      <w:r w:rsidR="00D178B4" w:rsidRPr="00A057BC">
        <w:rPr>
          <w:color w:val="0D0D0D" w:themeColor="text1" w:themeTint="F2"/>
          <w:u w:color="000000"/>
        </w:rPr>
        <w:t>12101 (ООО «ПРОМОМЕД РУС», Россия) у здоровых добровольцев мужского пола после однократного приема натощак и после приема пищи</w:t>
      </w:r>
      <w:r w:rsidRPr="00A057BC">
        <w:rPr>
          <w:color w:val="0D0D0D" w:themeColor="text1" w:themeTint="F2"/>
        </w:rPr>
        <w:t>».</w:t>
      </w:r>
    </w:p>
    <w:p w14:paraId="1E37A5BE" w14:textId="77777777" w:rsidR="007D3F8E" w:rsidRPr="00A057BC" w:rsidRDefault="007D3F8E" w:rsidP="004D10BF">
      <w:pPr>
        <w:spacing w:line="276" w:lineRule="auto"/>
        <w:ind w:firstLine="709"/>
        <w:jc w:val="both"/>
        <w:rPr>
          <w:color w:val="0D0D0D" w:themeColor="text1" w:themeTint="F2"/>
        </w:rPr>
      </w:pPr>
    </w:p>
    <w:p w14:paraId="426D3163" w14:textId="77777777" w:rsidR="00264427" w:rsidRDefault="00EA167C" w:rsidP="004D10BF">
      <w:pPr>
        <w:spacing w:line="276" w:lineRule="auto"/>
        <w:ind w:firstLine="709"/>
        <w:jc w:val="both"/>
        <w:rPr>
          <w:ins w:id="68" w:author="Автор" w:date="2026-08-21T09:40:00Z"/>
          <w:color w:val="0D0D0D" w:themeColor="text1" w:themeTint="F2"/>
        </w:rPr>
      </w:pPr>
      <w:r w:rsidRPr="00A057BC">
        <w:rPr>
          <w:color w:val="0D0D0D" w:themeColor="text1" w:themeTint="F2"/>
        </w:rPr>
        <w:t xml:space="preserve">Я, нижеподписавшийся/нижеподписавшаяся, </w:t>
      </w:r>
      <w:ins w:id="69" w:author="Автор" w:date="2026-08-21T09:39:00Z">
        <w:r w:rsidR="00264427">
          <w:rPr>
            <w:color w:val="0D0D0D" w:themeColor="text1" w:themeTint="F2"/>
          </w:rPr>
          <w:t>подтверждаю свое</w:t>
        </w:r>
      </w:ins>
      <w:ins w:id="70" w:author="Автор" w:date="2026-08-21T09:40:00Z">
        <w:r w:rsidR="00264427">
          <w:rPr>
            <w:color w:val="0D0D0D" w:themeColor="text1" w:themeTint="F2"/>
          </w:rPr>
          <w:t xml:space="preserve"> согласие со следующими положениями:</w:t>
        </w:r>
      </w:ins>
    </w:p>
    <w:p w14:paraId="46C90132" w14:textId="4A895C81" w:rsidR="00EA167C" w:rsidRPr="00A057BC" w:rsidRDefault="00264427" w:rsidP="004D10BF">
      <w:pPr>
        <w:spacing w:line="276" w:lineRule="auto"/>
        <w:ind w:firstLine="709"/>
        <w:jc w:val="both"/>
        <w:rPr>
          <w:color w:val="0D0D0D" w:themeColor="text1" w:themeTint="F2"/>
        </w:rPr>
      </w:pPr>
      <w:ins w:id="71" w:author="Автор" w:date="2026-08-21T09:40:00Z">
        <w:r>
          <w:rPr>
            <w:color w:val="0D0D0D" w:themeColor="text1" w:themeTint="F2"/>
          </w:rPr>
          <w:t xml:space="preserve">Я </w:t>
        </w:r>
      </w:ins>
      <w:r w:rsidR="00F426B7" w:rsidRPr="00A057BC">
        <w:rPr>
          <w:color w:val="0D0D0D" w:themeColor="text1" w:themeTint="F2"/>
        </w:rPr>
        <w:t xml:space="preserve">полностью прочитал настоящий Протокол, принимаю его условия и </w:t>
      </w:r>
      <w:r w:rsidR="00EA167C" w:rsidRPr="00A057BC">
        <w:rPr>
          <w:color w:val="0D0D0D" w:themeColor="text1" w:themeTint="F2"/>
        </w:rPr>
        <w:t xml:space="preserve">подтверждаю, что буду проводить исследование в соответствии с Протоколом, всеми одобренными поправками к Протоколу, </w:t>
      </w:r>
      <w:ins w:id="72" w:author="Автор" w:date="2026-08-21T09:41:00Z">
        <w:r>
          <w:rPr>
            <w:color w:val="0D0D0D" w:themeColor="text1" w:themeTint="F2"/>
          </w:rPr>
          <w:t>требованиями Надлежащей клинической практики стран Международной конференции по гармонизации (</w:t>
        </w:r>
      </w:ins>
      <w:r w:rsidR="00EA167C" w:rsidRPr="00A057BC">
        <w:rPr>
          <w:color w:val="0D0D0D" w:themeColor="text1" w:themeTint="F2"/>
          <w:lang w:val="en-US"/>
        </w:rPr>
        <w:t>ICH</w:t>
      </w:r>
      <w:r w:rsidR="00EA167C" w:rsidRPr="00A057BC">
        <w:rPr>
          <w:color w:val="0D0D0D" w:themeColor="text1" w:themeTint="F2"/>
        </w:rPr>
        <w:t xml:space="preserve"> </w:t>
      </w:r>
      <w:r w:rsidR="00EA167C" w:rsidRPr="00A057BC">
        <w:rPr>
          <w:color w:val="0D0D0D" w:themeColor="text1" w:themeTint="F2"/>
          <w:lang w:val="en-US"/>
        </w:rPr>
        <w:t>GCP</w:t>
      </w:r>
      <w:ins w:id="73" w:author="Автор" w:date="2026-08-21T09:41:00Z">
        <w:r>
          <w:rPr>
            <w:color w:val="0D0D0D" w:themeColor="text1" w:themeTint="F2"/>
          </w:rPr>
          <w:t>)</w:t>
        </w:r>
      </w:ins>
      <w:r w:rsidR="00EA167C" w:rsidRPr="00A057BC">
        <w:rPr>
          <w:color w:val="0D0D0D" w:themeColor="text1" w:themeTint="F2"/>
        </w:rPr>
        <w:t xml:space="preserve"> в текущей редакции, решениями Совета Евразийской экономической комиссии от 03.11.2016 № 79</w:t>
      </w:r>
      <w:ins w:id="74" w:author="Автор" w:date="2026-08-21T09:54:00Z">
        <w:r w:rsidR="001D2E52">
          <w:rPr>
            <w:color w:val="0D0D0D" w:themeColor="text1" w:themeTint="F2"/>
          </w:rPr>
          <w:t xml:space="preserve"> (ред. </w:t>
        </w:r>
      </w:ins>
      <w:ins w:id="75" w:author="Автор" w:date="2026-08-21T09:55:00Z">
        <w:r w:rsidR="001D2E52">
          <w:rPr>
            <w:color w:val="0D0D0D" w:themeColor="text1" w:themeTint="F2"/>
          </w:rPr>
          <w:t>о</w:t>
        </w:r>
      </w:ins>
      <w:ins w:id="76" w:author="Автор" w:date="2026-08-21T09:54:00Z">
        <w:r w:rsidR="001D2E52">
          <w:rPr>
            <w:color w:val="0D0D0D" w:themeColor="text1" w:themeTint="F2"/>
          </w:rPr>
          <w:t>т 01.08.2025)</w:t>
        </w:r>
      </w:ins>
      <w:r w:rsidR="00EA167C" w:rsidRPr="00A057BC">
        <w:rPr>
          <w:color w:val="0D0D0D" w:themeColor="text1" w:themeTint="F2"/>
        </w:rPr>
        <w:t>, от 03.11.2016 № 85 (с изменениями и дополнениями) и всеми применимыми международными и Российскими нормативными требования</w:t>
      </w:r>
      <w:ins w:id="77" w:author="Автор" w:date="2026-08-21T09:55:00Z">
        <w:r w:rsidR="001D2E52">
          <w:rPr>
            <w:color w:val="0D0D0D" w:themeColor="text1" w:themeTint="F2"/>
          </w:rPr>
          <w:t>ми</w:t>
        </w:r>
      </w:ins>
      <w:r w:rsidR="00EA167C" w:rsidRPr="00A057BC">
        <w:rPr>
          <w:color w:val="0D0D0D" w:themeColor="text1" w:themeTint="F2"/>
        </w:rPr>
        <w:t>, требованиями</w:t>
      </w:r>
      <w:ins w:id="78" w:author="Автор" w:date="2026-08-21T09:44:00Z">
        <w:r w:rsidR="00173CA6">
          <w:rPr>
            <w:color w:val="0D0D0D" w:themeColor="text1" w:themeTint="F2"/>
          </w:rPr>
          <w:t xml:space="preserve"> российского законодательства, </w:t>
        </w:r>
      </w:ins>
      <w:del w:id="79" w:author="Автор" w:date="2026-08-21T09:44:00Z">
        <w:r w:rsidR="00EA167C" w:rsidRPr="00A057BC" w:rsidDel="00173CA6">
          <w:rPr>
            <w:color w:val="0D0D0D" w:themeColor="text1" w:themeTint="F2"/>
          </w:rPr>
          <w:delText xml:space="preserve"> </w:delText>
        </w:r>
      </w:del>
      <w:r w:rsidR="00EA167C" w:rsidRPr="00A057BC">
        <w:rPr>
          <w:color w:val="0D0D0D" w:themeColor="text1" w:themeTint="F2"/>
        </w:rPr>
        <w:t>Спонсора и официально уполномоченных Спонсором лиц;</w:t>
      </w:r>
    </w:p>
    <w:p w14:paraId="289DEE2E" w14:textId="64283E72" w:rsidR="007D3F8E" w:rsidRDefault="00A46874" w:rsidP="004D10BF">
      <w:pPr>
        <w:spacing w:line="276" w:lineRule="auto"/>
        <w:ind w:firstLine="709"/>
        <w:jc w:val="both"/>
        <w:rPr>
          <w:ins w:id="80" w:author="Автор" w:date="2026-08-25T09:59:00Z"/>
          <w:color w:val="0D0D0D" w:themeColor="text1" w:themeTint="F2"/>
        </w:rPr>
      </w:pPr>
      <w:commentRangeStart w:id="81"/>
      <w:commentRangeStart w:id="82"/>
      <w:r w:rsidRPr="00A057BC">
        <w:rPr>
          <w:color w:val="0D0D0D" w:themeColor="text1" w:themeTint="F2"/>
        </w:rPr>
        <w:t>Я подтверждаю, что ознакомился с Брошюрой исследователя и понимаю изложенную в ней информацию, а также обязуюсь обеспечить хранение, учет и применение препаратов исследования в соответствии с требованиями Протокола</w:t>
      </w:r>
      <w:del w:id="83" w:author="Автор" w:date="2026-08-21T09:56:00Z">
        <w:r w:rsidRPr="00A057BC" w:rsidDel="001D2E52">
          <w:rPr>
            <w:color w:val="0D0D0D" w:themeColor="text1" w:themeTint="F2"/>
          </w:rPr>
          <w:delText>.</w:delText>
        </w:r>
        <w:commentRangeEnd w:id="81"/>
        <w:r w:rsidR="00D20100" w:rsidDel="001D2E52">
          <w:rPr>
            <w:rStyle w:val="a8"/>
          </w:rPr>
          <w:commentReference w:id="81"/>
        </w:r>
      </w:del>
      <w:commentRangeEnd w:id="82"/>
      <w:r w:rsidR="00A1229E">
        <w:rPr>
          <w:rStyle w:val="a8"/>
        </w:rPr>
        <w:commentReference w:id="82"/>
      </w:r>
      <w:ins w:id="84" w:author="Автор" w:date="2026-08-21T09:56:00Z">
        <w:r w:rsidR="001D2E52">
          <w:rPr>
            <w:color w:val="0D0D0D" w:themeColor="text1" w:themeTint="F2"/>
          </w:rPr>
          <w:t>;</w:t>
        </w:r>
      </w:ins>
    </w:p>
    <w:p w14:paraId="253BFB18" w14:textId="7042300B" w:rsidR="00A1229E" w:rsidRPr="00E01052" w:rsidRDefault="00A1229E" w:rsidP="00E01052">
      <w:pPr>
        <w:pStyle w:val="ac"/>
        <w:ind w:firstLine="709"/>
        <w:rPr>
          <w:ins w:id="85" w:author="Автор" w:date="2026-08-25T09:59:00Z"/>
          <w:sz w:val="24"/>
          <w:szCs w:val="24"/>
        </w:rPr>
      </w:pPr>
      <w:ins w:id="86" w:author="Автор" w:date="2026-08-25T09:59:00Z">
        <w:r w:rsidRPr="00E01052">
          <w:rPr>
            <w:sz w:val="24"/>
            <w:szCs w:val="24"/>
          </w:rPr>
          <w:t>Я обязуюсь соблюдать процедуру регистрации данных;</w:t>
        </w:r>
      </w:ins>
    </w:p>
    <w:p w14:paraId="67C90119" w14:textId="077FBA54" w:rsidR="00A1229E" w:rsidRPr="00A1229E" w:rsidRDefault="00A1229E" w:rsidP="00A1229E">
      <w:pPr>
        <w:spacing w:line="276" w:lineRule="auto"/>
        <w:ind w:firstLine="709"/>
        <w:jc w:val="both"/>
        <w:rPr>
          <w:color w:val="0D0D0D" w:themeColor="text1" w:themeTint="F2"/>
        </w:rPr>
      </w:pPr>
      <w:ins w:id="87" w:author="Автор" w:date="2026-08-25T09:59:00Z">
        <w:r w:rsidRPr="00A1229E">
          <w:t>Я обязуюсь хранить основные документы, связанные с исследованием до информирования спонсором о прекращении хранения</w:t>
        </w:r>
        <w:r w:rsidRPr="00E01052">
          <w:t>;</w:t>
        </w:r>
      </w:ins>
    </w:p>
    <w:p w14:paraId="283FB169" w14:textId="77777777" w:rsidR="00EA167C" w:rsidRPr="00A057BC" w:rsidRDefault="00EA167C" w:rsidP="004D10BF">
      <w:pPr>
        <w:spacing w:line="276" w:lineRule="auto"/>
        <w:ind w:firstLine="709"/>
        <w:jc w:val="both"/>
        <w:rPr>
          <w:color w:val="0D0D0D" w:themeColor="text1" w:themeTint="F2"/>
          <w:u w:color="000000"/>
          <w:bdr w:val="nil"/>
        </w:rPr>
      </w:pPr>
      <w:r w:rsidRPr="00A057BC">
        <w:rPr>
          <w:color w:val="0D0D0D" w:themeColor="text1" w:themeTint="F2"/>
        </w:rPr>
        <w:t>Я располагаю</w:t>
      </w:r>
      <w:r w:rsidRPr="00A057BC">
        <w:rPr>
          <w:color w:val="0D0D0D" w:themeColor="text1" w:themeTint="F2"/>
          <w:u w:color="000000"/>
          <w:bdr w:val="nil"/>
        </w:rPr>
        <w:t xml:space="preserve"> достаточным временем для правильного выполнения и завершения исследования в оговоренный период исследования, и у меня имеется достаточное количество квалифицированных сотрудников и адекватное оснащение для запланированной длительности исследования, чтобы правильно и безопасно выполнить исследование; </w:t>
      </w:r>
    </w:p>
    <w:p w14:paraId="2E85BF3F" w14:textId="3A90203D" w:rsidR="00EA167C" w:rsidRPr="00A057BC" w:rsidRDefault="00EA167C"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 xml:space="preserve">Я предприму </w:t>
      </w:r>
      <w:del w:id="88" w:author="Автор" w:date="2026-08-21T09:50:00Z">
        <w:r w:rsidRPr="00A057BC" w:rsidDel="00693FDE">
          <w:rPr>
            <w:color w:val="0D0D0D" w:themeColor="text1" w:themeTint="F2"/>
            <w:u w:color="000000"/>
            <w:bdr w:val="nil"/>
          </w:rPr>
          <w:delText xml:space="preserve">все </w:delText>
        </w:r>
      </w:del>
      <w:ins w:id="89" w:author="Автор" w:date="2026-08-21T09:50:00Z">
        <w:r w:rsidR="00693FDE">
          <w:rPr>
            <w:color w:val="0D0D0D" w:themeColor="text1" w:themeTint="F2"/>
            <w:u w:color="000000"/>
            <w:bdr w:val="nil"/>
          </w:rPr>
          <w:t>необходимые</w:t>
        </w:r>
        <w:r w:rsidR="00693FDE" w:rsidRPr="00A057BC">
          <w:rPr>
            <w:color w:val="0D0D0D" w:themeColor="text1" w:themeTint="F2"/>
            <w:u w:color="000000"/>
            <w:bdr w:val="nil"/>
          </w:rPr>
          <w:t xml:space="preserve"> </w:t>
        </w:r>
      </w:ins>
      <w:r w:rsidRPr="00A057BC">
        <w:rPr>
          <w:color w:val="0D0D0D" w:themeColor="text1" w:themeTint="F2"/>
          <w:u w:color="000000"/>
          <w:bdr w:val="nil"/>
        </w:rPr>
        <w:t>меры, чтобы весь персонал, вовлеченный в проведение исследования в моем центре</w:t>
      </w:r>
      <w:del w:id="90" w:author="Автор" w:date="2026-08-21T09:50:00Z">
        <w:r w:rsidRPr="00A057BC" w:rsidDel="00693FDE">
          <w:rPr>
            <w:color w:val="0D0D0D" w:themeColor="text1" w:themeTint="F2"/>
            <w:u w:color="000000"/>
            <w:bdr w:val="nil"/>
          </w:rPr>
          <w:delText>,</w:delText>
        </w:r>
      </w:del>
      <w:r w:rsidRPr="00A057BC">
        <w:rPr>
          <w:color w:val="0D0D0D" w:themeColor="text1" w:themeTint="F2"/>
          <w:u w:color="000000"/>
          <w:bdr w:val="nil"/>
        </w:rPr>
        <w:t xml:space="preserve"> </w:t>
      </w:r>
      <w:ins w:id="91" w:author="Автор" w:date="2026-08-21T09:46:00Z">
        <w:r w:rsidR="00693FDE">
          <w:rPr>
            <w:color w:val="0D0D0D" w:themeColor="text1" w:themeTint="F2"/>
            <w:u w:color="000000"/>
            <w:bdr w:val="nil"/>
          </w:rPr>
          <w:t>знали и понимали требован</w:t>
        </w:r>
      </w:ins>
      <w:ins w:id="92" w:author="Автор" w:date="2026-08-21T09:47:00Z">
        <w:r w:rsidR="00693FDE">
          <w:rPr>
            <w:color w:val="0D0D0D" w:themeColor="text1" w:themeTint="F2"/>
            <w:u w:color="000000"/>
            <w:bdr w:val="nil"/>
          </w:rPr>
          <w:t xml:space="preserve">ия Протокола, </w:t>
        </w:r>
      </w:ins>
      <w:del w:id="93" w:author="Автор" w:date="2026-08-21T09:48:00Z">
        <w:r w:rsidRPr="00A057BC" w:rsidDel="00693FDE">
          <w:rPr>
            <w:color w:val="0D0D0D" w:themeColor="text1" w:themeTint="F2"/>
            <w:u w:color="000000"/>
            <w:bdr w:val="nil"/>
          </w:rPr>
          <w:delText xml:space="preserve">был </w:delText>
        </w:r>
        <w:r w:rsidR="007D3F8E" w:rsidRPr="00A057BC" w:rsidDel="00693FDE">
          <w:rPr>
            <w:color w:val="0D0D0D" w:themeColor="text1" w:themeTint="F2"/>
            <w:u w:color="000000"/>
            <w:bdr w:val="nil"/>
          </w:rPr>
          <w:delText>надлежащим образом</w:delText>
        </w:r>
        <w:r w:rsidRPr="00A057BC" w:rsidDel="00693FDE">
          <w:rPr>
            <w:color w:val="0D0D0D" w:themeColor="text1" w:themeTint="F2"/>
            <w:u w:color="000000"/>
            <w:bdr w:val="nil"/>
          </w:rPr>
          <w:delText xml:space="preserve"> ознакомлен с</w:delText>
        </w:r>
      </w:del>
      <w:ins w:id="94" w:author="Автор" w:date="2026-08-21T09:48:00Z">
        <w:r w:rsidR="00693FDE">
          <w:rPr>
            <w:color w:val="0D0D0D" w:themeColor="text1" w:themeTint="F2"/>
            <w:u w:color="000000"/>
            <w:bdr w:val="nil"/>
          </w:rPr>
          <w:t>обладал</w:t>
        </w:r>
      </w:ins>
      <w:ins w:id="95" w:author="Автор" w:date="2026-08-21T09:47:00Z">
        <w:r w:rsidR="00693FDE">
          <w:rPr>
            <w:color w:val="0D0D0D" w:themeColor="text1" w:themeTint="F2"/>
            <w:u w:color="000000"/>
            <w:bdr w:val="nil"/>
          </w:rPr>
          <w:t xml:space="preserve"> всей необходимой информацией о </w:t>
        </w:r>
      </w:ins>
      <w:del w:id="96" w:author="Автор" w:date="2026-08-21T09:47:00Z">
        <w:r w:rsidRPr="00A057BC" w:rsidDel="00693FDE">
          <w:rPr>
            <w:color w:val="0D0D0D" w:themeColor="text1" w:themeTint="F2"/>
            <w:u w:color="000000"/>
            <w:bdr w:val="nil"/>
          </w:rPr>
          <w:delText xml:space="preserve"> исследуемым </w:delText>
        </w:r>
      </w:del>
      <w:r w:rsidRPr="00A057BC">
        <w:rPr>
          <w:color w:val="0D0D0D" w:themeColor="text1" w:themeTint="F2"/>
          <w:u w:color="000000"/>
          <w:bdr w:val="nil"/>
        </w:rPr>
        <w:t>препарат</w:t>
      </w:r>
      <w:ins w:id="97" w:author="Автор" w:date="2026-08-21T09:48:00Z">
        <w:r w:rsidR="00693FDE">
          <w:rPr>
            <w:color w:val="0D0D0D" w:themeColor="text1" w:themeTint="F2"/>
            <w:u w:color="000000"/>
            <w:bdr w:val="nil"/>
          </w:rPr>
          <w:t>ах исследования</w:t>
        </w:r>
      </w:ins>
      <w:del w:id="98" w:author="Автор" w:date="2026-08-21T09:48:00Z">
        <w:r w:rsidRPr="00A057BC" w:rsidDel="00693FDE">
          <w:rPr>
            <w:color w:val="0D0D0D" w:themeColor="text1" w:themeTint="F2"/>
            <w:u w:color="000000"/>
            <w:bdr w:val="nil"/>
          </w:rPr>
          <w:delText>ом</w:delText>
        </w:r>
      </w:del>
      <w:r w:rsidRPr="00A057BC">
        <w:rPr>
          <w:color w:val="0D0D0D" w:themeColor="text1" w:themeTint="F2"/>
          <w:u w:color="000000"/>
          <w:bdr w:val="nil"/>
        </w:rPr>
        <w:t xml:space="preserve">, </w:t>
      </w:r>
      <w:del w:id="99" w:author="Автор" w:date="2026-08-21T09:49:00Z">
        <w:r w:rsidRPr="00A057BC" w:rsidDel="00693FDE">
          <w:rPr>
            <w:color w:val="0D0D0D" w:themeColor="text1" w:themeTint="F2"/>
            <w:u w:color="000000"/>
            <w:bdr w:val="nil"/>
          </w:rPr>
          <w:delText>Протоколом</w:delText>
        </w:r>
      </w:del>
      <w:r w:rsidRPr="00A057BC">
        <w:rPr>
          <w:color w:val="0D0D0D" w:themeColor="text1" w:themeTint="F2"/>
          <w:u w:color="000000"/>
          <w:bdr w:val="nil"/>
        </w:rPr>
        <w:t xml:space="preserve"> и </w:t>
      </w:r>
      <w:ins w:id="100" w:author="Автор" w:date="2026-08-21T09:49:00Z">
        <w:r w:rsidR="00693FDE">
          <w:rPr>
            <w:color w:val="0D0D0D" w:themeColor="text1" w:themeTint="F2"/>
            <w:u w:color="000000"/>
            <w:bdr w:val="nil"/>
          </w:rPr>
          <w:t xml:space="preserve">выполнял свои функции и </w:t>
        </w:r>
      </w:ins>
      <w:del w:id="101" w:author="Автор" w:date="2026-08-21T09:49:00Z">
        <w:r w:rsidRPr="00A057BC" w:rsidDel="00693FDE">
          <w:rPr>
            <w:color w:val="0D0D0D" w:themeColor="text1" w:themeTint="F2"/>
            <w:u w:color="000000"/>
            <w:bdr w:val="nil"/>
          </w:rPr>
          <w:delText xml:space="preserve">своими </w:delText>
        </w:r>
      </w:del>
      <w:r w:rsidRPr="00A057BC">
        <w:rPr>
          <w:color w:val="0D0D0D" w:themeColor="text1" w:themeTint="F2"/>
          <w:u w:color="000000"/>
          <w:bdr w:val="nil"/>
        </w:rPr>
        <w:t>обязанност</w:t>
      </w:r>
      <w:del w:id="102" w:author="Автор" w:date="2026-08-21T09:49:00Z">
        <w:r w:rsidRPr="00A057BC" w:rsidDel="00693FDE">
          <w:rPr>
            <w:color w:val="0D0D0D" w:themeColor="text1" w:themeTint="F2"/>
            <w:u w:color="000000"/>
            <w:bdr w:val="nil"/>
          </w:rPr>
          <w:delText>ям</w:delText>
        </w:r>
      </w:del>
      <w:r w:rsidRPr="00A057BC">
        <w:rPr>
          <w:color w:val="0D0D0D" w:themeColor="text1" w:themeTint="F2"/>
          <w:u w:color="000000"/>
          <w:bdr w:val="nil"/>
        </w:rPr>
        <w:t>и</w:t>
      </w:r>
      <w:ins w:id="103" w:author="Автор" w:date="2026-08-21T09:49:00Z">
        <w:r w:rsidR="00693FDE">
          <w:rPr>
            <w:color w:val="0D0D0D" w:themeColor="text1" w:themeTint="F2"/>
            <w:u w:color="000000"/>
            <w:bdr w:val="nil"/>
          </w:rPr>
          <w:t xml:space="preserve"> в рамках данного исследования надлежащим образом</w:t>
        </w:r>
      </w:ins>
      <w:r w:rsidRPr="00A057BC">
        <w:rPr>
          <w:color w:val="0D0D0D" w:themeColor="text1" w:themeTint="F2"/>
          <w:u w:color="000000"/>
          <w:bdr w:val="nil"/>
        </w:rPr>
        <w:t>;</w:t>
      </w:r>
    </w:p>
    <w:p w14:paraId="60CE5E51" w14:textId="6205F1FC" w:rsidR="00E23FF1" w:rsidRPr="00A057BC" w:rsidRDefault="00E23FF1" w:rsidP="00E23FF1">
      <w:pPr>
        <w:spacing w:line="276" w:lineRule="auto"/>
        <w:ind w:firstLine="709"/>
        <w:jc w:val="both"/>
        <w:rPr>
          <w:moveTo w:id="104" w:author="Автор" w:date="2026-08-10T12:00:00Z"/>
          <w:color w:val="0D0D0D" w:themeColor="text1" w:themeTint="F2"/>
          <w:u w:color="000000"/>
          <w:bdr w:val="nil"/>
        </w:rPr>
      </w:pPr>
      <w:moveToRangeStart w:id="105" w:author="Автор" w:date="2026-08-10T12:00:00Z" w:name="move237255663"/>
      <w:moveTo w:id="106" w:author="Автор" w:date="2026-08-10T12:00:00Z">
        <w:r w:rsidRPr="00A057BC">
          <w:rPr>
            <w:color w:val="0D0D0D" w:themeColor="text1" w:themeTint="F2"/>
            <w:u w:color="000000"/>
            <w:bdr w:val="nil"/>
          </w:rPr>
          <w:t xml:space="preserve">Я обязуюсь не вносить изменений в протокол и не допускать преднамеренных отклонений от него без предварительного одобрения Спонсора, Комитета по этике и/или уполномоченных регуляторных органов, за исключением случаев, когда это необходимо для устранения непосредственной угрозы безопасности </w:t>
        </w:r>
        <w:commentRangeStart w:id="107"/>
        <w:commentRangeStart w:id="108"/>
        <w:r w:rsidRPr="00A057BC">
          <w:rPr>
            <w:color w:val="0D0D0D" w:themeColor="text1" w:themeTint="F2"/>
            <w:u w:color="000000"/>
            <w:bdr w:val="nil"/>
          </w:rPr>
          <w:t>добровольцев</w:t>
        </w:r>
      </w:moveTo>
      <w:commentRangeEnd w:id="107"/>
      <w:r>
        <w:rPr>
          <w:rStyle w:val="a8"/>
        </w:rPr>
        <w:commentReference w:id="107"/>
      </w:r>
      <w:commentRangeEnd w:id="108"/>
      <w:r w:rsidR="00A1229E">
        <w:rPr>
          <w:rStyle w:val="a8"/>
        </w:rPr>
        <w:commentReference w:id="108"/>
      </w:r>
      <w:moveTo w:id="109" w:author="Автор" w:date="2026-08-10T12:00:00Z">
        <w:del w:id="110" w:author="Автор" w:date="2026-08-21T09:56:00Z">
          <w:r w:rsidRPr="00A057BC" w:rsidDel="001D2E52">
            <w:rPr>
              <w:color w:val="0D0D0D" w:themeColor="text1" w:themeTint="F2"/>
              <w:u w:color="000000"/>
              <w:bdr w:val="nil"/>
            </w:rPr>
            <w:delText>.</w:delText>
          </w:r>
        </w:del>
      </w:moveTo>
      <w:ins w:id="111" w:author="Автор" w:date="2026-08-21T09:56:00Z">
        <w:r w:rsidR="001D2E52">
          <w:rPr>
            <w:color w:val="0D0D0D" w:themeColor="text1" w:themeTint="F2"/>
            <w:u w:color="000000"/>
            <w:bdr w:val="nil"/>
          </w:rPr>
          <w:t>;</w:t>
        </w:r>
      </w:ins>
    </w:p>
    <w:moveToRangeEnd w:id="105"/>
    <w:p w14:paraId="3E7EB6A8" w14:textId="153F1429" w:rsidR="007D3F8E" w:rsidRPr="00A057BC" w:rsidRDefault="007D3F8E"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В случае возникновения отклонений от протокола я обязуюсь обеспечить их своевременное выявление, документирование, оценку значимости, принятие необходимых корректирующих и/или предупреждающих мер, а также информирование Клинической исследовательской организации (КИО)/Спонсора о значимых отклонениях в порядке и сроки, предусмотренные настоящим протоколом и применимыми процедурами</w:t>
      </w:r>
      <w:del w:id="112" w:author="Автор" w:date="2026-08-21T09:56:00Z">
        <w:r w:rsidRPr="00A057BC" w:rsidDel="001D2E52">
          <w:rPr>
            <w:color w:val="0D0D0D" w:themeColor="text1" w:themeTint="F2"/>
            <w:u w:color="000000"/>
            <w:bdr w:val="nil"/>
          </w:rPr>
          <w:delText>.</w:delText>
        </w:r>
      </w:del>
      <w:ins w:id="113" w:author="Автор" w:date="2026-08-21T09:56:00Z">
        <w:r w:rsidR="001D2E52">
          <w:rPr>
            <w:color w:val="0D0D0D" w:themeColor="text1" w:themeTint="F2"/>
            <w:u w:color="000000"/>
            <w:bdr w:val="nil"/>
          </w:rPr>
          <w:t>;</w:t>
        </w:r>
      </w:ins>
    </w:p>
    <w:p w14:paraId="46FD05DE" w14:textId="60DEDCED" w:rsidR="007D3F8E" w:rsidRPr="00A057BC" w:rsidDel="00E23FF1" w:rsidRDefault="007D3F8E" w:rsidP="004D10BF">
      <w:pPr>
        <w:spacing w:line="276" w:lineRule="auto"/>
        <w:ind w:firstLine="709"/>
        <w:jc w:val="both"/>
        <w:rPr>
          <w:moveFrom w:id="114" w:author="Автор" w:date="2026-08-10T12:00:00Z"/>
          <w:color w:val="0D0D0D" w:themeColor="text1" w:themeTint="F2"/>
          <w:u w:color="000000"/>
          <w:bdr w:val="nil"/>
        </w:rPr>
      </w:pPr>
      <w:moveFromRangeStart w:id="115" w:author="Автор" w:date="2026-08-10T12:00:00Z" w:name="move237255663"/>
      <w:moveFrom w:id="116" w:author="Автор" w:date="2026-08-10T12:00:00Z">
        <w:r w:rsidRPr="00A057BC" w:rsidDel="00E23FF1">
          <w:rPr>
            <w:color w:val="0D0D0D" w:themeColor="text1" w:themeTint="F2"/>
            <w:u w:color="000000"/>
            <w:bdr w:val="nil"/>
          </w:rPr>
          <w:t xml:space="preserve">Я обязуюсь не вносить изменений в протокол и не допускать преднамеренных отклонений от него без предварительного одобрения Спонсора, Комитета по этике и/или </w:t>
        </w:r>
        <w:r w:rsidRPr="00A057BC" w:rsidDel="00E23FF1">
          <w:rPr>
            <w:color w:val="0D0D0D" w:themeColor="text1" w:themeTint="F2"/>
            <w:u w:color="000000"/>
            <w:bdr w:val="nil"/>
          </w:rPr>
          <w:lastRenderedPageBreak/>
          <w:t>уполномоченных регуляторных органов, за исключением случаев, когда это необходимо для устранения непосредственной угрозы безопасности добровольцев.</w:t>
        </w:r>
      </w:moveFrom>
    </w:p>
    <w:moveFromRangeEnd w:id="115"/>
    <w:p w14:paraId="5C068CE8" w14:textId="1D0AECB2" w:rsidR="00EA167C" w:rsidRPr="00A057BC" w:rsidRDefault="00EA167C"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Я готов обеспечить прямой доступ к первичной документации и соглас</w:t>
      </w:r>
      <w:r w:rsidR="00B1553E" w:rsidRPr="00A057BC">
        <w:rPr>
          <w:color w:val="0D0D0D" w:themeColor="text1" w:themeTint="F2"/>
          <w:u w:color="000000"/>
          <w:bdr w:val="nil"/>
        </w:rPr>
        <w:t>ен</w:t>
      </w:r>
      <w:r w:rsidRPr="00A057BC">
        <w:rPr>
          <w:color w:val="0D0D0D" w:themeColor="text1" w:themeTint="F2"/>
          <w:u w:color="000000"/>
          <w:bdr w:val="nil"/>
        </w:rPr>
        <w:t xml:space="preserve"> </w:t>
      </w:r>
      <w:r w:rsidR="00B1553E" w:rsidRPr="00A057BC">
        <w:rPr>
          <w:color w:val="0D0D0D" w:themeColor="text1" w:themeTint="F2"/>
          <w:u w:color="000000"/>
          <w:bdr w:val="nil"/>
        </w:rPr>
        <w:t>с процедурами</w:t>
      </w:r>
      <w:r w:rsidR="007D3F8E" w:rsidRPr="00A057BC">
        <w:rPr>
          <w:color w:val="0D0D0D" w:themeColor="text1" w:themeTint="F2"/>
          <w:u w:color="000000"/>
          <w:bdr w:val="nil"/>
        </w:rPr>
        <w:t xml:space="preserve"> </w:t>
      </w:r>
      <w:r w:rsidRPr="00A057BC">
        <w:rPr>
          <w:color w:val="0D0D0D" w:themeColor="text1" w:themeTint="F2"/>
          <w:u w:color="000000"/>
          <w:bdr w:val="nil"/>
        </w:rPr>
        <w:t>проверки аудиторами от представителей Спонсора и уполномоченных органов</w:t>
      </w:r>
      <w:del w:id="117" w:author="Автор" w:date="2026-08-21T09:56:00Z">
        <w:r w:rsidRPr="00A057BC" w:rsidDel="001D2E52">
          <w:rPr>
            <w:color w:val="0D0D0D" w:themeColor="text1" w:themeTint="F2"/>
            <w:u w:color="000000"/>
            <w:bdr w:val="nil"/>
          </w:rPr>
          <w:delText xml:space="preserve">. </w:delText>
        </w:r>
      </w:del>
      <w:ins w:id="118" w:author="Автор" w:date="2026-08-21T09:56:00Z">
        <w:r w:rsidR="001D2E52">
          <w:rPr>
            <w:color w:val="0D0D0D" w:themeColor="text1" w:themeTint="F2"/>
            <w:u w:color="000000"/>
            <w:bdr w:val="nil"/>
          </w:rPr>
          <w:t>;</w:t>
        </w:r>
      </w:ins>
    </w:p>
    <w:p w14:paraId="025882E4" w14:textId="475BBC06" w:rsidR="00EA167C" w:rsidRPr="00A057BC" w:rsidRDefault="00A46874"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Я обязуюсь информировать добровольцев о том, что препараты исследования применяются с исследовательскими целями, а также о целях, процедурах, возможных рисках, правах и обязанностях добровольцев, условиях конфиденциальности и праве отказаться от участия в исследовании в любое время без неблагоприятных последствий</w:t>
      </w:r>
      <w:r w:rsidR="00EA167C" w:rsidRPr="00A057BC">
        <w:rPr>
          <w:color w:val="0D0D0D" w:themeColor="text1" w:themeTint="F2"/>
          <w:u w:color="000000"/>
          <w:bdr w:val="nil"/>
        </w:rPr>
        <w:t xml:space="preserve">; </w:t>
      </w:r>
    </w:p>
    <w:p w14:paraId="18A219CE" w14:textId="77777777" w:rsidR="00EA167C" w:rsidRPr="00A057BC" w:rsidRDefault="00EA167C"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Я обеспечу соблюдение требований, связанных с получением информированного согласия, после одобрения Совета по Этике и Локального Этического Комитета (ЛЭК) и в соответствии с принципами GCP;</w:t>
      </w:r>
    </w:p>
    <w:p w14:paraId="363CA460" w14:textId="42A1CB70" w:rsidR="00A46874" w:rsidRPr="00A057BC" w:rsidRDefault="00A46874"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Я подтверждаю, что содержание настоящего Протокола, иных документов исследования, а также результаты исследования являются конфиденциальной информацией, принадлежащей Спонсору, и обязуюсь не раскрывать их третьим лицам, за исключением случаев, когда такое раскрытие требуется в соответствии с законодательством Российской Федерации.</w:t>
      </w:r>
    </w:p>
    <w:p w14:paraId="1DC4B76D" w14:textId="77777777" w:rsidR="00EA167C" w:rsidRPr="00A057BC" w:rsidRDefault="00EA167C"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 xml:space="preserve">В случае передачи каких-либо из моих ответственностей в исследовании я предоставлю Спонсору листок распределения обязанностей. </w:t>
      </w:r>
    </w:p>
    <w:p w14:paraId="7B1AADF9" w14:textId="7157E526" w:rsidR="00D73F97" w:rsidRPr="00A057BC" w:rsidRDefault="00D57D24" w:rsidP="004D10BF">
      <w:pPr>
        <w:spacing w:line="276" w:lineRule="auto"/>
        <w:ind w:firstLine="709"/>
        <w:jc w:val="both"/>
        <w:rPr>
          <w:color w:val="0D0D0D" w:themeColor="text1" w:themeTint="F2"/>
          <w:u w:color="000000"/>
          <w:bdr w:val="nil"/>
        </w:rPr>
      </w:pPr>
      <w:r w:rsidRPr="00A057BC">
        <w:rPr>
          <w:color w:val="0D0D0D" w:themeColor="text1" w:themeTint="F2"/>
          <w:u w:color="000000"/>
          <w:bdr w:val="nil"/>
        </w:rPr>
        <w:t xml:space="preserve"> </w:t>
      </w:r>
    </w:p>
    <w:p w14:paraId="32BDAEAF" w14:textId="77777777" w:rsidR="00F322E7" w:rsidRPr="00A057BC" w:rsidRDefault="00F322E7" w:rsidP="004D10BF">
      <w:pPr>
        <w:spacing w:line="276" w:lineRule="auto"/>
        <w:jc w:val="both"/>
        <w:rPr>
          <w:rFonts w:eastAsia="Calibri"/>
          <w:color w:val="0D0D0D" w:themeColor="text1" w:themeTint="F2"/>
        </w:rPr>
      </w:pPr>
    </w:p>
    <w:p w14:paraId="7B9822F3" w14:textId="6090B79E" w:rsidR="002A43A9" w:rsidRPr="00A057BC" w:rsidRDefault="008D1B4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b/>
          <w:color w:val="0D0D0D" w:themeColor="text1" w:themeTint="F2"/>
          <w:lang w:bidi="ru-RU"/>
        </w:rPr>
        <w:t>Главный исследователь</w:t>
      </w:r>
      <w:r w:rsidR="002A43A9" w:rsidRPr="00A057BC">
        <w:rPr>
          <w:color w:val="0D0D0D" w:themeColor="text1" w:themeTint="F2"/>
          <w:u w:color="000000"/>
          <w:bdr w:val="nil"/>
        </w:rPr>
        <w:t xml:space="preserve">: </w:t>
      </w:r>
      <w:r w:rsidR="009928F3" w:rsidRPr="00A057BC">
        <w:rPr>
          <w:color w:val="0D0D0D" w:themeColor="text1" w:themeTint="F2"/>
          <w:u w:color="000000"/>
          <w:bdr w:val="nil"/>
        </w:rPr>
        <w:t>Мирошкина Дарья Александровна</w:t>
      </w:r>
    </w:p>
    <w:p w14:paraId="3D15B8ED" w14:textId="0AC1A28B" w:rsidR="00D73F97" w:rsidRPr="00A057BC" w:rsidRDefault="002A43A9"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b/>
          <w:bCs/>
          <w:color w:val="0D0D0D" w:themeColor="text1" w:themeTint="F2"/>
          <w:u w:color="000000"/>
          <w:bdr w:val="nil"/>
        </w:rPr>
        <w:t>Должность</w:t>
      </w:r>
      <w:r w:rsidRPr="00A057BC">
        <w:rPr>
          <w:color w:val="0D0D0D" w:themeColor="text1" w:themeTint="F2"/>
          <w:u w:color="000000"/>
          <w:bdr w:val="nil"/>
        </w:rPr>
        <w:t xml:space="preserve">: </w:t>
      </w:r>
      <w:r w:rsidR="00FC1511" w:rsidRPr="00A057BC">
        <w:rPr>
          <w:color w:val="0D0D0D" w:themeColor="text1" w:themeTint="F2"/>
          <w:u w:color="000000"/>
          <w:bdr w:val="nil"/>
        </w:rPr>
        <w:t>в</w:t>
      </w:r>
      <w:r w:rsidR="003B4647" w:rsidRPr="00A057BC">
        <w:rPr>
          <w:color w:val="0D0D0D" w:themeColor="text1" w:themeTint="F2"/>
          <w:u w:color="000000"/>
          <w:bdr w:val="nil"/>
        </w:rPr>
        <w:t xml:space="preserve">рач </w:t>
      </w:r>
      <w:r w:rsidR="009928F3" w:rsidRPr="00A057BC">
        <w:rPr>
          <w:color w:val="0D0D0D" w:themeColor="text1" w:themeTint="F2"/>
          <w:u w:color="000000"/>
          <w:bdr w:val="nil"/>
        </w:rPr>
        <w:t>общей практики</w:t>
      </w:r>
    </w:p>
    <w:p w14:paraId="293DFCE0" w14:textId="77777777" w:rsidR="002A43A9" w:rsidRPr="00A057BC" w:rsidRDefault="002A43A9" w:rsidP="004D10BF">
      <w:pPr>
        <w:spacing w:line="276" w:lineRule="auto"/>
        <w:jc w:val="both"/>
        <w:rPr>
          <w:rFonts w:eastAsia="Calibri"/>
          <w:color w:val="0D0D0D" w:themeColor="text1" w:themeTint="F2"/>
        </w:rPr>
      </w:pPr>
      <w:r w:rsidRPr="00A057BC">
        <w:rPr>
          <w:rFonts w:eastAsia="Calibri"/>
          <w:b/>
          <w:bCs/>
          <w:color w:val="0D0D0D" w:themeColor="text1" w:themeTint="F2"/>
        </w:rPr>
        <w:t>Исследовательский</w:t>
      </w:r>
      <w:r w:rsidRPr="00A057BC">
        <w:rPr>
          <w:rFonts w:eastAsia="Calibri"/>
          <w:color w:val="0D0D0D" w:themeColor="text1" w:themeTint="F2"/>
        </w:rPr>
        <w:t xml:space="preserve"> </w:t>
      </w:r>
      <w:r w:rsidRPr="00A057BC">
        <w:rPr>
          <w:rFonts w:eastAsia="Calibri"/>
          <w:b/>
          <w:bCs/>
          <w:color w:val="0D0D0D" w:themeColor="text1" w:themeTint="F2"/>
        </w:rPr>
        <w:t>центр</w:t>
      </w:r>
      <w:r w:rsidRPr="00A057BC">
        <w:rPr>
          <w:rFonts w:eastAsia="Calibri"/>
          <w:color w:val="0D0D0D" w:themeColor="text1" w:themeTint="F2"/>
        </w:rPr>
        <w:t>: О</w:t>
      </w:r>
      <w:r w:rsidRPr="00A057BC">
        <w:rPr>
          <w:bCs/>
          <w:color w:val="0D0D0D" w:themeColor="text1" w:themeTint="F2"/>
        </w:rPr>
        <w:t>ОО «ННЦ ИССЛЕДОВАНИЙ И ФАРМАКОНАДЗОРА»</w:t>
      </w:r>
    </w:p>
    <w:p w14:paraId="7FFD8435" w14:textId="77777777" w:rsidR="00F322E7" w:rsidRDefault="00F322E7" w:rsidP="004D10BF">
      <w:pPr>
        <w:spacing w:line="276" w:lineRule="auto"/>
        <w:jc w:val="both"/>
        <w:rPr>
          <w:ins w:id="119" w:author="Автор" w:date="2026-08-21T09:59:00Z"/>
          <w:color w:val="0D0D0D" w:themeColor="text1" w:themeTint="F2"/>
        </w:rPr>
      </w:pPr>
    </w:p>
    <w:p w14:paraId="73C8C9D0" w14:textId="77777777" w:rsidR="00A743EE" w:rsidRPr="00A057BC" w:rsidRDefault="00A743EE" w:rsidP="004D10BF">
      <w:pPr>
        <w:spacing w:line="276" w:lineRule="auto"/>
        <w:jc w:val="both"/>
        <w:rPr>
          <w:color w:val="0D0D0D" w:themeColor="text1" w:themeTint="F2"/>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602"/>
      </w:tblGrid>
      <w:tr w:rsidR="00E65EBB" w:rsidRPr="006D079C" w14:paraId="494184D6" w14:textId="77777777" w:rsidTr="00F33ED5">
        <w:tc>
          <w:tcPr>
            <w:tcW w:w="4601" w:type="dxa"/>
          </w:tcPr>
          <w:p w14:paraId="4F0AB785" w14:textId="77777777" w:rsidR="001B5FD1" w:rsidRPr="00A057BC" w:rsidRDefault="001B5FD1" w:rsidP="004D10BF">
            <w:pPr>
              <w:spacing w:line="276" w:lineRule="auto"/>
              <w:jc w:val="both"/>
              <w:rPr>
                <w:color w:val="0D0D0D" w:themeColor="text1" w:themeTint="F2"/>
              </w:rPr>
            </w:pPr>
            <w:r w:rsidRPr="00A057BC">
              <w:rPr>
                <w:color w:val="0D0D0D" w:themeColor="text1" w:themeTint="F2"/>
              </w:rPr>
              <w:t>Подпись _________________</w:t>
            </w:r>
          </w:p>
        </w:tc>
        <w:tc>
          <w:tcPr>
            <w:tcW w:w="4602" w:type="dxa"/>
          </w:tcPr>
          <w:p w14:paraId="692F39DD" w14:textId="2334A331" w:rsidR="001B5FD1" w:rsidRPr="006D079C" w:rsidRDefault="001B5FD1" w:rsidP="004D10BF">
            <w:pPr>
              <w:spacing w:line="276" w:lineRule="auto"/>
              <w:jc w:val="both"/>
              <w:rPr>
                <w:color w:val="0D0D0D" w:themeColor="text1" w:themeTint="F2"/>
              </w:rPr>
            </w:pPr>
            <w:r w:rsidRPr="00A057BC">
              <w:rPr>
                <w:color w:val="0D0D0D" w:themeColor="text1" w:themeTint="F2"/>
              </w:rPr>
              <w:t xml:space="preserve">Дата </w:t>
            </w:r>
            <w:r w:rsidRPr="00A057BC">
              <w:rPr>
                <w:color w:val="0D0D0D" w:themeColor="text1" w:themeTint="F2"/>
                <w:u w:color="000000"/>
                <w:bdr w:val="nil"/>
              </w:rPr>
              <w:t>«___» __________ 202_ г.</w:t>
            </w:r>
          </w:p>
          <w:p w14:paraId="53CBB73D" w14:textId="77777777" w:rsidR="001B5FD1" w:rsidRPr="006D079C" w:rsidRDefault="001B5FD1" w:rsidP="004D10BF">
            <w:pPr>
              <w:spacing w:line="276" w:lineRule="auto"/>
              <w:jc w:val="both"/>
              <w:rPr>
                <w:color w:val="0D0D0D" w:themeColor="text1" w:themeTint="F2"/>
              </w:rPr>
            </w:pPr>
          </w:p>
        </w:tc>
      </w:tr>
    </w:tbl>
    <w:p w14:paraId="2279F8E6" w14:textId="77777777" w:rsidR="00F322E7" w:rsidRPr="006D079C" w:rsidRDefault="008D1B42" w:rsidP="004D10BF">
      <w:pPr>
        <w:spacing w:line="276" w:lineRule="auto"/>
        <w:jc w:val="both"/>
        <w:rPr>
          <w:color w:val="0D0D0D" w:themeColor="text1" w:themeTint="F2"/>
        </w:rPr>
      </w:pPr>
      <w:r w:rsidRPr="006D079C">
        <w:rPr>
          <w:color w:val="0D0D0D" w:themeColor="text1" w:themeTint="F2"/>
        </w:rPr>
        <w:br w:type="page"/>
      </w:r>
    </w:p>
    <w:p w14:paraId="62CCB136" w14:textId="77777777" w:rsidR="00F322E7" w:rsidRPr="00A057BC" w:rsidRDefault="008D1B42" w:rsidP="004D10BF">
      <w:pPr>
        <w:pStyle w:val="1"/>
        <w:spacing w:before="0" w:after="0" w:line="276" w:lineRule="auto"/>
        <w:jc w:val="both"/>
        <w:rPr>
          <w:rFonts w:cs="Times New Roman"/>
        </w:rPr>
      </w:pPr>
      <w:bookmarkStart w:id="120" w:name="_Toc203135878"/>
      <w:bookmarkStart w:id="121" w:name="_Toc233373507"/>
      <w:commentRangeStart w:id="122"/>
      <w:r w:rsidRPr="00A057BC">
        <w:rPr>
          <w:rFonts w:cs="Times New Roman"/>
        </w:rPr>
        <w:lastRenderedPageBreak/>
        <w:t>ОГЛАВЛЕНИЕ</w:t>
      </w:r>
      <w:bookmarkEnd w:id="120"/>
      <w:bookmarkEnd w:id="121"/>
      <w:commentRangeEnd w:id="122"/>
      <w:r w:rsidR="00C3776C">
        <w:rPr>
          <w:rStyle w:val="a8"/>
          <w:rFonts w:eastAsia="Times New Roman" w:cs="Times New Roman"/>
          <w:b w:val="0"/>
          <w:bCs w:val="0"/>
          <w:caps w:val="0"/>
        </w:rPr>
        <w:commentReference w:id="122"/>
      </w:r>
    </w:p>
    <w:sdt>
      <w:sdtPr>
        <w:rPr>
          <w:color w:val="0D0D0D" w:themeColor="text1" w:themeTint="F2"/>
        </w:rPr>
        <w:id w:val="-113527847"/>
        <w:docPartObj>
          <w:docPartGallery w:val="Table of Contents"/>
          <w:docPartUnique/>
        </w:docPartObj>
      </w:sdtPr>
      <w:sdtEndPr>
        <w:rPr>
          <w:b/>
          <w:bCs/>
        </w:rPr>
      </w:sdtEndPr>
      <w:sdtContent>
        <w:p w14:paraId="61B75CBA" w14:textId="77777777" w:rsidR="00F322E7" w:rsidRPr="006D079C" w:rsidRDefault="00F322E7" w:rsidP="004D10BF">
          <w:pPr>
            <w:spacing w:line="276" w:lineRule="auto"/>
            <w:jc w:val="both"/>
            <w:rPr>
              <w:color w:val="0D0D0D" w:themeColor="text1" w:themeTint="F2"/>
            </w:rPr>
          </w:pPr>
        </w:p>
        <w:p w14:paraId="49561CC4" w14:textId="76B242F6" w:rsidR="00941BDC" w:rsidRDefault="008D1B42">
          <w:pPr>
            <w:pStyle w:val="11"/>
            <w:tabs>
              <w:tab w:val="right" w:leader="dot" w:pos="9345"/>
            </w:tabs>
            <w:rPr>
              <w:rFonts w:asciiTheme="minorHAnsi" w:eastAsiaTheme="minorEastAsia" w:hAnsiTheme="minorHAnsi" w:cstheme="minorBidi"/>
              <w:noProof/>
              <w:kern w:val="2"/>
              <w14:ligatures w14:val="standardContextual"/>
            </w:rPr>
          </w:pPr>
          <w:r w:rsidRPr="006D079C">
            <w:rPr>
              <w:color w:val="0D0D0D" w:themeColor="text1" w:themeTint="F2"/>
            </w:rPr>
            <w:fldChar w:fldCharType="begin"/>
          </w:r>
          <w:r w:rsidRPr="006D079C">
            <w:rPr>
              <w:color w:val="0D0D0D" w:themeColor="text1" w:themeTint="F2"/>
            </w:rPr>
            <w:instrText xml:space="preserve"> TOC \o "1-3" \h \z \u </w:instrText>
          </w:r>
          <w:r w:rsidRPr="006D079C">
            <w:rPr>
              <w:color w:val="0D0D0D" w:themeColor="text1" w:themeTint="F2"/>
            </w:rPr>
            <w:fldChar w:fldCharType="separate"/>
          </w:r>
          <w:hyperlink w:anchor="_Toc233373503" w:history="1">
            <w:r w:rsidR="00941BDC" w:rsidRPr="00A67BCA">
              <w:rPr>
                <w:rStyle w:val="a9"/>
                <w:noProof/>
              </w:rPr>
              <w:t>ОБЩАЯ ИНФОРМАЦИЯ</w:t>
            </w:r>
            <w:r w:rsidR="00941BDC">
              <w:rPr>
                <w:noProof/>
                <w:webHidden/>
              </w:rPr>
              <w:tab/>
            </w:r>
            <w:r w:rsidR="00941BDC">
              <w:rPr>
                <w:noProof/>
                <w:webHidden/>
              </w:rPr>
              <w:fldChar w:fldCharType="begin"/>
            </w:r>
            <w:r w:rsidR="00941BDC">
              <w:rPr>
                <w:noProof/>
                <w:webHidden/>
              </w:rPr>
              <w:instrText xml:space="preserve"> PAGEREF _Toc233373503 \h </w:instrText>
            </w:r>
            <w:r w:rsidR="00941BDC">
              <w:rPr>
                <w:noProof/>
                <w:webHidden/>
              </w:rPr>
            </w:r>
            <w:r w:rsidR="00941BDC">
              <w:rPr>
                <w:noProof/>
                <w:webHidden/>
              </w:rPr>
              <w:fldChar w:fldCharType="separate"/>
            </w:r>
            <w:r w:rsidR="00D23E0D">
              <w:rPr>
                <w:noProof/>
                <w:webHidden/>
              </w:rPr>
              <w:t>2</w:t>
            </w:r>
            <w:r w:rsidR="00941BDC">
              <w:rPr>
                <w:noProof/>
                <w:webHidden/>
              </w:rPr>
              <w:fldChar w:fldCharType="end"/>
            </w:r>
          </w:hyperlink>
        </w:p>
        <w:p w14:paraId="079A5BD4" w14:textId="055BB373" w:rsidR="00941BDC" w:rsidRDefault="00000000">
          <w:pPr>
            <w:pStyle w:val="11"/>
            <w:tabs>
              <w:tab w:val="right" w:leader="dot" w:pos="9345"/>
            </w:tabs>
            <w:rPr>
              <w:rFonts w:asciiTheme="minorHAnsi" w:eastAsiaTheme="minorEastAsia" w:hAnsiTheme="minorHAnsi" w:cstheme="minorBidi"/>
              <w:noProof/>
              <w:kern w:val="2"/>
              <w14:ligatures w14:val="standardContextual"/>
            </w:rPr>
          </w:pPr>
          <w:hyperlink w:anchor="_Toc233373504" w:history="1">
            <w:r w:rsidR="00941BDC" w:rsidRPr="00A67BCA">
              <w:rPr>
                <w:rStyle w:val="a9"/>
                <w:noProof/>
              </w:rPr>
              <w:t>УТВЕРЖДЕНИЕ ПРОТОКОЛА СПОНСОРОМ</w:t>
            </w:r>
            <w:r w:rsidR="00941BDC">
              <w:rPr>
                <w:noProof/>
                <w:webHidden/>
              </w:rPr>
              <w:tab/>
            </w:r>
            <w:r w:rsidR="00941BDC">
              <w:rPr>
                <w:noProof/>
                <w:webHidden/>
              </w:rPr>
              <w:fldChar w:fldCharType="begin"/>
            </w:r>
            <w:r w:rsidR="00941BDC">
              <w:rPr>
                <w:noProof/>
                <w:webHidden/>
              </w:rPr>
              <w:instrText xml:space="preserve"> PAGEREF _Toc233373504 \h </w:instrText>
            </w:r>
            <w:r w:rsidR="00941BDC">
              <w:rPr>
                <w:noProof/>
                <w:webHidden/>
              </w:rPr>
            </w:r>
            <w:r w:rsidR="00941BDC">
              <w:rPr>
                <w:noProof/>
                <w:webHidden/>
              </w:rPr>
              <w:fldChar w:fldCharType="separate"/>
            </w:r>
            <w:r w:rsidR="00D23E0D">
              <w:rPr>
                <w:noProof/>
                <w:webHidden/>
              </w:rPr>
              <w:t>4</w:t>
            </w:r>
            <w:r w:rsidR="00941BDC">
              <w:rPr>
                <w:noProof/>
                <w:webHidden/>
              </w:rPr>
              <w:fldChar w:fldCharType="end"/>
            </w:r>
          </w:hyperlink>
        </w:p>
        <w:p w14:paraId="47C19893" w14:textId="5C014880" w:rsidR="00941BDC" w:rsidRDefault="00000000">
          <w:pPr>
            <w:pStyle w:val="11"/>
            <w:tabs>
              <w:tab w:val="right" w:leader="dot" w:pos="9345"/>
            </w:tabs>
            <w:rPr>
              <w:rFonts w:asciiTheme="minorHAnsi" w:eastAsiaTheme="minorEastAsia" w:hAnsiTheme="minorHAnsi" w:cstheme="minorBidi"/>
              <w:noProof/>
              <w:kern w:val="2"/>
              <w14:ligatures w14:val="standardContextual"/>
            </w:rPr>
          </w:pPr>
          <w:hyperlink w:anchor="_Toc233373505" w:history="1">
            <w:r w:rsidR="00941BDC" w:rsidRPr="00A67BCA">
              <w:rPr>
                <w:rStyle w:val="a9"/>
                <w:noProof/>
              </w:rPr>
              <w:t>УТВЕРЖДЕНИЕ ПРОТОКОЛА контрактно-исследовательской организацией</w:t>
            </w:r>
            <w:r w:rsidR="00941BDC">
              <w:rPr>
                <w:noProof/>
                <w:webHidden/>
              </w:rPr>
              <w:tab/>
            </w:r>
            <w:r w:rsidR="00941BDC">
              <w:rPr>
                <w:noProof/>
                <w:webHidden/>
              </w:rPr>
              <w:fldChar w:fldCharType="begin"/>
            </w:r>
            <w:r w:rsidR="00941BDC">
              <w:rPr>
                <w:noProof/>
                <w:webHidden/>
              </w:rPr>
              <w:instrText xml:space="preserve"> PAGEREF _Toc233373505 \h </w:instrText>
            </w:r>
            <w:r w:rsidR="00941BDC">
              <w:rPr>
                <w:noProof/>
                <w:webHidden/>
              </w:rPr>
            </w:r>
            <w:r w:rsidR="00941BDC">
              <w:rPr>
                <w:noProof/>
                <w:webHidden/>
              </w:rPr>
              <w:fldChar w:fldCharType="separate"/>
            </w:r>
            <w:r w:rsidR="00D23E0D">
              <w:rPr>
                <w:noProof/>
                <w:webHidden/>
              </w:rPr>
              <w:t>5</w:t>
            </w:r>
            <w:r w:rsidR="00941BDC">
              <w:rPr>
                <w:noProof/>
                <w:webHidden/>
              </w:rPr>
              <w:fldChar w:fldCharType="end"/>
            </w:r>
          </w:hyperlink>
        </w:p>
        <w:p w14:paraId="690720F5" w14:textId="1E2A6A60" w:rsidR="00941BDC" w:rsidRDefault="00000000">
          <w:pPr>
            <w:pStyle w:val="11"/>
            <w:tabs>
              <w:tab w:val="right" w:leader="dot" w:pos="9345"/>
            </w:tabs>
            <w:rPr>
              <w:rFonts w:asciiTheme="minorHAnsi" w:eastAsiaTheme="minorEastAsia" w:hAnsiTheme="minorHAnsi" w:cstheme="minorBidi"/>
              <w:noProof/>
              <w:kern w:val="2"/>
              <w14:ligatures w14:val="standardContextual"/>
            </w:rPr>
          </w:pPr>
          <w:hyperlink w:anchor="_Toc233373506" w:history="1">
            <w:r w:rsidR="00941BDC" w:rsidRPr="00A67BCA">
              <w:rPr>
                <w:rStyle w:val="a9"/>
                <w:noProof/>
              </w:rPr>
              <w:t>СОГЛАСИЕ ГЛАВНОГО ИССЛЕДОВАТЕЛЯ</w:t>
            </w:r>
            <w:r w:rsidR="00941BDC">
              <w:rPr>
                <w:noProof/>
                <w:webHidden/>
              </w:rPr>
              <w:tab/>
            </w:r>
            <w:r w:rsidR="00941BDC">
              <w:rPr>
                <w:noProof/>
                <w:webHidden/>
              </w:rPr>
              <w:fldChar w:fldCharType="begin"/>
            </w:r>
            <w:r w:rsidR="00941BDC">
              <w:rPr>
                <w:noProof/>
                <w:webHidden/>
              </w:rPr>
              <w:instrText xml:space="preserve"> PAGEREF _Toc233373506 \h </w:instrText>
            </w:r>
            <w:r w:rsidR="00941BDC">
              <w:rPr>
                <w:noProof/>
                <w:webHidden/>
              </w:rPr>
            </w:r>
            <w:r w:rsidR="00941BDC">
              <w:rPr>
                <w:noProof/>
                <w:webHidden/>
              </w:rPr>
              <w:fldChar w:fldCharType="separate"/>
            </w:r>
            <w:r w:rsidR="00D23E0D">
              <w:rPr>
                <w:noProof/>
                <w:webHidden/>
              </w:rPr>
              <w:t>6</w:t>
            </w:r>
            <w:r w:rsidR="00941BDC">
              <w:rPr>
                <w:noProof/>
                <w:webHidden/>
              </w:rPr>
              <w:fldChar w:fldCharType="end"/>
            </w:r>
          </w:hyperlink>
        </w:p>
        <w:p w14:paraId="518843E0" w14:textId="102056B9" w:rsidR="00941BDC" w:rsidRDefault="00000000">
          <w:pPr>
            <w:pStyle w:val="11"/>
            <w:tabs>
              <w:tab w:val="right" w:leader="dot" w:pos="9345"/>
            </w:tabs>
            <w:rPr>
              <w:rFonts w:asciiTheme="minorHAnsi" w:eastAsiaTheme="minorEastAsia" w:hAnsiTheme="minorHAnsi" w:cstheme="minorBidi"/>
              <w:noProof/>
              <w:kern w:val="2"/>
              <w14:ligatures w14:val="standardContextual"/>
            </w:rPr>
          </w:pPr>
          <w:hyperlink w:anchor="_Toc233373507" w:history="1">
            <w:r w:rsidR="00941BDC" w:rsidRPr="00A67BCA">
              <w:rPr>
                <w:rStyle w:val="a9"/>
                <w:noProof/>
              </w:rPr>
              <w:t>ОГЛАВЛЕНИЕ</w:t>
            </w:r>
            <w:r w:rsidR="00941BDC">
              <w:rPr>
                <w:noProof/>
                <w:webHidden/>
              </w:rPr>
              <w:tab/>
            </w:r>
            <w:r w:rsidR="00941BDC">
              <w:rPr>
                <w:noProof/>
                <w:webHidden/>
              </w:rPr>
              <w:fldChar w:fldCharType="begin"/>
            </w:r>
            <w:r w:rsidR="00941BDC">
              <w:rPr>
                <w:noProof/>
                <w:webHidden/>
              </w:rPr>
              <w:instrText xml:space="preserve"> PAGEREF _Toc233373507 \h </w:instrText>
            </w:r>
            <w:r w:rsidR="00941BDC">
              <w:rPr>
                <w:noProof/>
                <w:webHidden/>
              </w:rPr>
            </w:r>
            <w:r w:rsidR="00941BDC">
              <w:rPr>
                <w:noProof/>
                <w:webHidden/>
              </w:rPr>
              <w:fldChar w:fldCharType="separate"/>
            </w:r>
            <w:r w:rsidR="00D23E0D">
              <w:rPr>
                <w:noProof/>
                <w:webHidden/>
              </w:rPr>
              <w:t>8</w:t>
            </w:r>
            <w:r w:rsidR="00941BDC">
              <w:rPr>
                <w:noProof/>
                <w:webHidden/>
              </w:rPr>
              <w:fldChar w:fldCharType="end"/>
            </w:r>
          </w:hyperlink>
        </w:p>
        <w:p w14:paraId="73A0BF4A" w14:textId="2BB16DE5" w:rsidR="00941BDC" w:rsidRDefault="00000000">
          <w:pPr>
            <w:pStyle w:val="11"/>
            <w:tabs>
              <w:tab w:val="right" w:leader="dot" w:pos="9345"/>
            </w:tabs>
            <w:rPr>
              <w:rFonts w:asciiTheme="minorHAnsi" w:eastAsiaTheme="minorEastAsia" w:hAnsiTheme="minorHAnsi" w:cstheme="minorBidi"/>
              <w:noProof/>
              <w:kern w:val="2"/>
              <w14:ligatures w14:val="standardContextual"/>
            </w:rPr>
          </w:pPr>
          <w:hyperlink w:anchor="_Toc233373508" w:history="1">
            <w:r w:rsidR="00941BDC" w:rsidRPr="00A67BCA">
              <w:rPr>
                <w:rStyle w:val="a9"/>
                <w:noProof/>
              </w:rPr>
              <w:t>СПИСОК СОКРАЩЕНИЙ И ТЕРМИНОВ</w:t>
            </w:r>
            <w:r w:rsidR="00941BDC">
              <w:rPr>
                <w:noProof/>
                <w:webHidden/>
              </w:rPr>
              <w:tab/>
            </w:r>
            <w:r w:rsidR="00941BDC">
              <w:rPr>
                <w:noProof/>
                <w:webHidden/>
              </w:rPr>
              <w:fldChar w:fldCharType="begin"/>
            </w:r>
            <w:r w:rsidR="00941BDC">
              <w:rPr>
                <w:noProof/>
                <w:webHidden/>
              </w:rPr>
              <w:instrText xml:space="preserve"> PAGEREF _Toc233373508 \h </w:instrText>
            </w:r>
            <w:r w:rsidR="00941BDC">
              <w:rPr>
                <w:noProof/>
                <w:webHidden/>
              </w:rPr>
            </w:r>
            <w:r w:rsidR="00941BDC">
              <w:rPr>
                <w:noProof/>
                <w:webHidden/>
              </w:rPr>
              <w:fldChar w:fldCharType="separate"/>
            </w:r>
            <w:r w:rsidR="00D23E0D">
              <w:rPr>
                <w:noProof/>
                <w:webHidden/>
              </w:rPr>
              <w:t>12</w:t>
            </w:r>
            <w:r w:rsidR="00941BDC">
              <w:rPr>
                <w:noProof/>
                <w:webHidden/>
              </w:rPr>
              <w:fldChar w:fldCharType="end"/>
            </w:r>
          </w:hyperlink>
        </w:p>
        <w:p w14:paraId="78D76EB1" w14:textId="179FB802" w:rsidR="00941BDC" w:rsidRDefault="00000000">
          <w:pPr>
            <w:pStyle w:val="11"/>
            <w:tabs>
              <w:tab w:val="right" w:leader="dot" w:pos="9345"/>
            </w:tabs>
            <w:rPr>
              <w:rFonts w:asciiTheme="minorHAnsi" w:eastAsiaTheme="minorEastAsia" w:hAnsiTheme="minorHAnsi" w:cstheme="minorBidi"/>
              <w:noProof/>
              <w:kern w:val="2"/>
              <w14:ligatures w14:val="standardContextual"/>
            </w:rPr>
          </w:pPr>
          <w:hyperlink w:anchor="_Toc233373509" w:history="1">
            <w:r w:rsidR="00941BDC" w:rsidRPr="00A67BCA">
              <w:rPr>
                <w:rStyle w:val="a9"/>
                <w:noProof/>
              </w:rPr>
              <w:t>СПИСОК ТАБЛИЦ</w:t>
            </w:r>
            <w:r w:rsidR="00941BDC">
              <w:rPr>
                <w:noProof/>
                <w:webHidden/>
              </w:rPr>
              <w:tab/>
            </w:r>
            <w:r w:rsidR="00941BDC">
              <w:rPr>
                <w:noProof/>
                <w:webHidden/>
              </w:rPr>
              <w:fldChar w:fldCharType="begin"/>
            </w:r>
            <w:r w:rsidR="00941BDC">
              <w:rPr>
                <w:noProof/>
                <w:webHidden/>
              </w:rPr>
              <w:instrText xml:space="preserve"> PAGEREF _Toc233373509 \h </w:instrText>
            </w:r>
            <w:r w:rsidR="00941BDC">
              <w:rPr>
                <w:noProof/>
                <w:webHidden/>
              </w:rPr>
            </w:r>
            <w:r w:rsidR="00941BDC">
              <w:rPr>
                <w:noProof/>
                <w:webHidden/>
              </w:rPr>
              <w:fldChar w:fldCharType="separate"/>
            </w:r>
            <w:r w:rsidR="00D23E0D">
              <w:rPr>
                <w:noProof/>
                <w:webHidden/>
              </w:rPr>
              <w:t>14</w:t>
            </w:r>
            <w:r w:rsidR="00941BDC">
              <w:rPr>
                <w:noProof/>
                <w:webHidden/>
              </w:rPr>
              <w:fldChar w:fldCharType="end"/>
            </w:r>
          </w:hyperlink>
        </w:p>
        <w:p w14:paraId="7BBE8365" w14:textId="1C942E7D" w:rsidR="00941BDC" w:rsidRDefault="00000000">
          <w:pPr>
            <w:pStyle w:val="11"/>
            <w:tabs>
              <w:tab w:val="left" w:pos="454"/>
              <w:tab w:val="right" w:leader="dot" w:pos="9345"/>
            </w:tabs>
            <w:rPr>
              <w:rFonts w:asciiTheme="minorHAnsi" w:eastAsiaTheme="minorEastAsia" w:hAnsiTheme="minorHAnsi" w:cstheme="minorBidi"/>
              <w:noProof/>
              <w:kern w:val="2"/>
              <w14:ligatures w14:val="standardContextual"/>
            </w:rPr>
          </w:pPr>
          <w:hyperlink w:anchor="_Toc233373510" w:history="1">
            <w:r w:rsidR="00941BDC" w:rsidRPr="00A67BCA">
              <w:rPr>
                <w:rStyle w:val="a9"/>
                <w:noProof/>
              </w:rPr>
              <w:t>2.</w:t>
            </w:r>
            <w:r w:rsidR="00941BDC">
              <w:rPr>
                <w:rFonts w:asciiTheme="minorHAnsi" w:eastAsiaTheme="minorEastAsia" w:hAnsiTheme="minorHAnsi" w:cstheme="minorBidi"/>
                <w:noProof/>
                <w:kern w:val="2"/>
                <w14:ligatures w14:val="standardContextual"/>
              </w:rPr>
              <w:tab/>
            </w:r>
            <w:r w:rsidR="00941BDC" w:rsidRPr="00A67BCA">
              <w:rPr>
                <w:rStyle w:val="a9"/>
                <w:noProof/>
              </w:rPr>
              <w:t>ОБОСНОВАНИЕ ИССЛЕДОВАНИЯ</w:t>
            </w:r>
            <w:r w:rsidR="00941BDC">
              <w:rPr>
                <w:noProof/>
                <w:webHidden/>
              </w:rPr>
              <w:tab/>
            </w:r>
            <w:r w:rsidR="00941BDC">
              <w:rPr>
                <w:noProof/>
                <w:webHidden/>
              </w:rPr>
              <w:fldChar w:fldCharType="begin"/>
            </w:r>
            <w:r w:rsidR="00941BDC">
              <w:rPr>
                <w:noProof/>
                <w:webHidden/>
              </w:rPr>
              <w:instrText xml:space="preserve"> PAGEREF _Toc233373510 \h </w:instrText>
            </w:r>
            <w:r w:rsidR="00941BDC">
              <w:rPr>
                <w:noProof/>
                <w:webHidden/>
              </w:rPr>
            </w:r>
            <w:r w:rsidR="00941BDC">
              <w:rPr>
                <w:noProof/>
                <w:webHidden/>
              </w:rPr>
              <w:fldChar w:fldCharType="separate"/>
            </w:r>
            <w:r w:rsidR="00D23E0D">
              <w:rPr>
                <w:noProof/>
                <w:webHidden/>
              </w:rPr>
              <w:t>36</w:t>
            </w:r>
            <w:r w:rsidR="00941BDC">
              <w:rPr>
                <w:noProof/>
                <w:webHidden/>
              </w:rPr>
              <w:fldChar w:fldCharType="end"/>
            </w:r>
          </w:hyperlink>
        </w:p>
        <w:p w14:paraId="56C3A6B6" w14:textId="47E2CE25" w:rsidR="00941BDC" w:rsidRDefault="00000000">
          <w:pPr>
            <w:pStyle w:val="23"/>
            <w:tabs>
              <w:tab w:val="left" w:pos="660"/>
            </w:tabs>
            <w:rPr>
              <w:rFonts w:asciiTheme="minorHAnsi" w:eastAsiaTheme="minorEastAsia" w:hAnsiTheme="minorHAnsi" w:cstheme="minorBidi"/>
              <w:noProof/>
              <w:kern w:val="2"/>
              <w14:ligatures w14:val="standardContextual"/>
            </w:rPr>
          </w:pPr>
          <w:hyperlink w:anchor="_Toc233373511" w:history="1">
            <w:r w:rsidR="00941BDC" w:rsidRPr="00A67BCA">
              <w:rPr>
                <w:rStyle w:val="a9"/>
                <w:noProof/>
              </w:rPr>
              <w:t>2.1.</w:t>
            </w:r>
            <w:r w:rsidR="00941BDC">
              <w:rPr>
                <w:rFonts w:asciiTheme="minorHAnsi" w:eastAsiaTheme="minorEastAsia" w:hAnsiTheme="minorHAnsi" w:cstheme="minorBidi"/>
                <w:noProof/>
                <w:kern w:val="2"/>
                <w14:ligatures w14:val="standardContextual"/>
              </w:rPr>
              <w:tab/>
            </w:r>
            <w:r w:rsidR="00941BDC" w:rsidRPr="00A67BCA">
              <w:rPr>
                <w:rStyle w:val="a9"/>
                <w:noProof/>
              </w:rPr>
              <w:t>Введение</w:t>
            </w:r>
            <w:r w:rsidR="00941BDC">
              <w:rPr>
                <w:noProof/>
                <w:webHidden/>
              </w:rPr>
              <w:tab/>
            </w:r>
            <w:r w:rsidR="00941BDC">
              <w:rPr>
                <w:noProof/>
                <w:webHidden/>
              </w:rPr>
              <w:fldChar w:fldCharType="begin"/>
            </w:r>
            <w:r w:rsidR="00941BDC">
              <w:rPr>
                <w:noProof/>
                <w:webHidden/>
              </w:rPr>
              <w:instrText xml:space="preserve"> PAGEREF _Toc233373511 \h </w:instrText>
            </w:r>
            <w:r w:rsidR="00941BDC">
              <w:rPr>
                <w:noProof/>
                <w:webHidden/>
              </w:rPr>
            </w:r>
            <w:r w:rsidR="00941BDC">
              <w:rPr>
                <w:noProof/>
                <w:webHidden/>
              </w:rPr>
              <w:fldChar w:fldCharType="separate"/>
            </w:r>
            <w:r w:rsidR="00D23E0D">
              <w:rPr>
                <w:noProof/>
                <w:webHidden/>
              </w:rPr>
              <w:t>37</w:t>
            </w:r>
            <w:r w:rsidR="00941BDC">
              <w:rPr>
                <w:noProof/>
                <w:webHidden/>
              </w:rPr>
              <w:fldChar w:fldCharType="end"/>
            </w:r>
          </w:hyperlink>
        </w:p>
        <w:p w14:paraId="2ADF790C" w14:textId="42C5759E" w:rsidR="00941BDC" w:rsidRDefault="00000000">
          <w:pPr>
            <w:pStyle w:val="23"/>
            <w:tabs>
              <w:tab w:val="left" w:pos="660"/>
            </w:tabs>
            <w:rPr>
              <w:rFonts w:asciiTheme="minorHAnsi" w:eastAsiaTheme="minorEastAsia" w:hAnsiTheme="minorHAnsi" w:cstheme="minorBidi"/>
              <w:noProof/>
              <w:kern w:val="2"/>
              <w14:ligatures w14:val="standardContextual"/>
            </w:rPr>
          </w:pPr>
          <w:hyperlink w:anchor="_Toc233373512" w:history="1">
            <w:r w:rsidR="00941BDC" w:rsidRPr="00A67BCA">
              <w:rPr>
                <w:rStyle w:val="a9"/>
                <w:noProof/>
              </w:rPr>
              <w:t>2.2.</w:t>
            </w:r>
            <w:r w:rsidR="00941BDC">
              <w:rPr>
                <w:rFonts w:asciiTheme="minorHAnsi" w:eastAsiaTheme="minorEastAsia" w:hAnsiTheme="minorHAnsi" w:cstheme="minorBidi"/>
                <w:noProof/>
                <w:kern w:val="2"/>
                <w14:ligatures w14:val="standardContextual"/>
              </w:rPr>
              <w:tab/>
            </w:r>
            <w:r w:rsidR="00941BDC" w:rsidRPr="00A67BCA">
              <w:rPr>
                <w:rStyle w:val="a9"/>
                <w:noProof/>
              </w:rPr>
              <w:t>Препараты исследования</w:t>
            </w:r>
            <w:r w:rsidR="00941BDC">
              <w:rPr>
                <w:noProof/>
                <w:webHidden/>
              </w:rPr>
              <w:tab/>
            </w:r>
            <w:r w:rsidR="00941BDC">
              <w:rPr>
                <w:noProof/>
                <w:webHidden/>
              </w:rPr>
              <w:fldChar w:fldCharType="begin"/>
            </w:r>
            <w:r w:rsidR="00941BDC">
              <w:rPr>
                <w:noProof/>
                <w:webHidden/>
              </w:rPr>
              <w:instrText xml:space="preserve"> PAGEREF _Toc233373512 \h </w:instrText>
            </w:r>
            <w:r w:rsidR="00941BDC">
              <w:rPr>
                <w:noProof/>
                <w:webHidden/>
              </w:rPr>
            </w:r>
            <w:r w:rsidR="00941BDC">
              <w:rPr>
                <w:noProof/>
                <w:webHidden/>
              </w:rPr>
              <w:fldChar w:fldCharType="separate"/>
            </w:r>
            <w:r w:rsidR="00D23E0D">
              <w:rPr>
                <w:noProof/>
                <w:webHidden/>
              </w:rPr>
              <w:t>38</w:t>
            </w:r>
            <w:r w:rsidR="00941BDC">
              <w:rPr>
                <w:noProof/>
                <w:webHidden/>
              </w:rPr>
              <w:fldChar w:fldCharType="end"/>
            </w:r>
          </w:hyperlink>
        </w:p>
        <w:p w14:paraId="5A338E89" w14:textId="64F10542" w:rsidR="00941BDC" w:rsidRDefault="00000000">
          <w:pPr>
            <w:pStyle w:val="23"/>
            <w:tabs>
              <w:tab w:val="left" w:pos="660"/>
            </w:tabs>
            <w:rPr>
              <w:rFonts w:asciiTheme="minorHAnsi" w:eastAsiaTheme="minorEastAsia" w:hAnsiTheme="minorHAnsi" w:cstheme="minorBidi"/>
              <w:noProof/>
              <w:kern w:val="2"/>
              <w14:ligatures w14:val="standardContextual"/>
            </w:rPr>
          </w:pPr>
          <w:hyperlink w:anchor="_Toc233373513" w:history="1">
            <w:r w:rsidR="00941BDC" w:rsidRPr="00A67BCA">
              <w:rPr>
                <w:rStyle w:val="a9"/>
                <w:noProof/>
              </w:rPr>
              <w:t>2.3.</w:t>
            </w:r>
            <w:r w:rsidR="00941BDC">
              <w:rPr>
                <w:rFonts w:asciiTheme="minorHAnsi" w:eastAsiaTheme="minorEastAsia" w:hAnsiTheme="minorHAnsi" w:cstheme="minorBidi"/>
                <w:noProof/>
                <w:kern w:val="2"/>
                <w14:ligatures w14:val="standardContextual"/>
              </w:rPr>
              <w:tab/>
            </w:r>
            <w:r w:rsidR="00941BDC" w:rsidRPr="00A67BCA">
              <w:rPr>
                <w:rStyle w:val="a9"/>
                <w:noProof/>
              </w:rPr>
              <w:t>Фармакологические свойства</w:t>
            </w:r>
            <w:r w:rsidR="00941BDC">
              <w:rPr>
                <w:noProof/>
                <w:webHidden/>
              </w:rPr>
              <w:tab/>
            </w:r>
            <w:r w:rsidR="00941BDC">
              <w:rPr>
                <w:noProof/>
                <w:webHidden/>
              </w:rPr>
              <w:fldChar w:fldCharType="begin"/>
            </w:r>
            <w:r w:rsidR="00941BDC">
              <w:rPr>
                <w:noProof/>
                <w:webHidden/>
              </w:rPr>
              <w:instrText xml:space="preserve"> PAGEREF _Toc233373513 \h </w:instrText>
            </w:r>
            <w:r w:rsidR="00941BDC">
              <w:rPr>
                <w:noProof/>
                <w:webHidden/>
              </w:rPr>
            </w:r>
            <w:r w:rsidR="00941BDC">
              <w:rPr>
                <w:noProof/>
                <w:webHidden/>
              </w:rPr>
              <w:fldChar w:fldCharType="separate"/>
            </w:r>
            <w:r w:rsidR="00D23E0D">
              <w:rPr>
                <w:noProof/>
                <w:webHidden/>
              </w:rPr>
              <w:t>40</w:t>
            </w:r>
            <w:r w:rsidR="00941BDC">
              <w:rPr>
                <w:noProof/>
                <w:webHidden/>
              </w:rPr>
              <w:fldChar w:fldCharType="end"/>
            </w:r>
          </w:hyperlink>
        </w:p>
        <w:p w14:paraId="06EFFB0F" w14:textId="42BD9351" w:rsidR="00941BDC" w:rsidRDefault="00000000">
          <w:pPr>
            <w:pStyle w:val="23"/>
            <w:tabs>
              <w:tab w:val="left" w:pos="660"/>
            </w:tabs>
            <w:rPr>
              <w:rFonts w:asciiTheme="minorHAnsi" w:eastAsiaTheme="minorEastAsia" w:hAnsiTheme="minorHAnsi" w:cstheme="minorBidi"/>
              <w:noProof/>
              <w:kern w:val="2"/>
              <w14:ligatures w14:val="standardContextual"/>
            </w:rPr>
          </w:pPr>
          <w:hyperlink w:anchor="_Toc233373514" w:history="1">
            <w:r w:rsidR="00941BDC" w:rsidRPr="00A67BCA">
              <w:rPr>
                <w:rStyle w:val="a9"/>
                <w:noProof/>
              </w:rPr>
              <w:t>2.6.</w:t>
            </w:r>
            <w:r w:rsidR="00941BDC">
              <w:rPr>
                <w:rFonts w:asciiTheme="minorHAnsi" w:eastAsiaTheme="minorEastAsia" w:hAnsiTheme="minorHAnsi" w:cstheme="minorBidi"/>
                <w:noProof/>
                <w:kern w:val="2"/>
                <w14:ligatures w14:val="standardContextual"/>
              </w:rPr>
              <w:tab/>
            </w:r>
            <w:r w:rsidR="00941BDC" w:rsidRPr="00A67BCA">
              <w:rPr>
                <w:rStyle w:val="a9"/>
                <w:noProof/>
              </w:rPr>
              <w:t>Обоснование способа введения, дозы, длительности и режима приема препаратов исследования</w:t>
            </w:r>
            <w:r w:rsidR="00941BDC">
              <w:rPr>
                <w:noProof/>
                <w:webHidden/>
              </w:rPr>
              <w:tab/>
            </w:r>
            <w:r w:rsidR="00941BDC">
              <w:rPr>
                <w:noProof/>
                <w:webHidden/>
              </w:rPr>
              <w:fldChar w:fldCharType="begin"/>
            </w:r>
            <w:r w:rsidR="00941BDC">
              <w:rPr>
                <w:noProof/>
                <w:webHidden/>
              </w:rPr>
              <w:instrText xml:space="preserve"> PAGEREF _Toc233373514 \h </w:instrText>
            </w:r>
            <w:r w:rsidR="00941BDC">
              <w:rPr>
                <w:noProof/>
                <w:webHidden/>
              </w:rPr>
            </w:r>
            <w:r w:rsidR="00941BDC">
              <w:rPr>
                <w:noProof/>
                <w:webHidden/>
              </w:rPr>
              <w:fldChar w:fldCharType="separate"/>
            </w:r>
            <w:r w:rsidR="00D23E0D">
              <w:rPr>
                <w:noProof/>
                <w:webHidden/>
              </w:rPr>
              <w:t>50</w:t>
            </w:r>
            <w:r w:rsidR="00941BDC">
              <w:rPr>
                <w:noProof/>
                <w:webHidden/>
              </w:rPr>
              <w:fldChar w:fldCharType="end"/>
            </w:r>
          </w:hyperlink>
        </w:p>
        <w:p w14:paraId="3F7F2765" w14:textId="333209B4" w:rsidR="00941BDC" w:rsidRDefault="00000000">
          <w:pPr>
            <w:pStyle w:val="23"/>
            <w:tabs>
              <w:tab w:val="left" w:pos="660"/>
            </w:tabs>
            <w:rPr>
              <w:rFonts w:asciiTheme="minorHAnsi" w:eastAsiaTheme="minorEastAsia" w:hAnsiTheme="minorHAnsi" w:cstheme="minorBidi"/>
              <w:noProof/>
              <w:kern w:val="2"/>
              <w14:ligatures w14:val="standardContextual"/>
            </w:rPr>
          </w:pPr>
          <w:hyperlink w:anchor="_Toc233373515" w:history="1">
            <w:r w:rsidR="00941BDC" w:rsidRPr="00A67BCA">
              <w:rPr>
                <w:rStyle w:val="a9"/>
                <w:noProof/>
              </w:rPr>
              <w:t>2.7.</w:t>
            </w:r>
            <w:r w:rsidR="00941BDC">
              <w:rPr>
                <w:rFonts w:asciiTheme="minorHAnsi" w:eastAsiaTheme="minorEastAsia" w:hAnsiTheme="minorHAnsi" w:cstheme="minorBidi"/>
                <w:noProof/>
                <w:kern w:val="2"/>
                <w14:ligatures w14:val="standardContextual"/>
              </w:rPr>
              <w:tab/>
            </w:r>
            <w:r w:rsidR="00941BDC" w:rsidRPr="00A67BCA">
              <w:rPr>
                <w:rStyle w:val="a9"/>
                <w:noProof/>
              </w:rPr>
              <w:t>Исследуемая популяция</w:t>
            </w:r>
            <w:r w:rsidR="00941BDC">
              <w:rPr>
                <w:noProof/>
                <w:webHidden/>
              </w:rPr>
              <w:tab/>
            </w:r>
            <w:r w:rsidR="00941BDC">
              <w:rPr>
                <w:noProof/>
                <w:webHidden/>
              </w:rPr>
              <w:fldChar w:fldCharType="begin"/>
            </w:r>
            <w:r w:rsidR="00941BDC">
              <w:rPr>
                <w:noProof/>
                <w:webHidden/>
              </w:rPr>
              <w:instrText xml:space="preserve"> PAGEREF _Toc233373515 \h </w:instrText>
            </w:r>
            <w:r w:rsidR="00941BDC">
              <w:rPr>
                <w:noProof/>
                <w:webHidden/>
              </w:rPr>
            </w:r>
            <w:r w:rsidR="00941BDC">
              <w:rPr>
                <w:noProof/>
                <w:webHidden/>
              </w:rPr>
              <w:fldChar w:fldCharType="separate"/>
            </w:r>
            <w:r w:rsidR="00D23E0D">
              <w:rPr>
                <w:noProof/>
                <w:webHidden/>
              </w:rPr>
              <w:t>51</w:t>
            </w:r>
            <w:r w:rsidR="00941BDC">
              <w:rPr>
                <w:noProof/>
                <w:webHidden/>
              </w:rPr>
              <w:fldChar w:fldCharType="end"/>
            </w:r>
          </w:hyperlink>
        </w:p>
        <w:p w14:paraId="0C172955" w14:textId="455882A5"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"_Toc233373516"</w:instrText>
          </w:r>
          <w:r>
            <w:fldChar w:fldCharType="separate"/>
          </w:r>
          <w:r w:rsidR="00941BDC" w:rsidRPr="00A67BCA">
            <w:rPr>
              <w:rStyle w:val="a9"/>
              <w:noProof/>
            </w:rPr>
            <w:t>2.8.</w:t>
          </w:r>
          <w:r w:rsidR="00941BDC">
            <w:rPr>
              <w:rFonts w:asciiTheme="minorHAnsi" w:eastAsiaTheme="minorEastAsia" w:hAnsiTheme="minorHAnsi" w:cstheme="minorBidi"/>
              <w:noProof/>
              <w:kern w:val="2"/>
              <w14:ligatures w14:val="standardContextual"/>
            </w:rPr>
            <w:tab/>
          </w:r>
          <w:r w:rsidR="00941BDC" w:rsidRPr="00A67BCA">
            <w:rPr>
              <w:rStyle w:val="a9"/>
              <w:noProof/>
            </w:rPr>
            <w:t>Требования к проведению исследования</w:t>
          </w:r>
          <w:r w:rsidR="00941BDC">
            <w:rPr>
              <w:noProof/>
              <w:webHidden/>
            </w:rPr>
            <w:tab/>
          </w:r>
          <w:r w:rsidR="00941BDC">
            <w:rPr>
              <w:noProof/>
              <w:webHidden/>
            </w:rPr>
            <w:fldChar w:fldCharType="begin"/>
          </w:r>
          <w:r w:rsidR="00941BDC">
            <w:rPr>
              <w:noProof/>
              <w:webHidden/>
            </w:rPr>
            <w:instrText xml:space="preserve"> PAGEREF _Toc233373516 \h </w:instrText>
          </w:r>
          <w:r w:rsidR="00941BDC">
            <w:rPr>
              <w:noProof/>
              <w:webHidden/>
            </w:rPr>
          </w:r>
          <w:r w:rsidR="00941BDC">
            <w:rPr>
              <w:noProof/>
              <w:webHidden/>
            </w:rPr>
            <w:fldChar w:fldCharType="separate"/>
          </w:r>
          <w:ins w:id="123" w:author="Автор" w:date="2026-08-11T11:09:00Z">
            <w:r w:rsidR="00D23E0D">
              <w:rPr>
                <w:noProof/>
                <w:webHidden/>
              </w:rPr>
              <w:t>52</w:t>
            </w:r>
          </w:ins>
          <w:r w:rsidR="00941BDC">
            <w:rPr>
              <w:noProof/>
              <w:webHidden/>
            </w:rPr>
            <w:fldChar w:fldCharType="end"/>
          </w:r>
          <w:r>
            <w:rPr>
              <w:noProof/>
            </w:rPr>
            <w:fldChar w:fldCharType="end"/>
          </w:r>
        </w:p>
        <w:p w14:paraId="6F995AF9" w14:textId="662DBA2B"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"_Toc233373517"</w:instrText>
          </w:r>
          <w:r>
            <w:fldChar w:fldCharType="separate"/>
          </w:r>
          <w:r w:rsidR="00941BDC" w:rsidRPr="00A67BCA">
            <w:rPr>
              <w:rStyle w:val="a9"/>
              <w:noProof/>
            </w:rPr>
            <w:t>2.9.</w:t>
          </w:r>
          <w:r w:rsidR="00941BDC">
            <w:rPr>
              <w:rFonts w:asciiTheme="minorHAnsi" w:eastAsiaTheme="minorEastAsia" w:hAnsiTheme="minorHAnsi" w:cstheme="minorBidi"/>
              <w:noProof/>
              <w:kern w:val="2"/>
              <w14:ligatures w14:val="standardContextual"/>
            </w:rPr>
            <w:tab/>
          </w:r>
          <w:r w:rsidR="00941BDC" w:rsidRPr="00A67BCA">
            <w:rPr>
              <w:rStyle w:val="a9"/>
              <w:noProof/>
            </w:rPr>
            <w:t>Ссылки на источники</w:t>
          </w:r>
          <w:r w:rsidR="00941BDC">
            <w:rPr>
              <w:noProof/>
              <w:webHidden/>
            </w:rPr>
            <w:tab/>
          </w:r>
          <w:r w:rsidR="00941BDC">
            <w:rPr>
              <w:noProof/>
              <w:webHidden/>
            </w:rPr>
            <w:fldChar w:fldCharType="begin"/>
          </w:r>
          <w:r w:rsidR="00941BDC">
            <w:rPr>
              <w:noProof/>
              <w:webHidden/>
            </w:rPr>
            <w:instrText xml:space="preserve"> PAGEREF _Toc233373517 \h </w:instrText>
          </w:r>
          <w:r w:rsidR="00941BDC">
            <w:rPr>
              <w:noProof/>
              <w:webHidden/>
            </w:rPr>
          </w:r>
          <w:r w:rsidR="00941BDC">
            <w:rPr>
              <w:noProof/>
              <w:webHidden/>
            </w:rPr>
            <w:fldChar w:fldCharType="separate"/>
          </w:r>
          <w:ins w:id="124" w:author="Автор" w:date="2026-08-11T11:09:00Z">
            <w:r w:rsidR="00D23E0D">
              <w:rPr>
                <w:noProof/>
                <w:webHidden/>
              </w:rPr>
              <w:t>53</w:t>
            </w:r>
          </w:ins>
          <w:r w:rsidR="00941BDC">
            <w:rPr>
              <w:noProof/>
              <w:webHidden/>
            </w:rPr>
            <w:fldChar w:fldCharType="end"/>
          </w:r>
          <w:r>
            <w:rPr>
              <w:noProof/>
            </w:rPr>
            <w:fldChar w:fldCharType="end"/>
          </w:r>
        </w:p>
        <w:p w14:paraId="6943EC07" w14:textId="543D355C"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"_Toc233373518"</w:instrText>
          </w:r>
          <w:r>
            <w:fldChar w:fldCharType="separate"/>
          </w:r>
          <w:r w:rsidR="00941BDC" w:rsidRPr="00A67BCA">
            <w:rPr>
              <w:rStyle w:val="a9"/>
              <w:noProof/>
            </w:rPr>
            <w:t>3. ЦЕЛИ И ЗАДАЧИ ИССЛЕДОВАНИЯ</w:t>
          </w:r>
          <w:r w:rsidR="00941BDC">
            <w:rPr>
              <w:noProof/>
              <w:webHidden/>
            </w:rPr>
            <w:tab/>
          </w:r>
          <w:r w:rsidR="00941BDC">
            <w:rPr>
              <w:noProof/>
              <w:webHidden/>
            </w:rPr>
            <w:fldChar w:fldCharType="begin"/>
          </w:r>
          <w:r w:rsidR="00941BDC">
            <w:rPr>
              <w:noProof/>
              <w:webHidden/>
            </w:rPr>
            <w:instrText xml:space="preserve"> PAGEREF _Toc233373518 \h </w:instrText>
          </w:r>
          <w:r w:rsidR="00941BDC">
            <w:rPr>
              <w:noProof/>
              <w:webHidden/>
            </w:rPr>
          </w:r>
          <w:r w:rsidR="00941BDC">
            <w:rPr>
              <w:noProof/>
              <w:webHidden/>
            </w:rPr>
            <w:fldChar w:fldCharType="separate"/>
          </w:r>
          <w:ins w:id="125" w:author="Автор" w:date="2026-08-11T11:09:00Z">
            <w:r w:rsidR="00D23E0D">
              <w:rPr>
                <w:noProof/>
                <w:webHidden/>
              </w:rPr>
              <w:t>54</w:t>
            </w:r>
          </w:ins>
          <w:r w:rsidR="00941BDC">
            <w:rPr>
              <w:noProof/>
              <w:webHidden/>
            </w:rPr>
            <w:fldChar w:fldCharType="end"/>
          </w:r>
          <w:r>
            <w:rPr>
              <w:noProof/>
            </w:rPr>
            <w:fldChar w:fldCharType="end"/>
          </w:r>
        </w:p>
        <w:p w14:paraId="6DC2C632" w14:textId="1FB76CEC"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"_Toc233373519"</w:instrText>
          </w:r>
          <w:r>
            <w:fldChar w:fldCharType="separate"/>
          </w:r>
          <w:r w:rsidR="00941BDC" w:rsidRPr="00A67BCA">
            <w:rPr>
              <w:rStyle w:val="a9"/>
              <w:noProof/>
            </w:rPr>
            <w:t>3.1.</w:t>
          </w:r>
          <w:r w:rsidR="00941BDC">
            <w:rPr>
              <w:rFonts w:asciiTheme="minorHAnsi" w:eastAsiaTheme="minorEastAsia" w:hAnsiTheme="minorHAnsi" w:cstheme="minorBidi"/>
              <w:noProof/>
              <w:kern w:val="2"/>
              <w14:ligatures w14:val="standardContextual"/>
            </w:rPr>
            <w:tab/>
          </w:r>
          <w:r w:rsidR="00941BDC" w:rsidRPr="00A67BCA">
            <w:rPr>
              <w:rStyle w:val="a9"/>
              <w:noProof/>
            </w:rPr>
            <w:t>Цель исследования</w:t>
          </w:r>
          <w:r w:rsidR="00941BDC">
            <w:rPr>
              <w:noProof/>
              <w:webHidden/>
            </w:rPr>
            <w:tab/>
          </w:r>
          <w:r w:rsidR="00941BDC">
            <w:rPr>
              <w:noProof/>
              <w:webHidden/>
            </w:rPr>
            <w:fldChar w:fldCharType="begin"/>
          </w:r>
          <w:r w:rsidR="00941BDC">
            <w:rPr>
              <w:noProof/>
              <w:webHidden/>
            </w:rPr>
            <w:instrText xml:space="preserve"> PAGEREF _Toc233373519 \h </w:instrText>
          </w:r>
          <w:r w:rsidR="00941BDC">
            <w:rPr>
              <w:noProof/>
              <w:webHidden/>
            </w:rPr>
          </w:r>
          <w:r w:rsidR="00941BDC">
            <w:rPr>
              <w:noProof/>
              <w:webHidden/>
            </w:rPr>
            <w:fldChar w:fldCharType="separate"/>
          </w:r>
          <w:ins w:id="126" w:author="Автор" w:date="2026-08-11T11:09:00Z">
            <w:r w:rsidR="00D23E0D">
              <w:rPr>
                <w:noProof/>
                <w:webHidden/>
              </w:rPr>
              <w:t>54</w:t>
            </w:r>
          </w:ins>
          <w:r w:rsidR="00941BDC">
            <w:rPr>
              <w:noProof/>
              <w:webHidden/>
            </w:rPr>
            <w:fldChar w:fldCharType="end"/>
          </w:r>
          <w:r>
            <w:rPr>
              <w:noProof/>
            </w:rPr>
            <w:fldChar w:fldCharType="end"/>
          </w:r>
        </w:p>
        <w:p w14:paraId="643A5D74" w14:textId="6C755EAD" w:rsidR="00941BDC" w:rsidRDefault="00000000">
          <w:pPr>
            <w:pStyle w:val="23"/>
            <w:tabs>
              <w:tab w:val="left" w:pos="660"/>
            </w:tabs>
            <w:rPr>
              <w:rFonts w:asciiTheme="minorHAnsi" w:eastAsiaTheme="minorEastAsia" w:hAnsiTheme="minorHAnsi" w:cstheme="minorBidi"/>
              <w:noProof/>
              <w:kern w:val="2"/>
              <w14:ligatures w14:val="standardContextual"/>
            </w:rPr>
          </w:pPr>
          <w:hyperlink w:anchor="_Toc233373520" w:history="1">
            <w:r w:rsidR="00941BDC" w:rsidRPr="00A67BCA">
              <w:rPr>
                <w:rStyle w:val="a9"/>
                <w:noProof/>
              </w:rPr>
              <w:t>3.2.</w:t>
            </w:r>
            <w:r w:rsidR="00941BDC">
              <w:rPr>
                <w:rFonts w:asciiTheme="minorHAnsi" w:eastAsiaTheme="minorEastAsia" w:hAnsiTheme="minorHAnsi" w:cstheme="minorBidi"/>
                <w:noProof/>
                <w:kern w:val="2"/>
                <w14:ligatures w14:val="standardContextual"/>
              </w:rPr>
              <w:tab/>
            </w:r>
            <w:r w:rsidR="00941BDC" w:rsidRPr="00A67BCA">
              <w:rPr>
                <w:rStyle w:val="a9"/>
                <w:noProof/>
              </w:rPr>
              <w:t>Задачи исследования</w:t>
            </w:r>
            <w:r w:rsidR="00941BDC">
              <w:rPr>
                <w:noProof/>
                <w:webHidden/>
              </w:rPr>
              <w:tab/>
            </w:r>
            <w:r w:rsidR="00941BDC">
              <w:rPr>
                <w:noProof/>
                <w:webHidden/>
              </w:rPr>
              <w:fldChar w:fldCharType="begin"/>
            </w:r>
            <w:r w:rsidR="00941BDC">
              <w:rPr>
                <w:noProof/>
                <w:webHidden/>
              </w:rPr>
              <w:instrText xml:space="preserve"> PAGEREF _Toc233373520 \h </w:instrText>
            </w:r>
            <w:r w:rsidR="00941BDC">
              <w:rPr>
                <w:noProof/>
                <w:webHidden/>
              </w:rPr>
            </w:r>
            <w:r w:rsidR="00941BDC">
              <w:rPr>
                <w:noProof/>
                <w:webHidden/>
              </w:rPr>
              <w:fldChar w:fldCharType="separate"/>
            </w:r>
            <w:r w:rsidR="00D23E0D">
              <w:rPr>
                <w:noProof/>
                <w:webHidden/>
              </w:rPr>
              <w:t>54</w:t>
            </w:r>
            <w:r w:rsidR="00941BDC">
              <w:rPr>
                <w:noProof/>
                <w:webHidden/>
              </w:rPr>
              <w:fldChar w:fldCharType="end"/>
            </w:r>
          </w:hyperlink>
        </w:p>
        <w:p w14:paraId="2E201D8F" w14:textId="2B6FDF34" w:rsidR="00941BDC" w:rsidRDefault="00000000">
          <w:pPr>
            <w:pStyle w:val="11"/>
            <w:tabs>
              <w:tab w:val="left" w:pos="454"/>
              <w:tab w:val="right" w:leader="dot" w:pos="9345"/>
            </w:tabs>
            <w:rPr>
              <w:rFonts w:asciiTheme="minorHAnsi" w:eastAsiaTheme="minorEastAsia" w:hAnsiTheme="minorHAnsi" w:cstheme="minorBidi"/>
              <w:noProof/>
              <w:kern w:val="2"/>
              <w14:ligatures w14:val="standardContextual"/>
            </w:rPr>
          </w:pPr>
          <w:hyperlink w:anchor="_Toc233373521" w:history="1">
            <w:r w:rsidR="00941BDC" w:rsidRPr="00A67BCA">
              <w:rPr>
                <w:rStyle w:val="a9"/>
                <w:noProof/>
              </w:rPr>
              <w:t>4.</w:t>
            </w:r>
            <w:r w:rsidR="00941BDC">
              <w:rPr>
                <w:rFonts w:asciiTheme="minorHAnsi" w:eastAsiaTheme="minorEastAsia" w:hAnsiTheme="minorHAnsi" w:cstheme="minorBidi"/>
                <w:noProof/>
                <w:kern w:val="2"/>
                <w14:ligatures w14:val="standardContextual"/>
              </w:rPr>
              <w:tab/>
            </w:r>
            <w:r w:rsidR="00941BDC" w:rsidRPr="00A67BCA">
              <w:rPr>
                <w:rStyle w:val="a9"/>
                <w:noProof/>
              </w:rPr>
              <w:t>ДИЗАЙН И ОПИСАНИЕ ИССЛЕДОВАНИЯ</w:t>
            </w:r>
            <w:r w:rsidR="00941BDC">
              <w:rPr>
                <w:noProof/>
                <w:webHidden/>
              </w:rPr>
              <w:tab/>
            </w:r>
            <w:r w:rsidR="00941BDC">
              <w:rPr>
                <w:noProof/>
                <w:webHidden/>
              </w:rPr>
              <w:fldChar w:fldCharType="begin"/>
            </w:r>
            <w:r w:rsidR="00941BDC">
              <w:rPr>
                <w:noProof/>
                <w:webHidden/>
              </w:rPr>
              <w:instrText xml:space="preserve"> PAGEREF _Toc233373521 \h </w:instrText>
            </w:r>
            <w:r w:rsidR="00941BDC">
              <w:rPr>
                <w:noProof/>
                <w:webHidden/>
              </w:rPr>
            </w:r>
            <w:r w:rsidR="00941BDC">
              <w:rPr>
                <w:noProof/>
                <w:webHidden/>
              </w:rPr>
              <w:fldChar w:fldCharType="separate"/>
            </w:r>
            <w:r w:rsidR="00D23E0D">
              <w:rPr>
                <w:noProof/>
                <w:webHidden/>
              </w:rPr>
              <w:t>54</w:t>
            </w:r>
            <w:r w:rsidR="00941BDC">
              <w:rPr>
                <w:noProof/>
                <w:webHidden/>
              </w:rPr>
              <w:fldChar w:fldCharType="end"/>
            </w:r>
          </w:hyperlink>
        </w:p>
        <w:p w14:paraId="211AB870" w14:textId="1088BB83" w:rsidR="00941BDC" w:rsidRDefault="00000000">
          <w:pPr>
            <w:pStyle w:val="23"/>
            <w:tabs>
              <w:tab w:val="left" w:pos="660"/>
            </w:tabs>
            <w:rPr>
              <w:rFonts w:asciiTheme="minorHAnsi" w:eastAsiaTheme="minorEastAsia" w:hAnsiTheme="minorHAnsi" w:cstheme="minorBidi"/>
              <w:noProof/>
              <w:kern w:val="2"/>
              <w14:ligatures w14:val="standardContextual"/>
            </w:rPr>
          </w:pPr>
          <w:hyperlink w:anchor="_Toc233373522" w:history="1">
            <w:r w:rsidR="00941BDC" w:rsidRPr="00A67BCA">
              <w:rPr>
                <w:rStyle w:val="a9"/>
                <w:noProof/>
              </w:rPr>
              <w:t>4.1.</w:t>
            </w:r>
            <w:r w:rsidR="00941BDC">
              <w:rPr>
                <w:rFonts w:asciiTheme="minorHAnsi" w:eastAsiaTheme="minorEastAsia" w:hAnsiTheme="minorHAnsi" w:cstheme="minorBidi"/>
                <w:noProof/>
                <w:kern w:val="2"/>
                <w14:ligatures w14:val="standardContextual"/>
              </w:rPr>
              <w:tab/>
            </w:r>
            <w:r w:rsidR="00941BDC" w:rsidRPr="00A67BCA">
              <w:rPr>
                <w:rStyle w:val="a9"/>
                <w:noProof/>
              </w:rPr>
              <w:t>Дизайн исследования</w:t>
            </w:r>
            <w:r w:rsidR="00941BDC">
              <w:rPr>
                <w:noProof/>
                <w:webHidden/>
              </w:rPr>
              <w:tab/>
            </w:r>
            <w:r w:rsidR="00941BDC">
              <w:rPr>
                <w:noProof/>
                <w:webHidden/>
              </w:rPr>
              <w:fldChar w:fldCharType="begin"/>
            </w:r>
            <w:r w:rsidR="00941BDC">
              <w:rPr>
                <w:noProof/>
                <w:webHidden/>
              </w:rPr>
              <w:instrText xml:space="preserve"> PAGEREF _Toc233373522 \h </w:instrText>
            </w:r>
            <w:r w:rsidR="00941BDC">
              <w:rPr>
                <w:noProof/>
                <w:webHidden/>
              </w:rPr>
            </w:r>
            <w:r w:rsidR="00941BDC">
              <w:rPr>
                <w:noProof/>
                <w:webHidden/>
              </w:rPr>
              <w:fldChar w:fldCharType="separate"/>
            </w:r>
            <w:r w:rsidR="00D23E0D">
              <w:rPr>
                <w:noProof/>
                <w:webHidden/>
              </w:rPr>
              <w:t>54</w:t>
            </w:r>
            <w:r w:rsidR="00941BDC">
              <w:rPr>
                <w:noProof/>
                <w:webHidden/>
              </w:rPr>
              <w:fldChar w:fldCharType="end"/>
            </w:r>
          </w:hyperlink>
        </w:p>
        <w:p w14:paraId="19227117" w14:textId="7924E83D"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"_Toc233373523"</w:instrText>
          </w:r>
          <w:r>
            <w:fldChar w:fldCharType="separate"/>
          </w:r>
          <w:r w:rsidR="00941BDC" w:rsidRPr="00A67BCA">
            <w:rPr>
              <w:rStyle w:val="a9"/>
              <w:noProof/>
            </w:rPr>
            <w:t>4.2.</w:t>
          </w:r>
          <w:r w:rsidR="00941BDC">
            <w:rPr>
              <w:rFonts w:asciiTheme="minorHAnsi" w:eastAsiaTheme="minorEastAsia" w:hAnsiTheme="minorHAnsi" w:cstheme="minorBidi"/>
              <w:noProof/>
              <w:kern w:val="2"/>
              <w14:ligatures w14:val="standardContextual"/>
            </w:rPr>
            <w:tab/>
          </w:r>
          <w:r w:rsidR="00941BDC" w:rsidRPr="00A67BCA">
            <w:rPr>
              <w:rStyle w:val="a9"/>
              <w:noProof/>
            </w:rPr>
            <w:t>Краткое описание этапов исследования</w:t>
          </w:r>
          <w:r w:rsidR="00941BDC">
            <w:rPr>
              <w:noProof/>
              <w:webHidden/>
            </w:rPr>
            <w:tab/>
          </w:r>
          <w:r w:rsidR="00941BDC">
            <w:rPr>
              <w:noProof/>
              <w:webHidden/>
            </w:rPr>
            <w:fldChar w:fldCharType="begin"/>
          </w:r>
          <w:r w:rsidR="00941BDC">
            <w:rPr>
              <w:noProof/>
              <w:webHidden/>
            </w:rPr>
            <w:instrText xml:space="preserve"> PAGEREF _Toc233373523 \h </w:instrText>
          </w:r>
          <w:r w:rsidR="00941BDC">
            <w:rPr>
              <w:noProof/>
              <w:webHidden/>
            </w:rPr>
          </w:r>
          <w:r w:rsidR="00941BDC">
            <w:rPr>
              <w:noProof/>
              <w:webHidden/>
            </w:rPr>
            <w:fldChar w:fldCharType="separate"/>
          </w:r>
          <w:ins w:id="127" w:author="Автор" w:date="2026-08-11T11:09:00Z">
            <w:r w:rsidR="00D23E0D">
              <w:rPr>
                <w:noProof/>
                <w:webHidden/>
              </w:rPr>
              <w:t>57</w:t>
            </w:r>
          </w:ins>
          <w:r w:rsidR="00941BDC">
            <w:rPr>
              <w:noProof/>
              <w:webHidden/>
            </w:rPr>
            <w:fldChar w:fldCharType="end"/>
          </w:r>
          <w:r>
            <w:rPr>
              <w:noProof/>
            </w:rPr>
            <w:fldChar w:fldCharType="end"/>
          </w:r>
        </w:p>
        <w:p w14:paraId="59592F02" w14:textId="4467B730"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"_Toc233373524"</w:instrText>
          </w:r>
          <w:r>
            <w:fldChar w:fldCharType="separate"/>
          </w:r>
          <w:r w:rsidR="00941BDC" w:rsidRPr="00A67BCA">
            <w:rPr>
              <w:rStyle w:val="a9"/>
              <w:noProof/>
            </w:rPr>
            <w:t>4.3.</w:t>
          </w:r>
          <w:r w:rsidR="00941BDC">
            <w:rPr>
              <w:rFonts w:asciiTheme="minorHAnsi" w:eastAsiaTheme="minorEastAsia" w:hAnsiTheme="minorHAnsi" w:cstheme="minorBidi"/>
              <w:noProof/>
              <w:kern w:val="2"/>
              <w14:ligatures w14:val="standardContextual"/>
            </w:rPr>
            <w:tab/>
          </w:r>
          <w:r w:rsidR="00941BDC" w:rsidRPr="00A67BCA">
            <w:rPr>
              <w:rStyle w:val="a9"/>
              <w:noProof/>
            </w:rPr>
            <w:t>Оцениваемые показатели</w:t>
          </w:r>
          <w:r w:rsidR="00941BDC">
            <w:rPr>
              <w:noProof/>
              <w:webHidden/>
            </w:rPr>
            <w:tab/>
          </w:r>
          <w:r w:rsidR="00941BDC">
            <w:rPr>
              <w:noProof/>
              <w:webHidden/>
            </w:rPr>
            <w:fldChar w:fldCharType="begin"/>
          </w:r>
          <w:r w:rsidR="00941BDC">
            <w:rPr>
              <w:noProof/>
              <w:webHidden/>
            </w:rPr>
            <w:instrText xml:space="preserve"> PAGEREF _Toc233373524 \h </w:instrText>
          </w:r>
          <w:r w:rsidR="00941BDC">
            <w:rPr>
              <w:noProof/>
              <w:webHidden/>
            </w:rPr>
          </w:r>
          <w:r w:rsidR="00941BDC">
            <w:rPr>
              <w:noProof/>
              <w:webHidden/>
            </w:rPr>
            <w:fldChar w:fldCharType="separate"/>
          </w:r>
          <w:ins w:id="128" w:author="Автор" w:date="2026-08-11T11:09:00Z">
            <w:r w:rsidR="00D23E0D">
              <w:rPr>
                <w:noProof/>
                <w:webHidden/>
              </w:rPr>
              <w:t>58</w:t>
            </w:r>
          </w:ins>
          <w:r w:rsidR="00941BDC">
            <w:rPr>
              <w:noProof/>
              <w:webHidden/>
            </w:rPr>
            <w:fldChar w:fldCharType="end"/>
          </w:r>
          <w:r>
            <w:rPr>
              <w:noProof/>
            </w:rPr>
            <w:fldChar w:fldCharType="end"/>
          </w:r>
        </w:p>
        <w:p w14:paraId="4D6D4DA5" w14:textId="611AD36D"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"_Toc233373525"</w:instrText>
          </w:r>
          <w:r>
            <w:fldChar w:fldCharType="separate"/>
          </w:r>
          <w:r w:rsidR="00941BDC" w:rsidRPr="00A67BCA">
            <w:rPr>
              <w:rStyle w:val="a9"/>
              <w:noProof/>
            </w:rPr>
            <w:t>Показатели фармакокинетики</w:t>
          </w:r>
          <w:r w:rsidR="00941BDC">
            <w:rPr>
              <w:noProof/>
              <w:webHidden/>
            </w:rPr>
            <w:tab/>
          </w:r>
          <w:r w:rsidR="00941BDC">
            <w:rPr>
              <w:noProof/>
              <w:webHidden/>
            </w:rPr>
            <w:fldChar w:fldCharType="begin"/>
          </w:r>
          <w:r w:rsidR="00941BDC">
            <w:rPr>
              <w:noProof/>
              <w:webHidden/>
            </w:rPr>
            <w:instrText xml:space="preserve"> PAGEREF _Toc233373525 \h </w:instrText>
          </w:r>
          <w:r w:rsidR="00941BDC">
            <w:rPr>
              <w:noProof/>
              <w:webHidden/>
            </w:rPr>
          </w:r>
          <w:r w:rsidR="00941BDC">
            <w:rPr>
              <w:noProof/>
              <w:webHidden/>
            </w:rPr>
            <w:fldChar w:fldCharType="separate"/>
          </w:r>
          <w:ins w:id="129" w:author="Автор" w:date="2026-08-11T11:09:00Z">
            <w:r w:rsidR="00D23E0D">
              <w:rPr>
                <w:noProof/>
                <w:webHidden/>
              </w:rPr>
              <w:t>58</w:t>
            </w:r>
          </w:ins>
          <w:r w:rsidR="00941BDC">
            <w:rPr>
              <w:noProof/>
              <w:webHidden/>
            </w:rPr>
            <w:fldChar w:fldCharType="end"/>
          </w:r>
          <w:r>
            <w:rPr>
              <w:noProof/>
            </w:rPr>
            <w:fldChar w:fldCharType="end"/>
          </w:r>
        </w:p>
        <w:p w14:paraId="75489EAF" w14:textId="64429527"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"_Toc233373526"</w:instrText>
          </w:r>
          <w:r>
            <w:fldChar w:fldCharType="separate"/>
          </w:r>
          <w:r w:rsidR="00941BDC" w:rsidRPr="00A67BCA">
            <w:rPr>
              <w:rStyle w:val="a9"/>
              <w:noProof/>
            </w:rPr>
            <w:t>4.4.</w:t>
          </w:r>
          <w:r w:rsidR="00941BDC">
            <w:rPr>
              <w:rFonts w:asciiTheme="minorHAnsi" w:eastAsiaTheme="minorEastAsia" w:hAnsiTheme="minorHAnsi" w:cstheme="minorBidi"/>
              <w:noProof/>
              <w:kern w:val="2"/>
              <w14:ligatures w14:val="standardContextual"/>
            </w:rPr>
            <w:tab/>
          </w:r>
          <w:r w:rsidR="00941BDC" w:rsidRPr="00A67BCA">
            <w:rPr>
              <w:rStyle w:val="a9"/>
              <w:noProof/>
            </w:rPr>
            <w:t>Процедуры исследования</w:t>
          </w:r>
          <w:r w:rsidR="00941BDC">
            <w:rPr>
              <w:noProof/>
              <w:webHidden/>
            </w:rPr>
            <w:tab/>
          </w:r>
          <w:r w:rsidR="00941BDC">
            <w:rPr>
              <w:noProof/>
              <w:webHidden/>
            </w:rPr>
            <w:fldChar w:fldCharType="begin"/>
          </w:r>
          <w:r w:rsidR="00941BDC">
            <w:rPr>
              <w:noProof/>
              <w:webHidden/>
            </w:rPr>
            <w:instrText xml:space="preserve"> PAGEREF _Toc233373526 \h </w:instrText>
          </w:r>
          <w:r w:rsidR="00941BDC">
            <w:rPr>
              <w:noProof/>
              <w:webHidden/>
            </w:rPr>
          </w:r>
          <w:r w:rsidR="00941BDC">
            <w:rPr>
              <w:noProof/>
              <w:webHidden/>
            </w:rPr>
            <w:fldChar w:fldCharType="separate"/>
          </w:r>
          <w:ins w:id="130" w:author="Автор" w:date="2026-08-11T11:09:00Z">
            <w:r w:rsidR="00D23E0D">
              <w:rPr>
                <w:noProof/>
                <w:webHidden/>
              </w:rPr>
              <w:t>59</w:t>
            </w:r>
          </w:ins>
          <w:r w:rsidR="00941BDC">
            <w:rPr>
              <w:noProof/>
              <w:webHidden/>
            </w:rPr>
            <w:fldChar w:fldCharType="end"/>
          </w:r>
          <w:r>
            <w:rPr>
              <w:noProof/>
            </w:rPr>
            <w:fldChar w:fldCharType="end"/>
          </w:r>
        </w:p>
        <w:p w14:paraId="7DFCA76A" w14:textId="3D090396"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"_Toc233373527"</w:instrText>
          </w:r>
          <w:r>
            <w:fldChar w:fldCharType="separate"/>
          </w:r>
          <w:r w:rsidR="00941BDC" w:rsidRPr="00A67BCA">
            <w:rPr>
              <w:rStyle w:val="a9"/>
              <w:noProof/>
            </w:rPr>
            <w:t>4.4.1. Получение информированного согласия и страхование жизни и здоровья добровольца.</w:t>
          </w:r>
          <w:r w:rsidR="00941BDC">
            <w:rPr>
              <w:noProof/>
              <w:webHidden/>
            </w:rPr>
            <w:tab/>
          </w:r>
          <w:r w:rsidR="00941BDC">
            <w:rPr>
              <w:noProof/>
              <w:webHidden/>
            </w:rPr>
            <w:fldChar w:fldCharType="begin"/>
          </w:r>
          <w:r w:rsidR="00941BDC">
            <w:rPr>
              <w:noProof/>
              <w:webHidden/>
            </w:rPr>
            <w:instrText xml:space="preserve"> PAGEREF _Toc233373527 \h </w:instrText>
          </w:r>
          <w:r w:rsidR="00941BDC">
            <w:rPr>
              <w:noProof/>
              <w:webHidden/>
            </w:rPr>
          </w:r>
          <w:r w:rsidR="00941BDC">
            <w:rPr>
              <w:noProof/>
              <w:webHidden/>
            </w:rPr>
            <w:fldChar w:fldCharType="separate"/>
          </w:r>
          <w:ins w:id="131" w:author="Автор" w:date="2026-08-11T11:09:00Z">
            <w:r w:rsidR="00D23E0D">
              <w:rPr>
                <w:noProof/>
                <w:webHidden/>
              </w:rPr>
              <w:t>60</w:t>
            </w:r>
          </w:ins>
          <w:r w:rsidR="00941BDC">
            <w:rPr>
              <w:noProof/>
              <w:webHidden/>
            </w:rPr>
            <w:fldChar w:fldCharType="end"/>
          </w:r>
          <w:r>
            <w:rPr>
              <w:noProof/>
            </w:rPr>
            <w:fldChar w:fldCharType="end"/>
          </w:r>
        </w:p>
        <w:p w14:paraId="60AF99D9" w14:textId="5D27DDA7"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"_Toc233373528"</w:instrText>
          </w:r>
          <w:r>
            <w:fldChar w:fldCharType="separate"/>
          </w:r>
          <w:r w:rsidR="00941BDC" w:rsidRPr="00A67BCA">
            <w:rPr>
              <w:rStyle w:val="a9"/>
              <w:noProof/>
            </w:rPr>
            <w:t>4.4.2. Оценка соответствия критериям включения/невключения</w:t>
          </w:r>
          <w:r w:rsidR="00941BDC">
            <w:rPr>
              <w:noProof/>
              <w:webHidden/>
            </w:rPr>
            <w:tab/>
          </w:r>
          <w:r w:rsidR="00941BDC">
            <w:rPr>
              <w:noProof/>
              <w:webHidden/>
            </w:rPr>
            <w:fldChar w:fldCharType="begin"/>
          </w:r>
          <w:r w:rsidR="00941BDC">
            <w:rPr>
              <w:noProof/>
              <w:webHidden/>
            </w:rPr>
            <w:instrText xml:space="preserve"> PAGEREF _Toc233373528 \h </w:instrText>
          </w:r>
          <w:r w:rsidR="00941BDC">
            <w:rPr>
              <w:noProof/>
              <w:webHidden/>
            </w:rPr>
          </w:r>
          <w:r w:rsidR="00941BDC">
            <w:rPr>
              <w:noProof/>
              <w:webHidden/>
            </w:rPr>
            <w:fldChar w:fldCharType="separate"/>
          </w:r>
          <w:ins w:id="132" w:author="Автор" w:date="2026-08-11T11:09:00Z">
            <w:r w:rsidR="00D23E0D">
              <w:rPr>
                <w:noProof/>
                <w:webHidden/>
              </w:rPr>
              <w:t>61</w:t>
            </w:r>
          </w:ins>
          <w:r w:rsidR="00941BDC">
            <w:rPr>
              <w:noProof/>
              <w:webHidden/>
            </w:rPr>
            <w:fldChar w:fldCharType="end"/>
          </w:r>
          <w:r>
            <w:rPr>
              <w:noProof/>
            </w:rPr>
            <w:fldChar w:fldCharType="end"/>
          </w:r>
        </w:p>
        <w:p w14:paraId="4BADFBEA" w14:textId="12032186"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"_Toc233373529"</w:instrText>
          </w:r>
          <w:r>
            <w:fldChar w:fldCharType="separate"/>
          </w:r>
          <w:r w:rsidR="00941BDC" w:rsidRPr="00A67BCA">
            <w:rPr>
              <w:rStyle w:val="a9"/>
              <w:noProof/>
            </w:rPr>
            <w:t>4.4.3. Рандомизация</w:t>
          </w:r>
          <w:r w:rsidR="00941BDC">
            <w:rPr>
              <w:noProof/>
              <w:webHidden/>
            </w:rPr>
            <w:tab/>
          </w:r>
          <w:r w:rsidR="00941BDC">
            <w:rPr>
              <w:noProof/>
              <w:webHidden/>
            </w:rPr>
            <w:fldChar w:fldCharType="begin"/>
          </w:r>
          <w:r w:rsidR="00941BDC">
            <w:rPr>
              <w:noProof/>
              <w:webHidden/>
            </w:rPr>
            <w:instrText xml:space="preserve"> PAGEREF _Toc233373529 \h </w:instrText>
          </w:r>
          <w:r w:rsidR="00941BDC">
            <w:rPr>
              <w:noProof/>
              <w:webHidden/>
            </w:rPr>
          </w:r>
          <w:r w:rsidR="00941BDC">
            <w:rPr>
              <w:noProof/>
              <w:webHidden/>
            </w:rPr>
            <w:fldChar w:fldCharType="separate"/>
          </w:r>
          <w:ins w:id="133" w:author="Автор" w:date="2026-08-11T11:09:00Z">
            <w:r w:rsidR="00D23E0D">
              <w:rPr>
                <w:noProof/>
                <w:webHidden/>
              </w:rPr>
              <w:t>61</w:t>
            </w:r>
          </w:ins>
          <w:r w:rsidR="00941BDC">
            <w:rPr>
              <w:noProof/>
              <w:webHidden/>
            </w:rPr>
            <w:fldChar w:fldCharType="end"/>
          </w:r>
          <w:r>
            <w:rPr>
              <w:noProof/>
            </w:rPr>
            <w:fldChar w:fldCharType="end"/>
          </w:r>
        </w:p>
        <w:p w14:paraId="6CA610EE" w14:textId="56B17276"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"_Toc233373530"</w:instrText>
          </w:r>
          <w:r>
            <w:fldChar w:fldCharType="separate"/>
          </w:r>
          <w:r w:rsidR="00941BDC" w:rsidRPr="00A67BCA">
            <w:rPr>
              <w:rStyle w:val="a9"/>
              <w:noProof/>
            </w:rPr>
            <w:t>4.4.4. Сбор анамнеза</w:t>
          </w:r>
          <w:r w:rsidR="00941BDC">
            <w:rPr>
              <w:noProof/>
              <w:webHidden/>
            </w:rPr>
            <w:tab/>
          </w:r>
          <w:r w:rsidR="00941BDC">
            <w:rPr>
              <w:noProof/>
              <w:webHidden/>
            </w:rPr>
            <w:fldChar w:fldCharType="begin"/>
          </w:r>
          <w:r w:rsidR="00941BDC">
            <w:rPr>
              <w:noProof/>
              <w:webHidden/>
            </w:rPr>
            <w:instrText xml:space="preserve"> PAGEREF _Toc233373530 \h </w:instrText>
          </w:r>
          <w:r w:rsidR="00941BDC">
            <w:rPr>
              <w:noProof/>
              <w:webHidden/>
            </w:rPr>
          </w:r>
          <w:r w:rsidR="00941BDC">
            <w:rPr>
              <w:noProof/>
              <w:webHidden/>
            </w:rPr>
            <w:fldChar w:fldCharType="separate"/>
          </w:r>
          <w:ins w:id="134" w:author="Автор" w:date="2026-08-11T11:09:00Z">
            <w:r w:rsidR="00D23E0D">
              <w:rPr>
                <w:noProof/>
                <w:webHidden/>
              </w:rPr>
              <w:t>62</w:t>
            </w:r>
          </w:ins>
          <w:r w:rsidR="00941BDC">
            <w:rPr>
              <w:noProof/>
              <w:webHidden/>
            </w:rPr>
            <w:fldChar w:fldCharType="end"/>
          </w:r>
          <w:r>
            <w:rPr>
              <w:noProof/>
            </w:rPr>
            <w:fldChar w:fldCharType="end"/>
          </w:r>
        </w:p>
        <w:p w14:paraId="39E45AE5" w14:textId="03DED389"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"_Toc233373531"</w:instrText>
          </w:r>
          <w:r>
            <w:fldChar w:fldCharType="separate"/>
          </w:r>
          <w:r w:rsidR="00941BDC" w:rsidRPr="00A67BCA">
            <w:rPr>
              <w:rStyle w:val="a9"/>
              <w:noProof/>
            </w:rPr>
            <w:t>4.4.5. Сбор демографических и антропометрических данных</w:t>
          </w:r>
          <w:r w:rsidR="00941BDC">
            <w:rPr>
              <w:noProof/>
              <w:webHidden/>
            </w:rPr>
            <w:tab/>
          </w:r>
          <w:r w:rsidR="00941BDC">
            <w:rPr>
              <w:noProof/>
              <w:webHidden/>
            </w:rPr>
            <w:fldChar w:fldCharType="begin"/>
          </w:r>
          <w:r w:rsidR="00941BDC">
            <w:rPr>
              <w:noProof/>
              <w:webHidden/>
            </w:rPr>
            <w:instrText xml:space="preserve"> PAGEREF _Toc233373531 \h </w:instrText>
          </w:r>
          <w:r w:rsidR="00941BDC">
            <w:rPr>
              <w:noProof/>
              <w:webHidden/>
            </w:rPr>
          </w:r>
          <w:r w:rsidR="00941BDC">
            <w:rPr>
              <w:noProof/>
              <w:webHidden/>
            </w:rPr>
            <w:fldChar w:fldCharType="separate"/>
          </w:r>
          <w:ins w:id="135" w:author="Автор" w:date="2026-08-11T11:09:00Z">
            <w:r w:rsidR="00D23E0D">
              <w:rPr>
                <w:noProof/>
                <w:webHidden/>
              </w:rPr>
              <w:t>62</w:t>
            </w:r>
          </w:ins>
          <w:r w:rsidR="00941BDC">
            <w:rPr>
              <w:noProof/>
              <w:webHidden/>
            </w:rPr>
            <w:fldChar w:fldCharType="end"/>
          </w:r>
          <w:r>
            <w:rPr>
              <w:noProof/>
            </w:rPr>
            <w:fldChar w:fldCharType="end"/>
          </w:r>
        </w:p>
        <w:p w14:paraId="087FD458" w14:textId="0CC6865B"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"_Toc233373532"</w:instrText>
          </w:r>
          <w:r>
            <w:fldChar w:fldCharType="separate"/>
          </w:r>
          <w:r w:rsidR="00941BDC" w:rsidRPr="00A67BCA">
            <w:rPr>
              <w:rStyle w:val="a9"/>
              <w:noProof/>
            </w:rPr>
            <w:t>4.4.6. Установка катетера</w:t>
          </w:r>
          <w:r w:rsidR="00941BDC">
            <w:rPr>
              <w:noProof/>
              <w:webHidden/>
            </w:rPr>
            <w:tab/>
          </w:r>
          <w:r w:rsidR="00941BDC">
            <w:rPr>
              <w:noProof/>
              <w:webHidden/>
            </w:rPr>
            <w:fldChar w:fldCharType="begin"/>
          </w:r>
          <w:r w:rsidR="00941BDC">
            <w:rPr>
              <w:noProof/>
              <w:webHidden/>
            </w:rPr>
            <w:instrText xml:space="preserve"> PAGEREF _Toc233373532 \h </w:instrText>
          </w:r>
          <w:r w:rsidR="00941BDC">
            <w:rPr>
              <w:noProof/>
              <w:webHidden/>
            </w:rPr>
          </w:r>
          <w:r w:rsidR="00941BDC">
            <w:rPr>
              <w:noProof/>
              <w:webHidden/>
            </w:rPr>
            <w:fldChar w:fldCharType="separate"/>
          </w:r>
          <w:ins w:id="136" w:author="Автор" w:date="2026-08-11T11:09:00Z">
            <w:r w:rsidR="00D23E0D">
              <w:rPr>
                <w:noProof/>
                <w:webHidden/>
              </w:rPr>
              <w:t>62</w:t>
            </w:r>
          </w:ins>
          <w:r w:rsidR="00941BDC">
            <w:rPr>
              <w:noProof/>
              <w:webHidden/>
            </w:rPr>
            <w:fldChar w:fldCharType="end"/>
          </w:r>
          <w:r>
            <w:rPr>
              <w:noProof/>
            </w:rPr>
            <w:fldChar w:fldCharType="end"/>
          </w:r>
        </w:p>
        <w:p w14:paraId="2B01DC95" w14:textId="5170357E"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"_Toc233373533"</w:instrText>
          </w:r>
          <w:r>
            <w:fldChar w:fldCharType="separate"/>
          </w:r>
          <w:r w:rsidR="00941BDC" w:rsidRPr="00A67BCA">
            <w:rPr>
              <w:rStyle w:val="a9"/>
              <w:noProof/>
            </w:rPr>
            <w:t>4.4.7. Удаление катетера</w:t>
          </w:r>
          <w:r w:rsidR="00941BDC">
            <w:rPr>
              <w:noProof/>
              <w:webHidden/>
            </w:rPr>
            <w:tab/>
          </w:r>
          <w:r w:rsidR="00941BDC">
            <w:rPr>
              <w:noProof/>
              <w:webHidden/>
            </w:rPr>
            <w:fldChar w:fldCharType="begin"/>
          </w:r>
          <w:r w:rsidR="00941BDC">
            <w:rPr>
              <w:noProof/>
              <w:webHidden/>
            </w:rPr>
            <w:instrText xml:space="preserve"> PAGEREF _Toc233373533 \h </w:instrText>
          </w:r>
          <w:r w:rsidR="00941BDC">
            <w:rPr>
              <w:noProof/>
              <w:webHidden/>
            </w:rPr>
          </w:r>
          <w:r w:rsidR="00941BDC">
            <w:rPr>
              <w:noProof/>
              <w:webHidden/>
            </w:rPr>
            <w:fldChar w:fldCharType="separate"/>
          </w:r>
          <w:ins w:id="137" w:author="Автор" w:date="2026-08-11T11:09:00Z">
            <w:r w:rsidR="00D23E0D">
              <w:rPr>
                <w:noProof/>
                <w:webHidden/>
              </w:rPr>
              <w:t>63</w:t>
            </w:r>
          </w:ins>
          <w:r w:rsidR="00941BDC">
            <w:rPr>
              <w:noProof/>
              <w:webHidden/>
            </w:rPr>
            <w:fldChar w:fldCharType="end"/>
          </w:r>
          <w:r>
            <w:rPr>
              <w:noProof/>
            </w:rPr>
            <w:fldChar w:fldCharType="end"/>
          </w:r>
        </w:p>
        <w:p w14:paraId="017804D8" w14:textId="4194048C"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"_Toc233373534"</w:instrText>
          </w:r>
          <w:r>
            <w:fldChar w:fldCharType="separate"/>
          </w:r>
          <w:r w:rsidR="00941BDC" w:rsidRPr="00A67BCA">
            <w:rPr>
              <w:rStyle w:val="a9"/>
              <w:noProof/>
            </w:rPr>
            <w:t>4.4.8. Физикальный осмотр</w:t>
          </w:r>
          <w:r w:rsidR="00941BDC">
            <w:rPr>
              <w:noProof/>
              <w:webHidden/>
            </w:rPr>
            <w:tab/>
          </w:r>
          <w:r w:rsidR="00941BDC">
            <w:rPr>
              <w:noProof/>
              <w:webHidden/>
            </w:rPr>
            <w:fldChar w:fldCharType="begin"/>
          </w:r>
          <w:r w:rsidR="00941BDC">
            <w:rPr>
              <w:noProof/>
              <w:webHidden/>
            </w:rPr>
            <w:instrText xml:space="preserve"> PAGEREF _Toc233373534 \h </w:instrText>
          </w:r>
          <w:r w:rsidR="00941BDC">
            <w:rPr>
              <w:noProof/>
              <w:webHidden/>
            </w:rPr>
          </w:r>
          <w:r w:rsidR="00941BDC">
            <w:rPr>
              <w:noProof/>
              <w:webHidden/>
            </w:rPr>
            <w:fldChar w:fldCharType="separate"/>
          </w:r>
          <w:ins w:id="138" w:author="Автор" w:date="2026-08-11T11:09:00Z">
            <w:r w:rsidR="00D23E0D">
              <w:rPr>
                <w:noProof/>
                <w:webHidden/>
              </w:rPr>
              <w:t>63</w:t>
            </w:r>
          </w:ins>
          <w:r w:rsidR="00941BDC">
            <w:rPr>
              <w:noProof/>
              <w:webHidden/>
            </w:rPr>
            <w:fldChar w:fldCharType="end"/>
          </w:r>
          <w:r>
            <w:rPr>
              <w:noProof/>
            </w:rPr>
            <w:fldChar w:fldCharType="end"/>
          </w:r>
        </w:p>
        <w:p w14:paraId="745E753C" w14:textId="289B60A7"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"_Toc233373535"</w:instrText>
          </w:r>
          <w:r>
            <w:fldChar w:fldCharType="separate"/>
          </w:r>
          <w:r w:rsidR="00941BDC" w:rsidRPr="00A67BCA">
            <w:rPr>
              <w:rStyle w:val="a9"/>
              <w:noProof/>
            </w:rPr>
            <w:t>4.4.9. Измерение жизненно важных параметров</w:t>
          </w:r>
          <w:r w:rsidR="00941BDC">
            <w:rPr>
              <w:noProof/>
              <w:webHidden/>
            </w:rPr>
            <w:tab/>
          </w:r>
          <w:r w:rsidR="00941BDC">
            <w:rPr>
              <w:noProof/>
              <w:webHidden/>
            </w:rPr>
            <w:fldChar w:fldCharType="begin"/>
          </w:r>
          <w:r w:rsidR="00941BDC">
            <w:rPr>
              <w:noProof/>
              <w:webHidden/>
            </w:rPr>
            <w:instrText xml:space="preserve"> PAGEREF _Toc233373535 \h </w:instrText>
          </w:r>
          <w:r w:rsidR="00941BDC">
            <w:rPr>
              <w:noProof/>
              <w:webHidden/>
            </w:rPr>
          </w:r>
          <w:r w:rsidR="00941BDC">
            <w:rPr>
              <w:noProof/>
              <w:webHidden/>
            </w:rPr>
            <w:fldChar w:fldCharType="separate"/>
          </w:r>
          <w:ins w:id="139" w:author="Автор" w:date="2026-08-11T11:09:00Z">
            <w:r w:rsidR="00D23E0D">
              <w:rPr>
                <w:noProof/>
                <w:webHidden/>
              </w:rPr>
              <w:t>63</w:t>
            </w:r>
          </w:ins>
          <w:r w:rsidR="00941BDC">
            <w:rPr>
              <w:noProof/>
              <w:webHidden/>
            </w:rPr>
            <w:fldChar w:fldCharType="end"/>
          </w:r>
          <w:r>
            <w:rPr>
              <w:noProof/>
            </w:rPr>
            <w:fldChar w:fldCharType="end"/>
          </w:r>
        </w:p>
        <w:p w14:paraId="66C4636D" w14:textId="2AECC308"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"_Toc233373536"</w:instrText>
          </w:r>
          <w:r>
            <w:fldChar w:fldCharType="separate"/>
          </w:r>
          <w:r w:rsidR="00941BDC" w:rsidRPr="00A67BCA">
            <w:rPr>
              <w:rStyle w:val="a9"/>
              <w:noProof/>
            </w:rPr>
            <w:t>4.4.10. ЭКГ</w:t>
          </w:r>
          <w:r w:rsidR="00941BDC">
            <w:rPr>
              <w:noProof/>
              <w:webHidden/>
            </w:rPr>
            <w:tab/>
          </w:r>
          <w:r w:rsidR="00941BDC">
            <w:rPr>
              <w:noProof/>
              <w:webHidden/>
            </w:rPr>
            <w:fldChar w:fldCharType="begin"/>
          </w:r>
          <w:r w:rsidR="00941BDC">
            <w:rPr>
              <w:noProof/>
              <w:webHidden/>
            </w:rPr>
            <w:instrText xml:space="preserve"> PAGEREF _Toc233373536 \h </w:instrText>
          </w:r>
          <w:r w:rsidR="00941BDC">
            <w:rPr>
              <w:noProof/>
              <w:webHidden/>
            </w:rPr>
          </w:r>
          <w:r w:rsidR="00941BDC">
            <w:rPr>
              <w:noProof/>
              <w:webHidden/>
            </w:rPr>
            <w:fldChar w:fldCharType="separate"/>
          </w:r>
          <w:ins w:id="140" w:author="Автор" w:date="2026-08-11T11:09:00Z">
            <w:r w:rsidR="00D23E0D">
              <w:rPr>
                <w:noProof/>
                <w:webHidden/>
              </w:rPr>
              <w:t>63</w:t>
            </w:r>
          </w:ins>
          <w:r w:rsidR="00941BDC">
            <w:rPr>
              <w:noProof/>
              <w:webHidden/>
            </w:rPr>
            <w:fldChar w:fldCharType="end"/>
          </w:r>
          <w:r>
            <w:rPr>
              <w:noProof/>
            </w:rPr>
            <w:fldChar w:fldCharType="end"/>
          </w:r>
        </w:p>
        <w:p w14:paraId="17272FBB" w14:textId="36F12A7F"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"_Toc233373537"</w:instrText>
          </w:r>
          <w:r>
            <w:fldChar w:fldCharType="separate"/>
          </w:r>
          <w:r w:rsidR="00941BDC" w:rsidRPr="00A67BCA">
            <w:rPr>
              <w:rStyle w:val="a9"/>
              <w:noProof/>
            </w:rPr>
            <w:t>4.4.11 Рентгенография/флюорография</w:t>
          </w:r>
          <w:r w:rsidR="00941BDC">
            <w:rPr>
              <w:noProof/>
              <w:webHidden/>
            </w:rPr>
            <w:tab/>
          </w:r>
          <w:r w:rsidR="00941BDC">
            <w:rPr>
              <w:noProof/>
              <w:webHidden/>
            </w:rPr>
            <w:fldChar w:fldCharType="begin"/>
          </w:r>
          <w:r w:rsidR="00941BDC">
            <w:rPr>
              <w:noProof/>
              <w:webHidden/>
            </w:rPr>
            <w:instrText xml:space="preserve"> PAGEREF _Toc233373537 \h </w:instrText>
          </w:r>
          <w:r w:rsidR="00941BDC">
            <w:rPr>
              <w:noProof/>
              <w:webHidden/>
            </w:rPr>
          </w:r>
          <w:r w:rsidR="00941BDC">
            <w:rPr>
              <w:noProof/>
              <w:webHidden/>
            </w:rPr>
            <w:fldChar w:fldCharType="separate"/>
          </w:r>
          <w:ins w:id="141" w:author="Автор" w:date="2026-08-11T11:09:00Z">
            <w:r w:rsidR="00D23E0D">
              <w:rPr>
                <w:noProof/>
                <w:webHidden/>
              </w:rPr>
              <w:t>63</w:t>
            </w:r>
          </w:ins>
          <w:r w:rsidR="00941BDC">
            <w:rPr>
              <w:noProof/>
              <w:webHidden/>
            </w:rPr>
            <w:fldChar w:fldCharType="end"/>
          </w:r>
          <w:r>
            <w:rPr>
              <w:noProof/>
            </w:rPr>
            <w:fldChar w:fldCharType="end"/>
          </w:r>
        </w:p>
        <w:p w14:paraId="555ED852" w14:textId="51E4D7C2" w:rsidR="00941BDC" w:rsidRDefault="00CF5645">
          <w:pPr>
            <w:pStyle w:val="32"/>
            <w:rPr>
              <w:rFonts w:asciiTheme="minorHAnsi" w:eastAsiaTheme="minorEastAsia" w:hAnsiTheme="minorHAnsi" w:cstheme="minorBidi"/>
              <w:noProof/>
              <w:kern w:val="2"/>
              <w14:ligatures w14:val="standardContextual"/>
            </w:rPr>
          </w:pPr>
          <w:r>
            <w:lastRenderedPageBreak/>
            <w:fldChar w:fldCharType="begin"/>
          </w:r>
          <w:r>
            <w:instrText>HYPERLINK \l "_Toc233373538"</w:instrText>
          </w:r>
          <w:r>
            <w:fldChar w:fldCharType="separate"/>
          </w:r>
          <w:r w:rsidR="00941BDC" w:rsidRPr="00A67BCA">
            <w:rPr>
              <w:rStyle w:val="a9"/>
              <w:noProof/>
            </w:rPr>
            <w:t>4.4.12. Лабораторные анализы и тесты</w:t>
          </w:r>
          <w:r w:rsidR="00941BDC">
            <w:rPr>
              <w:noProof/>
              <w:webHidden/>
            </w:rPr>
            <w:tab/>
          </w:r>
          <w:r w:rsidR="00941BDC">
            <w:rPr>
              <w:noProof/>
              <w:webHidden/>
            </w:rPr>
            <w:fldChar w:fldCharType="begin"/>
          </w:r>
          <w:r w:rsidR="00941BDC">
            <w:rPr>
              <w:noProof/>
              <w:webHidden/>
            </w:rPr>
            <w:instrText xml:space="preserve"> PAGEREF _Toc233373538 \h </w:instrText>
          </w:r>
          <w:r w:rsidR="00941BDC">
            <w:rPr>
              <w:noProof/>
              <w:webHidden/>
            </w:rPr>
          </w:r>
          <w:r w:rsidR="00941BDC">
            <w:rPr>
              <w:noProof/>
              <w:webHidden/>
            </w:rPr>
            <w:fldChar w:fldCharType="separate"/>
          </w:r>
          <w:ins w:id="142" w:author="Автор" w:date="2026-08-11T11:09:00Z">
            <w:r w:rsidR="00D23E0D">
              <w:rPr>
                <w:noProof/>
                <w:webHidden/>
              </w:rPr>
              <w:t>63</w:t>
            </w:r>
          </w:ins>
          <w:r w:rsidR="00941BDC">
            <w:rPr>
              <w:noProof/>
              <w:webHidden/>
            </w:rPr>
            <w:fldChar w:fldCharType="end"/>
          </w:r>
          <w:r>
            <w:rPr>
              <w:noProof/>
            </w:rPr>
            <w:fldChar w:fldCharType="end"/>
          </w:r>
        </w:p>
        <w:p w14:paraId="329DB541" w14:textId="601175E6"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"_Toc233373539"</w:instrText>
          </w:r>
          <w:r>
            <w:fldChar w:fldCharType="separate"/>
          </w:r>
          <w:r w:rsidR="00941BDC" w:rsidRPr="00A67BCA">
            <w:rPr>
              <w:rStyle w:val="a9"/>
              <w:noProof/>
            </w:rPr>
            <w:t>4.4.13. Прием исследуемого препарата/препарата сравнения</w:t>
          </w:r>
          <w:r w:rsidR="00941BDC">
            <w:rPr>
              <w:noProof/>
              <w:webHidden/>
            </w:rPr>
            <w:tab/>
          </w:r>
          <w:r w:rsidR="00941BDC">
            <w:rPr>
              <w:noProof/>
              <w:webHidden/>
            </w:rPr>
            <w:fldChar w:fldCharType="begin"/>
          </w:r>
          <w:r w:rsidR="00941BDC">
            <w:rPr>
              <w:noProof/>
              <w:webHidden/>
            </w:rPr>
            <w:instrText xml:space="preserve"> PAGEREF _Toc233373539 \h </w:instrText>
          </w:r>
          <w:r w:rsidR="00941BDC">
            <w:rPr>
              <w:noProof/>
              <w:webHidden/>
            </w:rPr>
          </w:r>
          <w:r w:rsidR="00941BDC">
            <w:rPr>
              <w:noProof/>
              <w:webHidden/>
            </w:rPr>
            <w:fldChar w:fldCharType="separate"/>
          </w:r>
          <w:ins w:id="143" w:author="Автор" w:date="2026-08-11T11:09:00Z">
            <w:r w:rsidR="00D23E0D">
              <w:rPr>
                <w:noProof/>
                <w:webHidden/>
              </w:rPr>
              <w:t>64</w:t>
            </w:r>
          </w:ins>
          <w:r w:rsidR="00941BDC">
            <w:rPr>
              <w:noProof/>
              <w:webHidden/>
            </w:rPr>
            <w:fldChar w:fldCharType="end"/>
          </w:r>
          <w:r>
            <w:rPr>
              <w:noProof/>
            </w:rPr>
            <w:fldChar w:fldCharType="end"/>
          </w:r>
        </w:p>
        <w:p w14:paraId="673F54EE" w14:textId="55BD8680"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"_Toc233373540"</w:instrText>
          </w:r>
          <w:r>
            <w:fldChar w:fldCharType="separate"/>
          </w:r>
          <w:r w:rsidR="00941BDC" w:rsidRPr="00A67BCA">
            <w:rPr>
              <w:rStyle w:val="a9"/>
              <w:noProof/>
            </w:rPr>
            <w:t>4.4.14. Забор крови для фармакокинетического анализа</w:t>
          </w:r>
          <w:r w:rsidR="00941BDC">
            <w:rPr>
              <w:noProof/>
              <w:webHidden/>
            </w:rPr>
            <w:tab/>
          </w:r>
          <w:r w:rsidR="00941BDC">
            <w:rPr>
              <w:noProof/>
              <w:webHidden/>
            </w:rPr>
            <w:fldChar w:fldCharType="begin"/>
          </w:r>
          <w:r w:rsidR="00941BDC">
            <w:rPr>
              <w:noProof/>
              <w:webHidden/>
            </w:rPr>
            <w:instrText xml:space="preserve"> PAGEREF _Toc233373540 \h </w:instrText>
          </w:r>
          <w:r w:rsidR="00941BDC">
            <w:rPr>
              <w:noProof/>
              <w:webHidden/>
            </w:rPr>
          </w:r>
          <w:r w:rsidR="00941BDC">
            <w:rPr>
              <w:noProof/>
              <w:webHidden/>
            </w:rPr>
            <w:fldChar w:fldCharType="separate"/>
          </w:r>
          <w:ins w:id="144" w:author="Автор" w:date="2026-08-11T11:09:00Z">
            <w:r w:rsidR="00D23E0D">
              <w:rPr>
                <w:noProof/>
                <w:webHidden/>
              </w:rPr>
              <w:t>64</w:t>
            </w:r>
          </w:ins>
          <w:r w:rsidR="00941BDC">
            <w:rPr>
              <w:noProof/>
              <w:webHidden/>
            </w:rPr>
            <w:fldChar w:fldCharType="end"/>
          </w:r>
          <w:r>
            <w:rPr>
              <w:noProof/>
            </w:rPr>
            <w:fldChar w:fldCharType="end"/>
          </w:r>
        </w:p>
        <w:p w14:paraId="03AA11E5" w14:textId="3352707A"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"_Toc233373541"</w:instrText>
          </w:r>
          <w:r>
            <w:fldChar w:fldCharType="separate"/>
          </w:r>
          <w:r w:rsidR="00941BDC" w:rsidRPr="00A67BCA">
            <w:rPr>
              <w:rStyle w:val="a9"/>
              <w:noProof/>
            </w:rPr>
            <w:t>4.4.15. Процедуры обработки проб крови в клиническом центре</w:t>
          </w:r>
          <w:r w:rsidR="00941BDC">
            <w:rPr>
              <w:noProof/>
              <w:webHidden/>
            </w:rPr>
            <w:tab/>
          </w:r>
          <w:r w:rsidR="00941BDC">
            <w:rPr>
              <w:noProof/>
              <w:webHidden/>
            </w:rPr>
            <w:fldChar w:fldCharType="begin"/>
          </w:r>
          <w:r w:rsidR="00941BDC">
            <w:rPr>
              <w:noProof/>
              <w:webHidden/>
            </w:rPr>
            <w:instrText xml:space="preserve"> PAGEREF _Toc233373541 \h </w:instrText>
          </w:r>
          <w:r w:rsidR="00941BDC">
            <w:rPr>
              <w:noProof/>
              <w:webHidden/>
            </w:rPr>
          </w:r>
          <w:r w:rsidR="00941BDC">
            <w:rPr>
              <w:noProof/>
              <w:webHidden/>
            </w:rPr>
            <w:fldChar w:fldCharType="separate"/>
          </w:r>
          <w:ins w:id="145" w:author="Автор" w:date="2026-08-11T11:09:00Z">
            <w:r w:rsidR="00D23E0D">
              <w:rPr>
                <w:noProof/>
                <w:webHidden/>
              </w:rPr>
              <w:t>66</w:t>
            </w:r>
          </w:ins>
          <w:r w:rsidR="00941BDC">
            <w:rPr>
              <w:noProof/>
              <w:webHidden/>
            </w:rPr>
            <w:fldChar w:fldCharType="end"/>
          </w:r>
          <w:r>
            <w:rPr>
              <w:noProof/>
            </w:rPr>
            <w:fldChar w:fldCharType="end"/>
          </w:r>
        </w:p>
        <w:p w14:paraId="2E7D3318" w14:textId="3EB250C8"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"_Toc233373542"</w:instrText>
          </w:r>
          <w:r>
            <w:fldChar w:fldCharType="separate"/>
          </w:r>
          <w:r w:rsidR="00941BDC" w:rsidRPr="00A67BCA">
            <w:rPr>
              <w:rStyle w:val="a9"/>
              <w:noProof/>
            </w:rPr>
            <w:t>4.4.16. Оценка критериев исключения</w:t>
          </w:r>
          <w:r w:rsidR="00941BDC">
            <w:rPr>
              <w:noProof/>
              <w:webHidden/>
            </w:rPr>
            <w:tab/>
          </w:r>
          <w:r w:rsidR="00941BDC">
            <w:rPr>
              <w:noProof/>
              <w:webHidden/>
            </w:rPr>
            <w:fldChar w:fldCharType="begin"/>
          </w:r>
          <w:r w:rsidR="00941BDC">
            <w:rPr>
              <w:noProof/>
              <w:webHidden/>
            </w:rPr>
            <w:instrText xml:space="preserve"> PAGEREF _Toc233373542 \h </w:instrText>
          </w:r>
          <w:r w:rsidR="00941BDC">
            <w:rPr>
              <w:noProof/>
              <w:webHidden/>
            </w:rPr>
          </w:r>
          <w:r w:rsidR="00941BDC">
            <w:rPr>
              <w:noProof/>
              <w:webHidden/>
            </w:rPr>
            <w:fldChar w:fldCharType="separate"/>
          </w:r>
          <w:ins w:id="146" w:author="Автор" w:date="2026-08-11T11:09:00Z">
            <w:r w:rsidR="00D23E0D">
              <w:rPr>
                <w:noProof/>
                <w:webHidden/>
              </w:rPr>
              <w:t>66</w:t>
            </w:r>
          </w:ins>
          <w:r w:rsidR="00941BDC">
            <w:rPr>
              <w:noProof/>
              <w:webHidden/>
            </w:rPr>
            <w:fldChar w:fldCharType="end"/>
          </w:r>
          <w:r>
            <w:rPr>
              <w:noProof/>
            </w:rPr>
            <w:fldChar w:fldCharType="end"/>
          </w:r>
        </w:p>
        <w:p w14:paraId="141DDC57" w14:textId="6FB71959"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"_Toc233373543"</w:instrText>
          </w:r>
          <w:r>
            <w:fldChar w:fldCharType="separate"/>
          </w:r>
          <w:r w:rsidR="00941BDC" w:rsidRPr="00A67BCA">
            <w:rPr>
              <w:rStyle w:val="a9"/>
              <w:noProof/>
            </w:rPr>
            <w:t>4.4.17. Регистрация жалоб добровольца</w:t>
          </w:r>
          <w:r w:rsidR="00941BDC">
            <w:rPr>
              <w:noProof/>
              <w:webHidden/>
            </w:rPr>
            <w:tab/>
          </w:r>
          <w:r w:rsidR="00941BDC">
            <w:rPr>
              <w:noProof/>
              <w:webHidden/>
            </w:rPr>
            <w:fldChar w:fldCharType="begin"/>
          </w:r>
          <w:r w:rsidR="00941BDC">
            <w:rPr>
              <w:noProof/>
              <w:webHidden/>
            </w:rPr>
            <w:instrText xml:space="preserve"> PAGEREF _Toc233373543 \h </w:instrText>
          </w:r>
          <w:r w:rsidR="00941BDC">
            <w:rPr>
              <w:noProof/>
              <w:webHidden/>
            </w:rPr>
          </w:r>
          <w:r w:rsidR="00941BDC">
            <w:rPr>
              <w:noProof/>
              <w:webHidden/>
            </w:rPr>
            <w:fldChar w:fldCharType="separate"/>
          </w:r>
          <w:ins w:id="147" w:author="Автор" w:date="2026-08-11T11:09:00Z">
            <w:r w:rsidR="00D23E0D">
              <w:rPr>
                <w:noProof/>
                <w:webHidden/>
              </w:rPr>
              <w:t>66</w:t>
            </w:r>
          </w:ins>
          <w:r w:rsidR="00941BDC">
            <w:rPr>
              <w:noProof/>
              <w:webHidden/>
            </w:rPr>
            <w:fldChar w:fldCharType="end"/>
          </w:r>
          <w:r>
            <w:rPr>
              <w:noProof/>
            </w:rPr>
            <w:fldChar w:fldCharType="end"/>
          </w:r>
        </w:p>
        <w:p w14:paraId="589AA70F" w14:textId="51390B4E"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"_Toc233373544"</w:instrText>
          </w:r>
          <w:r>
            <w:fldChar w:fldCharType="separate"/>
          </w:r>
          <w:r w:rsidR="00941BDC" w:rsidRPr="00A67BCA">
            <w:rPr>
              <w:rStyle w:val="a9"/>
              <w:noProof/>
            </w:rPr>
            <w:t>4.4.18. Регистрация нежелательных явлений</w:t>
          </w:r>
          <w:r w:rsidR="00941BDC">
            <w:rPr>
              <w:noProof/>
              <w:webHidden/>
            </w:rPr>
            <w:tab/>
          </w:r>
          <w:r w:rsidR="00941BDC">
            <w:rPr>
              <w:noProof/>
              <w:webHidden/>
            </w:rPr>
            <w:fldChar w:fldCharType="begin"/>
          </w:r>
          <w:r w:rsidR="00941BDC">
            <w:rPr>
              <w:noProof/>
              <w:webHidden/>
            </w:rPr>
            <w:instrText xml:space="preserve"> PAGEREF _Toc233373544 \h </w:instrText>
          </w:r>
          <w:r w:rsidR="00941BDC">
            <w:rPr>
              <w:noProof/>
              <w:webHidden/>
            </w:rPr>
          </w:r>
          <w:r w:rsidR="00941BDC">
            <w:rPr>
              <w:noProof/>
              <w:webHidden/>
            </w:rPr>
            <w:fldChar w:fldCharType="separate"/>
          </w:r>
          <w:ins w:id="148" w:author="Автор" w:date="2026-08-11T11:09:00Z">
            <w:r w:rsidR="00D23E0D">
              <w:rPr>
                <w:noProof/>
                <w:webHidden/>
              </w:rPr>
              <w:t>66</w:t>
            </w:r>
          </w:ins>
          <w:r w:rsidR="00941BDC">
            <w:rPr>
              <w:noProof/>
              <w:webHidden/>
            </w:rPr>
            <w:fldChar w:fldCharType="end"/>
          </w:r>
          <w:r>
            <w:rPr>
              <w:noProof/>
            </w:rPr>
            <w:fldChar w:fldCharType="end"/>
          </w:r>
        </w:p>
        <w:p w14:paraId="4007BFCB" w14:textId="289FD69D"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"_Toc233373545"</w:instrText>
          </w:r>
          <w:r>
            <w:fldChar w:fldCharType="separate"/>
          </w:r>
          <w:r w:rsidR="00941BDC" w:rsidRPr="00A67BCA">
            <w:rPr>
              <w:rStyle w:val="a9"/>
              <w:noProof/>
            </w:rPr>
            <w:t>4.4.19. Регистрация серьезных нежелательных явлений (СНЯ)</w:t>
          </w:r>
          <w:r w:rsidR="00941BDC">
            <w:rPr>
              <w:noProof/>
              <w:webHidden/>
            </w:rPr>
            <w:tab/>
          </w:r>
          <w:r w:rsidR="00941BDC">
            <w:rPr>
              <w:noProof/>
              <w:webHidden/>
            </w:rPr>
            <w:fldChar w:fldCharType="begin"/>
          </w:r>
          <w:r w:rsidR="00941BDC">
            <w:rPr>
              <w:noProof/>
              <w:webHidden/>
            </w:rPr>
            <w:instrText xml:space="preserve"> PAGEREF _Toc233373545 \h </w:instrText>
          </w:r>
          <w:r w:rsidR="00941BDC">
            <w:rPr>
              <w:noProof/>
              <w:webHidden/>
            </w:rPr>
          </w:r>
          <w:r w:rsidR="00941BDC">
            <w:rPr>
              <w:noProof/>
              <w:webHidden/>
            </w:rPr>
            <w:fldChar w:fldCharType="separate"/>
          </w:r>
          <w:ins w:id="149" w:author="Автор" w:date="2026-08-11T11:09:00Z">
            <w:r w:rsidR="00D23E0D">
              <w:rPr>
                <w:noProof/>
                <w:webHidden/>
              </w:rPr>
              <w:t>67</w:t>
            </w:r>
          </w:ins>
          <w:r w:rsidR="00941BDC">
            <w:rPr>
              <w:noProof/>
              <w:webHidden/>
            </w:rPr>
            <w:fldChar w:fldCharType="end"/>
          </w:r>
          <w:r>
            <w:rPr>
              <w:noProof/>
            </w:rPr>
            <w:fldChar w:fldCharType="end"/>
          </w:r>
        </w:p>
        <w:p w14:paraId="0455A451" w14:textId="562D19A6"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"_Toc233373546"</w:instrText>
          </w:r>
          <w:r>
            <w:fldChar w:fldCharType="separate"/>
          </w:r>
          <w:r w:rsidR="00941BDC" w:rsidRPr="00A67BCA">
            <w:rPr>
              <w:rStyle w:val="a9"/>
              <w:noProof/>
            </w:rPr>
            <w:t>4.5. Режим питания и приема жидкости</w:t>
          </w:r>
          <w:r w:rsidR="00941BDC">
            <w:rPr>
              <w:noProof/>
              <w:webHidden/>
            </w:rPr>
            <w:tab/>
          </w:r>
          <w:r w:rsidR="00941BDC">
            <w:rPr>
              <w:noProof/>
              <w:webHidden/>
            </w:rPr>
            <w:fldChar w:fldCharType="begin"/>
          </w:r>
          <w:r w:rsidR="00941BDC">
            <w:rPr>
              <w:noProof/>
              <w:webHidden/>
            </w:rPr>
            <w:instrText xml:space="preserve"> PAGEREF _Toc233373546 \h </w:instrText>
          </w:r>
          <w:r w:rsidR="00941BDC">
            <w:rPr>
              <w:noProof/>
              <w:webHidden/>
            </w:rPr>
          </w:r>
          <w:r w:rsidR="00941BDC">
            <w:rPr>
              <w:noProof/>
              <w:webHidden/>
            </w:rPr>
            <w:fldChar w:fldCharType="separate"/>
          </w:r>
          <w:ins w:id="150" w:author="Автор" w:date="2026-08-11T11:09:00Z">
            <w:r w:rsidR="00D23E0D">
              <w:rPr>
                <w:noProof/>
                <w:webHidden/>
              </w:rPr>
              <w:t>68</w:t>
            </w:r>
          </w:ins>
          <w:r w:rsidR="00941BDC">
            <w:rPr>
              <w:noProof/>
              <w:webHidden/>
            </w:rPr>
            <w:fldChar w:fldCharType="end"/>
          </w:r>
          <w:r>
            <w:rPr>
              <w:noProof/>
            </w:rPr>
            <w:fldChar w:fldCharType="end"/>
          </w:r>
        </w:p>
        <w:p w14:paraId="648D7B89" w14:textId="150CC221"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"_Toc233373547"</w:instrText>
          </w:r>
          <w:r>
            <w:fldChar w:fldCharType="separate"/>
          </w:r>
          <w:r w:rsidR="00941BDC" w:rsidRPr="00A67BCA">
            <w:rPr>
              <w:rStyle w:val="a9"/>
              <w:noProof/>
            </w:rPr>
            <w:t>4.6. Ограничения в период исследования</w:t>
          </w:r>
          <w:r w:rsidR="00941BDC">
            <w:rPr>
              <w:noProof/>
              <w:webHidden/>
            </w:rPr>
            <w:tab/>
          </w:r>
          <w:r w:rsidR="00941BDC">
            <w:rPr>
              <w:noProof/>
              <w:webHidden/>
            </w:rPr>
            <w:fldChar w:fldCharType="begin"/>
          </w:r>
          <w:r w:rsidR="00941BDC">
            <w:rPr>
              <w:noProof/>
              <w:webHidden/>
            </w:rPr>
            <w:instrText xml:space="preserve"> PAGEREF _Toc233373547 \h </w:instrText>
          </w:r>
          <w:r w:rsidR="00941BDC">
            <w:rPr>
              <w:noProof/>
              <w:webHidden/>
            </w:rPr>
          </w:r>
          <w:r w:rsidR="00941BDC">
            <w:rPr>
              <w:noProof/>
              <w:webHidden/>
            </w:rPr>
            <w:fldChar w:fldCharType="separate"/>
          </w:r>
          <w:ins w:id="151" w:author="Автор" w:date="2026-08-11T11:09:00Z">
            <w:r w:rsidR="00D23E0D">
              <w:rPr>
                <w:noProof/>
                <w:webHidden/>
              </w:rPr>
              <w:t>70</w:t>
            </w:r>
          </w:ins>
          <w:r w:rsidR="00941BDC">
            <w:rPr>
              <w:noProof/>
              <w:webHidden/>
            </w:rPr>
            <w:fldChar w:fldCharType="end"/>
          </w:r>
          <w:r>
            <w:rPr>
              <w:noProof/>
            </w:rPr>
            <w:fldChar w:fldCharType="end"/>
          </w:r>
        </w:p>
        <w:p w14:paraId="22C914E2" w14:textId="663CDA7B"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"_Toc233373548"</w:instrText>
          </w:r>
          <w:r>
            <w:fldChar w:fldCharType="separate"/>
          </w:r>
          <w:r w:rsidR="00941BDC" w:rsidRPr="00A67BCA">
            <w:rPr>
              <w:rStyle w:val="a9"/>
              <w:noProof/>
            </w:rPr>
            <w:t>4.7. Режим контрацепции в ходе исследования</w:t>
          </w:r>
          <w:r w:rsidR="00941BDC">
            <w:rPr>
              <w:noProof/>
              <w:webHidden/>
            </w:rPr>
            <w:tab/>
          </w:r>
          <w:r w:rsidR="00941BDC">
            <w:rPr>
              <w:noProof/>
              <w:webHidden/>
            </w:rPr>
            <w:fldChar w:fldCharType="begin"/>
          </w:r>
          <w:r w:rsidR="00941BDC">
            <w:rPr>
              <w:noProof/>
              <w:webHidden/>
            </w:rPr>
            <w:instrText xml:space="preserve"> PAGEREF _Toc233373548 \h </w:instrText>
          </w:r>
          <w:r w:rsidR="00941BDC">
            <w:rPr>
              <w:noProof/>
              <w:webHidden/>
            </w:rPr>
          </w:r>
          <w:r w:rsidR="00941BDC">
            <w:rPr>
              <w:noProof/>
              <w:webHidden/>
            </w:rPr>
            <w:fldChar w:fldCharType="separate"/>
          </w:r>
          <w:ins w:id="152" w:author="Автор" w:date="2026-08-11T11:09:00Z">
            <w:r w:rsidR="00D23E0D">
              <w:rPr>
                <w:noProof/>
                <w:webHidden/>
              </w:rPr>
              <w:t>71</w:t>
            </w:r>
          </w:ins>
          <w:r w:rsidR="00941BDC">
            <w:rPr>
              <w:noProof/>
              <w:webHidden/>
            </w:rPr>
            <w:fldChar w:fldCharType="end"/>
          </w:r>
          <w:r>
            <w:rPr>
              <w:noProof/>
            </w:rPr>
            <w:fldChar w:fldCharType="end"/>
          </w:r>
        </w:p>
        <w:p w14:paraId="1732DAFA" w14:textId="0F6D3040"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"_Toc233373549"</w:instrText>
          </w:r>
          <w:r>
            <w:fldChar w:fldCharType="separate"/>
          </w:r>
          <w:r w:rsidR="00941BDC" w:rsidRPr="00A67BCA">
            <w:rPr>
              <w:rStyle w:val="a9"/>
              <w:noProof/>
            </w:rPr>
            <w:t>4.8 Описание этапов исследования</w:t>
          </w:r>
          <w:r w:rsidR="00941BDC">
            <w:rPr>
              <w:noProof/>
              <w:webHidden/>
            </w:rPr>
            <w:tab/>
          </w:r>
          <w:r w:rsidR="00941BDC">
            <w:rPr>
              <w:noProof/>
              <w:webHidden/>
            </w:rPr>
            <w:fldChar w:fldCharType="begin"/>
          </w:r>
          <w:r w:rsidR="00941BDC">
            <w:rPr>
              <w:noProof/>
              <w:webHidden/>
            </w:rPr>
            <w:instrText xml:space="preserve"> PAGEREF _Toc233373549 \h </w:instrText>
          </w:r>
          <w:r w:rsidR="00941BDC">
            <w:rPr>
              <w:noProof/>
              <w:webHidden/>
            </w:rPr>
          </w:r>
          <w:r w:rsidR="00941BDC">
            <w:rPr>
              <w:noProof/>
              <w:webHidden/>
            </w:rPr>
            <w:fldChar w:fldCharType="separate"/>
          </w:r>
          <w:ins w:id="153" w:author="Автор" w:date="2026-08-11T11:09:00Z">
            <w:r w:rsidR="00D23E0D">
              <w:rPr>
                <w:noProof/>
                <w:webHidden/>
              </w:rPr>
              <w:t>71</w:t>
            </w:r>
          </w:ins>
          <w:r w:rsidR="00941BDC">
            <w:rPr>
              <w:noProof/>
              <w:webHidden/>
            </w:rPr>
            <w:fldChar w:fldCharType="end"/>
          </w:r>
          <w:r>
            <w:rPr>
              <w:noProof/>
            </w:rPr>
            <w:fldChar w:fldCharType="end"/>
          </w:r>
        </w:p>
        <w:p w14:paraId="15075721" w14:textId="5ACA5D13"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"_Toc233373550"</w:instrText>
          </w:r>
          <w:r>
            <w:fldChar w:fldCharType="separate"/>
          </w:r>
          <w:r w:rsidR="00941BDC" w:rsidRPr="00A67BCA">
            <w:rPr>
              <w:rStyle w:val="a9"/>
              <w:noProof/>
            </w:rPr>
            <w:t>4.8.1. Скрининг (до 14 дней для одного добровольца).</w:t>
          </w:r>
          <w:r w:rsidR="00941BDC">
            <w:rPr>
              <w:noProof/>
              <w:webHidden/>
            </w:rPr>
            <w:tab/>
          </w:r>
          <w:r w:rsidR="00941BDC">
            <w:rPr>
              <w:noProof/>
              <w:webHidden/>
            </w:rPr>
            <w:fldChar w:fldCharType="begin"/>
          </w:r>
          <w:r w:rsidR="00941BDC">
            <w:rPr>
              <w:noProof/>
              <w:webHidden/>
            </w:rPr>
            <w:instrText xml:space="preserve"> PAGEREF _Toc233373550 \h </w:instrText>
          </w:r>
          <w:r w:rsidR="00941BDC">
            <w:rPr>
              <w:noProof/>
              <w:webHidden/>
            </w:rPr>
          </w:r>
          <w:r w:rsidR="00941BDC">
            <w:rPr>
              <w:noProof/>
              <w:webHidden/>
            </w:rPr>
            <w:fldChar w:fldCharType="separate"/>
          </w:r>
          <w:ins w:id="154" w:author="Автор" w:date="2026-08-11T11:09:00Z">
            <w:r w:rsidR="00D23E0D">
              <w:rPr>
                <w:noProof/>
                <w:webHidden/>
              </w:rPr>
              <w:t>71</w:t>
            </w:r>
          </w:ins>
          <w:r w:rsidR="00941BDC">
            <w:rPr>
              <w:noProof/>
              <w:webHidden/>
            </w:rPr>
            <w:fldChar w:fldCharType="end"/>
          </w:r>
          <w:r>
            <w:rPr>
              <w:noProof/>
            </w:rPr>
            <w:fldChar w:fldCharType="end"/>
          </w:r>
        </w:p>
        <w:p w14:paraId="55A64A34" w14:textId="1EC4ACE4"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"_Toc233373551"</w:instrText>
          </w:r>
          <w:r>
            <w:fldChar w:fldCharType="separate"/>
          </w:r>
          <w:r w:rsidR="00941BDC" w:rsidRPr="00A67BCA">
            <w:rPr>
              <w:rStyle w:val="a9"/>
              <w:noProof/>
            </w:rPr>
            <w:t>4.8.2 I период исследования</w:t>
          </w:r>
          <w:r w:rsidR="00941BDC">
            <w:rPr>
              <w:noProof/>
              <w:webHidden/>
            </w:rPr>
            <w:tab/>
          </w:r>
          <w:r w:rsidR="00941BDC">
            <w:rPr>
              <w:noProof/>
              <w:webHidden/>
            </w:rPr>
            <w:fldChar w:fldCharType="begin"/>
          </w:r>
          <w:r w:rsidR="00941BDC">
            <w:rPr>
              <w:noProof/>
              <w:webHidden/>
            </w:rPr>
            <w:instrText xml:space="preserve"> PAGEREF _Toc233373551 \h </w:instrText>
          </w:r>
          <w:r w:rsidR="00941BDC">
            <w:rPr>
              <w:noProof/>
              <w:webHidden/>
            </w:rPr>
          </w:r>
          <w:r w:rsidR="00941BDC">
            <w:rPr>
              <w:noProof/>
              <w:webHidden/>
            </w:rPr>
            <w:fldChar w:fldCharType="separate"/>
          </w:r>
          <w:ins w:id="155" w:author="Автор" w:date="2026-08-11T11:09:00Z">
            <w:r w:rsidR="00D23E0D">
              <w:rPr>
                <w:noProof/>
                <w:webHidden/>
              </w:rPr>
              <w:t>74</w:t>
            </w:r>
          </w:ins>
          <w:r w:rsidR="00941BDC">
            <w:rPr>
              <w:noProof/>
              <w:webHidden/>
            </w:rPr>
            <w:fldChar w:fldCharType="end"/>
          </w:r>
          <w:r>
            <w:rPr>
              <w:noProof/>
            </w:rPr>
            <w:fldChar w:fldCharType="end"/>
          </w:r>
        </w:p>
        <w:p w14:paraId="67799616" w14:textId="43CED583"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"_Toc233373552"</w:instrText>
          </w:r>
          <w:r>
            <w:fldChar w:fldCharType="separate"/>
          </w:r>
          <w:r w:rsidR="00941BDC" w:rsidRPr="00A67BCA">
            <w:rPr>
              <w:rStyle w:val="a9"/>
              <w:noProof/>
            </w:rPr>
            <w:t>4.8.3 Отмывочный период</w:t>
          </w:r>
          <w:r w:rsidR="00941BDC">
            <w:rPr>
              <w:noProof/>
              <w:webHidden/>
            </w:rPr>
            <w:tab/>
          </w:r>
          <w:r w:rsidR="00941BDC">
            <w:rPr>
              <w:noProof/>
              <w:webHidden/>
            </w:rPr>
            <w:fldChar w:fldCharType="begin"/>
          </w:r>
          <w:r w:rsidR="00941BDC">
            <w:rPr>
              <w:noProof/>
              <w:webHidden/>
            </w:rPr>
            <w:instrText xml:space="preserve"> PAGEREF _Toc233373552 \h </w:instrText>
          </w:r>
          <w:r w:rsidR="00941BDC">
            <w:rPr>
              <w:noProof/>
              <w:webHidden/>
            </w:rPr>
          </w:r>
          <w:r w:rsidR="00941BDC">
            <w:rPr>
              <w:noProof/>
              <w:webHidden/>
            </w:rPr>
            <w:fldChar w:fldCharType="separate"/>
          </w:r>
          <w:ins w:id="156" w:author="Автор" w:date="2026-08-11T11:09:00Z">
            <w:r w:rsidR="00D23E0D">
              <w:rPr>
                <w:noProof/>
                <w:webHidden/>
              </w:rPr>
              <w:t>78</w:t>
            </w:r>
          </w:ins>
          <w:r w:rsidR="00941BDC">
            <w:rPr>
              <w:noProof/>
              <w:webHidden/>
            </w:rPr>
            <w:fldChar w:fldCharType="end"/>
          </w:r>
          <w:r>
            <w:rPr>
              <w:noProof/>
            </w:rPr>
            <w:fldChar w:fldCharType="end"/>
          </w:r>
        </w:p>
        <w:p w14:paraId="3E7FCB18" w14:textId="73B9BD56"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"_Toc233373553"</w:instrText>
          </w:r>
          <w:r>
            <w:fldChar w:fldCharType="separate"/>
          </w:r>
          <w:r w:rsidR="00941BDC" w:rsidRPr="00A67BCA">
            <w:rPr>
              <w:rStyle w:val="a9"/>
              <w:noProof/>
            </w:rPr>
            <w:t>4.8.4 II период исследования</w:t>
          </w:r>
          <w:r w:rsidR="00941BDC">
            <w:rPr>
              <w:noProof/>
              <w:webHidden/>
            </w:rPr>
            <w:tab/>
          </w:r>
          <w:r w:rsidR="00941BDC">
            <w:rPr>
              <w:noProof/>
              <w:webHidden/>
            </w:rPr>
            <w:fldChar w:fldCharType="begin"/>
          </w:r>
          <w:r w:rsidR="00941BDC">
            <w:rPr>
              <w:noProof/>
              <w:webHidden/>
            </w:rPr>
            <w:instrText xml:space="preserve"> PAGEREF _Toc233373553 \h </w:instrText>
          </w:r>
          <w:r w:rsidR="00941BDC">
            <w:rPr>
              <w:noProof/>
              <w:webHidden/>
            </w:rPr>
          </w:r>
          <w:r w:rsidR="00941BDC">
            <w:rPr>
              <w:noProof/>
              <w:webHidden/>
            </w:rPr>
            <w:fldChar w:fldCharType="separate"/>
          </w:r>
          <w:ins w:id="157" w:author="Автор" w:date="2026-08-11T11:09:00Z">
            <w:r w:rsidR="00D23E0D">
              <w:rPr>
                <w:noProof/>
                <w:webHidden/>
              </w:rPr>
              <w:t>79</w:t>
            </w:r>
          </w:ins>
          <w:r w:rsidR="00941BDC">
            <w:rPr>
              <w:noProof/>
              <w:webHidden/>
            </w:rPr>
            <w:fldChar w:fldCharType="end"/>
          </w:r>
          <w:r>
            <w:rPr>
              <w:noProof/>
            </w:rPr>
            <w:fldChar w:fldCharType="end"/>
          </w:r>
        </w:p>
        <w:p w14:paraId="479F3049" w14:textId="1D31B8D8"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"_Toc233373554"</w:instrText>
          </w:r>
          <w:r>
            <w:fldChar w:fldCharType="separate"/>
          </w:r>
          <w:r w:rsidR="00941BDC" w:rsidRPr="00A67BCA">
            <w:rPr>
              <w:rStyle w:val="a9"/>
              <w:noProof/>
            </w:rPr>
            <w:t>4.8.5 Завершающее обследование</w:t>
          </w:r>
          <w:r w:rsidR="00941BDC">
            <w:rPr>
              <w:noProof/>
              <w:webHidden/>
            </w:rPr>
            <w:tab/>
          </w:r>
          <w:r w:rsidR="00941BDC">
            <w:rPr>
              <w:noProof/>
              <w:webHidden/>
            </w:rPr>
            <w:fldChar w:fldCharType="begin"/>
          </w:r>
          <w:r w:rsidR="00941BDC">
            <w:rPr>
              <w:noProof/>
              <w:webHidden/>
            </w:rPr>
            <w:instrText xml:space="preserve"> PAGEREF _Toc233373554 \h </w:instrText>
          </w:r>
          <w:r w:rsidR="00941BDC">
            <w:rPr>
              <w:noProof/>
              <w:webHidden/>
            </w:rPr>
          </w:r>
          <w:r w:rsidR="00941BDC">
            <w:rPr>
              <w:noProof/>
              <w:webHidden/>
            </w:rPr>
            <w:fldChar w:fldCharType="separate"/>
          </w:r>
          <w:ins w:id="158" w:author="Автор" w:date="2026-08-11T11:09:00Z">
            <w:r w:rsidR="00D23E0D">
              <w:rPr>
                <w:noProof/>
                <w:webHidden/>
              </w:rPr>
              <w:t>81</w:t>
            </w:r>
          </w:ins>
          <w:r w:rsidR="00941BDC">
            <w:rPr>
              <w:noProof/>
              <w:webHidden/>
            </w:rPr>
            <w:fldChar w:fldCharType="end"/>
          </w:r>
          <w:r>
            <w:rPr>
              <w:noProof/>
            </w:rPr>
            <w:fldChar w:fldCharType="end"/>
          </w:r>
        </w:p>
        <w:p w14:paraId="410C2ED2" w14:textId="3E08F3E2"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"_Toc233373555"</w:instrText>
          </w:r>
          <w:r>
            <w:fldChar w:fldCharType="separate"/>
          </w:r>
          <w:r w:rsidR="00941BDC" w:rsidRPr="00A67BCA">
            <w:rPr>
              <w:rStyle w:val="a9"/>
              <w:noProof/>
            </w:rPr>
            <w:t>4.8.6 Контрольный визит</w:t>
          </w:r>
          <w:r w:rsidR="00941BDC">
            <w:rPr>
              <w:noProof/>
              <w:webHidden/>
            </w:rPr>
            <w:tab/>
          </w:r>
          <w:r w:rsidR="00941BDC">
            <w:rPr>
              <w:noProof/>
              <w:webHidden/>
            </w:rPr>
            <w:fldChar w:fldCharType="begin"/>
          </w:r>
          <w:r w:rsidR="00941BDC">
            <w:rPr>
              <w:noProof/>
              <w:webHidden/>
            </w:rPr>
            <w:instrText xml:space="preserve"> PAGEREF _Toc233373555 \h </w:instrText>
          </w:r>
          <w:r w:rsidR="00941BDC">
            <w:rPr>
              <w:noProof/>
              <w:webHidden/>
            </w:rPr>
          </w:r>
          <w:r w:rsidR="00941BDC">
            <w:rPr>
              <w:noProof/>
              <w:webHidden/>
            </w:rPr>
            <w:fldChar w:fldCharType="separate"/>
          </w:r>
          <w:ins w:id="159" w:author="Автор" w:date="2026-08-11T11:09:00Z">
            <w:r w:rsidR="00D23E0D">
              <w:rPr>
                <w:noProof/>
                <w:webHidden/>
              </w:rPr>
              <w:t>82</w:t>
            </w:r>
          </w:ins>
          <w:r w:rsidR="00941BDC">
            <w:rPr>
              <w:noProof/>
              <w:webHidden/>
            </w:rPr>
            <w:fldChar w:fldCharType="end"/>
          </w:r>
          <w:r>
            <w:rPr>
              <w:noProof/>
            </w:rPr>
            <w:fldChar w:fldCharType="end"/>
          </w:r>
        </w:p>
        <w:p w14:paraId="0B6D0103" w14:textId="70B21A2E"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"_Toc233373556"</w:instrText>
          </w:r>
          <w:r>
            <w:fldChar w:fldCharType="separate"/>
          </w:r>
          <w:r w:rsidR="00941BDC" w:rsidRPr="00A67BCA">
            <w:rPr>
              <w:rStyle w:val="a9"/>
              <w:noProof/>
            </w:rPr>
            <w:t>4.8.7 Визит досрочного завершения исследования</w:t>
          </w:r>
          <w:r w:rsidR="00941BDC">
            <w:rPr>
              <w:noProof/>
              <w:webHidden/>
            </w:rPr>
            <w:tab/>
          </w:r>
          <w:r w:rsidR="00941BDC">
            <w:rPr>
              <w:noProof/>
              <w:webHidden/>
            </w:rPr>
            <w:fldChar w:fldCharType="begin"/>
          </w:r>
          <w:r w:rsidR="00941BDC">
            <w:rPr>
              <w:noProof/>
              <w:webHidden/>
            </w:rPr>
            <w:instrText xml:space="preserve"> PAGEREF _Toc233373556 \h </w:instrText>
          </w:r>
          <w:r w:rsidR="00941BDC">
            <w:rPr>
              <w:noProof/>
              <w:webHidden/>
            </w:rPr>
          </w:r>
          <w:r w:rsidR="00941BDC">
            <w:rPr>
              <w:noProof/>
              <w:webHidden/>
            </w:rPr>
            <w:fldChar w:fldCharType="separate"/>
          </w:r>
          <w:ins w:id="160" w:author="Автор" w:date="2026-08-11T11:09:00Z">
            <w:r w:rsidR="00D23E0D">
              <w:rPr>
                <w:noProof/>
                <w:webHidden/>
              </w:rPr>
              <w:t>82</w:t>
            </w:r>
          </w:ins>
          <w:r w:rsidR="00941BDC">
            <w:rPr>
              <w:noProof/>
              <w:webHidden/>
            </w:rPr>
            <w:fldChar w:fldCharType="end"/>
          </w:r>
          <w:r>
            <w:rPr>
              <w:noProof/>
            </w:rPr>
            <w:fldChar w:fldCharType="end"/>
          </w:r>
        </w:p>
        <w:p w14:paraId="6FCC97F2" w14:textId="7E3B035C"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"_Toc233373557"</w:instrText>
          </w:r>
          <w:r>
            <w:fldChar w:fldCharType="separate"/>
          </w:r>
          <w:r w:rsidR="00941BDC" w:rsidRPr="00A67BCA">
            <w:rPr>
              <w:rStyle w:val="a9"/>
              <w:noProof/>
            </w:rPr>
            <w:t>4.9. Описание мер, направленных на минимизацию/исключение субъективности</w:t>
          </w:r>
          <w:r w:rsidR="00941BDC">
            <w:rPr>
              <w:noProof/>
              <w:webHidden/>
            </w:rPr>
            <w:tab/>
          </w:r>
          <w:r w:rsidR="00941BDC">
            <w:rPr>
              <w:noProof/>
              <w:webHidden/>
            </w:rPr>
            <w:fldChar w:fldCharType="begin"/>
          </w:r>
          <w:r w:rsidR="00941BDC">
            <w:rPr>
              <w:noProof/>
              <w:webHidden/>
            </w:rPr>
            <w:instrText xml:space="preserve"> PAGEREF _Toc233373557 \h </w:instrText>
          </w:r>
          <w:r w:rsidR="00941BDC">
            <w:rPr>
              <w:noProof/>
              <w:webHidden/>
            </w:rPr>
          </w:r>
          <w:r w:rsidR="00941BDC">
            <w:rPr>
              <w:noProof/>
              <w:webHidden/>
            </w:rPr>
            <w:fldChar w:fldCharType="separate"/>
          </w:r>
          <w:ins w:id="161" w:author="Автор" w:date="2026-08-11T11:09:00Z">
            <w:r w:rsidR="00D23E0D">
              <w:rPr>
                <w:noProof/>
                <w:webHidden/>
              </w:rPr>
              <w:t>83</w:t>
            </w:r>
          </w:ins>
          <w:r w:rsidR="00941BDC">
            <w:rPr>
              <w:noProof/>
              <w:webHidden/>
            </w:rPr>
            <w:fldChar w:fldCharType="end"/>
          </w:r>
          <w:r>
            <w:rPr>
              <w:noProof/>
            </w:rPr>
            <w:fldChar w:fldCharType="end"/>
          </w:r>
        </w:p>
        <w:p w14:paraId="16EE002C" w14:textId="7CB94C40"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"_Toc233373558"</w:instrText>
          </w:r>
          <w:r>
            <w:fldChar w:fldCharType="separate"/>
          </w:r>
          <w:r w:rsidR="00941BDC" w:rsidRPr="00A67BCA">
            <w:rPr>
              <w:rStyle w:val="a9"/>
              <w:noProof/>
            </w:rPr>
            <w:t>4.10.</w:t>
          </w:r>
          <w:r w:rsidR="00941BDC">
            <w:rPr>
              <w:rFonts w:asciiTheme="minorHAnsi" w:eastAsiaTheme="minorEastAsia" w:hAnsiTheme="minorHAnsi" w:cstheme="minorBidi"/>
              <w:noProof/>
              <w:kern w:val="2"/>
              <w14:ligatures w14:val="standardContextual"/>
            </w:rPr>
            <w:tab/>
          </w:r>
          <w:r w:rsidR="00941BDC" w:rsidRPr="00A67BCA">
            <w:rPr>
              <w:rStyle w:val="a9"/>
              <w:noProof/>
            </w:rPr>
            <w:t>Ожидаемая продолжительность участия добровольцев в исследовании, описание последовательности и продолжительности всех этапов исследования</w:t>
          </w:r>
          <w:r w:rsidR="00941BDC">
            <w:rPr>
              <w:noProof/>
              <w:webHidden/>
            </w:rPr>
            <w:tab/>
          </w:r>
          <w:r w:rsidR="00941BDC">
            <w:rPr>
              <w:noProof/>
              <w:webHidden/>
            </w:rPr>
            <w:fldChar w:fldCharType="begin"/>
          </w:r>
          <w:r w:rsidR="00941BDC">
            <w:rPr>
              <w:noProof/>
              <w:webHidden/>
            </w:rPr>
            <w:instrText xml:space="preserve"> PAGEREF _Toc233373558 \h </w:instrText>
          </w:r>
          <w:r w:rsidR="00941BDC">
            <w:rPr>
              <w:noProof/>
              <w:webHidden/>
            </w:rPr>
          </w:r>
          <w:r w:rsidR="00941BDC">
            <w:rPr>
              <w:noProof/>
              <w:webHidden/>
            </w:rPr>
            <w:fldChar w:fldCharType="separate"/>
          </w:r>
          <w:ins w:id="162" w:author="Автор" w:date="2026-08-11T11:09:00Z">
            <w:r w:rsidR="00D23E0D">
              <w:rPr>
                <w:noProof/>
                <w:webHidden/>
              </w:rPr>
              <w:t>83</w:t>
            </w:r>
          </w:ins>
          <w:r w:rsidR="00941BDC">
            <w:rPr>
              <w:noProof/>
              <w:webHidden/>
            </w:rPr>
            <w:fldChar w:fldCharType="end"/>
          </w:r>
          <w:r>
            <w:rPr>
              <w:noProof/>
            </w:rPr>
            <w:fldChar w:fldCharType="end"/>
          </w:r>
        </w:p>
        <w:p w14:paraId="438968FB" w14:textId="2B69AFAD"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"_Toc233373559"</w:instrText>
          </w:r>
          <w:r>
            <w:fldChar w:fldCharType="separate"/>
          </w:r>
          <w:r w:rsidR="00941BDC" w:rsidRPr="00A67BCA">
            <w:rPr>
              <w:rStyle w:val="a9"/>
              <w:noProof/>
            </w:rPr>
            <w:t>4.11.</w:t>
          </w:r>
          <w:r w:rsidR="00941BDC">
            <w:rPr>
              <w:rFonts w:asciiTheme="minorHAnsi" w:eastAsiaTheme="minorEastAsia" w:hAnsiTheme="minorHAnsi" w:cstheme="minorBidi"/>
              <w:noProof/>
              <w:kern w:val="2"/>
              <w14:ligatures w14:val="standardContextual"/>
            </w:rPr>
            <w:tab/>
          </w:r>
          <w:r w:rsidR="00941BDC" w:rsidRPr="00A67BCA">
            <w:rPr>
              <w:rStyle w:val="a9"/>
              <w:noProof/>
            </w:rPr>
            <w:t>Описание правил остановки частей клинического исследования и (или) исследования в целом, критериев исключения для отдельных участников клинического исследования</w:t>
          </w:r>
          <w:r w:rsidR="00941BDC">
            <w:rPr>
              <w:noProof/>
              <w:webHidden/>
            </w:rPr>
            <w:tab/>
          </w:r>
          <w:r w:rsidR="00941BDC">
            <w:rPr>
              <w:noProof/>
              <w:webHidden/>
            </w:rPr>
            <w:fldChar w:fldCharType="begin"/>
          </w:r>
          <w:r w:rsidR="00941BDC">
            <w:rPr>
              <w:noProof/>
              <w:webHidden/>
            </w:rPr>
            <w:instrText xml:space="preserve"> PAGEREF _Toc233373559 \h </w:instrText>
          </w:r>
          <w:r w:rsidR="00941BDC">
            <w:rPr>
              <w:noProof/>
              <w:webHidden/>
            </w:rPr>
          </w:r>
          <w:r w:rsidR="00941BDC">
            <w:rPr>
              <w:noProof/>
              <w:webHidden/>
            </w:rPr>
            <w:fldChar w:fldCharType="separate"/>
          </w:r>
          <w:ins w:id="163" w:author="Автор" w:date="2026-08-11T11:09:00Z">
            <w:r w:rsidR="00D23E0D">
              <w:rPr>
                <w:noProof/>
                <w:webHidden/>
              </w:rPr>
              <w:t>83</w:t>
            </w:r>
          </w:ins>
          <w:r w:rsidR="00941BDC">
            <w:rPr>
              <w:noProof/>
              <w:webHidden/>
            </w:rPr>
            <w:fldChar w:fldCharType="end"/>
          </w:r>
          <w:r>
            <w:rPr>
              <w:noProof/>
            </w:rPr>
            <w:fldChar w:fldCharType="end"/>
          </w:r>
        </w:p>
        <w:p w14:paraId="098D4C97" w14:textId="3153FD3B" w:rsidR="00941BDC" w:rsidRDefault="00CF5645">
          <w:pPr>
            <w:pStyle w:val="32"/>
            <w:tabs>
              <w:tab w:val="left" w:pos="1540"/>
            </w:tabs>
            <w:rPr>
              <w:rFonts w:asciiTheme="minorHAnsi" w:eastAsiaTheme="minorEastAsia" w:hAnsiTheme="minorHAnsi" w:cstheme="minorBidi"/>
              <w:noProof/>
              <w:kern w:val="2"/>
              <w14:ligatures w14:val="standardContextual"/>
            </w:rPr>
          </w:pPr>
          <w:r>
            <w:fldChar w:fldCharType="begin"/>
          </w:r>
          <w:r>
            <w:instrText>HYPERLINK \l "_Toc233373560"</w:instrText>
          </w:r>
          <w:r>
            <w:fldChar w:fldCharType="separate"/>
          </w:r>
          <w:r w:rsidR="00941BDC" w:rsidRPr="00A67BCA">
            <w:rPr>
              <w:rStyle w:val="a9"/>
              <w:noProof/>
            </w:rPr>
            <w:t>4.11.1.</w:t>
          </w:r>
          <w:r w:rsidR="00941BDC">
            <w:rPr>
              <w:rFonts w:asciiTheme="minorHAnsi" w:eastAsiaTheme="minorEastAsia" w:hAnsiTheme="minorHAnsi" w:cstheme="minorBidi"/>
              <w:noProof/>
              <w:kern w:val="2"/>
              <w14:ligatures w14:val="standardContextual"/>
            </w:rPr>
            <w:tab/>
          </w:r>
          <w:r w:rsidR="00941BDC" w:rsidRPr="00A67BCA">
            <w:rPr>
              <w:rStyle w:val="a9"/>
              <w:noProof/>
            </w:rPr>
            <w:t>Описание правил для отдельных участников исследования.</w:t>
          </w:r>
          <w:r w:rsidR="00941BDC">
            <w:rPr>
              <w:noProof/>
              <w:webHidden/>
            </w:rPr>
            <w:tab/>
          </w:r>
          <w:r w:rsidR="00941BDC">
            <w:rPr>
              <w:noProof/>
              <w:webHidden/>
            </w:rPr>
            <w:fldChar w:fldCharType="begin"/>
          </w:r>
          <w:r w:rsidR="00941BDC">
            <w:rPr>
              <w:noProof/>
              <w:webHidden/>
            </w:rPr>
            <w:instrText xml:space="preserve"> PAGEREF _Toc233373560 \h </w:instrText>
          </w:r>
          <w:r w:rsidR="00941BDC">
            <w:rPr>
              <w:noProof/>
              <w:webHidden/>
            </w:rPr>
          </w:r>
          <w:r w:rsidR="00941BDC">
            <w:rPr>
              <w:noProof/>
              <w:webHidden/>
            </w:rPr>
            <w:fldChar w:fldCharType="separate"/>
          </w:r>
          <w:ins w:id="164" w:author="Автор" w:date="2026-08-11T11:09:00Z">
            <w:r w:rsidR="00D23E0D">
              <w:rPr>
                <w:noProof/>
                <w:webHidden/>
              </w:rPr>
              <w:t>83</w:t>
            </w:r>
          </w:ins>
          <w:r w:rsidR="00941BDC">
            <w:rPr>
              <w:noProof/>
              <w:webHidden/>
            </w:rPr>
            <w:fldChar w:fldCharType="end"/>
          </w:r>
          <w:r>
            <w:rPr>
              <w:noProof/>
            </w:rPr>
            <w:fldChar w:fldCharType="end"/>
          </w:r>
        </w:p>
        <w:p w14:paraId="0CBFE372" w14:textId="6113BE5D" w:rsidR="00941BDC" w:rsidRDefault="00CF5645">
          <w:pPr>
            <w:pStyle w:val="32"/>
            <w:tabs>
              <w:tab w:val="left" w:pos="1540"/>
            </w:tabs>
            <w:rPr>
              <w:rFonts w:asciiTheme="minorHAnsi" w:eastAsiaTheme="minorEastAsia" w:hAnsiTheme="minorHAnsi" w:cstheme="minorBidi"/>
              <w:noProof/>
              <w:kern w:val="2"/>
              <w14:ligatures w14:val="standardContextual"/>
            </w:rPr>
          </w:pPr>
          <w:r>
            <w:fldChar w:fldCharType="begin"/>
          </w:r>
          <w:r>
            <w:instrText>HYPERLINK \l "_Toc233373561"</w:instrText>
          </w:r>
          <w:r>
            <w:fldChar w:fldCharType="separate"/>
          </w:r>
          <w:r w:rsidR="00941BDC" w:rsidRPr="00A67BCA">
            <w:rPr>
              <w:rStyle w:val="a9"/>
              <w:noProof/>
            </w:rPr>
            <w:t>4.11.2.</w:t>
          </w:r>
          <w:r w:rsidR="00941BDC">
            <w:rPr>
              <w:rFonts w:asciiTheme="minorHAnsi" w:eastAsiaTheme="minorEastAsia" w:hAnsiTheme="minorHAnsi" w:cstheme="minorBidi"/>
              <w:noProof/>
              <w:kern w:val="2"/>
              <w14:ligatures w14:val="standardContextual"/>
            </w:rPr>
            <w:tab/>
          </w:r>
          <w:r w:rsidR="00941BDC" w:rsidRPr="00A67BCA">
            <w:rPr>
              <w:rStyle w:val="a9"/>
              <w:noProof/>
            </w:rPr>
            <w:t>Критерии для преждевременного завершения или приостановки исследования</w:t>
          </w:r>
          <w:r w:rsidR="00941BDC">
            <w:rPr>
              <w:noProof/>
              <w:webHidden/>
            </w:rPr>
            <w:tab/>
          </w:r>
          <w:r w:rsidR="00941BDC">
            <w:rPr>
              <w:noProof/>
              <w:webHidden/>
            </w:rPr>
            <w:fldChar w:fldCharType="begin"/>
          </w:r>
          <w:r w:rsidR="00941BDC">
            <w:rPr>
              <w:noProof/>
              <w:webHidden/>
            </w:rPr>
            <w:instrText xml:space="preserve"> PAGEREF _Toc233373561 \h </w:instrText>
          </w:r>
          <w:r w:rsidR="00941BDC">
            <w:rPr>
              <w:noProof/>
              <w:webHidden/>
            </w:rPr>
          </w:r>
          <w:r w:rsidR="00941BDC">
            <w:rPr>
              <w:noProof/>
              <w:webHidden/>
            </w:rPr>
            <w:fldChar w:fldCharType="separate"/>
          </w:r>
          <w:ins w:id="165" w:author="Автор" w:date="2026-08-11T11:09:00Z">
            <w:r w:rsidR="00D23E0D">
              <w:rPr>
                <w:noProof/>
                <w:webHidden/>
              </w:rPr>
              <w:t>83</w:t>
            </w:r>
          </w:ins>
          <w:r w:rsidR="00941BDC">
            <w:rPr>
              <w:noProof/>
              <w:webHidden/>
            </w:rPr>
            <w:fldChar w:fldCharType="end"/>
          </w:r>
          <w:r>
            <w:rPr>
              <w:noProof/>
            </w:rPr>
            <w:fldChar w:fldCharType="end"/>
          </w:r>
        </w:p>
        <w:p w14:paraId="388554CC" w14:textId="6D422E99"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"_Toc233373562"</w:instrText>
          </w:r>
          <w:r>
            <w:fldChar w:fldCharType="separate"/>
          </w:r>
          <w:r w:rsidR="00941BDC" w:rsidRPr="00A67BCA">
            <w:rPr>
              <w:rStyle w:val="a9"/>
              <w:noProof/>
            </w:rPr>
            <w:t>4.12.</w:t>
          </w:r>
          <w:r w:rsidR="00941BDC">
            <w:rPr>
              <w:rFonts w:asciiTheme="minorHAnsi" w:eastAsiaTheme="minorEastAsia" w:hAnsiTheme="minorHAnsi" w:cstheme="minorBidi"/>
              <w:noProof/>
              <w:kern w:val="2"/>
              <w14:ligatures w14:val="standardContextual"/>
            </w:rPr>
            <w:tab/>
          </w:r>
          <w:r w:rsidR="00941BDC" w:rsidRPr="00A67BCA">
            <w:rPr>
              <w:rStyle w:val="a9"/>
              <w:noProof/>
            </w:rPr>
            <w:t>Хранение рандомизационных кодов и процедура их раскрытия</w:t>
          </w:r>
          <w:r w:rsidR="00941BDC">
            <w:rPr>
              <w:noProof/>
              <w:webHidden/>
            </w:rPr>
            <w:tab/>
          </w:r>
          <w:r w:rsidR="00941BDC">
            <w:rPr>
              <w:noProof/>
              <w:webHidden/>
            </w:rPr>
            <w:fldChar w:fldCharType="begin"/>
          </w:r>
          <w:r w:rsidR="00941BDC">
            <w:rPr>
              <w:noProof/>
              <w:webHidden/>
            </w:rPr>
            <w:instrText xml:space="preserve"> PAGEREF _Toc233373562 \h </w:instrText>
          </w:r>
          <w:r w:rsidR="00941BDC">
            <w:rPr>
              <w:noProof/>
              <w:webHidden/>
            </w:rPr>
          </w:r>
          <w:r w:rsidR="00941BDC">
            <w:rPr>
              <w:noProof/>
              <w:webHidden/>
            </w:rPr>
            <w:fldChar w:fldCharType="separate"/>
          </w:r>
          <w:ins w:id="166" w:author="Автор" w:date="2026-08-11T11:09:00Z">
            <w:r w:rsidR="00D23E0D">
              <w:rPr>
                <w:noProof/>
                <w:webHidden/>
              </w:rPr>
              <w:t>83</w:t>
            </w:r>
          </w:ins>
          <w:r w:rsidR="00941BDC">
            <w:rPr>
              <w:noProof/>
              <w:webHidden/>
            </w:rPr>
            <w:fldChar w:fldCharType="end"/>
          </w:r>
          <w:r>
            <w:rPr>
              <w:noProof/>
            </w:rPr>
            <w:fldChar w:fldCharType="end"/>
          </w:r>
        </w:p>
        <w:p w14:paraId="6E12DB6A" w14:textId="00BEB79D"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"_Toc233373563"</w:instrText>
          </w:r>
          <w:r>
            <w:fldChar w:fldCharType="separate"/>
          </w:r>
          <w:r w:rsidR="00941BDC" w:rsidRPr="00A67BCA">
            <w:rPr>
              <w:rStyle w:val="a9"/>
              <w:noProof/>
            </w:rPr>
            <w:t>4.13.</w:t>
          </w:r>
          <w:r w:rsidR="00941BDC">
            <w:rPr>
              <w:rFonts w:asciiTheme="minorHAnsi" w:eastAsiaTheme="minorEastAsia" w:hAnsiTheme="minorHAnsi" w:cstheme="minorBidi"/>
              <w:noProof/>
              <w:kern w:val="2"/>
              <w14:ligatures w14:val="standardContextual"/>
            </w:rPr>
            <w:tab/>
          </w:r>
          <w:r w:rsidR="00941BDC" w:rsidRPr="00A67BCA">
            <w:rPr>
              <w:rStyle w:val="a9"/>
              <w:noProof/>
            </w:rPr>
            <w:t>Регистрация исходных (первичных) данных в эИРК</w:t>
          </w:r>
          <w:r w:rsidR="00941BDC">
            <w:rPr>
              <w:noProof/>
              <w:webHidden/>
            </w:rPr>
            <w:tab/>
          </w:r>
          <w:r w:rsidR="00941BDC">
            <w:rPr>
              <w:noProof/>
              <w:webHidden/>
            </w:rPr>
            <w:fldChar w:fldCharType="begin"/>
          </w:r>
          <w:r w:rsidR="00941BDC">
            <w:rPr>
              <w:noProof/>
              <w:webHidden/>
            </w:rPr>
            <w:instrText xml:space="preserve"> PAGEREF _Toc233373563 \h </w:instrText>
          </w:r>
          <w:r w:rsidR="00941BDC">
            <w:rPr>
              <w:noProof/>
              <w:webHidden/>
            </w:rPr>
          </w:r>
          <w:r w:rsidR="00941BDC">
            <w:rPr>
              <w:noProof/>
              <w:webHidden/>
            </w:rPr>
            <w:fldChar w:fldCharType="separate"/>
          </w:r>
          <w:ins w:id="167" w:author="Автор" w:date="2026-08-11T11:09:00Z">
            <w:r w:rsidR="00D23E0D">
              <w:rPr>
                <w:noProof/>
                <w:webHidden/>
              </w:rPr>
              <w:t>83</w:t>
            </w:r>
          </w:ins>
          <w:r w:rsidR="00941BDC">
            <w:rPr>
              <w:noProof/>
              <w:webHidden/>
            </w:rPr>
            <w:fldChar w:fldCharType="end"/>
          </w:r>
          <w:r>
            <w:rPr>
              <w:noProof/>
            </w:rPr>
            <w:fldChar w:fldCharType="end"/>
          </w:r>
        </w:p>
        <w:p w14:paraId="64787262" w14:textId="388B528F" w:rsidR="00941BDC" w:rsidRDefault="00CF5645">
          <w:pPr>
            <w:pStyle w:val="11"/>
            <w:tabs>
              <w:tab w:val="left" w:pos="454"/>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"_Toc233373564"</w:instrText>
          </w:r>
          <w:r>
            <w:fldChar w:fldCharType="separate"/>
          </w:r>
          <w:r w:rsidR="00941BDC" w:rsidRPr="00A67BCA">
            <w:rPr>
              <w:rStyle w:val="a9"/>
              <w:noProof/>
            </w:rPr>
            <w:t>5.</w:t>
          </w:r>
          <w:r w:rsidR="00941BDC">
            <w:rPr>
              <w:rFonts w:asciiTheme="minorHAnsi" w:eastAsiaTheme="minorEastAsia" w:hAnsiTheme="minorHAnsi" w:cstheme="minorBidi"/>
              <w:noProof/>
              <w:kern w:val="2"/>
              <w14:ligatures w14:val="standardContextual"/>
            </w:rPr>
            <w:tab/>
          </w:r>
          <w:r w:rsidR="00941BDC" w:rsidRPr="00A67BCA">
            <w:rPr>
              <w:rStyle w:val="a9"/>
              <w:noProof/>
            </w:rPr>
            <w:t>ОПИСАНИЕ ПРЕПАРАТОВ ИССЛЕДОВАНИЯ</w:t>
          </w:r>
          <w:r w:rsidR="00941BDC">
            <w:rPr>
              <w:noProof/>
              <w:webHidden/>
            </w:rPr>
            <w:tab/>
          </w:r>
          <w:r w:rsidR="00941BDC">
            <w:rPr>
              <w:noProof/>
              <w:webHidden/>
            </w:rPr>
            <w:fldChar w:fldCharType="begin"/>
          </w:r>
          <w:r w:rsidR="00941BDC">
            <w:rPr>
              <w:noProof/>
              <w:webHidden/>
            </w:rPr>
            <w:instrText xml:space="preserve"> PAGEREF _Toc233373564 \h </w:instrText>
          </w:r>
          <w:r w:rsidR="00941BDC">
            <w:rPr>
              <w:noProof/>
              <w:webHidden/>
            </w:rPr>
          </w:r>
          <w:r w:rsidR="00941BDC">
            <w:rPr>
              <w:noProof/>
              <w:webHidden/>
            </w:rPr>
            <w:fldChar w:fldCharType="separate"/>
          </w:r>
          <w:ins w:id="168" w:author="Автор" w:date="2026-08-11T11:09:00Z">
            <w:r w:rsidR="00D23E0D">
              <w:rPr>
                <w:noProof/>
                <w:webHidden/>
              </w:rPr>
              <w:t>84</w:t>
            </w:r>
          </w:ins>
          <w:r w:rsidR="00941BDC">
            <w:rPr>
              <w:noProof/>
              <w:webHidden/>
            </w:rPr>
            <w:fldChar w:fldCharType="end"/>
          </w:r>
          <w:r>
            <w:rPr>
              <w:noProof/>
            </w:rPr>
            <w:fldChar w:fldCharType="end"/>
          </w:r>
        </w:p>
        <w:p w14:paraId="7BC9039F" w14:textId="029D978B"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"_Toc233373565"</w:instrText>
          </w:r>
          <w:r>
            <w:fldChar w:fldCharType="separate"/>
          </w:r>
          <w:r w:rsidR="00941BDC" w:rsidRPr="00A67BCA">
            <w:rPr>
              <w:rStyle w:val="a9"/>
              <w:noProof/>
            </w:rPr>
            <w:t>5.1. Исследуемый препарат (</w:t>
          </w:r>
          <w:r w:rsidR="00941BDC" w:rsidRPr="00A67BCA">
            <w:rPr>
              <w:rStyle w:val="a9"/>
              <w:noProof/>
              <w:lang w:val="en-US"/>
            </w:rPr>
            <w:t>T</w:t>
          </w:r>
          <w:r w:rsidR="00941BDC" w:rsidRPr="00A67BCA">
            <w:rPr>
              <w:rStyle w:val="a9"/>
              <w:noProof/>
            </w:rPr>
            <w:t>)</w:t>
          </w:r>
          <w:r w:rsidR="00941BDC">
            <w:rPr>
              <w:noProof/>
              <w:webHidden/>
            </w:rPr>
            <w:tab/>
          </w:r>
          <w:r w:rsidR="00941BDC">
            <w:rPr>
              <w:noProof/>
              <w:webHidden/>
            </w:rPr>
            <w:fldChar w:fldCharType="begin"/>
          </w:r>
          <w:r w:rsidR="00941BDC">
            <w:rPr>
              <w:noProof/>
              <w:webHidden/>
            </w:rPr>
            <w:instrText xml:space="preserve"> PAGEREF _Toc233373565 \h </w:instrText>
          </w:r>
          <w:r w:rsidR="00941BDC">
            <w:rPr>
              <w:noProof/>
              <w:webHidden/>
            </w:rPr>
          </w:r>
          <w:r w:rsidR="00941BDC">
            <w:rPr>
              <w:noProof/>
              <w:webHidden/>
            </w:rPr>
            <w:fldChar w:fldCharType="separate"/>
          </w:r>
          <w:ins w:id="169" w:author="Автор" w:date="2026-08-11T11:09:00Z">
            <w:r w:rsidR="00D23E0D">
              <w:rPr>
                <w:noProof/>
                <w:webHidden/>
              </w:rPr>
              <w:t>84</w:t>
            </w:r>
          </w:ins>
          <w:r w:rsidR="00941BDC">
            <w:rPr>
              <w:noProof/>
              <w:webHidden/>
            </w:rPr>
            <w:fldChar w:fldCharType="end"/>
          </w:r>
          <w:r>
            <w:rPr>
              <w:noProof/>
            </w:rPr>
            <w:fldChar w:fldCharType="end"/>
          </w:r>
        </w:p>
        <w:p w14:paraId="699CEBC9" w14:textId="03A335D0"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"_Toc233373566"</w:instrText>
          </w:r>
          <w:r>
            <w:fldChar w:fldCharType="separate"/>
          </w:r>
          <w:r w:rsidR="00941BDC" w:rsidRPr="00A67BCA">
            <w:rPr>
              <w:rStyle w:val="a9"/>
              <w:noProof/>
            </w:rPr>
            <w:t>5.2. Препарат сравнения (</w:t>
          </w:r>
          <w:r w:rsidR="00941BDC" w:rsidRPr="00A67BCA">
            <w:rPr>
              <w:rStyle w:val="a9"/>
              <w:noProof/>
              <w:lang w:val="en-US"/>
            </w:rPr>
            <w:t>R</w:t>
          </w:r>
          <w:r w:rsidR="00941BDC" w:rsidRPr="00A67BCA">
            <w:rPr>
              <w:rStyle w:val="a9"/>
              <w:noProof/>
            </w:rPr>
            <w:t>)</w:t>
          </w:r>
          <w:r w:rsidR="00941BDC">
            <w:rPr>
              <w:noProof/>
              <w:webHidden/>
            </w:rPr>
            <w:tab/>
          </w:r>
          <w:r w:rsidR="00941BDC">
            <w:rPr>
              <w:noProof/>
              <w:webHidden/>
            </w:rPr>
            <w:fldChar w:fldCharType="begin"/>
          </w:r>
          <w:r w:rsidR="00941BDC">
            <w:rPr>
              <w:noProof/>
              <w:webHidden/>
            </w:rPr>
            <w:instrText xml:space="preserve"> PAGEREF _Toc233373566 \h </w:instrText>
          </w:r>
          <w:r w:rsidR="00941BDC">
            <w:rPr>
              <w:noProof/>
              <w:webHidden/>
            </w:rPr>
          </w:r>
          <w:r w:rsidR="00941BDC">
            <w:rPr>
              <w:noProof/>
              <w:webHidden/>
            </w:rPr>
            <w:fldChar w:fldCharType="separate"/>
          </w:r>
          <w:ins w:id="170" w:author="Автор" w:date="2026-08-11T11:09:00Z">
            <w:r w:rsidR="00D23E0D">
              <w:rPr>
                <w:noProof/>
                <w:webHidden/>
              </w:rPr>
              <w:t>84</w:t>
            </w:r>
          </w:ins>
          <w:r w:rsidR="00941BDC">
            <w:rPr>
              <w:noProof/>
              <w:webHidden/>
            </w:rPr>
            <w:fldChar w:fldCharType="end"/>
          </w:r>
          <w:r>
            <w:rPr>
              <w:noProof/>
            </w:rPr>
            <w:fldChar w:fldCharType="end"/>
          </w:r>
        </w:p>
        <w:p w14:paraId="440E75FB" w14:textId="0582C6C0"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"_Toc233373567"</w:instrText>
          </w:r>
          <w:r>
            <w:fldChar w:fldCharType="separate"/>
          </w:r>
          <w:r w:rsidR="00941BDC" w:rsidRPr="00A67BCA">
            <w:rPr>
              <w:rStyle w:val="a9"/>
              <w:noProof/>
            </w:rPr>
            <w:t>5.3.</w:t>
          </w:r>
          <w:r w:rsidR="00941BDC">
            <w:rPr>
              <w:rFonts w:asciiTheme="minorHAnsi" w:eastAsiaTheme="minorEastAsia" w:hAnsiTheme="minorHAnsi" w:cstheme="minorBidi"/>
              <w:noProof/>
              <w:kern w:val="2"/>
              <w14:ligatures w14:val="standardContextual"/>
            </w:rPr>
            <w:tab/>
          </w:r>
          <w:r w:rsidR="00941BDC" w:rsidRPr="00A67BCA">
            <w:rPr>
              <w:rStyle w:val="a9"/>
              <w:noProof/>
            </w:rPr>
            <w:t>Процедуры учета исследуемых лекарственных препаратов и препаратов сравнения</w:t>
          </w:r>
          <w:r w:rsidR="00941BDC">
            <w:rPr>
              <w:noProof/>
              <w:webHidden/>
            </w:rPr>
            <w:tab/>
          </w:r>
          <w:r w:rsidR="00941BDC">
            <w:rPr>
              <w:noProof/>
              <w:webHidden/>
            </w:rPr>
            <w:fldChar w:fldCharType="begin"/>
          </w:r>
          <w:r w:rsidR="00941BDC">
            <w:rPr>
              <w:noProof/>
              <w:webHidden/>
            </w:rPr>
            <w:instrText xml:space="preserve"> PAGEREF _Toc233373567 \h </w:instrText>
          </w:r>
          <w:r w:rsidR="00941BDC">
            <w:rPr>
              <w:noProof/>
              <w:webHidden/>
            </w:rPr>
          </w:r>
          <w:r w:rsidR="00941BDC">
            <w:rPr>
              <w:noProof/>
              <w:webHidden/>
            </w:rPr>
            <w:fldChar w:fldCharType="separate"/>
          </w:r>
          <w:ins w:id="171" w:author="Автор" w:date="2026-08-11T11:09:00Z">
            <w:r w:rsidR="00D23E0D">
              <w:rPr>
                <w:noProof/>
                <w:webHidden/>
              </w:rPr>
              <w:t>85</w:t>
            </w:r>
          </w:ins>
          <w:r w:rsidR="00941BDC">
            <w:rPr>
              <w:noProof/>
              <w:webHidden/>
            </w:rPr>
            <w:fldChar w:fldCharType="end"/>
          </w:r>
          <w:r>
            <w:rPr>
              <w:noProof/>
            </w:rPr>
            <w:fldChar w:fldCharType="end"/>
          </w:r>
        </w:p>
        <w:p w14:paraId="79D0F09A" w14:textId="00E8A3BF" w:rsidR="00941BDC" w:rsidRDefault="00CF5645">
          <w:pPr>
            <w:pStyle w:val="11"/>
            <w:tabs>
              <w:tab w:val="left" w:pos="454"/>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"_Toc233373568"</w:instrText>
          </w:r>
          <w:r>
            <w:fldChar w:fldCharType="separate"/>
          </w:r>
          <w:r w:rsidR="00941BDC" w:rsidRPr="00A67BCA">
            <w:rPr>
              <w:rStyle w:val="a9"/>
              <w:noProof/>
            </w:rPr>
            <w:t>6.</w:t>
          </w:r>
          <w:r w:rsidR="00941BDC">
            <w:rPr>
              <w:rFonts w:asciiTheme="minorHAnsi" w:eastAsiaTheme="minorEastAsia" w:hAnsiTheme="minorHAnsi" w:cstheme="minorBidi"/>
              <w:noProof/>
              <w:kern w:val="2"/>
              <w14:ligatures w14:val="standardContextual"/>
            </w:rPr>
            <w:tab/>
          </w:r>
          <w:r w:rsidR="00941BDC" w:rsidRPr="00A67BCA">
            <w:rPr>
              <w:rStyle w:val="a9"/>
              <w:noProof/>
            </w:rPr>
            <w:t>ОТБОР И ИСКЛЮЧЕНИЕ УЧАСТНИКОВ КЛИНИЧЕСКОГО ИССЛЕДОВАНИЯ</w:t>
          </w:r>
          <w:r w:rsidR="00941BDC">
            <w:rPr>
              <w:noProof/>
              <w:webHidden/>
            </w:rPr>
            <w:tab/>
          </w:r>
          <w:r w:rsidR="00941BDC">
            <w:rPr>
              <w:noProof/>
              <w:webHidden/>
            </w:rPr>
            <w:fldChar w:fldCharType="begin"/>
          </w:r>
          <w:r w:rsidR="00941BDC">
            <w:rPr>
              <w:noProof/>
              <w:webHidden/>
            </w:rPr>
            <w:instrText xml:space="preserve"> PAGEREF _Toc233373568 \h </w:instrText>
          </w:r>
          <w:r w:rsidR="00941BDC">
            <w:rPr>
              <w:noProof/>
              <w:webHidden/>
            </w:rPr>
          </w:r>
          <w:r w:rsidR="00941BDC">
            <w:rPr>
              <w:noProof/>
              <w:webHidden/>
            </w:rPr>
            <w:fldChar w:fldCharType="separate"/>
          </w:r>
          <w:ins w:id="172" w:author="Автор" w:date="2026-08-11T11:09:00Z">
            <w:r w:rsidR="00D23E0D">
              <w:rPr>
                <w:noProof/>
                <w:webHidden/>
              </w:rPr>
              <w:t>85</w:t>
            </w:r>
          </w:ins>
          <w:r w:rsidR="00941BDC">
            <w:rPr>
              <w:noProof/>
              <w:webHidden/>
            </w:rPr>
            <w:fldChar w:fldCharType="end"/>
          </w:r>
          <w:r>
            <w:rPr>
              <w:noProof/>
            </w:rPr>
            <w:fldChar w:fldCharType="end"/>
          </w:r>
        </w:p>
        <w:p w14:paraId="5FAB3CA7" w14:textId="2E63E02C"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"_Toc233373569"</w:instrText>
          </w:r>
          <w:r>
            <w:fldChar w:fldCharType="separate"/>
          </w:r>
          <w:r w:rsidR="00941BDC" w:rsidRPr="00A67BCA">
            <w:rPr>
              <w:rStyle w:val="a9"/>
              <w:noProof/>
            </w:rPr>
            <w:t>6.1.</w:t>
          </w:r>
          <w:r w:rsidR="00941BDC">
            <w:rPr>
              <w:rFonts w:asciiTheme="minorHAnsi" w:eastAsiaTheme="minorEastAsia" w:hAnsiTheme="minorHAnsi" w:cstheme="minorBidi"/>
              <w:noProof/>
              <w:kern w:val="2"/>
              <w14:ligatures w14:val="standardContextual"/>
            </w:rPr>
            <w:tab/>
          </w:r>
          <w:r w:rsidR="00941BDC" w:rsidRPr="00A67BCA">
            <w:rPr>
              <w:rStyle w:val="a9"/>
              <w:noProof/>
            </w:rPr>
            <w:t>Критерии включения</w:t>
          </w:r>
          <w:r w:rsidR="00941BDC">
            <w:rPr>
              <w:noProof/>
              <w:webHidden/>
            </w:rPr>
            <w:tab/>
          </w:r>
          <w:r w:rsidR="00941BDC">
            <w:rPr>
              <w:noProof/>
              <w:webHidden/>
            </w:rPr>
            <w:fldChar w:fldCharType="begin"/>
          </w:r>
          <w:r w:rsidR="00941BDC">
            <w:rPr>
              <w:noProof/>
              <w:webHidden/>
            </w:rPr>
            <w:instrText xml:space="preserve"> PAGEREF _Toc233373569 \h </w:instrText>
          </w:r>
          <w:r w:rsidR="00941BDC">
            <w:rPr>
              <w:noProof/>
              <w:webHidden/>
            </w:rPr>
          </w:r>
          <w:r w:rsidR="00941BDC">
            <w:rPr>
              <w:noProof/>
              <w:webHidden/>
            </w:rPr>
            <w:fldChar w:fldCharType="separate"/>
          </w:r>
          <w:ins w:id="173" w:author="Автор" w:date="2026-08-11T11:09:00Z">
            <w:r w:rsidR="00D23E0D">
              <w:rPr>
                <w:noProof/>
                <w:webHidden/>
              </w:rPr>
              <w:t>86</w:t>
            </w:r>
          </w:ins>
          <w:r w:rsidR="00941BDC">
            <w:rPr>
              <w:noProof/>
              <w:webHidden/>
            </w:rPr>
            <w:fldChar w:fldCharType="end"/>
          </w:r>
          <w:r>
            <w:rPr>
              <w:noProof/>
            </w:rPr>
            <w:fldChar w:fldCharType="end"/>
          </w:r>
        </w:p>
        <w:p w14:paraId="4742C47C" w14:textId="78BBA02E"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"_Toc233373570"</w:instrText>
          </w:r>
          <w:r>
            <w:fldChar w:fldCharType="separate"/>
          </w:r>
          <w:r w:rsidR="00941BDC" w:rsidRPr="00A67BCA">
            <w:rPr>
              <w:rStyle w:val="a9"/>
              <w:noProof/>
            </w:rPr>
            <w:t>6.2.</w:t>
          </w:r>
          <w:r w:rsidR="00941BDC">
            <w:rPr>
              <w:rFonts w:asciiTheme="minorHAnsi" w:eastAsiaTheme="minorEastAsia" w:hAnsiTheme="minorHAnsi" w:cstheme="minorBidi"/>
              <w:noProof/>
              <w:kern w:val="2"/>
              <w14:ligatures w14:val="standardContextual"/>
            </w:rPr>
            <w:tab/>
          </w:r>
          <w:r w:rsidR="00941BDC" w:rsidRPr="00A67BCA">
            <w:rPr>
              <w:rStyle w:val="a9"/>
              <w:noProof/>
            </w:rPr>
            <w:t>Критерии невключения</w:t>
          </w:r>
          <w:r w:rsidR="00941BDC">
            <w:rPr>
              <w:noProof/>
              <w:webHidden/>
            </w:rPr>
            <w:tab/>
          </w:r>
          <w:r w:rsidR="00941BDC">
            <w:rPr>
              <w:noProof/>
              <w:webHidden/>
            </w:rPr>
            <w:fldChar w:fldCharType="begin"/>
          </w:r>
          <w:r w:rsidR="00941BDC">
            <w:rPr>
              <w:noProof/>
              <w:webHidden/>
            </w:rPr>
            <w:instrText xml:space="preserve"> PAGEREF _Toc233373570 \h </w:instrText>
          </w:r>
          <w:r w:rsidR="00941BDC">
            <w:rPr>
              <w:noProof/>
              <w:webHidden/>
            </w:rPr>
          </w:r>
          <w:r w:rsidR="00941BDC">
            <w:rPr>
              <w:noProof/>
              <w:webHidden/>
            </w:rPr>
            <w:fldChar w:fldCharType="separate"/>
          </w:r>
          <w:ins w:id="174" w:author="Автор" w:date="2026-08-11T11:09:00Z">
            <w:r w:rsidR="00D23E0D">
              <w:rPr>
                <w:noProof/>
                <w:webHidden/>
              </w:rPr>
              <w:t>86</w:t>
            </w:r>
          </w:ins>
          <w:r w:rsidR="00941BDC">
            <w:rPr>
              <w:noProof/>
              <w:webHidden/>
            </w:rPr>
            <w:fldChar w:fldCharType="end"/>
          </w:r>
          <w:r>
            <w:rPr>
              <w:noProof/>
            </w:rPr>
            <w:fldChar w:fldCharType="end"/>
          </w:r>
        </w:p>
        <w:p w14:paraId="67789F83" w14:textId="67CA606C"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"_Toc233373571"</w:instrText>
          </w:r>
          <w:r>
            <w:fldChar w:fldCharType="separate"/>
          </w:r>
          <w:r w:rsidR="00941BDC" w:rsidRPr="00A67BCA">
            <w:rPr>
              <w:rStyle w:val="a9"/>
              <w:noProof/>
            </w:rPr>
            <w:t>6.3.</w:t>
          </w:r>
          <w:r w:rsidR="00941BDC">
            <w:rPr>
              <w:rFonts w:asciiTheme="minorHAnsi" w:eastAsiaTheme="minorEastAsia" w:hAnsiTheme="minorHAnsi" w:cstheme="minorBidi"/>
              <w:noProof/>
              <w:kern w:val="2"/>
              <w14:ligatures w14:val="standardContextual"/>
            </w:rPr>
            <w:tab/>
          </w:r>
          <w:r w:rsidR="00941BDC" w:rsidRPr="00A67BCA">
            <w:rPr>
              <w:rStyle w:val="a9"/>
              <w:noProof/>
            </w:rPr>
            <w:t>Критерии исключения</w:t>
          </w:r>
          <w:r w:rsidR="00941BDC">
            <w:rPr>
              <w:noProof/>
              <w:webHidden/>
            </w:rPr>
            <w:tab/>
          </w:r>
          <w:r w:rsidR="00941BDC">
            <w:rPr>
              <w:noProof/>
              <w:webHidden/>
            </w:rPr>
            <w:fldChar w:fldCharType="begin"/>
          </w:r>
          <w:r w:rsidR="00941BDC">
            <w:rPr>
              <w:noProof/>
              <w:webHidden/>
            </w:rPr>
            <w:instrText xml:space="preserve"> PAGEREF _Toc233373571 \h </w:instrText>
          </w:r>
          <w:r w:rsidR="00941BDC">
            <w:rPr>
              <w:noProof/>
              <w:webHidden/>
            </w:rPr>
          </w:r>
          <w:r w:rsidR="00941BDC">
            <w:rPr>
              <w:noProof/>
              <w:webHidden/>
            </w:rPr>
            <w:fldChar w:fldCharType="separate"/>
          </w:r>
          <w:ins w:id="175" w:author="Автор" w:date="2026-08-11T11:09:00Z">
            <w:r w:rsidR="00D23E0D">
              <w:rPr>
                <w:noProof/>
                <w:webHidden/>
              </w:rPr>
              <w:t>88</w:t>
            </w:r>
          </w:ins>
          <w:r w:rsidR="00941BDC">
            <w:rPr>
              <w:noProof/>
              <w:webHidden/>
            </w:rPr>
            <w:fldChar w:fldCharType="end"/>
          </w:r>
          <w:r>
            <w:rPr>
              <w:noProof/>
            </w:rPr>
            <w:fldChar w:fldCharType="end"/>
          </w:r>
        </w:p>
        <w:p w14:paraId="198C55F6" w14:textId="3CD69BE7"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"_Toc233373572"</w:instrText>
          </w:r>
          <w:r>
            <w:fldChar w:fldCharType="separate"/>
          </w:r>
          <w:r w:rsidR="00941BDC" w:rsidRPr="00A67BCA">
            <w:rPr>
              <w:rStyle w:val="a9"/>
              <w:noProof/>
            </w:rPr>
            <w:t>6.4.</w:t>
          </w:r>
          <w:r w:rsidR="00941BDC">
            <w:rPr>
              <w:rFonts w:asciiTheme="minorHAnsi" w:eastAsiaTheme="minorEastAsia" w:hAnsiTheme="minorHAnsi" w:cstheme="minorBidi"/>
              <w:noProof/>
              <w:kern w:val="2"/>
              <w14:ligatures w14:val="standardContextual"/>
            </w:rPr>
            <w:tab/>
          </w:r>
          <w:r w:rsidR="00941BDC" w:rsidRPr="00A67BCA">
            <w:rPr>
              <w:rStyle w:val="a9"/>
              <w:noProof/>
            </w:rPr>
            <w:t>Процедуры досрочного исключения участников из исследования</w:t>
          </w:r>
          <w:r w:rsidR="00941BDC">
            <w:rPr>
              <w:noProof/>
              <w:webHidden/>
            </w:rPr>
            <w:tab/>
          </w:r>
          <w:r w:rsidR="00941BDC">
            <w:rPr>
              <w:noProof/>
              <w:webHidden/>
            </w:rPr>
            <w:fldChar w:fldCharType="begin"/>
          </w:r>
          <w:r w:rsidR="00941BDC">
            <w:rPr>
              <w:noProof/>
              <w:webHidden/>
            </w:rPr>
            <w:instrText xml:space="preserve"> PAGEREF _Toc233373572 \h </w:instrText>
          </w:r>
          <w:r w:rsidR="00941BDC">
            <w:rPr>
              <w:noProof/>
              <w:webHidden/>
            </w:rPr>
          </w:r>
          <w:r w:rsidR="00941BDC">
            <w:rPr>
              <w:noProof/>
              <w:webHidden/>
            </w:rPr>
            <w:fldChar w:fldCharType="separate"/>
          </w:r>
          <w:ins w:id="176" w:author="Автор" w:date="2026-08-11T11:09:00Z">
            <w:r w:rsidR="00D23E0D">
              <w:rPr>
                <w:noProof/>
                <w:webHidden/>
              </w:rPr>
              <w:t>89</w:t>
            </w:r>
          </w:ins>
          <w:r w:rsidR="00941BDC">
            <w:rPr>
              <w:noProof/>
              <w:webHidden/>
            </w:rPr>
            <w:fldChar w:fldCharType="end"/>
          </w:r>
          <w:r>
            <w:rPr>
              <w:noProof/>
            </w:rPr>
            <w:fldChar w:fldCharType="end"/>
          </w:r>
        </w:p>
        <w:p w14:paraId="37CA6B06" w14:textId="58BDCDD5" w:rsidR="00941BDC" w:rsidRDefault="00CF5645">
          <w:pPr>
            <w:pStyle w:val="23"/>
            <w:tabs>
              <w:tab w:val="left" w:pos="660"/>
            </w:tabs>
            <w:rPr>
              <w:rFonts w:asciiTheme="minorHAnsi" w:eastAsiaTheme="minorEastAsia" w:hAnsiTheme="minorHAnsi" w:cstheme="minorBidi"/>
              <w:noProof/>
              <w:kern w:val="2"/>
              <w14:ligatures w14:val="standardContextual"/>
            </w:rPr>
          </w:pPr>
          <w:r>
            <w:lastRenderedPageBreak/>
            <w:fldChar w:fldCharType="begin"/>
          </w:r>
          <w:r>
            <w:instrText>HYPERLINK \l "_Toc233373573"</w:instrText>
          </w:r>
          <w:r>
            <w:fldChar w:fldCharType="separate"/>
          </w:r>
          <w:r w:rsidR="00941BDC" w:rsidRPr="00A67BCA">
            <w:rPr>
              <w:rStyle w:val="a9"/>
              <w:noProof/>
            </w:rPr>
            <w:t>6.5.</w:t>
          </w:r>
          <w:r w:rsidR="00941BDC">
            <w:rPr>
              <w:rFonts w:asciiTheme="minorHAnsi" w:eastAsiaTheme="minorEastAsia" w:hAnsiTheme="minorHAnsi" w:cstheme="minorBidi"/>
              <w:noProof/>
              <w:kern w:val="2"/>
              <w14:ligatures w14:val="standardContextual"/>
            </w:rPr>
            <w:tab/>
          </w:r>
          <w:r w:rsidR="00941BDC" w:rsidRPr="00A67BCA">
            <w:rPr>
              <w:rStyle w:val="a9"/>
              <w:noProof/>
            </w:rPr>
            <w:t>Замена участников, выбывших из исследования</w:t>
          </w:r>
          <w:r w:rsidR="00941BDC">
            <w:rPr>
              <w:noProof/>
              <w:webHidden/>
            </w:rPr>
            <w:tab/>
          </w:r>
          <w:r w:rsidR="00941BDC">
            <w:rPr>
              <w:noProof/>
              <w:webHidden/>
            </w:rPr>
            <w:fldChar w:fldCharType="begin"/>
          </w:r>
          <w:r w:rsidR="00941BDC">
            <w:rPr>
              <w:noProof/>
              <w:webHidden/>
            </w:rPr>
            <w:instrText xml:space="preserve"> PAGEREF _Toc233373573 \h </w:instrText>
          </w:r>
          <w:r w:rsidR="00941BDC">
            <w:rPr>
              <w:noProof/>
              <w:webHidden/>
            </w:rPr>
          </w:r>
          <w:r w:rsidR="00941BDC">
            <w:rPr>
              <w:noProof/>
              <w:webHidden/>
            </w:rPr>
            <w:fldChar w:fldCharType="separate"/>
          </w:r>
          <w:ins w:id="177" w:author="Автор" w:date="2026-08-11T11:09:00Z">
            <w:r w:rsidR="00D23E0D">
              <w:rPr>
                <w:noProof/>
                <w:webHidden/>
              </w:rPr>
              <w:t>89</w:t>
            </w:r>
          </w:ins>
          <w:r w:rsidR="00941BDC">
            <w:rPr>
              <w:noProof/>
              <w:webHidden/>
            </w:rPr>
            <w:fldChar w:fldCharType="end"/>
          </w:r>
          <w:r>
            <w:rPr>
              <w:noProof/>
            </w:rPr>
            <w:fldChar w:fldCharType="end"/>
          </w:r>
        </w:p>
        <w:p w14:paraId="6B78A8E8" w14:textId="376DE13E"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"_Toc233373574"</w:instrText>
          </w:r>
          <w:r>
            <w:fldChar w:fldCharType="separate"/>
          </w:r>
          <w:r w:rsidR="00941BDC" w:rsidRPr="00A67BCA">
            <w:rPr>
              <w:rStyle w:val="a9"/>
              <w:noProof/>
            </w:rPr>
            <w:t>6.6.</w:t>
          </w:r>
          <w:r w:rsidR="00941BDC">
            <w:rPr>
              <w:rFonts w:asciiTheme="minorHAnsi" w:eastAsiaTheme="minorEastAsia" w:hAnsiTheme="minorHAnsi" w:cstheme="minorBidi"/>
              <w:noProof/>
              <w:kern w:val="2"/>
              <w14:ligatures w14:val="standardContextual"/>
            </w:rPr>
            <w:tab/>
          </w:r>
          <w:r w:rsidR="00941BDC" w:rsidRPr="00A67BCA">
            <w:rPr>
              <w:rStyle w:val="a9"/>
              <w:noProof/>
            </w:rPr>
            <w:t>Последующее наблюдение за выбывшими участниками исследования</w:t>
          </w:r>
          <w:r w:rsidR="00941BDC">
            <w:rPr>
              <w:noProof/>
              <w:webHidden/>
            </w:rPr>
            <w:tab/>
          </w:r>
          <w:r w:rsidR="00941BDC">
            <w:rPr>
              <w:noProof/>
              <w:webHidden/>
            </w:rPr>
            <w:fldChar w:fldCharType="begin"/>
          </w:r>
          <w:r w:rsidR="00941BDC">
            <w:rPr>
              <w:noProof/>
              <w:webHidden/>
            </w:rPr>
            <w:instrText xml:space="preserve"> PAGEREF _Toc233373574 \h </w:instrText>
          </w:r>
          <w:r w:rsidR="00941BDC">
            <w:rPr>
              <w:noProof/>
              <w:webHidden/>
            </w:rPr>
          </w:r>
          <w:r w:rsidR="00941BDC">
            <w:rPr>
              <w:noProof/>
              <w:webHidden/>
            </w:rPr>
            <w:fldChar w:fldCharType="separate"/>
          </w:r>
          <w:ins w:id="178" w:author="Автор" w:date="2026-08-11T11:09:00Z">
            <w:r w:rsidR="00D23E0D">
              <w:rPr>
                <w:noProof/>
                <w:webHidden/>
              </w:rPr>
              <w:t>89</w:t>
            </w:r>
          </w:ins>
          <w:r w:rsidR="00941BDC">
            <w:rPr>
              <w:noProof/>
              <w:webHidden/>
            </w:rPr>
            <w:fldChar w:fldCharType="end"/>
          </w:r>
          <w:r>
            <w:rPr>
              <w:noProof/>
            </w:rPr>
            <w:fldChar w:fldCharType="end"/>
          </w:r>
        </w:p>
        <w:p w14:paraId="0EF4C36C" w14:textId="13A7A164" w:rsidR="00941BDC" w:rsidRDefault="00CF5645">
          <w:pPr>
            <w:pStyle w:val="11"/>
            <w:tabs>
              <w:tab w:val="left" w:pos="454"/>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"_Toc233373575"</w:instrText>
          </w:r>
          <w:r>
            <w:fldChar w:fldCharType="separate"/>
          </w:r>
          <w:r w:rsidR="00941BDC" w:rsidRPr="00A67BCA">
            <w:rPr>
              <w:rStyle w:val="a9"/>
              <w:noProof/>
            </w:rPr>
            <w:t>7.</w:t>
          </w:r>
          <w:r w:rsidR="00941BDC">
            <w:rPr>
              <w:rFonts w:asciiTheme="minorHAnsi" w:eastAsiaTheme="minorEastAsia" w:hAnsiTheme="minorHAnsi" w:cstheme="minorBidi"/>
              <w:noProof/>
              <w:kern w:val="2"/>
              <w14:ligatures w14:val="standardContextual"/>
            </w:rPr>
            <w:tab/>
          </w:r>
          <w:r w:rsidR="00941BDC" w:rsidRPr="00A67BCA">
            <w:rPr>
              <w:rStyle w:val="a9"/>
              <w:noProof/>
            </w:rPr>
            <w:t>ПРИЕМ ПРЕПАРАТОВ ИССЛЕДОВАНИЯ</w:t>
          </w:r>
          <w:r w:rsidR="00941BDC">
            <w:rPr>
              <w:noProof/>
              <w:webHidden/>
            </w:rPr>
            <w:tab/>
          </w:r>
          <w:r w:rsidR="00941BDC">
            <w:rPr>
              <w:noProof/>
              <w:webHidden/>
            </w:rPr>
            <w:fldChar w:fldCharType="begin"/>
          </w:r>
          <w:r w:rsidR="00941BDC">
            <w:rPr>
              <w:noProof/>
              <w:webHidden/>
            </w:rPr>
            <w:instrText xml:space="preserve"> PAGEREF _Toc233373575 \h </w:instrText>
          </w:r>
          <w:r w:rsidR="00941BDC">
            <w:rPr>
              <w:noProof/>
              <w:webHidden/>
            </w:rPr>
          </w:r>
          <w:r w:rsidR="00941BDC">
            <w:rPr>
              <w:noProof/>
              <w:webHidden/>
            </w:rPr>
            <w:fldChar w:fldCharType="separate"/>
          </w:r>
          <w:ins w:id="179" w:author="Автор" w:date="2026-08-11T11:09:00Z">
            <w:r w:rsidR="00D23E0D">
              <w:rPr>
                <w:noProof/>
                <w:webHidden/>
              </w:rPr>
              <w:t>89</w:t>
            </w:r>
          </w:ins>
          <w:r w:rsidR="00941BDC">
            <w:rPr>
              <w:noProof/>
              <w:webHidden/>
            </w:rPr>
            <w:fldChar w:fldCharType="end"/>
          </w:r>
          <w:r>
            <w:rPr>
              <w:noProof/>
            </w:rPr>
            <w:fldChar w:fldCharType="end"/>
          </w:r>
        </w:p>
        <w:p w14:paraId="5EF9B25E" w14:textId="3FEBC920"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"_Toc233373576"</w:instrText>
          </w:r>
          <w:r>
            <w:fldChar w:fldCharType="separate"/>
          </w:r>
          <w:r w:rsidR="00941BDC" w:rsidRPr="00A67BCA">
            <w:rPr>
              <w:rStyle w:val="a9"/>
              <w:noProof/>
            </w:rPr>
            <w:t>7.1.</w:t>
          </w:r>
          <w:r w:rsidR="00941BDC">
            <w:rPr>
              <w:rFonts w:asciiTheme="minorHAnsi" w:eastAsiaTheme="minorEastAsia" w:hAnsiTheme="minorHAnsi" w:cstheme="minorBidi"/>
              <w:noProof/>
              <w:kern w:val="2"/>
              <w14:ligatures w14:val="standardContextual"/>
            </w:rPr>
            <w:tab/>
          </w:r>
          <w:r w:rsidR="00941BDC" w:rsidRPr="00A67BCA">
            <w:rPr>
              <w:rStyle w:val="a9"/>
              <w:noProof/>
            </w:rPr>
            <w:t>Схема приема препаратов исследования</w:t>
          </w:r>
          <w:r w:rsidR="00941BDC">
            <w:rPr>
              <w:noProof/>
              <w:webHidden/>
            </w:rPr>
            <w:tab/>
          </w:r>
          <w:r w:rsidR="00941BDC">
            <w:rPr>
              <w:noProof/>
              <w:webHidden/>
            </w:rPr>
            <w:fldChar w:fldCharType="begin"/>
          </w:r>
          <w:r w:rsidR="00941BDC">
            <w:rPr>
              <w:noProof/>
              <w:webHidden/>
            </w:rPr>
            <w:instrText xml:space="preserve"> PAGEREF _Toc233373576 \h </w:instrText>
          </w:r>
          <w:r w:rsidR="00941BDC">
            <w:rPr>
              <w:noProof/>
              <w:webHidden/>
            </w:rPr>
          </w:r>
          <w:r w:rsidR="00941BDC">
            <w:rPr>
              <w:noProof/>
              <w:webHidden/>
            </w:rPr>
            <w:fldChar w:fldCharType="separate"/>
          </w:r>
          <w:ins w:id="180" w:author="Автор" w:date="2026-08-11T11:09:00Z">
            <w:r w:rsidR="00D23E0D">
              <w:rPr>
                <w:noProof/>
                <w:webHidden/>
              </w:rPr>
              <w:t>89</w:t>
            </w:r>
          </w:ins>
          <w:r w:rsidR="00941BDC">
            <w:rPr>
              <w:noProof/>
              <w:webHidden/>
            </w:rPr>
            <w:fldChar w:fldCharType="end"/>
          </w:r>
          <w:r>
            <w:rPr>
              <w:noProof/>
            </w:rPr>
            <w:fldChar w:fldCharType="end"/>
          </w:r>
        </w:p>
        <w:p w14:paraId="2C3C9977" w14:textId="58A9A58F"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"_Toc233373577"</w:instrText>
          </w:r>
          <w:r>
            <w:fldChar w:fldCharType="separate"/>
          </w:r>
          <w:r w:rsidR="00941BDC" w:rsidRPr="00A67BCA">
            <w:rPr>
              <w:rStyle w:val="a9"/>
              <w:noProof/>
            </w:rPr>
            <w:t>7.2.</w:t>
          </w:r>
          <w:r w:rsidR="00941BDC">
            <w:rPr>
              <w:rFonts w:asciiTheme="minorHAnsi" w:eastAsiaTheme="minorEastAsia" w:hAnsiTheme="minorHAnsi" w:cstheme="minorBidi"/>
              <w:noProof/>
              <w:kern w:val="2"/>
              <w14:ligatures w14:val="standardContextual"/>
            </w:rPr>
            <w:tab/>
          </w:r>
          <w:r w:rsidR="00941BDC" w:rsidRPr="00A67BCA">
            <w:rPr>
              <w:rStyle w:val="a9"/>
              <w:noProof/>
            </w:rPr>
            <w:t>Предыдущая и сопутствующая терапия</w:t>
          </w:r>
          <w:r w:rsidR="00941BDC">
            <w:rPr>
              <w:noProof/>
              <w:webHidden/>
            </w:rPr>
            <w:tab/>
          </w:r>
          <w:r w:rsidR="00941BDC">
            <w:rPr>
              <w:noProof/>
              <w:webHidden/>
            </w:rPr>
            <w:fldChar w:fldCharType="begin"/>
          </w:r>
          <w:r w:rsidR="00941BDC">
            <w:rPr>
              <w:noProof/>
              <w:webHidden/>
            </w:rPr>
            <w:instrText xml:space="preserve"> PAGEREF _Toc233373577 \h </w:instrText>
          </w:r>
          <w:r w:rsidR="00941BDC">
            <w:rPr>
              <w:noProof/>
              <w:webHidden/>
            </w:rPr>
          </w:r>
          <w:r w:rsidR="00941BDC">
            <w:rPr>
              <w:noProof/>
              <w:webHidden/>
            </w:rPr>
            <w:fldChar w:fldCharType="separate"/>
          </w:r>
          <w:ins w:id="181" w:author="Автор" w:date="2026-08-11T11:09:00Z">
            <w:r w:rsidR="00D23E0D">
              <w:rPr>
                <w:noProof/>
                <w:webHidden/>
              </w:rPr>
              <w:t>90</w:t>
            </w:r>
          </w:ins>
          <w:r w:rsidR="00941BDC">
            <w:rPr>
              <w:noProof/>
              <w:webHidden/>
            </w:rPr>
            <w:fldChar w:fldCharType="end"/>
          </w:r>
          <w:r>
            <w:rPr>
              <w:noProof/>
            </w:rPr>
            <w:fldChar w:fldCharType="end"/>
          </w:r>
        </w:p>
        <w:p w14:paraId="2BD8317D" w14:textId="2DE5AA4E"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"_Toc233373578"</w:instrText>
          </w:r>
          <w:r>
            <w:fldChar w:fldCharType="separate"/>
          </w:r>
          <w:r w:rsidR="00941BDC" w:rsidRPr="00A67BCA">
            <w:rPr>
              <w:rStyle w:val="a9"/>
              <w:noProof/>
            </w:rPr>
            <w:t>7.3.</w:t>
          </w:r>
          <w:r w:rsidR="00941BDC">
            <w:rPr>
              <w:rFonts w:asciiTheme="minorHAnsi" w:eastAsiaTheme="minorEastAsia" w:hAnsiTheme="minorHAnsi" w:cstheme="minorBidi"/>
              <w:noProof/>
              <w:kern w:val="2"/>
              <w14:ligatures w14:val="standardContextual"/>
            </w:rPr>
            <w:tab/>
          </w:r>
          <w:r w:rsidR="00941BDC" w:rsidRPr="00A67BCA">
            <w:rPr>
              <w:rStyle w:val="a9"/>
              <w:noProof/>
            </w:rPr>
            <w:t>Методы контроля за соблюдением процедур участниками исследования</w:t>
          </w:r>
          <w:r w:rsidR="00941BDC">
            <w:rPr>
              <w:noProof/>
              <w:webHidden/>
            </w:rPr>
            <w:tab/>
          </w:r>
          <w:r w:rsidR="00941BDC">
            <w:rPr>
              <w:noProof/>
              <w:webHidden/>
            </w:rPr>
            <w:fldChar w:fldCharType="begin"/>
          </w:r>
          <w:r w:rsidR="00941BDC">
            <w:rPr>
              <w:noProof/>
              <w:webHidden/>
            </w:rPr>
            <w:instrText xml:space="preserve"> PAGEREF _Toc233373578 \h </w:instrText>
          </w:r>
          <w:r w:rsidR="00941BDC">
            <w:rPr>
              <w:noProof/>
              <w:webHidden/>
            </w:rPr>
          </w:r>
          <w:r w:rsidR="00941BDC">
            <w:rPr>
              <w:noProof/>
              <w:webHidden/>
            </w:rPr>
            <w:fldChar w:fldCharType="separate"/>
          </w:r>
          <w:ins w:id="182" w:author="Автор" w:date="2026-08-11T11:09:00Z">
            <w:r w:rsidR="00D23E0D">
              <w:rPr>
                <w:noProof/>
                <w:webHidden/>
              </w:rPr>
              <w:t>90</w:t>
            </w:r>
          </w:ins>
          <w:r w:rsidR="00941BDC">
            <w:rPr>
              <w:noProof/>
              <w:webHidden/>
            </w:rPr>
            <w:fldChar w:fldCharType="end"/>
          </w:r>
          <w:r>
            <w:rPr>
              <w:noProof/>
            </w:rPr>
            <w:fldChar w:fldCharType="end"/>
          </w:r>
        </w:p>
        <w:p w14:paraId="1FEF5849" w14:textId="01C6B5CC" w:rsidR="00941BDC" w:rsidRDefault="00CF5645">
          <w:pPr>
            <w:pStyle w:val="11"/>
            <w:tabs>
              <w:tab w:val="left" w:pos="454"/>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"_Toc233373579"</w:instrText>
          </w:r>
          <w:r>
            <w:fldChar w:fldCharType="separate"/>
          </w:r>
          <w:r w:rsidR="00941BDC" w:rsidRPr="00A67BCA">
            <w:rPr>
              <w:rStyle w:val="a9"/>
              <w:noProof/>
            </w:rPr>
            <w:t>8.</w:t>
          </w:r>
          <w:r w:rsidR="00941BDC">
            <w:rPr>
              <w:rFonts w:asciiTheme="minorHAnsi" w:eastAsiaTheme="minorEastAsia" w:hAnsiTheme="minorHAnsi" w:cstheme="minorBidi"/>
              <w:noProof/>
              <w:kern w:val="2"/>
              <w14:ligatures w14:val="standardContextual"/>
            </w:rPr>
            <w:tab/>
          </w:r>
          <w:r w:rsidR="00941BDC" w:rsidRPr="00A67BCA">
            <w:rPr>
              <w:rStyle w:val="a9"/>
              <w:noProof/>
            </w:rPr>
            <w:t>АНАЛИТИЧЕСКАЯ ЧАСТЬ ИССЛЕДОВАНИЯ</w:t>
          </w:r>
          <w:r w:rsidR="00941BDC">
            <w:rPr>
              <w:noProof/>
              <w:webHidden/>
            </w:rPr>
            <w:tab/>
          </w:r>
          <w:r w:rsidR="00941BDC">
            <w:rPr>
              <w:noProof/>
              <w:webHidden/>
            </w:rPr>
            <w:fldChar w:fldCharType="begin"/>
          </w:r>
          <w:r w:rsidR="00941BDC">
            <w:rPr>
              <w:noProof/>
              <w:webHidden/>
            </w:rPr>
            <w:instrText xml:space="preserve"> PAGEREF _Toc233373579 \h </w:instrText>
          </w:r>
          <w:r w:rsidR="00941BDC">
            <w:rPr>
              <w:noProof/>
              <w:webHidden/>
            </w:rPr>
          </w:r>
          <w:r w:rsidR="00941BDC">
            <w:rPr>
              <w:noProof/>
              <w:webHidden/>
            </w:rPr>
            <w:fldChar w:fldCharType="separate"/>
          </w:r>
          <w:ins w:id="183" w:author="Автор" w:date="2026-08-11T11:09:00Z">
            <w:r w:rsidR="00D23E0D">
              <w:rPr>
                <w:noProof/>
                <w:webHidden/>
              </w:rPr>
              <w:t>90</w:t>
            </w:r>
          </w:ins>
          <w:r w:rsidR="00941BDC">
            <w:rPr>
              <w:noProof/>
              <w:webHidden/>
            </w:rPr>
            <w:fldChar w:fldCharType="end"/>
          </w:r>
          <w:r>
            <w:rPr>
              <w:noProof/>
            </w:rPr>
            <w:fldChar w:fldCharType="end"/>
          </w:r>
        </w:p>
        <w:p w14:paraId="3C1AB41F" w14:textId="481C1025"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"_Toc233373580"</w:instrText>
          </w:r>
          <w:r>
            <w:fldChar w:fldCharType="separate"/>
          </w:r>
          <w:r w:rsidR="00941BDC" w:rsidRPr="00A67BCA">
            <w:rPr>
              <w:rStyle w:val="a9"/>
              <w:noProof/>
            </w:rPr>
            <w:t>8.1.</w:t>
          </w:r>
          <w:r w:rsidR="00941BDC">
            <w:rPr>
              <w:rFonts w:asciiTheme="minorHAnsi" w:eastAsiaTheme="minorEastAsia" w:hAnsiTheme="minorHAnsi" w:cstheme="minorBidi"/>
              <w:noProof/>
              <w:kern w:val="2"/>
              <w14:ligatures w14:val="standardContextual"/>
            </w:rPr>
            <w:tab/>
          </w:r>
          <w:r w:rsidR="00941BDC" w:rsidRPr="00A67BCA">
            <w:rPr>
              <w:rStyle w:val="a9"/>
              <w:noProof/>
            </w:rPr>
            <w:t>Биоаналитический метод</w:t>
          </w:r>
          <w:r w:rsidR="00941BDC">
            <w:rPr>
              <w:noProof/>
              <w:webHidden/>
            </w:rPr>
            <w:tab/>
          </w:r>
          <w:r w:rsidR="00941BDC">
            <w:rPr>
              <w:noProof/>
              <w:webHidden/>
            </w:rPr>
            <w:fldChar w:fldCharType="begin"/>
          </w:r>
          <w:r w:rsidR="00941BDC">
            <w:rPr>
              <w:noProof/>
              <w:webHidden/>
            </w:rPr>
            <w:instrText xml:space="preserve"> PAGEREF _Toc233373580 \h </w:instrText>
          </w:r>
          <w:r w:rsidR="00941BDC">
            <w:rPr>
              <w:noProof/>
              <w:webHidden/>
            </w:rPr>
          </w:r>
          <w:r w:rsidR="00941BDC">
            <w:rPr>
              <w:noProof/>
              <w:webHidden/>
            </w:rPr>
            <w:fldChar w:fldCharType="separate"/>
          </w:r>
          <w:ins w:id="184" w:author="Автор" w:date="2026-08-11T11:09:00Z">
            <w:r w:rsidR="00D23E0D">
              <w:rPr>
                <w:noProof/>
                <w:webHidden/>
              </w:rPr>
              <w:t>90</w:t>
            </w:r>
          </w:ins>
          <w:r w:rsidR="00941BDC">
            <w:rPr>
              <w:noProof/>
              <w:webHidden/>
            </w:rPr>
            <w:fldChar w:fldCharType="end"/>
          </w:r>
          <w:r>
            <w:rPr>
              <w:noProof/>
            </w:rPr>
            <w:fldChar w:fldCharType="end"/>
          </w:r>
        </w:p>
        <w:p w14:paraId="677CEDAA" w14:textId="5DC4AC3E"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"_Toc233373581"</w:instrText>
          </w:r>
          <w:r>
            <w:fldChar w:fldCharType="separate"/>
          </w:r>
          <w:r w:rsidR="00941BDC" w:rsidRPr="00A67BCA">
            <w:rPr>
              <w:rStyle w:val="a9"/>
              <w:noProof/>
            </w:rPr>
            <w:t>8.2. Валидация методики</w:t>
          </w:r>
          <w:r w:rsidR="00941BDC">
            <w:rPr>
              <w:noProof/>
              <w:webHidden/>
            </w:rPr>
            <w:tab/>
          </w:r>
          <w:r w:rsidR="00941BDC">
            <w:rPr>
              <w:noProof/>
              <w:webHidden/>
            </w:rPr>
            <w:fldChar w:fldCharType="begin"/>
          </w:r>
          <w:r w:rsidR="00941BDC">
            <w:rPr>
              <w:noProof/>
              <w:webHidden/>
            </w:rPr>
            <w:instrText xml:space="preserve"> PAGEREF _Toc233373581 \h </w:instrText>
          </w:r>
          <w:r w:rsidR="00941BDC">
            <w:rPr>
              <w:noProof/>
              <w:webHidden/>
            </w:rPr>
          </w:r>
          <w:r w:rsidR="00941BDC">
            <w:rPr>
              <w:noProof/>
              <w:webHidden/>
            </w:rPr>
            <w:fldChar w:fldCharType="separate"/>
          </w:r>
          <w:ins w:id="185" w:author="Автор" w:date="2026-08-11T11:09:00Z">
            <w:r w:rsidR="00D23E0D">
              <w:rPr>
                <w:noProof/>
                <w:webHidden/>
              </w:rPr>
              <w:t>91</w:t>
            </w:r>
          </w:ins>
          <w:r w:rsidR="00941BDC">
            <w:rPr>
              <w:noProof/>
              <w:webHidden/>
            </w:rPr>
            <w:fldChar w:fldCharType="end"/>
          </w:r>
          <w:r>
            <w:rPr>
              <w:noProof/>
            </w:rPr>
            <w:fldChar w:fldCharType="end"/>
          </w:r>
        </w:p>
        <w:p w14:paraId="3EB67BE2" w14:textId="1FE3BA3A"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"_Toc233373582"</w:instrText>
          </w:r>
          <w:r>
            <w:fldChar w:fldCharType="separate"/>
          </w:r>
          <w:r w:rsidR="00941BDC" w:rsidRPr="00A67BCA">
            <w:rPr>
              <w:rStyle w:val="a9"/>
              <w:noProof/>
            </w:rPr>
            <w:t>8.3.</w:t>
          </w:r>
          <w:r w:rsidR="00941BDC">
            <w:rPr>
              <w:rFonts w:asciiTheme="minorHAnsi" w:eastAsiaTheme="minorEastAsia" w:hAnsiTheme="minorHAnsi" w:cstheme="minorBidi"/>
              <w:noProof/>
              <w:kern w:val="2"/>
              <w14:ligatures w14:val="standardContextual"/>
            </w:rPr>
            <w:tab/>
          </w:r>
          <w:r w:rsidR="00941BDC" w:rsidRPr="00A67BCA">
            <w:rPr>
              <w:rStyle w:val="a9"/>
              <w:noProof/>
            </w:rPr>
            <w:t>Порядок проведения анализа образцов</w:t>
          </w:r>
          <w:r w:rsidR="00941BDC">
            <w:rPr>
              <w:noProof/>
              <w:webHidden/>
            </w:rPr>
            <w:tab/>
          </w:r>
          <w:r w:rsidR="00941BDC">
            <w:rPr>
              <w:noProof/>
              <w:webHidden/>
            </w:rPr>
            <w:fldChar w:fldCharType="begin"/>
          </w:r>
          <w:r w:rsidR="00941BDC">
            <w:rPr>
              <w:noProof/>
              <w:webHidden/>
            </w:rPr>
            <w:instrText xml:space="preserve"> PAGEREF _Toc233373582 \h </w:instrText>
          </w:r>
          <w:r w:rsidR="00941BDC">
            <w:rPr>
              <w:noProof/>
              <w:webHidden/>
            </w:rPr>
          </w:r>
          <w:r w:rsidR="00941BDC">
            <w:rPr>
              <w:noProof/>
              <w:webHidden/>
            </w:rPr>
            <w:fldChar w:fldCharType="separate"/>
          </w:r>
          <w:ins w:id="186" w:author="Автор" w:date="2026-08-11T11:09:00Z">
            <w:r w:rsidR="00D23E0D">
              <w:rPr>
                <w:noProof/>
                <w:webHidden/>
              </w:rPr>
              <w:t>91</w:t>
            </w:r>
          </w:ins>
          <w:r w:rsidR="00941BDC">
            <w:rPr>
              <w:noProof/>
              <w:webHidden/>
            </w:rPr>
            <w:fldChar w:fldCharType="end"/>
          </w:r>
          <w:r>
            <w:rPr>
              <w:noProof/>
            </w:rPr>
            <w:fldChar w:fldCharType="end"/>
          </w:r>
        </w:p>
        <w:p w14:paraId="79BB60DE" w14:textId="6363E768"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"_Toc233373583"</w:instrText>
          </w:r>
          <w:r>
            <w:fldChar w:fldCharType="separate"/>
          </w:r>
          <w:r w:rsidR="00941BDC" w:rsidRPr="00A67BCA">
            <w:rPr>
              <w:rStyle w:val="a9"/>
              <w:noProof/>
            </w:rPr>
            <w:t>8.4.</w:t>
          </w:r>
          <w:r w:rsidR="00941BDC">
            <w:rPr>
              <w:rFonts w:asciiTheme="minorHAnsi" w:eastAsiaTheme="minorEastAsia" w:hAnsiTheme="minorHAnsi" w:cstheme="minorBidi"/>
              <w:noProof/>
              <w:kern w:val="2"/>
              <w14:ligatures w14:val="standardContextual"/>
            </w:rPr>
            <w:tab/>
          </w:r>
          <w:r w:rsidR="00941BDC" w:rsidRPr="00A67BCA">
            <w:rPr>
              <w:rStyle w:val="a9"/>
              <w:noProof/>
            </w:rPr>
            <w:t>Критерии приемлемости / отклонения аналитической серии</w:t>
          </w:r>
          <w:r w:rsidR="00941BDC">
            <w:rPr>
              <w:noProof/>
              <w:webHidden/>
            </w:rPr>
            <w:tab/>
          </w:r>
          <w:r w:rsidR="00941BDC">
            <w:rPr>
              <w:noProof/>
              <w:webHidden/>
            </w:rPr>
            <w:fldChar w:fldCharType="begin"/>
          </w:r>
          <w:r w:rsidR="00941BDC">
            <w:rPr>
              <w:noProof/>
              <w:webHidden/>
            </w:rPr>
            <w:instrText xml:space="preserve"> PAGEREF _Toc233373583 \h </w:instrText>
          </w:r>
          <w:r w:rsidR="00941BDC">
            <w:rPr>
              <w:noProof/>
              <w:webHidden/>
            </w:rPr>
          </w:r>
          <w:r w:rsidR="00941BDC">
            <w:rPr>
              <w:noProof/>
              <w:webHidden/>
            </w:rPr>
            <w:fldChar w:fldCharType="separate"/>
          </w:r>
          <w:ins w:id="187" w:author="Автор" w:date="2026-08-11T11:09:00Z">
            <w:r w:rsidR="00D23E0D">
              <w:rPr>
                <w:noProof/>
                <w:webHidden/>
              </w:rPr>
              <w:t>92</w:t>
            </w:r>
          </w:ins>
          <w:r w:rsidR="00941BDC">
            <w:rPr>
              <w:noProof/>
              <w:webHidden/>
            </w:rPr>
            <w:fldChar w:fldCharType="end"/>
          </w:r>
          <w:r>
            <w:rPr>
              <w:noProof/>
            </w:rPr>
            <w:fldChar w:fldCharType="end"/>
          </w:r>
        </w:p>
        <w:p w14:paraId="248027B3" w14:textId="0316C4A9" w:rsidR="00941BDC" w:rsidRDefault="00CF5645">
          <w:pPr>
            <w:pStyle w:val="11"/>
            <w:tabs>
              <w:tab w:val="left" w:pos="454"/>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"_Toc233373584"</w:instrText>
          </w:r>
          <w:r>
            <w:fldChar w:fldCharType="separate"/>
          </w:r>
          <w:r w:rsidR="00941BDC" w:rsidRPr="00A67BCA">
            <w:rPr>
              <w:rStyle w:val="a9"/>
              <w:noProof/>
            </w:rPr>
            <w:t>9.</w:t>
          </w:r>
          <w:r w:rsidR="00941BDC">
            <w:rPr>
              <w:rFonts w:asciiTheme="minorHAnsi" w:eastAsiaTheme="minorEastAsia" w:hAnsiTheme="minorHAnsi" w:cstheme="minorBidi"/>
              <w:noProof/>
              <w:kern w:val="2"/>
              <w14:ligatures w14:val="standardContextual"/>
            </w:rPr>
            <w:tab/>
          </w:r>
          <w:r w:rsidR="00941BDC" w:rsidRPr="00A67BCA">
            <w:rPr>
              <w:rStyle w:val="a9"/>
              <w:noProof/>
            </w:rPr>
            <w:t>ОЦЕНКА ФАРМАКОКИНЕТИКИ И БИОЭКВИВАЛЕНТНОСТИ</w:t>
          </w:r>
          <w:r w:rsidR="00941BDC">
            <w:rPr>
              <w:noProof/>
              <w:webHidden/>
            </w:rPr>
            <w:tab/>
          </w:r>
          <w:r w:rsidR="00941BDC">
            <w:rPr>
              <w:noProof/>
              <w:webHidden/>
            </w:rPr>
            <w:fldChar w:fldCharType="begin"/>
          </w:r>
          <w:r w:rsidR="00941BDC">
            <w:rPr>
              <w:noProof/>
              <w:webHidden/>
            </w:rPr>
            <w:instrText xml:space="preserve"> PAGEREF _Toc233373584 \h </w:instrText>
          </w:r>
          <w:r w:rsidR="00941BDC">
            <w:rPr>
              <w:noProof/>
              <w:webHidden/>
            </w:rPr>
          </w:r>
          <w:r w:rsidR="00941BDC">
            <w:rPr>
              <w:noProof/>
              <w:webHidden/>
            </w:rPr>
            <w:fldChar w:fldCharType="separate"/>
          </w:r>
          <w:ins w:id="188" w:author="Автор" w:date="2026-08-11T11:09:00Z">
            <w:r w:rsidR="00D23E0D">
              <w:rPr>
                <w:noProof/>
                <w:webHidden/>
              </w:rPr>
              <w:t>93</w:t>
            </w:r>
          </w:ins>
          <w:r w:rsidR="00941BDC">
            <w:rPr>
              <w:noProof/>
              <w:webHidden/>
            </w:rPr>
            <w:fldChar w:fldCharType="end"/>
          </w:r>
          <w:r>
            <w:rPr>
              <w:noProof/>
            </w:rPr>
            <w:fldChar w:fldCharType="end"/>
          </w:r>
        </w:p>
        <w:p w14:paraId="637FCC07" w14:textId="3865EB63"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"_Toc233373585"</w:instrText>
          </w:r>
          <w:r>
            <w:fldChar w:fldCharType="separate"/>
          </w:r>
          <w:r w:rsidR="00941BDC" w:rsidRPr="00A67BCA">
            <w:rPr>
              <w:rStyle w:val="a9"/>
              <w:noProof/>
            </w:rPr>
            <w:t>9.1.</w:t>
          </w:r>
          <w:r w:rsidR="00941BDC">
            <w:rPr>
              <w:rFonts w:asciiTheme="minorHAnsi" w:eastAsiaTheme="minorEastAsia" w:hAnsiTheme="minorHAnsi" w:cstheme="minorBidi"/>
              <w:noProof/>
              <w:kern w:val="2"/>
              <w14:ligatures w14:val="standardContextual"/>
            </w:rPr>
            <w:tab/>
          </w:r>
          <w:r w:rsidR="00941BDC" w:rsidRPr="00A67BCA">
            <w:rPr>
              <w:rStyle w:val="a9"/>
              <w:noProof/>
            </w:rPr>
            <w:t>Перечень параметров фармакокинетики</w:t>
          </w:r>
          <w:r w:rsidR="00941BDC">
            <w:rPr>
              <w:noProof/>
              <w:webHidden/>
            </w:rPr>
            <w:tab/>
          </w:r>
          <w:r w:rsidR="00941BDC">
            <w:rPr>
              <w:noProof/>
              <w:webHidden/>
            </w:rPr>
            <w:fldChar w:fldCharType="begin"/>
          </w:r>
          <w:r w:rsidR="00941BDC">
            <w:rPr>
              <w:noProof/>
              <w:webHidden/>
            </w:rPr>
            <w:instrText xml:space="preserve"> PAGEREF _Toc233373585 \h </w:instrText>
          </w:r>
          <w:r w:rsidR="00941BDC">
            <w:rPr>
              <w:noProof/>
              <w:webHidden/>
            </w:rPr>
          </w:r>
          <w:r w:rsidR="00941BDC">
            <w:rPr>
              <w:noProof/>
              <w:webHidden/>
            </w:rPr>
            <w:fldChar w:fldCharType="separate"/>
          </w:r>
          <w:ins w:id="189" w:author="Автор" w:date="2026-08-11T11:09:00Z">
            <w:r w:rsidR="00D23E0D">
              <w:rPr>
                <w:noProof/>
                <w:webHidden/>
              </w:rPr>
              <w:t>93</w:t>
            </w:r>
          </w:ins>
          <w:r w:rsidR="00941BDC">
            <w:rPr>
              <w:noProof/>
              <w:webHidden/>
            </w:rPr>
            <w:fldChar w:fldCharType="end"/>
          </w:r>
          <w:r>
            <w:rPr>
              <w:noProof/>
            </w:rPr>
            <w:fldChar w:fldCharType="end"/>
          </w:r>
        </w:p>
        <w:p w14:paraId="38C305C1" w14:textId="5587F010"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"_Toc233373586"</w:instrText>
          </w:r>
          <w:r>
            <w:fldChar w:fldCharType="separate"/>
          </w:r>
          <w:r w:rsidR="00941BDC" w:rsidRPr="00A67BCA">
            <w:rPr>
              <w:rStyle w:val="a9"/>
              <w:noProof/>
            </w:rPr>
            <w:t>9.2.</w:t>
          </w:r>
          <w:r w:rsidR="00941BDC">
            <w:rPr>
              <w:rFonts w:asciiTheme="minorHAnsi" w:eastAsiaTheme="minorEastAsia" w:hAnsiTheme="minorHAnsi" w:cstheme="minorBidi"/>
              <w:noProof/>
              <w:kern w:val="2"/>
              <w14:ligatures w14:val="standardContextual"/>
            </w:rPr>
            <w:tab/>
          </w:r>
          <w:r w:rsidR="00941BDC" w:rsidRPr="00A67BCA">
            <w:rPr>
              <w:rStyle w:val="a9"/>
              <w:noProof/>
            </w:rPr>
            <w:t>Методы и сроки оценки, регистрации и анализа параметров фармакокинетики</w:t>
          </w:r>
          <w:r w:rsidR="00941BDC">
            <w:rPr>
              <w:noProof/>
              <w:webHidden/>
            </w:rPr>
            <w:tab/>
          </w:r>
          <w:r w:rsidR="00941BDC">
            <w:rPr>
              <w:noProof/>
              <w:webHidden/>
            </w:rPr>
            <w:fldChar w:fldCharType="begin"/>
          </w:r>
          <w:r w:rsidR="00941BDC">
            <w:rPr>
              <w:noProof/>
              <w:webHidden/>
            </w:rPr>
            <w:instrText xml:space="preserve"> PAGEREF _Toc233373586 \h </w:instrText>
          </w:r>
          <w:r w:rsidR="00941BDC">
            <w:rPr>
              <w:noProof/>
              <w:webHidden/>
            </w:rPr>
          </w:r>
          <w:r w:rsidR="00941BDC">
            <w:rPr>
              <w:noProof/>
              <w:webHidden/>
            </w:rPr>
            <w:fldChar w:fldCharType="separate"/>
          </w:r>
          <w:ins w:id="190" w:author="Автор" w:date="2026-08-11T11:09:00Z">
            <w:r w:rsidR="00D23E0D">
              <w:rPr>
                <w:noProof/>
                <w:webHidden/>
              </w:rPr>
              <w:t>93</w:t>
            </w:r>
          </w:ins>
          <w:r w:rsidR="00941BDC">
            <w:rPr>
              <w:noProof/>
              <w:webHidden/>
            </w:rPr>
            <w:fldChar w:fldCharType="end"/>
          </w:r>
          <w:r>
            <w:rPr>
              <w:noProof/>
            </w:rPr>
            <w:fldChar w:fldCharType="end"/>
          </w:r>
        </w:p>
        <w:p w14:paraId="2CC09575" w14:textId="14BA4E5E" w:rsidR="00941BDC" w:rsidRDefault="00CF5645">
          <w:pPr>
            <w:pStyle w:val="23"/>
            <w:tabs>
              <w:tab w:val="left" w:pos="660"/>
            </w:tabs>
            <w:rPr>
              <w:rFonts w:asciiTheme="minorHAnsi" w:eastAsiaTheme="minorEastAsia" w:hAnsiTheme="minorHAnsi" w:cstheme="minorBidi"/>
              <w:noProof/>
              <w:kern w:val="2"/>
              <w14:ligatures w14:val="standardContextual"/>
            </w:rPr>
          </w:pPr>
          <w:r>
            <w:fldChar w:fldCharType="begin"/>
          </w:r>
          <w:r>
            <w:instrText>HYPERLINK \l "_Toc233373587"</w:instrText>
          </w:r>
          <w:r>
            <w:fldChar w:fldCharType="separate"/>
          </w:r>
          <w:r w:rsidR="00941BDC" w:rsidRPr="00A67BCA">
            <w:rPr>
              <w:rStyle w:val="a9"/>
              <w:noProof/>
            </w:rPr>
            <w:t>9.3.</w:t>
          </w:r>
          <w:r w:rsidR="00941BDC">
            <w:rPr>
              <w:rFonts w:asciiTheme="minorHAnsi" w:eastAsiaTheme="minorEastAsia" w:hAnsiTheme="minorHAnsi" w:cstheme="minorBidi"/>
              <w:noProof/>
              <w:kern w:val="2"/>
              <w14:ligatures w14:val="standardContextual"/>
            </w:rPr>
            <w:tab/>
          </w:r>
          <w:r w:rsidR="00941BDC" w:rsidRPr="00A67BCA">
            <w:rPr>
              <w:rStyle w:val="a9"/>
              <w:noProof/>
            </w:rPr>
            <w:t>Оценка биодоступности и биоэквивалентности препаратов</w:t>
          </w:r>
          <w:r w:rsidR="00941BDC">
            <w:rPr>
              <w:noProof/>
              <w:webHidden/>
            </w:rPr>
            <w:tab/>
          </w:r>
          <w:r w:rsidR="00941BDC">
            <w:rPr>
              <w:noProof/>
              <w:webHidden/>
            </w:rPr>
            <w:fldChar w:fldCharType="begin"/>
          </w:r>
          <w:r w:rsidR="00941BDC">
            <w:rPr>
              <w:noProof/>
              <w:webHidden/>
            </w:rPr>
            <w:instrText xml:space="preserve"> PAGEREF _Toc233373587 \h </w:instrText>
          </w:r>
          <w:r w:rsidR="00941BDC">
            <w:rPr>
              <w:noProof/>
              <w:webHidden/>
            </w:rPr>
          </w:r>
          <w:r w:rsidR="00941BDC">
            <w:rPr>
              <w:noProof/>
              <w:webHidden/>
            </w:rPr>
            <w:fldChar w:fldCharType="separate"/>
          </w:r>
          <w:ins w:id="191" w:author="Автор" w:date="2026-08-11T11:09:00Z">
            <w:r w:rsidR="00D23E0D">
              <w:rPr>
                <w:noProof/>
                <w:webHidden/>
              </w:rPr>
              <w:t>94</w:t>
            </w:r>
          </w:ins>
          <w:r w:rsidR="00941BDC">
            <w:rPr>
              <w:noProof/>
              <w:webHidden/>
            </w:rPr>
            <w:fldChar w:fldCharType="end"/>
          </w:r>
          <w:r>
            <w:rPr>
              <w:noProof/>
            </w:rPr>
            <w:fldChar w:fldCharType="end"/>
          </w:r>
        </w:p>
        <w:p w14:paraId="733262E5" w14:textId="5E6B15B1" w:rsidR="00941BDC" w:rsidRDefault="00000000">
          <w:pPr>
            <w:pStyle w:val="11"/>
            <w:tabs>
              <w:tab w:val="left" w:pos="660"/>
              <w:tab w:val="right" w:leader="dot" w:pos="9345"/>
            </w:tabs>
            <w:rPr>
              <w:rFonts w:asciiTheme="minorHAnsi" w:eastAsiaTheme="minorEastAsia" w:hAnsiTheme="minorHAnsi" w:cstheme="minorBidi"/>
              <w:noProof/>
              <w:kern w:val="2"/>
              <w14:ligatures w14:val="standardContextual"/>
            </w:rPr>
          </w:pPr>
          <w:hyperlink w:anchor="_Toc233373588" w:history="1">
            <w:r w:rsidR="00941BDC" w:rsidRPr="00A67BCA">
              <w:rPr>
                <w:rStyle w:val="a9"/>
                <w:noProof/>
              </w:rPr>
              <w:t>10.</w:t>
            </w:r>
            <w:r w:rsidR="00941BDC">
              <w:rPr>
                <w:rFonts w:asciiTheme="minorHAnsi" w:eastAsiaTheme="minorEastAsia" w:hAnsiTheme="minorHAnsi" w:cstheme="minorBidi"/>
                <w:noProof/>
                <w:kern w:val="2"/>
                <w14:ligatures w14:val="standardContextual"/>
              </w:rPr>
              <w:tab/>
            </w:r>
            <w:r w:rsidR="00941BDC" w:rsidRPr="00A67BCA">
              <w:rPr>
                <w:rStyle w:val="a9"/>
                <w:noProof/>
              </w:rPr>
              <w:t>ОЦЕНКА БЕЗОПАСНОСТИ</w:t>
            </w:r>
            <w:r w:rsidR="00941BDC">
              <w:rPr>
                <w:noProof/>
                <w:webHidden/>
              </w:rPr>
              <w:tab/>
            </w:r>
            <w:r w:rsidR="00941BDC">
              <w:rPr>
                <w:noProof/>
                <w:webHidden/>
              </w:rPr>
              <w:fldChar w:fldCharType="begin"/>
            </w:r>
            <w:r w:rsidR="00941BDC">
              <w:rPr>
                <w:noProof/>
                <w:webHidden/>
              </w:rPr>
              <w:instrText xml:space="preserve"> PAGEREF _Toc233373588 \h </w:instrText>
            </w:r>
            <w:r w:rsidR="00941BDC">
              <w:rPr>
                <w:noProof/>
                <w:webHidden/>
              </w:rPr>
            </w:r>
            <w:r w:rsidR="00941BDC">
              <w:rPr>
                <w:noProof/>
                <w:webHidden/>
              </w:rPr>
              <w:fldChar w:fldCharType="separate"/>
            </w:r>
            <w:r w:rsidR="00D23E0D">
              <w:rPr>
                <w:noProof/>
                <w:webHidden/>
              </w:rPr>
              <w:t>94</w:t>
            </w:r>
            <w:r w:rsidR="00941BDC">
              <w:rPr>
                <w:noProof/>
                <w:webHidden/>
              </w:rPr>
              <w:fldChar w:fldCharType="end"/>
            </w:r>
          </w:hyperlink>
        </w:p>
        <w:p w14:paraId="6F08F0A3" w14:textId="3EDA9335"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"_Toc233373589"</w:instrText>
          </w:r>
          <w:r>
            <w:fldChar w:fldCharType="separate"/>
          </w:r>
          <w:r w:rsidR="00941BDC" w:rsidRPr="00A67BCA">
            <w:rPr>
              <w:rStyle w:val="a9"/>
              <w:noProof/>
            </w:rPr>
            <w:t>10.1.</w:t>
          </w:r>
          <w:r w:rsidR="00941BDC">
            <w:rPr>
              <w:rFonts w:asciiTheme="minorHAnsi" w:eastAsiaTheme="minorEastAsia" w:hAnsiTheme="minorHAnsi" w:cstheme="minorBidi"/>
              <w:noProof/>
              <w:kern w:val="2"/>
              <w14:ligatures w14:val="standardContextual"/>
            </w:rPr>
            <w:tab/>
          </w:r>
          <w:r w:rsidR="00941BDC" w:rsidRPr="00A67BCA">
            <w:rPr>
              <w:rStyle w:val="a9"/>
              <w:noProof/>
            </w:rPr>
            <w:t>Перечень параметров безопасности</w:t>
          </w:r>
          <w:r w:rsidR="00941BDC">
            <w:rPr>
              <w:noProof/>
              <w:webHidden/>
            </w:rPr>
            <w:tab/>
          </w:r>
          <w:r w:rsidR="00941BDC">
            <w:rPr>
              <w:noProof/>
              <w:webHidden/>
            </w:rPr>
            <w:fldChar w:fldCharType="begin"/>
          </w:r>
          <w:r w:rsidR="00941BDC">
            <w:rPr>
              <w:noProof/>
              <w:webHidden/>
            </w:rPr>
            <w:instrText xml:space="preserve"> PAGEREF _Toc233373589 \h </w:instrText>
          </w:r>
          <w:r w:rsidR="00941BDC">
            <w:rPr>
              <w:noProof/>
              <w:webHidden/>
            </w:rPr>
          </w:r>
          <w:r w:rsidR="00941BDC">
            <w:rPr>
              <w:noProof/>
              <w:webHidden/>
            </w:rPr>
            <w:fldChar w:fldCharType="separate"/>
          </w:r>
          <w:ins w:id="192" w:author="Автор" w:date="2026-08-11T11:09:00Z">
            <w:r w:rsidR="00D23E0D">
              <w:rPr>
                <w:noProof/>
                <w:webHidden/>
              </w:rPr>
              <w:t>94</w:t>
            </w:r>
          </w:ins>
          <w:r w:rsidR="00941BDC">
            <w:rPr>
              <w:noProof/>
              <w:webHidden/>
            </w:rPr>
            <w:fldChar w:fldCharType="end"/>
          </w:r>
          <w:r>
            <w:rPr>
              <w:noProof/>
            </w:rPr>
            <w:fldChar w:fldCharType="end"/>
          </w:r>
        </w:p>
        <w:p w14:paraId="45048A63" w14:textId="7CDF2BA6"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"_Toc233373590"</w:instrText>
          </w:r>
          <w:r>
            <w:fldChar w:fldCharType="separate"/>
          </w:r>
          <w:r w:rsidR="00941BDC" w:rsidRPr="00A67BCA">
            <w:rPr>
              <w:rStyle w:val="a9"/>
              <w:noProof/>
            </w:rPr>
            <w:t>10.2.</w:t>
          </w:r>
          <w:r w:rsidR="00941BDC">
            <w:rPr>
              <w:rFonts w:asciiTheme="minorHAnsi" w:eastAsiaTheme="minorEastAsia" w:hAnsiTheme="minorHAnsi" w:cstheme="minorBidi"/>
              <w:noProof/>
              <w:kern w:val="2"/>
              <w14:ligatures w14:val="standardContextual"/>
            </w:rPr>
            <w:tab/>
          </w:r>
          <w:r w:rsidR="00941BDC" w:rsidRPr="00A67BCA">
            <w:rPr>
              <w:rStyle w:val="a9"/>
              <w:noProof/>
            </w:rPr>
            <w:t>Методы и сроки оценки, регистрации и анализа параметров безопасности</w:t>
          </w:r>
          <w:r w:rsidR="00941BDC">
            <w:rPr>
              <w:noProof/>
              <w:webHidden/>
            </w:rPr>
            <w:tab/>
          </w:r>
          <w:r w:rsidR="00941BDC">
            <w:rPr>
              <w:noProof/>
              <w:webHidden/>
            </w:rPr>
            <w:fldChar w:fldCharType="begin"/>
          </w:r>
          <w:r w:rsidR="00941BDC">
            <w:rPr>
              <w:noProof/>
              <w:webHidden/>
            </w:rPr>
            <w:instrText xml:space="preserve"> PAGEREF _Toc233373590 \h </w:instrText>
          </w:r>
          <w:r w:rsidR="00941BDC">
            <w:rPr>
              <w:noProof/>
              <w:webHidden/>
            </w:rPr>
          </w:r>
          <w:r w:rsidR="00941BDC">
            <w:rPr>
              <w:noProof/>
              <w:webHidden/>
            </w:rPr>
            <w:fldChar w:fldCharType="separate"/>
          </w:r>
          <w:ins w:id="193" w:author="Автор" w:date="2026-08-11T11:09:00Z">
            <w:r w:rsidR="00D23E0D">
              <w:rPr>
                <w:noProof/>
                <w:webHidden/>
              </w:rPr>
              <w:t>97</w:t>
            </w:r>
          </w:ins>
          <w:r w:rsidR="00941BDC">
            <w:rPr>
              <w:noProof/>
              <w:webHidden/>
            </w:rPr>
            <w:fldChar w:fldCharType="end"/>
          </w:r>
          <w:r>
            <w:rPr>
              <w:noProof/>
            </w:rPr>
            <w:fldChar w:fldCharType="end"/>
          </w:r>
        </w:p>
        <w:p w14:paraId="5A3DC477" w14:textId="1F215205"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"_Toc233373591"</w:instrText>
          </w:r>
          <w:r>
            <w:fldChar w:fldCharType="separate"/>
          </w:r>
          <w:r w:rsidR="00941BDC" w:rsidRPr="00A67BCA">
            <w:rPr>
              <w:rStyle w:val="a9"/>
              <w:noProof/>
            </w:rPr>
            <w:t>10.3. Требования к отчетам, процедуры по регистрации и сообщениям о нежелательных явлениях</w:t>
          </w:r>
          <w:r w:rsidR="00941BDC">
            <w:rPr>
              <w:noProof/>
              <w:webHidden/>
            </w:rPr>
            <w:tab/>
          </w:r>
          <w:r w:rsidR="00941BDC">
            <w:rPr>
              <w:noProof/>
              <w:webHidden/>
            </w:rPr>
            <w:fldChar w:fldCharType="begin"/>
          </w:r>
          <w:r w:rsidR="00941BDC">
            <w:rPr>
              <w:noProof/>
              <w:webHidden/>
            </w:rPr>
            <w:instrText xml:space="preserve"> PAGEREF _Toc233373591 \h </w:instrText>
          </w:r>
          <w:r w:rsidR="00941BDC">
            <w:rPr>
              <w:noProof/>
              <w:webHidden/>
            </w:rPr>
          </w:r>
          <w:r w:rsidR="00941BDC">
            <w:rPr>
              <w:noProof/>
              <w:webHidden/>
            </w:rPr>
            <w:fldChar w:fldCharType="separate"/>
          </w:r>
          <w:ins w:id="194" w:author="Автор" w:date="2026-08-11T11:09:00Z">
            <w:r w:rsidR="00D23E0D">
              <w:rPr>
                <w:noProof/>
                <w:webHidden/>
              </w:rPr>
              <w:t>97</w:t>
            </w:r>
          </w:ins>
          <w:r w:rsidR="00941BDC">
            <w:rPr>
              <w:noProof/>
              <w:webHidden/>
            </w:rPr>
            <w:fldChar w:fldCharType="end"/>
          </w:r>
          <w:r>
            <w:rPr>
              <w:noProof/>
            </w:rPr>
            <w:fldChar w:fldCharType="end"/>
          </w:r>
        </w:p>
        <w:p w14:paraId="0EA6F488" w14:textId="2C91FBD5" w:rsidR="00941BDC" w:rsidRDefault="00CF5645">
          <w:pPr>
            <w:pStyle w:val="32"/>
            <w:rPr>
              <w:rFonts w:asciiTheme="minorHAnsi" w:eastAsiaTheme="minorEastAsia" w:hAnsiTheme="minorHAnsi" w:cstheme="minorBidi"/>
              <w:noProof/>
              <w:kern w:val="2"/>
              <w14:ligatures w14:val="standardContextual"/>
            </w:rPr>
          </w:pPr>
          <w:r>
            <w:fldChar w:fldCharType="begin"/>
          </w:r>
          <w:r>
            <w:instrText>HYPERLINK \l "_Toc233373592"</w:instrText>
          </w:r>
          <w:r>
            <w:fldChar w:fldCharType="separate"/>
          </w:r>
          <w:r w:rsidR="00941BDC" w:rsidRPr="00A67BCA">
            <w:rPr>
              <w:rStyle w:val="a9"/>
              <w:noProof/>
            </w:rPr>
            <w:t>10.3.1. Процедуры по регистрации нежелательных явлений</w:t>
          </w:r>
          <w:r w:rsidR="00941BDC">
            <w:rPr>
              <w:noProof/>
              <w:webHidden/>
            </w:rPr>
            <w:tab/>
          </w:r>
          <w:r w:rsidR="00941BDC">
            <w:rPr>
              <w:noProof/>
              <w:webHidden/>
            </w:rPr>
            <w:fldChar w:fldCharType="begin"/>
          </w:r>
          <w:r w:rsidR="00941BDC">
            <w:rPr>
              <w:noProof/>
              <w:webHidden/>
            </w:rPr>
            <w:instrText xml:space="preserve"> PAGEREF _Toc233373592 \h </w:instrText>
          </w:r>
          <w:r w:rsidR="00941BDC">
            <w:rPr>
              <w:noProof/>
              <w:webHidden/>
            </w:rPr>
          </w:r>
          <w:r w:rsidR="00941BDC">
            <w:rPr>
              <w:noProof/>
              <w:webHidden/>
            </w:rPr>
            <w:fldChar w:fldCharType="separate"/>
          </w:r>
          <w:ins w:id="195" w:author="Автор" w:date="2026-08-11T11:09:00Z">
            <w:r w:rsidR="00D23E0D">
              <w:rPr>
                <w:noProof/>
                <w:webHidden/>
              </w:rPr>
              <w:t>97</w:t>
            </w:r>
          </w:ins>
          <w:r w:rsidR="00941BDC">
            <w:rPr>
              <w:noProof/>
              <w:webHidden/>
            </w:rPr>
            <w:fldChar w:fldCharType="end"/>
          </w:r>
          <w:r>
            <w:rPr>
              <w:noProof/>
            </w:rPr>
            <w:fldChar w:fldCharType="end"/>
          </w:r>
        </w:p>
        <w:p w14:paraId="35FFBD14" w14:textId="7007D304" w:rsidR="00941BDC" w:rsidRDefault="00CF5645">
          <w:pPr>
            <w:pStyle w:val="32"/>
            <w:tabs>
              <w:tab w:val="left" w:pos="1540"/>
            </w:tabs>
            <w:rPr>
              <w:rFonts w:asciiTheme="minorHAnsi" w:eastAsiaTheme="minorEastAsia" w:hAnsiTheme="minorHAnsi" w:cstheme="minorBidi"/>
              <w:noProof/>
              <w:kern w:val="2"/>
              <w14:ligatures w14:val="standardContextual"/>
            </w:rPr>
          </w:pPr>
          <w:r>
            <w:fldChar w:fldCharType="begin"/>
          </w:r>
          <w:r>
            <w:instrText>HYPERLINK \l "_Toc233373593"</w:instrText>
          </w:r>
          <w:r>
            <w:fldChar w:fldCharType="separate"/>
          </w:r>
          <w:r w:rsidR="00941BDC" w:rsidRPr="00A67BCA">
            <w:rPr>
              <w:rStyle w:val="a9"/>
              <w:noProof/>
            </w:rPr>
            <w:t>10.3.2.</w:t>
          </w:r>
          <w:r w:rsidR="00941BDC">
            <w:rPr>
              <w:rFonts w:asciiTheme="minorHAnsi" w:eastAsiaTheme="minorEastAsia" w:hAnsiTheme="minorHAnsi" w:cstheme="minorBidi"/>
              <w:noProof/>
              <w:kern w:val="2"/>
              <w14:ligatures w14:val="standardContextual"/>
            </w:rPr>
            <w:tab/>
          </w:r>
          <w:r w:rsidR="00941BDC" w:rsidRPr="00A67BCA">
            <w:rPr>
              <w:rStyle w:val="a9"/>
              <w:noProof/>
            </w:rPr>
            <w:t>Требования к сообщениям о серьезных нежелательных явлениях</w:t>
          </w:r>
          <w:r w:rsidR="00941BDC">
            <w:rPr>
              <w:noProof/>
              <w:webHidden/>
            </w:rPr>
            <w:tab/>
          </w:r>
          <w:r w:rsidR="00941BDC">
            <w:rPr>
              <w:noProof/>
              <w:webHidden/>
            </w:rPr>
            <w:fldChar w:fldCharType="begin"/>
          </w:r>
          <w:r w:rsidR="00941BDC">
            <w:rPr>
              <w:noProof/>
              <w:webHidden/>
            </w:rPr>
            <w:instrText xml:space="preserve"> PAGEREF _Toc233373593 \h </w:instrText>
          </w:r>
          <w:r w:rsidR="00941BDC">
            <w:rPr>
              <w:noProof/>
              <w:webHidden/>
            </w:rPr>
          </w:r>
          <w:r w:rsidR="00941BDC">
            <w:rPr>
              <w:noProof/>
              <w:webHidden/>
            </w:rPr>
            <w:fldChar w:fldCharType="separate"/>
          </w:r>
          <w:ins w:id="196" w:author="Автор" w:date="2026-08-11T11:09:00Z">
            <w:r w:rsidR="00D23E0D">
              <w:rPr>
                <w:noProof/>
                <w:webHidden/>
              </w:rPr>
              <w:t>98</w:t>
            </w:r>
          </w:ins>
          <w:r w:rsidR="00941BDC">
            <w:rPr>
              <w:noProof/>
              <w:webHidden/>
            </w:rPr>
            <w:fldChar w:fldCharType="end"/>
          </w:r>
          <w:r>
            <w:rPr>
              <w:noProof/>
            </w:rPr>
            <w:fldChar w:fldCharType="end"/>
          </w:r>
        </w:p>
        <w:p w14:paraId="2F058088" w14:textId="75BF0DD6"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"_Toc233373594"</w:instrText>
          </w:r>
          <w:r>
            <w:fldChar w:fldCharType="separate"/>
          </w:r>
          <w:r w:rsidR="00941BDC" w:rsidRPr="00A67BCA">
            <w:rPr>
              <w:rStyle w:val="a9"/>
              <w:noProof/>
            </w:rPr>
            <w:t>10.4.</w:t>
          </w:r>
          <w:r w:rsidR="00941BDC">
            <w:rPr>
              <w:rFonts w:asciiTheme="minorHAnsi" w:eastAsiaTheme="minorEastAsia" w:hAnsiTheme="minorHAnsi" w:cstheme="minorBidi"/>
              <w:noProof/>
              <w:kern w:val="2"/>
              <w14:ligatures w14:val="standardContextual"/>
            </w:rPr>
            <w:tab/>
          </w:r>
          <w:r w:rsidR="00941BDC" w:rsidRPr="00A67BCA">
            <w:rPr>
              <w:rStyle w:val="a9"/>
              <w:noProof/>
            </w:rPr>
            <w:t>Беременность</w:t>
          </w:r>
          <w:r w:rsidR="00941BDC">
            <w:rPr>
              <w:noProof/>
              <w:webHidden/>
            </w:rPr>
            <w:tab/>
          </w:r>
          <w:r w:rsidR="00941BDC">
            <w:rPr>
              <w:noProof/>
              <w:webHidden/>
            </w:rPr>
            <w:fldChar w:fldCharType="begin"/>
          </w:r>
          <w:r w:rsidR="00941BDC">
            <w:rPr>
              <w:noProof/>
              <w:webHidden/>
            </w:rPr>
            <w:instrText xml:space="preserve"> PAGEREF _Toc233373594 \h </w:instrText>
          </w:r>
          <w:r w:rsidR="00941BDC">
            <w:rPr>
              <w:noProof/>
              <w:webHidden/>
            </w:rPr>
          </w:r>
          <w:r w:rsidR="00941BDC">
            <w:rPr>
              <w:noProof/>
              <w:webHidden/>
            </w:rPr>
            <w:fldChar w:fldCharType="separate"/>
          </w:r>
          <w:ins w:id="197" w:author="Автор" w:date="2026-08-11T11:09:00Z">
            <w:r w:rsidR="00D23E0D">
              <w:rPr>
                <w:noProof/>
                <w:webHidden/>
              </w:rPr>
              <w:t>98</w:t>
            </w:r>
          </w:ins>
          <w:r w:rsidR="00941BDC">
            <w:rPr>
              <w:noProof/>
              <w:webHidden/>
            </w:rPr>
            <w:fldChar w:fldCharType="end"/>
          </w:r>
          <w:r>
            <w:rPr>
              <w:noProof/>
            </w:rPr>
            <w:fldChar w:fldCharType="end"/>
          </w:r>
        </w:p>
        <w:p w14:paraId="0120BA33" w14:textId="3EFB8F8F" w:rsidR="00941BDC" w:rsidRDefault="00CF5645">
          <w:pPr>
            <w:pStyle w:val="11"/>
            <w:tabs>
              <w:tab w:val="left" w:pos="660"/>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"_Toc233373595"</w:instrText>
          </w:r>
          <w:r>
            <w:fldChar w:fldCharType="separate"/>
          </w:r>
          <w:r w:rsidR="00941BDC" w:rsidRPr="00A67BCA">
            <w:rPr>
              <w:rStyle w:val="a9"/>
              <w:noProof/>
            </w:rPr>
            <w:t>11.</w:t>
          </w:r>
          <w:r w:rsidR="00941BDC">
            <w:rPr>
              <w:rFonts w:asciiTheme="minorHAnsi" w:eastAsiaTheme="minorEastAsia" w:hAnsiTheme="minorHAnsi" w:cstheme="minorBidi"/>
              <w:noProof/>
              <w:kern w:val="2"/>
              <w14:ligatures w14:val="standardContextual"/>
            </w:rPr>
            <w:tab/>
          </w:r>
          <w:r w:rsidR="00941BDC" w:rsidRPr="00A67BCA">
            <w:rPr>
              <w:rStyle w:val="a9"/>
              <w:noProof/>
            </w:rPr>
            <w:t>СТАТИСТИКА.</w:t>
          </w:r>
          <w:r w:rsidR="00941BDC">
            <w:rPr>
              <w:noProof/>
              <w:webHidden/>
            </w:rPr>
            <w:tab/>
          </w:r>
          <w:r w:rsidR="00941BDC">
            <w:rPr>
              <w:noProof/>
              <w:webHidden/>
            </w:rPr>
            <w:fldChar w:fldCharType="begin"/>
          </w:r>
          <w:r w:rsidR="00941BDC">
            <w:rPr>
              <w:noProof/>
              <w:webHidden/>
            </w:rPr>
            <w:instrText xml:space="preserve"> PAGEREF _Toc233373595 \h </w:instrText>
          </w:r>
          <w:r w:rsidR="00941BDC">
            <w:rPr>
              <w:noProof/>
              <w:webHidden/>
            </w:rPr>
          </w:r>
          <w:r w:rsidR="00941BDC">
            <w:rPr>
              <w:noProof/>
              <w:webHidden/>
            </w:rPr>
            <w:fldChar w:fldCharType="separate"/>
          </w:r>
          <w:ins w:id="198" w:author="Автор" w:date="2026-08-11T11:09:00Z">
            <w:r w:rsidR="00D23E0D">
              <w:rPr>
                <w:noProof/>
                <w:webHidden/>
              </w:rPr>
              <w:t>99</w:t>
            </w:r>
          </w:ins>
          <w:r w:rsidR="00941BDC">
            <w:rPr>
              <w:noProof/>
              <w:webHidden/>
            </w:rPr>
            <w:fldChar w:fldCharType="end"/>
          </w:r>
          <w:r>
            <w:rPr>
              <w:noProof/>
            </w:rPr>
            <w:fldChar w:fldCharType="end"/>
          </w:r>
        </w:p>
        <w:p w14:paraId="5F93F35E" w14:textId="5CC34C83"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"_Toc233373596"</w:instrText>
          </w:r>
          <w:r>
            <w:fldChar w:fldCharType="separate"/>
          </w:r>
          <w:r w:rsidR="00941BDC" w:rsidRPr="00A67BCA">
            <w:rPr>
              <w:rStyle w:val="a9"/>
              <w:noProof/>
            </w:rPr>
            <w:t>11.1.</w:t>
          </w:r>
          <w:r w:rsidR="00941BDC">
            <w:rPr>
              <w:rFonts w:asciiTheme="minorHAnsi" w:eastAsiaTheme="minorEastAsia" w:hAnsiTheme="minorHAnsi" w:cstheme="minorBidi"/>
              <w:noProof/>
              <w:kern w:val="2"/>
              <w14:ligatures w14:val="standardContextual"/>
            </w:rPr>
            <w:tab/>
          </w:r>
          <w:r w:rsidR="00941BDC" w:rsidRPr="00A67BCA">
            <w:rPr>
              <w:rStyle w:val="a9"/>
              <w:noProof/>
            </w:rPr>
            <w:t>Описание статистических методов и сроков анализа</w:t>
          </w:r>
          <w:r w:rsidR="00941BDC">
            <w:rPr>
              <w:noProof/>
              <w:webHidden/>
            </w:rPr>
            <w:tab/>
          </w:r>
          <w:r w:rsidR="00941BDC">
            <w:rPr>
              <w:noProof/>
              <w:webHidden/>
            </w:rPr>
            <w:fldChar w:fldCharType="begin"/>
          </w:r>
          <w:r w:rsidR="00941BDC">
            <w:rPr>
              <w:noProof/>
              <w:webHidden/>
            </w:rPr>
            <w:instrText xml:space="preserve"> PAGEREF _Toc233373596 \h </w:instrText>
          </w:r>
          <w:r w:rsidR="00941BDC">
            <w:rPr>
              <w:noProof/>
              <w:webHidden/>
            </w:rPr>
          </w:r>
          <w:r w:rsidR="00941BDC">
            <w:rPr>
              <w:noProof/>
              <w:webHidden/>
            </w:rPr>
            <w:fldChar w:fldCharType="separate"/>
          </w:r>
          <w:ins w:id="199" w:author="Автор" w:date="2026-08-11T11:09:00Z">
            <w:r w:rsidR="00D23E0D">
              <w:rPr>
                <w:noProof/>
                <w:webHidden/>
              </w:rPr>
              <w:t>99</w:t>
            </w:r>
          </w:ins>
          <w:r w:rsidR="00941BDC">
            <w:rPr>
              <w:noProof/>
              <w:webHidden/>
            </w:rPr>
            <w:fldChar w:fldCharType="end"/>
          </w:r>
          <w:r>
            <w:rPr>
              <w:noProof/>
            </w:rPr>
            <w:fldChar w:fldCharType="end"/>
          </w:r>
        </w:p>
        <w:p w14:paraId="49EC49DF" w14:textId="16C54560"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"_Toc233373597"</w:instrText>
          </w:r>
          <w:r>
            <w:fldChar w:fldCharType="separate"/>
          </w:r>
          <w:r w:rsidR="00941BDC" w:rsidRPr="00A67BCA">
            <w:rPr>
              <w:rStyle w:val="a9"/>
              <w:noProof/>
            </w:rPr>
            <w:t>11.2. Демографические и антропометрические данные</w:t>
          </w:r>
          <w:r w:rsidR="00941BDC">
            <w:rPr>
              <w:noProof/>
              <w:webHidden/>
            </w:rPr>
            <w:tab/>
          </w:r>
          <w:r w:rsidR="00941BDC">
            <w:rPr>
              <w:noProof/>
              <w:webHidden/>
            </w:rPr>
            <w:fldChar w:fldCharType="begin"/>
          </w:r>
          <w:r w:rsidR="00941BDC">
            <w:rPr>
              <w:noProof/>
              <w:webHidden/>
            </w:rPr>
            <w:instrText xml:space="preserve"> PAGEREF _Toc233373597 \h </w:instrText>
          </w:r>
          <w:r w:rsidR="00941BDC">
            <w:rPr>
              <w:noProof/>
              <w:webHidden/>
            </w:rPr>
          </w:r>
          <w:r w:rsidR="00941BDC">
            <w:rPr>
              <w:noProof/>
              <w:webHidden/>
            </w:rPr>
            <w:fldChar w:fldCharType="separate"/>
          </w:r>
          <w:ins w:id="200" w:author="Автор" w:date="2026-08-11T11:09:00Z">
            <w:r w:rsidR="00D23E0D">
              <w:rPr>
                <w:noProof/>
                <w:webHidden/>
              </w:rPr>
              <w:t>99</w:t>
            </w:r>
          </w:ins>
          <w:r w:rsidR="00941BDC">
            <w:rPr>
              <w:noProof/>
              <w:webHidden/>
            </w:rPr>
            <w:fldChar w:fldCharType="end"/>
          </w:r>
          <w:r>
            <w:rPr>
              <w:noProof/>
            </w:rPr>
            <w:fldChar w:fldCharType="end"/>
          </w:r>
        </w:p>
        <w:p w14:paraId="08DAC476" w14:textId="754E5010"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"_Toc233373598"</w:instrText>
          </w:r>
          <w:r>
            <w:fldChar w:fldCharType="separate"/>
          </w:r>
          <w:r w:rsidR="00941BDC" w:rsidRPr="00A67BCA">
            <w:rPr>
              <w:rStyle w:val="a9"/>
              <w:noProof/>
            </w:rPr>
            <w:t>11.3. Параметры фармакокинетики</w:t>
          </w:r>
          <w:r w:rsidR="00941BDC">
            <w:rPr>
              <w:noProof/>
              <w:webHidden/>
            </w:rPr>
            <w:tab/>
          </w:r>
          <w:r w:rsidR="00941BDC">
            <w:rPr>
              <w:noProof/>
              <w:webHidden/>
            </w:rPr>
            <w:fldChar w:fldCharType="begin"/>
          </w:r>
          <w:r w:rsidR="00941BDC">
            <w:rPr>
              <w:noProof/>
              <w:webHidden/>
            </w:rPr>
            <w:instrText xml:space="preserve"> PAGEREF _Toc233373598 \h </w:instrText>
          </w:r>
          <w:r w:rsidR="00941BDC">
            <w:rPr>
              <w:noProof/>
              <w:webHidden/>
            </w:rPr>
          </w:r>
          <w:r w:rsidR="00941BDC">
            <w:rPr>
              <w:noProof/>
              <w:webHidden/>
            </w:rPr>
            <w:fldChar w:fldCharType="separate"/>
          </w:r>
          <w:ins w:id="201" w:author="Автор" w:date="2026-08-11T11:09:00Z">
            <w:r w:rsidR="00D23E0D">
              <w:rPr>
                <w:noProof/>
                <w:webHidden/>
              </w:rPr>
              <w:t>99</w:t>
            </w:r>
          </w:ins>
          <w:r w:rsidR="00941BDC">
            <w:rPr>
              <w:noProof/>
              <w:webHidden/>
            </w:rPr>
            <w:fldChar w:fldCharType="end"/>
          </w:r>
          <w:r>
            <w:rPr>
              <w:noProof/>
            </w:rPr>
            <w:fldChar w:fldCharType="end"/>
          </w:r>
        </w:p>
        <w:p w14:paraId="4BAF8B2E" w14:textId="67D7A47E"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"_Toc233373599"</w:instrText>
          </w:r>
          <w:r>
            <w:fldChar w:fldCharType="separate"/>
          </w:r>
          <w:r w:rsidR="00941BDC" w:rsidRPr="00A67BCA">
            <w:rPr>
              <w:rStyle w:val="a9"/>
              <w:noProof/>
            </w:rPr>
            <w:t>11.4. Оценка биоэквивалентности</w:t>
          </w:r>
          <w:r w:rsidR="00941BDC">
            <w:rPr>
              <w:noProof/>
              <w:webHidden/>
            </w:rPr>
            <w:tab/>
          </w:r>
          <w:r w:rsidR="00941BDC">
            <w:rPr>
              <w:noProof/>
              <w:webHidden/>
            </w:rPr>
            <w:fldChar w:fldCharType="begin"/>
          </w:r>
          <w:r w:rsidR="00941BDC">
            <w:rPr>
              <w:noProof/>
              <w:webHidden/>
            </w:rPr>
            <w:instrText xml:space="preserve"> PAGEREF _Toc233373599 \h </w:instrText>
          </w:r>
          <w:r w:rsidR="00941BDC">
            <w:rPr>
              <w:noProof/>
              <w:webHidden/>
            </w:rPr>
          </w:r>
          <w:r w:rsidR="00941BDC">
            <w:rPr>
              <w:noProof/>
              <w:webHidden/>
            </w:rPr>
            <w:fldChar w:fldCharType="separate"/>
          </w:r>
          <w:ins w:id="202" w:author="Автор" w:date="2026-08-11T11:09:00Z">
            <w:r w:rsidR="00D23E0D">
              <w:rPr>
                <w:noProof/>
                <w:webHidden/>
              </w:rPr>
              <w:t>100</w:t>
            </w:r>
          </w:ins>
          <w:r w:rsidR="00941BDC">
            <w:rPr>
              <w:noProof/>
              <w:webHidden/>
            </w:rPr>
            <w:fldChar w:fldCharType="end"/>
          </w:r>
          <w:r>
            <w:rPr>
              <w:noProof/>
            </w:rPr>
            <w:fldChar w:fldCharType="end"/>
          </w:r>
        </w:p>
        <w:p w14:paraId="287B32E9" w14:textId="5FF26265"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"_Toc233373600"</w:instrText>
          </w:r>
          <w:r>
            <w:fldChar w:fldCharType="separate"/>
          </w:r>
          <w:r w:rsidR="00941BDC" w:rsidRPr="00A67BCA">
            <w:rPr>
              <w:rStyle w:val="a9"/>
              <w:noProof/>
            </w:rPr>
            <w:t>11.5.</w:t>
          </w:r>
          <w:r w:rsidR="00941BDC">
            <w:rPr>
              <w:rFonts w:asciiTheme="minorHAnsi" w:eastAsiaTheme="minorEastAsia" w:hAnsiTheme="minorHAnsi" w:cstheme="minorBidi"/>
              <w:noProof/>
              <w:kern w:val="2"/>
              <w14:ligatures w14:val="standardContextual"/>
            </w:rPr>
            <w:tab/>
          </w:r>
          <w:r w:rsidR="00941BDC" w:rsidRPr="00A67BCA">
            <w:rPr>
              <w:rStyle w:val="a9"/>
              <w:noProof/>
            </w:rPr>
            <w:t>Дисперсионный анализ</w:t>
          </w:r>
          <w:r w:rsidR="00941BDC">
            <w:rPr>
              <w:noProof/>
              <w:webHidden/>
            </w:rPr>
            <w:tab/>
          </w:r>
          <w:r w:rsidR="00941BDC">
            <w:rPr>
              <w:noProof/>
              <w:webHidden/>
            </w:rPr>
            <w:fldChar w:fldCharType="begin"/>
          </w:r>
          <w:r w:rsidR="00941BDC">
            <w:rPr>
              <w:noProof/>
              <w:webHidden/>
            </w:rPr>
            <w:instrText xml:space="preserve"> PAGEREF _Toc233373600 \h </w:instrText>
          </w:r>
          <w:r w:rsidR="00941BDC">
            <w:rPr>
              <w:noProof/>
              <w:webHidden/>
            </w:rPr>
          </w:r>
          <w:r w:rsidR="00941BDC">
            <w:rPr>
              <w:noProof/>
              <w:webHidden/>
            </w:rPr>
            <w:fldChar w:fldCharType="separate"/>
          </w:r>
          <w:ins w:id="203" w:author="Автор" w:date="2026-08-11T11:09:00Z">
            <w:r w:rsidR="00D23E0D">
              <w:rPr>
                <w:noProof/>
                <w:webHidden/>
              </w:rPr>
              <w:t>101</w:t>
            </w:r>
          </w:ins>
          <w:r w:rsidR="00941BDC">
            <w:rPr>
              <w:noProof/>
              <w:webHidden/>
            </w:rPr>
            <w:fldChar w:fldCharType="end"/>
          </w:r>
          <w:r>
            <w:rPr>
              <w:noProof/>
            </w:rPr>
            <w:fldChar w:fldCharType="end"/>
          </w:r>
        </w:p>
        <w:p w14:paraId="195CEE43" w14:textId="71CD06CF"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"_Toc233373601"</w:instrText>
          </w:r>
          <w:r>
            <w:fldChar w:fldCharType="separate"/>
          </w:r>
          <w:r w:rsidR="00941BDC" w:rsidRPr="00A67BCA">
            <w:rPr>
              <w:rStyle w:val="a9"/>
              <w:noProof/>
            </w:rPr>
            <w:t>11.6. Критерии биоэквивалентности</w:t>
          </w:r>
          <w:r w:rsidR="00941BDC">
            <w:rPr>
              <w:noProof/>
              <w:webHidden/>
            </w:rPr>
            <w:tab/>
          </w:r>
          <w:r w:rsidR="00941BDC">
            <w:rPr>
              <w:noProof/>
              <w:webHidden/>
            </w:rPr>
            <w:fldChar w:fldCharType="begin"/>
          </w:r>
          <w:r w:rsidR="00941BDC">
            <w:rPr>
              <w:noProof/>
              <w:webHidden/>
            </w:rPr>
            <w:instrText xml:space="preserve"> PAGEREF _Toc233373601 \h </w:instrText>
          </w:r>
          <w:r w:rsidR="00941BDC">
            <w:rPr>
              <w:noProof/>
              <w:webHidden/>
            </w:rPr>
          </w:r>
          <w:r w:rsidR="00941BDC">
            <w:rPr>
              <w:noProof/>
              <w:webHidden/>
            </w:rPr>
            <w:fldChar w:fldCharType="separate"/>
          </w:r>
          <w:ins w:id="204" w:author="Автор" w:date="2026-08-11T11:09:00Z">
            <w:r w:rsidR="00D23E0D">
              <w:rPr>
                <w:noProof/>
                <w:webHidden/>
              </w:rPr>
              <w:t>101</w:t>
            </w:r>
          </w:ins>
          <w:r w:rsidR="00941BDC">
            <w:rPr>
              <w:noProof/>
              <w:webHidden/>
            </w:rPr>
            <w:fldChar w:fldCharType="end"/>
          </w:r>
          <w:r>
            <w:rPr>
              <w:noProof/>
            </w:rPr>
            <w:fldChar w:fldCharType="end"/>
          </w:r>
        </w:p>
        <w:p w14:paraId="1D2D3D1C" w14:textId="0728426B"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"_Toc233373602"</w:instrText>
          </w:r>
          <w:r>
            <w:fldChar w:fldCharType="separate"/>
          </w:r>
          <w:r w:rsidR="00941BDC" w:rsidRPr="00A67BCA">
            <w:rPr>
              <w:rStyle w:val="a9"/>
              <w:noProof/>
            </w:rPr>
            <w:t>11.8.</w:t>
          </w:r>
          <w:r w:rsidR="00941BDC">
            <w:rPr>
              <w:rFonts w:asciiTheme="minorHAnsi" w:eastAsiaTheme="minorEastAsia" w:hAnsiTheme="minorHAnsi" w:cstheme="minorBidi"/>
              <w:noProof/>
              <w:kern w:val="2"/>
              <w14:ligatures w14:val="standardContextual"/>
            </w:rPr>
            <w:tab/>
          </w:r>
          <w:r w:rsidR="00941BDC" w:rsidRPr="00A67BCA">
            <w:rPr>
              <w:rStyle w:val="a9"/>
              <w:noProof/>
            </w:rPr>
            <w:t>Обоснование размера выборки</w:t>
          </w:r>
          <w:r w:rsidR="00941BDC">
            <w:rPr>
              <w:noProof/>
              <w:webHidden/>
            </w:rPr>
            <w:tab/>
          </w:r>
          <w:r w:rsidR="00941BDC">
            <w:rPr>
              <w:noProof/>
              <w:webHidden/>
            </w:rPr>
            <w:fldChar w:fldCharType="begin"/>
          </w:r>
          <w:r w:rsidR="00941BDC">
            <w:rPr>
              <w:noProof/>
              <w:webHidden/>
            </w:rPr>
            <w:instrText xml:space="preserve"> PAGEREF _Toc233373602 \h </w:instrText>
          </w:r>
          <w:r w:rsidR="00941BDC">
            <w:rPr>
              <w:noProof/>
              <w:webHidden/>
            </w:rPr>
          </w:r>
          <w:r w:rsidR="00941BDC">
            <w:rPr>
              <w:noProof/>
              <w:webHidden/>
            </w:rPr>
            <w:fldChar w:fldCharType="separate"/>
          </w:r>
          <w:ins w:id="205" w:author="Автор" w:date="2026-08-11T11:09:00Z">
            <w:r w:rsidR="00D23E0D">
              <w:rPr>
                <w:noProof/>
                <w:webHidden/>
              </w:rPr>
              <w:t>102</w:t>
            </w:r>
          </w:ins>
          <w:r w:rsidR="00941BDC">
            <w:rPr>
              <w:noProof/>
              <w:webHidden/>
            </w:rPr>
            <w:fldChar w:fldCharType="end"/>
          </w:r>
          <w:r>
            <w:rPr>
              <w:noProof/>
            </w:rPr>
            <w:fldChar w:fldCharType="end"/>
          </w:r>
        </w:p>
        <w:p w14:paraId="6B8E1A8F" w14:textId="0809BE09"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"_Toc233373603"</w:instrText>
          </w:r>
          <w:r>
            <w:fldChar w:fldCharType="separate"/>
          </w:r>
          <w:r w:rsidR="00941BDC" w:rsidRPr="00A67BCA">
            <w:rPr>
              <w:rStyle w:val="a9"/>
              <w:noProof/>
            </w:rPr>
            <w:t>11.9.</w:t>
          </w:r>
          <w:r w:rsidR="00941BDC">
            <w:rPr>
              <w:rFonts w:asciiTheme="minorHAnsi" w:eastAsiaTheme="minorEastAsia" w:hAnsiTheme="minorHAnsi" w:cstheme="minorBidi"/>
              <w:noProof/>
              <w:kern w:val="2"/>
              <w14:ligatures w14:val="standardContextual"/>
            </w:rPr>
            <w:tab/>
          </w:r>
          <w:r w:rsidR="00941BDC" w:rsidRPr="00A67BCA">
            <w:rPr>
              <w:rStyle w:val="a9"/>
              <w:noProof/>
            </w:rPr>
            <w:t>Применяемый уровень значимости</w:t>
          </w:r>
          <w:r w:rsidR="00941BDC">
            <w:rPr>
              <w:noProof/>
              <w:webHidden/>
            </w:rPr>
            <w:tab/>
          </w:r>
          <w:r w:rsidR="00941BDC">
            <w:rPr>
              <w:noProof/>
              <w:webHidden/>
            </w:rPr>
            <w:fldChar w:fldCharType="begin"/>
          </w:r>
          <w:r w:rsidR="00941BDC">
            <w:rPr>
              <w:noProof/>
              <w:webHidden/>
            </w:rPr>
            <w:instrText xml:space="preserve"> PAGEREF _Toc233373603 \h </w:instrText>
          </w:r>
          <w:r w:rsidR="00941BDC">
            <w:rPr>
              <w:noProof/>
              <w:webHidden/>
            </w:rPr>
          </w:r>
          <w:r w:rsidR="00941BDC">
            <w:rPr>
              <w:noProof/>
              <w:webHidden/>
            </w:rPr>
            <w:fldChar w:fldCharType="separate"/>
          </w:r>
          <w:ins w:id="206" w:author="Автор" w:date="2026-08-11T11:09:00Z">
            <w:r w:rsidR="00D23E0D">
              <w:rPr>
                <w:noProof/>
                <w:webHidden/>
              </w:rPr>
              <w:t>103</w:t>
            </w:r>
          </w:ins>
          <w:r w:rsidR="00941BDC">
            <w:rPr>
              <w:noProof/>
              <w:webHidden/>
            </w:rPr>
            <w:fldChar w:fldCharType="end"/>
          </w:r>
          <w:r>
            <w:rPr>
              <w:noProof/>
            </w:rPr>
            <w:fldChar w:fldCharType="end"/>
          </w:r>
        </w:p>
        <w:p w14:paraId="459DD36A" w14:textId="09425D52"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"_Toc233373604"</w:instrText>
          </w:r>
          <w:r>
            <w:fldChar w:fldCharType="separate"/>
          </w:r>
          <w:r w:rsidR="00941BDC" w:rsidRPr="00A67BCA">
            <w:rPr>
              <w:rStyle w:val="a9"/>
              <w:noProof/>
            </w:rPr>
            <w:t>11.10.</w:t>
          </w:r>
          <w:r w:rsidR="00941BDC">
            <w:rPr>
              <w:rFonts w:asciiTheme="minorHAnsi" w:eastAsiaTheme="minorEastAsia" w:hAnsiTheme="minorHAnsi" w:cstheme="minorBidi"/>
              <w:noProof/>
              <w:kern w:val="2"/>
              <w14:ligatures w14:val="standardContextual"/>
            </w:rPr>
            <w:tab/>
          </w:r>
          <w:r w:rsidR="00941BDC" w:rsidRPr="00A67BCA">
            <w:rPr>
              <w:rStyle w:val="a9"/>
              <w:noProof/>
            </w:rPr>
            <w:t>Критерии прекращения исследования</w:t>
          </w:r>
          <w:r w:rsidR="00941BDC">
            <w:rPr>
              <w:noProof/>
              <w:webHidden/>
            </w:rPr>
            <w:tab/>
          </w:r>
          <w:r w:rsidR="00941BDC">
            <w:rPr>
              <w:noProof/>
              <w:webHidden/>
            </w:rPr>
            <w:fldChar w:fldCharType="begin"/>
          </w:r>
          <w:r w:rsidR="00941BDC">
            <w:rPr>
              <w:noProof/>
              <w:webHidden/>
            </w:rPr>
            <w:instrText xml:space="preserve"> PAGEREF _Toc233373604 \h </w:instrText>
          </w:r>
          <w:r w:rsidR="00941BDC">
            <w:rPr>
              <w:noProof/>
              <w:webHidden/>
            </w:rPr>
          </w:r>
          <w:r w:rsidR="00941BDC">
            <w:rPr>
              <w:noProof/>
              <w:webHidden/>
            </w:rPr>
            <w:fldChar w:fldCharType="separate"/>
          </w:r>
          <w:ins w:id="207" w:author="Автор" w:date="2026-08-11T11:09:00Z">
            <w:r w:rsidR="00D23E0D">
              <w:rPr>
                <w:noProof/>
                <w:webHidden/>
              </w:rPr>
              <w:t>103</w:t>
            </w:r>
          </w:ins>
          <w:r w:rsidR="00941BDC">
            <w:rPr>
              <w:noProof/>
              <w:webHidden/>
            </w:rPr>
            <w:fldChar w:fldCharType="end"/>
          </w:r>
          <w:r>
            <w:rPr>
              <w:noProof/>
            </w:rPr>
            <w:fldChar w:fldCharType="end"/>
          </w:r>
        </w:p>
        <w:p w14:paraId="52C45FE6" w14:textId="59E22F84"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"_Toc233373605"</w:instrText>
          </w:r>
          <w:r>
            <w:fldChar w:fldCharType="separate"/>
          </w:r>
          <w:r w:rsidR="00941BDC" w:rsidRPr="00A67BCA">
            <w:rPr>
              <w:rStyle w:val="a9"/>
              <w:noProof/>
            </w:rPr>
            <w:t>11.11.</w:t>
          </w:r>
          <w:r w:rsidR="00941BDC">
            <w:rPr>
              <w:rFonts w:asciiTheme="minorHAnsi" w:eastAsiaTheme="minorEastAsia" w:hAnsiTheme="minorHAnsi" w:cstheme="minorBidi"/>
              <w:noProof/>
              <w:kern w:val="2"/>
              <w14:ligatures w14:val="standardContextual"/>
            </w:rPr>
            <w:tab/>
          </w:r>
          <w:r w:rsidR="00941BDC" w:rsidRPr="00A67BCA">
            <w:rPr>
              <w:rStyle w:val="a9"/>
              <w:noProof/>
            </w:rPr>
            <w:t>Процедуры учета отсутствующих, не подлежащих анализу и сомнительных данных</w:t>
          </w:r>
          <w:r w:rsidR="00941BDC">
            <w:rPr>
              <w:noProof/>
              <w:webHidden/>
            </w:rPr>
            <w:tab/>
          </w:r>
          <w:r w:rsidR="00941BDC">
            <w:rPr>
              <w:noProof/>
              <w:webHidden/>
            </w:rPr>
            <w:fldChar w:fldCharType="begin"/>
          </w:r>
          <w:r w:rsidR="00941BDC">
            <w:rPr>
              <w:noProof/>
              <w:webHidden/>
            </w:rPr>
            <w:instrText xml:space="preserve"> PAGEREF _Toc233373605 \h </w:instrText>
          </w:r>
          <w:r w:rsidR="00941BDC">
            <w:rPr>
              <w:noProof/>
              <w:webHidden/>
            </w:rPr>
          </w:r>
          <w:r w:rsidR="00941BDC">
            <w:rPr>
              <w:noProof/>
              <w:webHidden/>
            </w:rPr>
            <w:fldChar w:fldCharType="separate"/>
          </w:r>
          <w:ins w:id="208" w:author="Автор" w:date="2026-08-11T11:09:00Z">
            <w:r w:rsidR="00D23E0D">
              <w:rPr>
                <w:noProof/>
                <w:webHidden/>
              </w:rPr>
              <w:t>103</w:t>
            </w:r>
          </w:ins>
          <w:r w:rsidR="00941BDC">
            <w:rPr>
              <w:noProof/>
              <w:webHidden/>
            </w:rPr>
            <w:fldChar w:fldCharType="end"/>
          </w:r>
          <w:r>
            <w:rPr>
              <w:noProof/>
            </w:rPr>
            <w:fldChar w:fldCharType="end"/>
          </w:r>
        </w:p>
        <w:p w14:paraId="529FE4F4" w14:textId="063397E2" w:rsidR="00941BDC" w:rsidRDefault="00CF5645">
          <w:pPr>
            <w:pStyle w:val="23"/>
            <w:tabs>
              <w:tab w:val="left" w:pos="880"/>
            </w:tabs>
            <w:rPr>
              <w:rFonts w:asciiTheme="minorHAnsi" w:eastAsiaTheme="minorEastAsia" w:hAnsiTheme="minorHAnsi" w:cstheme="minorBidi"/>
              <w:noProof/>
              <w:kern w:val="2"/>
              <w14:ligatures w14:val="standardContextual"/>
            </w:rPr>
          </w:pPr>
          <w:r>
            <w:fldChar w:fldCharType="begin"/>
          </w:r>
          <w:r>
            <w:instrText>HYPERLINK \l "_Toc233373606"</w:instrText>
          </w:r>
          <w:r>
            <w:fldChar w:fldCharType="separate"/>
          </w:r>
          <w:r w:rsidR="00941BDC" w:rsidRPr="00A67BCA">
            <w:rPr>
              <w:rStyle w:val="a9"/>
              <w:noProof/>
            </w:rPr>
            <w:t>11.12.</w:t>
          </w:r>
          <w:r w:rsidR="00941BDC">
            <w:rPr>
              <w:rFonts w:asciiTheme="minorHAnsi" w:eastAsiaTheme="minorEastAsia" w:hAnsiTheme="minorHAnsi" w:cstheme="minorBidi"/>
              <w:noProof/>
              <w:kern w:val="2"/>
              <w14:ligatures w14:val="standardContextual"/>
            </w:rPr>
            <w:tab/>
          </w:r>
          <w:r w:rsidR="00941BDC" w:rsidRPr="00A67BCA">
            <w:rPr>
              <w:rStyle w:val="a9"/>
              <w:noProof/>
            </w:rPr>
            <w:t>Процедуры сообщения о любых отклонениях от первоначального статистического плана</w:t>
          </w:r>
          <w:r w:rsidR="00941BDC">
            <w:rPr>
              <w:noProof/>
              <w:webHidden/>
            </w:rPr>
            <w:tab/>
          </w:r>
          <w:r w:rsidR="00941BDC">
            <w:rPr>
              <w:noProof/>
              <w:webHidden/>
            </w:rPr>
            <w:fldChar w:fldCharType="begin"/>
          </w:r>
          <w:r w:rsidR="00941BDC">
            <w:rPr>
              <w:noProof/>
              <w:webHidden/>
            </w:rPr>
            <w:instrText xml:space="preserve"> PAGEREF _Toc233373606 \h </w:instrText>
          </w:r>
          <w:r w:rsidR="00941BDC">
            <w:rPr>
              <w:noProof/>
              <w:webHidden/>
            </w:rPr>
          </w:r>
          <w:r w:rsidR="00941BDC">
            <w:rPr>
              <w:noProof/>
              <w:webHidden/>
            </w:rPr>
            <w:fldChar w:fldCharType="separate"/>
          </w:r>
          <w:ins w:id="209" w:author="Автор" w:date="2026-08-11T11:09:00Z">
            <w:r w:rsidR="00D23E0D">
              <w:rPr>
                <w:noProof/>
                <w:webHidden/>
              </w:rPr>
              <w:t>103</w:t>
            </w:r>
          </w:ins>
          <w:r w:rsidR="00941BDC">
            <w:rPr>
              <w:noProof/>
              <w:webHidden/>
            </w:rPr>
            <w:fldChar w:fldCharType="end"/>
          </w:r>
          <w:r>
            <w:rPr>
              <w:noProof/>
            </w:rPr>
            <w:fldChar w:fldCharType="end"/>
          </w:r>
        </w:p>
        <w:p w14:paraId="5B1F3BC8" w14:textId="7FB9AF19"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"_Toc233373607"</w:instrText>
          </w:r>
          <w:r>
            <w:fldChar w:fldCharType="separate"/>
          </w:r>
          <w:r w:rsidR="00941BDC" w:rsidRPr="00A67BCA">
            <w:rPr>
              <w:rStyle w:val="a9"/>
              <w:noProof/>
            </w:rPr>
            <w:t>11.13. Популяции для анализа</w:t>
          </w:r>
          <w:r w:rsidR="00941BDC">
            <w:rPr>
              <w:noProof/>
              <w:webHidden/>
            </w:rPr>
            <w:tab/>
          </w:r>
          <w:r w:rsidR="00941BDC">
            <w:rPr>
              <w:noProof/>
              <w:webHidden/>
            </w:rPr>
            <w:fldChar w:fldCharType="begin"/>
          </w:r>
          <w:r w:rsidR="00941BDC">
            <w:rPr>
              <w:noProof/>
              <w:webHidden/>
            </w:rPr>
            <w:instrText xml:space="preserve"> PAGEREF _Toc233373607 \h </w:instrText>
          </w:r>
          <w:r w:rsidR="00941BDC">
            <w:rPr>
              <w:noProof/>
              <w:webHidden/>
            </w:rPr>
          </w:r>
          <w:r w:rsidR="00941BDC">
            <w:rPr>
              <w:noProof/>
              <w:webHidden/>
            </w:rPr>
            <w:fldChar w:fldCharType="separate"/>
          </w:r>
          <w:ins w:id="210" w:author="Автор" w:date="2026-08-11T11:09:00Z">
            <w:r w:rsidR="00D23E0D">
              <w:rPr>
                <w:noProof/>
                <w:webHidden/>
              </w:rPr>
              <w:t>103</w:t>
            </w:r>
          </w:ins>
          <w:r w:rsidR="00941BDC">
            <w:rPr>
              <w:noProof/>
              <w:webHidden/>
            </w:rPr>
            <w:fldChar w:fldCharType="end"/>
          </w:r>
          <w:r>
            <w:rPr>
              <w:noProof/>
            </w:rPr>
            <w:fldChar w:fldCharType="end"/>
          </w:r>
        </w:p>
        <w:p w14:paraId="58454B03" w14:textId="087BDCBB"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"_Toc233373608"</w:instrText>
          </w:r>
          <w:r>
            <w:fldChar w:fldCharType="separate"/>
          </w:r>
          <w:r w:rsidR="00941BDC" w:rsidRPr="00A67BCA">
            <w:rPr>
              <w:rStyle w:val="a9"/>
              <w:noProof/>
            </w:rPr>
            <w:t>11.14. Исключение резко выделяющихся наблюдений</w:t>
          </w:r>
          <w:r w:rsidR="00941BDC">
            <w:rPr>
              <w:noProof/>
              <w:webHidden/>
            </w:rPr>
            <w:tab/>
          </w:r>
          <w:r w:rsidR="00941BDC">
            <w:rPr>
              <w:noProof/>
              <w:webHidden/>
            </w:rPr>
            <w:fldChar w:fldCharType="begin"/>
          </w:r>
          <w:r w:rsidR="00941BDC">
            <w:rPr>
              <w:noProof/>
              <w:webHidden/>
            </w:rPr>
            <w:instrText xml:space="preserve"> PAGEREF _Toc233373608 \h </w:instrText>
          </w:r>
          <w:r w:rsidR="00941BDC">
            <w:rPr>
              <w:noProof/>
              <w:webHidden/>
            </w:rPr>
          </w:r>
          <w:r w:rsidR="00941BDC">
            <w:rPr>
              <w:noProof/>
              <w:webHidden/>
            </w:rPr>
            <w:fldChar w:fldCharType="separate"/>
          </w:r>
          <w:ins w:id="211" w:author="Автор" w:date="2026-08-11T11:09:00Z">
            <w:r w:rsidR="00D23E0D">
              <w:rPr>
                <w:noProof/>
                <w:webHidden/>
              </w:rPr>
              <w:t>104</w:t>
            </w:r>
          </w:ins>
          <w:r w:rsidR="00941BDC">
            <w:rPr>
              <w:noProof/>
              <w:webHidden/>
            </w:rPr>
            <w:fldChar w:fldCharType="end"/>
          </w:r>
          <w:r>
            <w:rPr>
              <w:noProof/>
            </w:rPr>
            <w:fldChar w:fldCharType="end"/>
          </w:r>
        </w:p>
        <w:p w14:paraId="755B8662" w14:textId="46BA9823" w:rsidR="00941BDC" w:rsidRDefault="00CF5645">
          <w:pPr>
            <w:pStyle w:val="23"/>
            <w:rPr>
              <w:rFonts w:asciiTheme="minorHAnsi" w:eastAsiaTheme="minorEastAsia" w:hAnsiTheme="minorHAnsi" w:cstheme="minorBidi"/>
              <w:noProof/>
              <w:kern w:val="2"/>
              <w14:ligatures w14:val="standardContextual"/>
            </w:rPr>
          </w:pPr>
          <w:r>
            <w:lastRenderedPageBreak/>
            <w:fldChar w:fldCharType="begin"/>
          </w:r>
          <w:r>
            <w:instrText>HYPERLINK \l "_Toc233373609"</w:instrText>
          </w:r>
          <w:r>
            <w:fldChar w:fldCharType="separate"/>
          </w:r>
          <w:r w:rsidR="00941BDC" w:rsidRPr="00A67BCA">
            <w:rPr>
              <w:rStyle w:val="a9"/>
              <w:noProof/>
            </w:rPr>
            <w:t>11.15. Пред</w:t>
          </w:r>
          <w:r w:rsidR="00323C39">
            <w:rPr>
              <w:rStyle w:val="a9"/>
              <w:noProof/>
            </w:rPr>
            <w:t>о</w:t>
          </w:r>
          <w:r w:rsidR="00941BDC" w:rsidRPr="00A67BCA">
            <w:rPr>
              <w:rStyle w:val="a9"/>
              <w:noProof/>
            </w:rPr>
            <w:t>ставление результатов</w:t>
          </w:r>
          <w:r w:rsidR="00941BDC">
            <w:rPr>
              <w:noProof/>
              <w:webHidden/>
            </w:rPr>
            <w:tab/>
          </w:r>
          <w:r w:rsidR="00941BDC">
            <w:rPr>
              <w:noProof/>
              <w:webHidden/>
            </w:rPr>
            <w:fldChar w:fldCharType="begin"/>
          </w:r>
          <w:r w:rsidR="00941BDC">
            <w:rPr>
              <w:noProof/>
              <w:webHidden/>
            </w:rPr>
            <w:instrText xml:space="preserve"> PAGEREF _Toc233373609 \h </w:instrText>
          </w:r>
          <w:r w:rsidR="00941BDC">
            <w:rPr>
              <w:noProof/>
              <w:webHidden/>
            </w:rPr>
          </w:r>
          <w:r w:rsidR="00941BDC">
            <w:rPr>
              <w:noProof/>
              <w:webHidden/>
            </w:rPr>
            <w:fldChar w:fldCharType="separate"/>
          </w:r>
          <w:ins w:id="212" w:author="Автор" w:date="2026-08-11T11:09:00Z">
            <w:r w:rsidR="00D23E0D">
              <w:rPr>
                <w:noProof/>
                <w:webHidden/>
              </w:rPr>
              <w:t>104</w:t>
            </w:r>
          </w:ins>
          <w:r w:rsidR="00941BDC">
            <w:rPr>
              <w:noProof/>
              <w:webHidden/>
            </w:rPr>
            <w:fldChar w:fldCharType="end"/>
          </w:r>
          <w:r>
            <w:rPr>
              <w:noProof/>
            </w:rPr>
            <w:fldChar w:fldCharType="end"/>
          </w:r>
        </w:p>
        <w:p w14:paraId="533F44B4" w14:textId="45FD2B59"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"_Toc233373610"</w:instrText>
          </w:r>
          <w:r>
            <w:fldChar w:fldCharType="separate"/>
          </w:r>
          <w:r w:rsidR="00941BDC" w:rsidRPr="00A67BCA">
            <w:rPr>
              <w:rStyle w:val="a9"/>
              <w:noProof/>
            </w:rPr>
            <w:t>12. Прямой доступ к первичным данным</w:t>
          </w:r>
          <w:r w:rsidR="00941BDC">
            <w:rPr>
              <w:noProof/>
              <w:webHidden/>
            </w:rPr>
            <w:tab/>
          </w:r>
          <w:r w:rsidR="00941BDC">
            <w:rPr>
              <w:noProof/>
              <w:webHidden/>
            </w:rPr>
            <w:fldChar w:fldCharType="begin"/>
          </w:r>
          <w:r w:rsidR="00941BDC">
            <w:rPr>
              <w:noProof/>
              <w:webHidden/>
            </w:rPr>
            <w:instrText xml:space="preserve"> PAGEREF _Toc233373610 \h </w:instrText>
          </w:r>
          <w:r w:rsidR="00941BDC">
            <w:rPr>
              <w:noProof/>
              <w:webHidden/>
            </w:rPr>
          </w:r>
          <w:r w:rsidR="00941BDC">
            <w:rPr>
              <w:noProof/>
              <w:webHidden/>
            </w:rPr>
            <w:fldChar w:fldCharType="separate"/>
          </w:r>
          <w:ins w:id="213" w:author="Автор" w:date="2026-08-11T11:09:00Z">
            <w:r w:rsidR="00D23E0D">
              <w:rPr>
                <w:noProof/>
                <w:webHidden/>
              </w:rPr>
              <w:t>104</w:t>
            </w:r>
          </w:ins>
          <w:r w:rsidR="00941BDC">
            <w:rPr>
              <w:noProof/>
              <w:webHidden/>
            </w:rPr>
            <w:fldChar w:fldCharType="end"/>
          </w:r>
          <w:r>
            <w:rPr>
              <w:noProof/>
            </w:rPr>
            <w:fldChar w:fldCharType="end"/>
          </w:r>
        </w:p>
        <w:p w14:paraId="3D3B84D5" w14:textId="5AF1097D"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"_Toc233373611"</w:instrText>
          </w:r>
          <w:r>
            <w:fldChar w:fldCharType="separate"/>
          </w:r>
          <w:r w:rsidR="00941BDC" w:rsidRPr="00A67BCA">
            <w:rPr>
              <w:rStyle w:val="a9"/>
              <w:noProof/>
            </w:rPr>
            <w:t>13. Поправки к протоколу и отклонения от протокола</w:t>
          </w:r>
          <w:r w:rsidR="00941BDC">
            <w:rPr>
              <w:noProof/>
              <w:webHidden/>
            </w:rPr>
            <w:tab/>
          </w:r>
          <w:r w:rsidR="00941BDC">
            <w:rPr>
              <w:noProof/>
              <w:webHidden/>
            </w:rPr>
            <w:fldChar w:fldCharType="begin"/>
          </w:r>
          <w:r w:rsidR="00941BDC">
            <w:rPr>
              <w:noProof/>
              <w:webHidden/>
            </w:rPr>
            <w:instrText xml:space="preserve"> PAGEREF _Toc233373611 \h </w:instrText>
          </w:r>
          <w:r w:rsidR="00941BDC">
            <w:rPr>
              <w:noProof/>
              <w:webHidden/>
            </w:rPr>
          </w:r>
          <w:r w:rsidR="00941BDC">
            <w:rPr>
              <w:noProof/>
              <w:webHidden/>
            </w:rPr>
            <w:fldChar w:fldCharType="separate"/>
          </w:r>
          <w:ins w:id="214" w:author="Автор" w:date="2026-08-11T11:09:00Z">
            <w:r w:rsidR="00D23E0D">
              <w:rPr>
                <w:noProof/>
                <w:webHidden/>
              </w:rPr>
              <w:t>104</w:t>
            </w:r>
          </w:ins>
          <w:r w:rsidR="00941BDC">
            <w:rPr>
              <w:noProof/>
              <w:webHidden/>
            </w:rPr>
            <w:fldChar w:fldCharType="end"/>
          </w:r>
          <w:r>
            <w:rPr>
              <w:noProof/>
            </w:rPr>
            <w:fldChar w:fldCharType="end"/>
          </w:r>
        </w:p>
        <w:p w14:paraId="2F63B83F" w14:textId="0FCEEA44"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"_Toc233373612"</w:instrText>
          </w:r>
          <w:r>
            <w:fldChar w:fldCharType="separate"/>
          </w:r>
          <w:r w:rsidR="00941BDC" w:rsidRPr="00A67BCA">
            <w:rPr>
              <w:rStyle w:val="a9"/>
              <w:noProof/>
            </w:rPr>
            <w:t>13.1. Поправки к протоколу</w:t>
          </w:r>
          <w:r w:rsidR="00941BDC">
            <w:rPr>
              <w:noProof/>
              <w:webHidden/>
            </w:rPr>
            <w:tab/>
          </w:r>
          <w:r w:rsidR="00941BDC">
            <w:rPr>
              <w:noProof/>
              <w:webHidden/>
            </w:rPr>
            <w:fldChar w:fldCharType="begin"/>
          </w:r>
          <w:r w:rsidR="00941BDC">
            <w:rPr>
              <w:noProof/>
              <w:webHidden/>
            </w:rPr>
            <w:instrText xml:space="preserve"> PAGEREF _Toc233373612 \h </w:instrText>
          </w:r>
          <w:r w:rsidR="00941BDC">
            <w:rPr>
              <w:noProof/>
              <w:webHidden/>
            </w:rPr>
          </w:r>
          <w:r w:rsidR="00941BDC">
            <w:rPr>
              <w:noProof/>
              <w:webHidden/>
            </w:rPr>
            <w:fldChar w:fldCharType="separate"/>
          </w:r>
          <w:ins w:id="215" w:author="Автор" w:date="2026-08-11T11:09:00Z">
            <w:r w:rsidR="00D23E0D">
              <w:rPr>
                <w:noProof/>
                <w:webHidden/>
              </w:rPr>
              <w:t>104</w:t>
            </w:r>
          </w:ins>
          <w:r w:rsidR="00941BDC">
            <w:rPr>
              <w:noProof/>
              <w:webHidden/>
            </w:rPr>
            <w:fldChar w:fldCharType="end"/>
          </w:r>
          <w:r>
            <w:rPr>
              <w:noProof/>
            </w:rPr>
            <w:fldChar w:fldCharType="end"/>
          </w:r>
        </w:p>
        <w:p w14:paraId="1FA00CB3" w14:textId="425AC07A"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"_Toc233373613"</w:instrText>
          </w:r>
          <w:r>
            <w:fldChar w:fldCharType="separate"/>
          </w:r>
          <w:r w:rsidR="00941BDC" w:rsidRPr="00A67BCA">
            <w:rPr>
              <w:rStyle w:val="a9"/>
              <w:noProof/>
            </w:rPr>
            <w:t>13.2. Отклонения от протокола</w:t>
          </w:r>
          <w:r w:rsidR="00941BDC">
            <w:rPr>
              <w:noProof/>
              <w:webHidden/>
            </w:rPr>
            <w:tab/>
          </w:r>
          <w:r w:rsidR="00941BDC">
            <w:rPr>
              <w:noProof/>
              <w:webHidden/>
            </w:rPr>
            <w:fldChar w:fldCharType="begin"/>
          </w:r>
          <w:r w:rsidR="00941BDC">
            <w:rPr>
              <w:noProof/>
              <w:webHidden/>
            </w:rPr>
            <w:instrText xml:space="preserve"> PAGEREF _Toc233373613 \h </w:instrText>
          </w:r>
          <w:r w:rsidR="00941BDC">
            <w:rPr>
              <w:noProof/>
              <w:webHidden/>
            </w:rPr>
          </w:r>
          <w:r w:rsidR="00941BDC">
            <w:rPr>
              <w:noProof/>
              <w:webHidden/>
            </w:rPr>
            <w:fldChar w:fldCharType="separate"/>
          </w:r>
          <w:ins w:id="216" w:author="Автор" w:date="2026-08-11T11:09:00Z">
            <w:r w:rsidR="00D23E0D">
              <w:rPr>
                <w:noProof/>
                <w:webHidden/>
              </w:rPr>
              <w:t>104</w:t>
            </w:r>
          </w:ins>
          <w:r w:rsidR="00941BDC">
            <w:rPr>
              <w:noProof/>
              <w:webHidden/>
            </w:rPr>
            <w:fldChar w:fldCharType="end"/>
          </w:r>
          <w:r>
            <w:rPr>
              <w:noProof/>
            </w:rPr>
            <w:fldChar w:fldCharType="end"/>
          </w:r>
        </w:p>
        <w:p w14:paraId="5A13F143" w14:textId="058AD58A"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"_Toc233373614"</w:instrText>
          </w:r>
          <w:r>
            <w:fldChar w:fldCharType="separate"/>
          </w:r>
          <w:r w:rsidR="00941BDC" w:rsidRPr="00A67BCA">
            <w:rPr>
              <w:rStyle w:val="a9"/>
              <w:noProof/>
            </w:rPr>
            <w:t>14. Этические и правовые аспекты</w:t>
          </w:r>
          <w:r w:rsidR="00941BDC">
            <w:rPr>
              <w:noProof/>
              <w:webHidden/>
            </w:rPr>
            <w:tab/>
          </w:r>
          <w:r w:rsidR="00941BDC">
            <w:rPr>
              <w:noProof/>
              <w:webHidden/>
            </w:rPr>
            <w:fldChar w:fldCharType="begin"/>
          </w:r>
          <w:r w:rsidR="00941BDC">
            <w:rPr>
              <w:noProof/>
              <w:webHidden/>
            </w:rPr>
            <w:instrText xml:space="preserve"> PAGEREF _Toc233373614 \h </w:instrText>
          </w:r>
          <w:r w:rsidR="00941BDC">
            <w:rPr>
              <w:noProof/>
              <w:webHidden/>
            </w:rPr>
          </w:r>
          <w:r w:rsidR="00941BDC">
            <w:rPr>
              <w:noProof/>
              <w:webHidden/>
            </w:rPr>
            <w:fldChar w:fldCharType="separate"/>
          </w:r>
          <w:ins w:id="217" w:author="Автор" w:date="2026-08-11T11:09:00Z">
            <w:r w:rsidR="00D23E0D">
              <w:rPr>
                <w:noProof/>
                <w:webHidden/>
              </w:rPr>
              <w:t>105</w:t>
            </w:r>
          </w:ins>
          <w:r w:rsidR="00941BDC">
            <w:rPr>
              <w:noProof/>
              <w:webHidden/>
            </w:rPr>
            <w:fldChar w:fldCharType="end"/>
          </w:r>
          <w:r>
            <w:rPr>
              <w:noProof/>
            </w:rPr>
            <w:fldChar w:fldCharType="end"/>
          </w:r>
        </w:p>
        <w:p w14:paraId="4A1B870F" w14:textId="336425CE"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"_Toc233373615"</w:instrText>
          </w:r>
          <w:r>
            <w:fldChar w:fldCharType="separate"/>
          </w:r>
          <w:r w:rsidR="00941BDC" w:rsidRPr="00A67BCA">
            <w:rPr>
              <w:rStyle w:val="a9"/>
              <w:noProof/>
            </w:rPr>
            <w:t>14.1. Общие сведения</w:t>
          </w:r>
          <w:r w:rsidR="00941BDC">
            <w:rPr>
              <w:noProof/>
              <w:webHidden/>
            </w:rPr>
            <w:tab/>
          </w:r>
          <w:r w:rsidR="00941BDC">
            <w:rPr>
              <w:noProof/>
              <w:webHidden/>
            </w:rPr>
            <w:fldChar w:fldCharType="begin"/>
          </w:r>
          <w:r w:rsidR="00941BDC">
            <w:rPr>
              <w:noProof/>
              <w:webHidden/>
            </w:rPr>
            <w:instrText xml:space="preserve"> PAGEREF _Toc233373615 \h </w:instrText>
          </w:r>
          <w:r w:rsidR="00941BDC">
            <w:rPr>
              <w:noProof/>
              <w:webHidden/>
            </w:rPr>
          </w:r>
          <w:r w:rsidR="00941BDC">
            <w:rPr>
              <w:noProof/>
              <w:webHidden/>
            </w:rPr>
            <w:fldChar w:fldCharType="separate"/>
          </w:r>
          <w:ins w:id="218" w:author="Автор" w:date="2026-08-11T11:09:00Z">
            <w:r w:rsidR="00D23E0D">
              <w:rPr>
                <w:noProof/>
                <w:webHidden/>
              </w:rPr>
              <w:t>105</w:t>
            </w:r>
          </w:ins>
          <w:r w:rsidR="00941BDC">
            <w:rPr>
              <w:noProof/>
              <w:webHidden/>
            </w:rPr>
            <w:fldChar w:fldCharType="end"/>
          </w:r>
          <w:r>
            <w:rPr>
              <w:noProof/>
            </w:rPr>
            <w:fldChar w:fldCharType="end"/>
          </w:r>
        </w:p>
        <w:p w14:paraId="1D191D9F" w14:textId="30B2ABC6"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"_Toc233373616"</w:instrText>
          </w:r>
          <w:r>
            <w:fldChar w:fldCharType="separate"/>
          </w:r>
          <w:r w:rsidR="00941BDC" w:rsidRPr="00A67BCA">
            <w:rPr>
              <w:rStyle w:val="a9"/>
              <w:noProof/>
            </w:rPr>
            <w:t xml:space="preserve">14.2. Информация для </w:t>
          </w:r>
          <w:r w:rsidR="007A72F3">
            <w:rPr>
              <w:rStyle w:val="a9"/>
              <w:noProof/>
            </w:rPr>
            <w:t>добровольцев</w:t>
          </w:r>
          <w:r w:rsidR="00941BDC" w:rsidRPr="00A67BCA">
            <w:rPr>
              <w:rStyle w:val="a9"/>
              <w:noProof/>
            </w:rPr>
            <w:t xml:space="preserve"> исследования и информированное согласие</w:t>
          </w:r>
          <w:r w:rsidR="00941BDC">
            <w:rPr>
              <w:noProof/>
              <w:webHidden/>
            </w:rPr>
            <w:tab/>
          </w:r>
          <w:r w:rsidR="00941BDC">
            <w:rPr>
              <w:noProof/>
              <w:webHidden/>
            </w:rPr>
            <w:fldChar w:fldCharType="begin"/>
          </w:r>
          <w:r w:rsidR="00941BDC">
            <w:rPr>
              <w:noProof/>
              <w:webHidden/>
            </w:rPr>
            <w:instrText xml:space="preserve"> PAGEREF _Toc233373616 \h </w:instrText>
          </w:r>
          <w:r w:rsidR="00941BDC">
            <w:rPr>
              <w:noProof/>
              <w:webHidden/>
            </w:rPr>
          </w:r>
          <w:r w:rsidR="00941BDC">
            <w:rPr>
              <w:noProof/>
              <w:webHidden/>
            </w:rPr>
            <w:fldChar w:fldCharType="separate"/>
          </w:r>
          <w:ins w:id="219" w:author="Автор" w:date="2026-08-11T11:09:00Z">
            <w:r w:rsidR="00D23E0D">
              <w:rPr>
                <w:noProof/>
                <w:webHidden/>
              </w:rPr>
              <w:t>106</w:t>
            </w:r>
          </w:ins>
          <w:r w:rsidR="00941BDC">
            <w:rPr>
              <w:noProof/>
              <w:webHidden/>
            </w:rPr>
            <w:fldChar w:fldCharType="end"/>
          </w:r>
          <w:r>
            <w:rPr>
              <w:noProof/>
            </w:rPr>
            <w:fldChar w:fldCharType="end"/>
          </w:r>
        </w:p>
        <w:p w14:paraId="67922810" w14:textId="7BD5CA1B"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"_Toc233373617"</w:instrText>
          </w:r>
          <w:r>
            <w:fldChar w:fldCharType="separate"/>
          </w:r>
          <w:r w:rsidR="00941BDC" w:rsidRPr="00A67BCA">
            <w:rPr>
              <w:rStyle w:val="a9"/>
              <w:noProof/>
            </w:rPr>
            <w:t>14.3. Конфиденциальность и идентификация участников исследования</w:t>
          </w:r>
          <w:r w:rsidR="00941BDC">
            <w:rPr>
              <w:noProof/>
              <w:webHidden/>
            </w:rPr>
            <w:tab/>
          </w:r>
          <w:r w:rsidR="00941BDC">
            <w:rPr>
              <w:noProof/>
              <w:webHidden/>
            </w:rPr>
            <w:fldChar w:fldCharType="begin"/>
          </w:r>
          <w:r w:rsidR="00941BDC">
            <w:rPr>
              <w:noProof/>
              <w:webHidden/>
            </w:rPr>
            <w:instrText xml:space="preserve"> PAGEREF _Toc233373617 \h </w:instrText>
          </w:r>
          <w:r w:rsidR="00941BDC">
            <w:rPr>
              <w:noProof/>
              <w:webHidden/>
            </w:rPr>
          </w:r>
          <w:r w:rsidR="00941BDC">
            <w:rPr>
              <w:noProof/>
              <w:webHidden/>
            </w:rPr>
            <w:fldChar w:fldCharType="separate"/>
          </w:r>
          <w:ins w:id="220" w:author="Автор" w:date="2026-08-11T11:09:00Z">
            <w:r w:rsidR="00D23E0D">
              <w:rPr>
                <w:noProof/>
                <w:webHidden/>
              </w:rPr>
              <w:t>107</w:t>
            </w:r>
          </w:ins>
          <w:r w:rsidR="00941BDC">
            <w:rPr>
              <w:noProof/>
              <w:webHidden/>
            </w:rPr>
            <w:fldChar w:fldCharType="end"/>
          </w:r>
          <w:r>
            <w:rPr>
              <w:noProof/>
            </w:rPr>
            <w:fldChar w:fldCharType="end"/>
          </w:r>
        </w:p>
        <w:p w14:paraId="6D17DCB4" w14:textId="2C02D11E"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"_Toc233373618"</w:instrText>
          </w:r>
          <w:r>
            <w:fldChar w:fldCharType="separate"/>
          </w:r>
          <w:r w:rsidR="00941BDC" w:rsidRPr="00A67BCA">
            <w:rPr>
              <w:rStyle w:val="a9"/>
              <w:noProof/>
            </w:rPr>
            <w:t>15. Обработка и хранение данных</w:t>
          </w:r>
          <w:r w:rsidR="00941BDC">
            <w:rPr>
              <w:noProof/>
              <w:webHidden/>
            </w:rPr>
            <w:tab/>
          </w:r>
          <w:r w:rsidR="00941BDC">
            <w:rPr>
              <w:noProof/>
              <w:webHidden/>
            </w:rPr>
            <w:fldChar w:fldCharType="begin"/>
          </w:r>
          <w:r w:rsidR="00941BDC">
            <w:rPr>
              <w:noProof/>
              <w:webHidden/>
            </w:rPr>
            <w:instrText xml:space="preserve"> PAGEREF _Toc233373618 \h </w:instrText>
          </w:r>
          <w:r w:rsidR="00941BDC">
            <w:rPr>
              <w:noProof/>
              <w:webHidden/>
            </w:rPr>
          </w:r>
          <w:r w:rsidR="00941BDC">
            <w:rPr>
              <w:noProof/>
              <w:webHidden/>
            </w:rPr>
            <w:fldChar w:fldCharType="separate"/>
          </w:r>
          <w:ins w:id="221" w:author="Автор" w:date="2026-08-11T11:09:00Z">
            <w:r w:rsidR="00D23E0D">
              <w:rPr>
                <w:noProof/>
                <w:webHidden/>
              </w:rPr>
              <w:t>107</w:t>
            </w:r>
          </w:ins>
          <w:r w:rsidR="00941BDC">
            <w:rPr>
              <w:noProof/>
              <w:webHidden/>
            </w:rPr>
            <w:fldChar w:fldCharType="end"/>
          </w:r>
          <w:r>
            <w:rPr>
              <w:noProof/>
            </w:rPr>
            <w:fldChar w:fldCharType="end"/>
          </w:r>
        </w:p>
        <w:p w14:paraId="477ADF00" w14:textId="32CAB9F7"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"_Toc233373619"</w:instrText>
          </w:r>
          <w:r>
            <w:fldChar w:fldCharType="separate"/>
          </w:r>
          <w:r w:rsidR="00941BDC" w:rsidRPr="00A67BCA">
            <w:rPr>
              <w:rStyle w:val="a9"/>
              <w:noProof/>
            </w:rPr>
            <w:t>16. Контроль и обеспечение качества</w:t>
          </w:r>
          <w:r w:rsidR="00941BDC">
            <w:rPr>
              <w:noProof/>
              <w:webHidden/>
            </w:rPr>
            <w:tab/>
          </w:r>
          <w:r w:rsidR="00941BDC">
            <w:rPr>
              <w:noProof/>
              <w:webHidden/>
            </w:rPr>
            <w:fldChar w:fldCharType="begin"/>
          </w:r>
          <w:r w:rsidR="00941BDC">
            <w:rPr>
              <w:noProof/>
              <w:webHidden/>
            </w:rPr>
            <w:instrText xml:space="preserve"> PAGEREF _Toc233373619 \h </w:instrText>
          </w:r>
          <w:r w:rsidR="00941BDC">
            <w:rPr>
              <w:noProof/>
              <w:webHidden/>
            </w:rPr>
          </w:r>
          <w:r w:rsidR="00941BDC">
            <w:rPr>
              <w:noProof/>
              <w:webHidden/>
            </w:rPr>
            <w:fldChar w:fldCharType="separate"/>
          </w:r>
          <w:ins w:id="222" w:author="Автор" w:date="2026-08-11T11:09:00Z">
            <w:r w:rsidR="00D23E0D">
              <w:rPr>
                <w:noProof/>
                <w:webHidden/>
              </w:rPr>
              <w:t>108</w:t>
            </w:r>
          </w:ins>
          <w:r w:rsidR="00941BDC">
            <w:rPr>
              <w:noProof/>
              <w:webHidden/>
            </w:rPr>
            <w:fldChar w:fldCharType="end"/>
          </w:r>
          <w:r>
            <w:rPr>
              <w:noProof/>
            </w:rPr>
            <w:fldChar w:fldCharType="end"/>
          </w:r>
        </w:p>
        <w:p w14:paraId="4FC9D558" w14:textId="77C5426A"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"_Toc233373620"</w:instrText>
          </w:r>
          <w:r>
            <w:fldChar w:fldCharType="separate"/>
          </w:r>
          <w:r w:rsidR="00941BDC" w:rsidRPr="00A67BCA">
            <w:rPr>
              <w:rStyle w:val="a9"/>
              <w:noProof/>
            </w:rPr>
            <w:t>17. Финансирование и страхование</w:t>
          </w:r>
          <w:r w:rsidR="00941BDC">
            <w:rPr>
              <w:noProof/>
              <w:webHidden/>
            </w:rPr>
            <w:tab/>
          </w:r>
          <w:r w:rsidR="00941BDC">
            <w:rPr>
              <w:noProof/>
              <w:webHidden/>
            </w:rPr>
            <w:fldChar w:fldCharType="begin"/>
          </w:r>
          <w:r w:rsidR="00941BDC">
            <w:rPr>
              <w:noProof/>
              <w:webHidden/>
            </w:rPr>
            <w:instrText xml:space="preserve"> PAGEREF _Toc233373620 \h </w:instrText>
          </w:r>
          <w:r w:rsidR="00941BDC">
            <w:rPr>
              <w:noProof/>
              <w:webHidden/>
            </w:rPr>
          </w:r>
          <w:r w:rsidR="00941BDC">
            <w:rPr>
              <w:noProof/>
              <w:webHidden/>
            </w:rPr>
            <w:fldChar w:fldCharType="separate"/>
          </w:r>
          <w:ins w:id="223" w:author="Автор" w:date="2026-08-11T11:09:00Z">
            <w:r w:rsidR="00D23E0D">
              <w:rPr>
                <w:noProof/>
                <w:webHidden/>
              </w:rPr>
              <w:t>108</w:t>
            </w:r>
          </w:ins>
          <w:r w:rsidR="00941BDC">
            <w:rPr>
              <w:noProof/>
              <w:webHidden/>
            </w:rPr>
            <w:fldChar w:fldCharType="end"/>
          </w:r>
          <w:r>
            <w:rPr>
              <w:noProof/>
            </w:rPr>
            <w:fldChar w:fldCharType="end"/>
          </w:r>
        </w:p>
        <w:p w14:paraId="0D0A82B7" w14:textId="1E07022A"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"_Toc233373621"</w:instrText>
          </w:r>
          <w:r>
            <w:fldChar w:fldCharType="separate"/>
          </w:r>
          <w:r w:rsidR="00941BDC" w:rsidRPr="00A67BCA">
            <w:rPr>
              <w:rStyle w:val="a9"/>
              <w:noProof/>
            </w:rPr>
            <w:t>Материальная компенсация</w:t>
          </w:r>
          <w:r w:rsidR="00941BDC">
            <w:rPr>
              <w:noProof/>
              <w:webHidden/>
            </w:rPr>
            <w:tab/>
          </w:r>
          <w:r w:rsidR="00941BDC">
            <w:rPr>
              <w:noProof/>
              <w:webHidden/>
            </w:rPr>
            <w:fldChar w:fldCharType="begin"/>
          </w:r>
          <w:r w:rsidR="00941BDC">
            <w:rPr>
              <w:noProof/>
              <w:webHidden/>
            </w:rPr>
            <w:instrText xml:space="preserve"> PAGEREF _Toc233373621 \h </w:instrText>
          </w:r>
          <w:r w:rsidR="00941BDC">
            <w:rPr>
              <w:noProof/>
              <w:webHidden/>
            </w:rPr>
          </w:r>
          <w:r w:rsidR="00941BDC">
            <w:rPr>
              <w:noProof/>
              <w:webHidden/>
            </w:rPr>
            <w:fldChar w:fldCharType="separate"/>
          </w:r>
          <w:ins w:id="224" w:author="Автор" w:date="2026-08-11T11:09:00Z">
            <w:r w:rsidR="00D23E0D">
              <w:rPr>
                <w:noProof/>
                <w:webHidden/>
              </w:rPr>
              <w:t>108</w:t>
            </w:r>
          </w:ins>
          <w:r w:rsidR="00941BDC">
            <w:rPr>
              <w:noProof/>
              <w:webHidden/>
            </w:rPr>
            <w:fldChar w:fldCharType="end"/>
          </w:r>
          <w:r>
            <w:rPr>
              <w:noProof/>
            </w:rPr>
            <w:fldChar w:fldCharType="end"/>
          </w:r>
        </w:p>
        <w:p w14:paraId="67454F9D" w14:textId="1F7F4F50" w:rsidR="00941BDC" w:rsidRDefault="00CF5645">
          <w:pPr>
            <w:pStyle w:val="11"/>
            <w:tabs>
              <w:tab w:val="right" w:leader="dot" w:pos="9345"/>
            </w:tabs>
            <w:rPr>
              <w:rFonts w:asciiTheme="minorHAnsi" w:eastAsiaTheme="minorEastAsia" w:hAnsiTheme="minorHAnsi" w:cstheme="minorBidi"/>
              <w:noProof/>
              <w:kern w:val="2"/>
              <w14:ligatures w14:val="standardContextual"/>
            </w:rPr>
          </w:pPr>
          <w:r>
            <w:fldChar w:fldCharType="begin"/>
          </w:r>
          <w:r>
            <w:instrText>HYPERLINK \l "_Toc233373622"</w:instrText>
          </w:r>
          <w:r>
            <w:fldChar w:fldCharType="separate"/>
          </w:r>
          <w:r w:rsidR="00941BDC" w:rsidRPr="00A67BCA">
            <w:rPr>
              <w:rStyle w:val="a9"/>
              <w:noProof/>
            </w:rPr>
            <w:t>18. Публикации</w:t>
          </w:r>
          <w:r w:rsidR="00941BDC">
            <w:rPr>
              <w:noProof/>
              <w:webHidden/>
            </w:rPr>
            <w:tab/>
          </w:r>
          <w:r w:rsidR="00941BDC">
            <w:rPr>
              <w:noProof/>
              <w:webHidden/>
            </w:rPr>
            <w:fldChar w:fldCharType="begin"/>
          </w:r>
          <w:r w:rsidR="00941BDC">
            <w:rPr>
              <w:noProof/>
              <w:webHidden/>
            </w:rPr>
            <w:instrText xml:space="preserve"> PAGEREF _Toc233373622 \h </w:instrText>
          </w:r>
          <w:r w:rsidR="00941BDC">
            <w:rPr>
              <w:noProof/>
              <w:webHidden/>
            </w:rPr>
          </w:r>
          <w:r w:rsidR="00941BDC">
            <w:rPr>
              <w:noProof/>
              <w:webHidden/>
            </w:rPr>
            <w:fldChar w:fldCharType="separate"/>
          </w:r>
          <w:ins w:id="225" w:author="Автор" w:date="2026-08-11T11:09:00Z">
            <w:r w:rsidR="00D23E0D">
              <w:rPr>
                <w:noProof/>
                <w:webHidden/>
              </w:rPr>
              <w:t>109</w:t>
            </w:r>
          </w:ins>
          <w:r w:rsidR="00941BDC">
            <w:rPr>
              <w:noProof/>
              <w:webHidden/>
            </w:rPr>
            <w:fldChar w:fldCharType="end"/>
          </w:r>
          <w:r>
            <w:rPr>
              <w:noProof/>
            </w:rPr>
            <w:fldChar w:fldCharType="end"/>
          </w:r>
        </w:p>
        <w:p w14:paraId="1387FA54" w14:textId="347B961D"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"_Toc233373624"</w:instrText>
          </w:r>
          <w:r>
            <w:fldChar w:fldCharType="separate"/>
          </w:r>
          <w:r w:rsidR="00941BDC" w:rsidRPr="00A67BCA">
            <w:rPr>
              <w:rStyle w:val="a9"/>
              <w:noProof/>
            </w:rPr>
            <w:t>Приложение 1. График процедур</w:t>
          </w:r>
          <w:r w:rsidR="00941BDC">
            <w:rPr>
              <w:noProof/>
              <w:webHidden/>
            </w:rPr>
            <w:tab/>
          </w:r>
          <w:r w:rsidR="00941BDC">
            <w:rPr>
              <w:noProof/>
              <w:webHidden/>
            </w:rPr>
            <w:fldChar w:fldCharType="begin"/>
          </w:r>
          <w:r w:rsidR="00941BDC">
            <w:rPr>
              <w:noProof/>
              <w:webHidden/>
            </w:rPr>
            <w:instrText xml:space="preserve"> PAGEREF _Toc233373624 \h </w:instrText>
          </w:r>
          <w:r w:rsidR="00941BDC">
            <w:rPr>
              <w:noProof/>
              <w:webHidden/>
            </w:rPr>
          </w:r>
          <w:r w:rsidR="00941BDC">
            <w:rPr>
              <w:noProof/>
              <w:webHidden/>
            </w:rPr>
            <w:fldChar w:fldCharType="separate"/>
          </w:r>
          <w:ins w:id="226" w:author="Автор" w:date="2026-08-11T11:09:00Z">
            <w:r w:rsidR="00D23E0D">
              <w:rPr>
                <w:noProof/>
                <w:webHidden/>
              </w:rPr>
              <w:t>110</w:t>
            </w:r>
          </w:ins>
          <w:r w:rsidR="00941BDC">
            <w:rPr>
              <w:noProof/>
              <w:webHidden/>
            </w:rPr>
            <w:fldChar w:fldCharType="end"/>
          </w:r>
          <w:r>
            <w:rPr>
              <w:noProof/>
            </w:rPr>
            <w:fldChar w:fldCharType="end"/>
          </w:r>
        </w:p>
        <w:p w14:paraId="629B2967" w14:textId="599CE767"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"_Toc233373625"</w:instrText>
          </w:r>
          <w:r>
            <w:fldChar w:fldCharType="separate"/>
          </w:r>
          <w:r w:rsidR="00941BDC" w:rsidRPr="00A67BCA">
            <w:rPr>
              <w:rStyle w:val="a9"/>
              <w:noProof/>
            </w:rPr>
            <w:t>Приложение 2. Форма регистрации НЯ</w:t>
          </w:r>
          <w:r w:rsidR="00941BDC">
            <w:rPr>
              <w:noProof/>
              <w:webHidden/>
            </w:rPr>
            <w:tab/>
          </w:r>
          <w:r w:rsidR="00941BDC">
            <w:rPr>
              <w:noProof/>
              <w:webHidden/>
            </w:rPr>
            <w:fldChar w:fldCharType="begin"/>
          </w:r>
          <w:r w:rsidR="00941BDC">
            <w:rPr>
              <w:noProof/>
              <w:webHidden/>
            </w:rPr>
            <w:instrText xml:space="preserve"> PAGEREF _Toc233373625 \h </w:instrText>
          </w:r>
          <w:r w:rsidR="00941BDC">
            <w:rPr>
              <w:noProof/>
              <w:webHidden/>
            </w:rPr>
          </w:r>
          <w:r w:rsidR="00941BDC">
            <w:rPr>
              <w:noProof/>
              <w:webHidden/>
            </w:rPr>
            <w:fldChar w:fldCharType="separate"/>
          </w:r>
          <w:ins w:id="227" w:author="Автор" w:date="2026-08-11T11:09:00Z">
            <w:r w:rsidR="00D23E0D">
              <w:rPr>
                <w:noProof/>
                <w:webHidden/>
              </w:rPr>
              <w:t>114</w:t>
            </w:r>
          </w:ins>
          <w:r w:rsidR="00941BDC">
            <w:rPr>
              <w:noProof/>
              <w:webHidden/>
            </w:rPr>
            <w:fldChar w:fldCharType="end"/>
          </w:r>
          <w:r>
            <w:rPr>
              <w:noProof/>
            </w:rPr>
            <w:fldChar w:fldCharType="end"/>
          </w:r>
        </w:p>
        <w:p w14:paraId="759039CB" w14:textId="0154A09A"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"_Toc233373626"</w:instrText>
          </w:r>
          <w:r>
            <w:fldChar w:fldCharType="separate"/>
          </w:r>
          <w:r w:rsidR="00941BDC" w:rsidRPr="00A67BCA">
            <w:rPr>
              <w:rStyle w:val="a9"/>
              <w:noProof/>
            </w:rPr>
            <w:t>Приложение 3. Форма отчета о серьезном нежелательном явлении</w:t>
          </w:r>
          <w:r w:rsidR="00941BDC">
            <w:rPr>
              <w:noProof/>
              <w:webHidden/>
            </w:rPr>
            <w:tab/>
          </w:r>
          <w:r w:rsidR="00941BDC">
            <w:rPr>
              <w:noProof/>
              <w:webHidden/>
            </w:rPr>
            <w:fldChar w:fldCharType="begin"/>
          </w:r>
          <w:r w:rsidR="00941BDC">
            <w:rPr>
              <w:noProof/>
              <w:webHidden/>
            </w:rPr>
            <w:instrText xml:space="preserve"> PAGEREF _Toc233373626 \h </w:instrText>
          </w:r>
          <w:r w:rsidR="00941BDC">
            <w:rPr>
              <w:noProof/>
              <w:webHidden/>
            </w:rPr>
          </w:r>
          <w:r w:rsidR="00941BDC">
            <w:rPr>
              <w:noProof/>
              <w:webHidden/>
            </w:rPr>
            <w:fldChar w:fldCharType="separate"/>
          </w:r>
          <w:ins w:id="228" w:author="Автор" w:date="2026-08-11T11:09:00Z">
            <w:r w:rsidR="00D23E0D">
              <w:rPr>
                <w:noProof/>
                <w:webHidden/>
              </w:rPr>
              <w:t>115</w:t>
            </w:r>
          </w:ins>
          <w:r w:rsidR="00941BDC">
            <w:rPr>
              <w:noProof/>
              <w:webHidden/>
            </w:rPr>
            <w:fldChar w:fldCharType="end"/>
          </w:r>
          <w:r>
            <w:rPr>
              <w:noProof/>
            </w:rPr>
            <w:fldChar w:fldCharType="end"/>
          </w:r>
        </w:p>
        <w:p w14:paraId="390617BC" w14:textId="65E7D687"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"_Toc233373627"</w:instrText>
          </w:r>
          <w:r>
            <w:fldChar w:fldCharType="separate"/>
          </w:r>
          <w:r w:rsidR="00941BDC" w:rsidRPr="00A67BCA">
            <w:rPr>
              <w:rStyle w:val="a9"/>
              <w:noProof/>
            </w:rPr>
            <w:t>Приложение 4. Форма согласия на наблюдение за течением беременности партнерши участника КИ</w:t>
          </w:r>
          <w:r w:rsidR="00941BDC">
            <w:rPr>
              <w:noProof/>
              <w:webHidden/>
            </w:rPr>
            <w:tab/>
          </w:r>
          <w:r w:rsidR="00941BDC">
            <w:rPr>
              <w:noProof/>
              <w:webHidden/>
            </w:rPr>
            <w:fldChar w:fldCharType="begin"/>
          </w:r>
          <w:r w:rsidR="00941BDC">
            <w:rPr>
              <w:noProof/>
              <w:webHidden/>
            </w:rPr>
            <w:instrText xml:space="preserve"> PAGEREF _Toc233373627 \h </w:instrText>
          </w:r>
          <w:r w:rsidR="00941BDC">
            <w:rPr>
              <w:noProof/>
              <w:webHidden/>
            </w:rPr>
          </w:r>
          <w:r w:rsidR="00941BDC">
            <w:rPr>
              <w:noProof/>
              <w:webHidden/>
            </w:rPr>
            <w:fldChar w:fldCharType="separate"/>
          </w:r>
          <w:ins w:id="229" w:author="Автор" w:date="2026-08-11T11:09:00Z">
            <w:r w:rsidR="00D23E0D">
              <w:rPr>
                <w:noProof/>
                <w:webHidden/>
              </w:rPr>
              <w:t>119</w:t>
            </w:r>
          </w:ins>
          <w:r w:rsidR="00941BDC">
            <w:rPr>
              <w:noProof/>
              <w:webHidden/>
            </w:rPr>
            <w:fldChar w:fldCharType="end"/>
          </w:r>
          <w:r>
            <w:rPr>
              <w:noProof/>
            </w:rPr>
            <w:fldChar w:fldCharType="end"/>
          </w:r>
        </w:p>
        <w:p w14:paraId="39C94BDB" w14:textId="20C82650" w:rsidR="00941BDC" w:rsidRDefault="00CF5645">
          <w:pPr>
            <w:pStyle w:val="23"/>
            <w:rPr>
              <w:rFonts w:asciiTheme="minorHAnsi" w:eastAsiaTheme="minorEastAsia" w:hAnsiTheme="minorHAnsi" w:cstheme="minorBidi"/>
              <w:noProof/>
              <w:kern w:val="2"/>
              <w14:ligatures w14:val="standardContextual"/>
            </w:rPr>
          </w:pPr>
          <w:r>
            <w:fldChar w:fldCharType="begin"/>
          </w:r>
          <w:r>
            <w:instrText>HYPERLINK \l "_Toc233373628"</w:instrText>
          </w:r>
          <w:r>
            <w:fldChar w:fldCharType="separate"/>
          </w:r>
          <w:r w:rsidR="00941BDC" w:rsidRPr="00A67BCA">
            <w:rPr>
              <w:rStyle w:val="a9"/>
              <w:noProof/>
            </w:rPr>
            <w:t>Приложение 5. Форма сообщения о беременности партнерши участника исследования</w:t>
          </w:r>
          <w:r w:rsidR="00941BDC">
            <w:rPr>
              <w:noProof/>
              <w:webHidden/>
            </w:rPr>
            <w:tab/>
          </w:r>
          <w:r w:rsidR="00941BDC">
            <w:rPr>
              <w:noProof/>
              <w:webHidden/>
            </w:rPr>
            <w:fldChar w:fldCharType="begin"/>
          </w:r>
          <w:r w:rsidR="00941BDC">
            <w:rPr>
              <w:noProof/>
              <w:webHidden/>
            </w:rPr>
            <w:instrText xml:space="preserve"> PAGEREF _Toc233373628 \h </w:instrText>
          </w:r>
          <w:r w:rsidR="00941BDC">
            <w:rPr>
              <w:noProof/>
              <w:webHidden/>
            </w:rPr>
          </w:r>
          <w:r w:rsidR="00941BDC">
            <w:rPr>
              <w:noProof/>
              <w:webHidden/>
            </w:rPr>
            <w:fldChar w:fldCharType="separate"/>
          </w:r>
          <w:ins w:id="230" w:author="Автор" w:date="2026-08-11T11:09:00Z">
            <w:r w:rsidR="00D23E0D">
              <w:rPr>
                <w:noProof/>
                <w:webHidden/>
              </w:rPr>
              <w:t>120</w:t>
            </w:r>
          </w:ins>
          <w:r w:rsidR="00941BDC">
            <w:rPr>
              <w:noProof/>
              <w:webHidden/>
            </w:rPr>
            <w:fldChar w:fldCharType="end"/>
          </w:r>
          <w:r>
            <w:rPr>
              <w:noProof/>
            </w:rPr>
            <w:fldChar w:fldCharType="end"/>
          </w:r>
        </w:p>
        <w:p w14:paraId="76A14EE1" w14:textId="7A6FF21D" w:rsidR="00F322E7" w:rsidRPr="006D079C" w:rsidRDefault="008D1B42" w:rsidP="004D10BF">
          <w:pPr>
            <w:tabs>
              <w:tab w:val="right" w:leader="dot" w:pos="9637"/>
            </w:tabs>
            <w:spacing w:line="276" w:lineRule="auto"/>
            <w:ind w:right="281"/>
            <w:jc w:val="both"/>
            <w:rPr>
              <w:color w:val="0D0D0D" w:themeColor="text1" w:themeTint="F2"/>
            </w:rPr>
          </w:pPr>
          <w:r w:rsidRPr="006D079C">
            <w:rPr>
              <w:b/>
              <w:bCs/>
              <w:color w:val="0D0D0D" w:themeColor="text1" w:themeTint="F2"/>
            </w:rPr>
            <w:fldChar w:fldCharType="end"/>
          </w:r>
        </w:p>
      </w:sdtContent>
    </w:sdt>
    <w:p w14:paraId="7F4D53C7" w14:textId="77777777" w:rsidR="00E65EBB" w:rsidRPr="006D079C" w:rsidRDefault="00E65EBB" w:rsidP="004D10BF">
      <w:pPr>
        <w:spacing w:line="276" w:lineRule="auto"/>
        <w:jc w:val="both"/>
        <w:rPr>
          <w:rFonts w:eastAsiaTheme="majorEastAsia"/>
          <w:b/>
          <w:bCs/>
          <w:caps/>
          <w:color w:val="0D0D0D" w:themeColor="text1" w:themeTint="F2"/>
          <w:szCs w:val="32"/>
        </w:rPr>
      </w:pPr>
      <w:bookmarkStart w:id="231" w:name="_Toc106137473"/>
      <w:r w:rsidRPr="006D079C">
        <w:rPr>
          <w:color w:val="0D0D0D" w:themeColor="text1" w:themeTint="F2"/>
        </w:rPr>
        <w:br w:type="page"/>
      </w:r>
    </w:p>
    <w:p w14:paraId="255BF90A" w14:textId="3F38C0E8" w:rsidR="00F322E7" w:rsidRPr="00BE0B1F" w:rsidRDefault="008D1B42" w:rsidP="004D10BF">
      <w:pPr>
        <w:pStyle w:val="1"/>
        <w:spacing w:after="0" w:line="276" w:lineRule="auto"/>
        <w:jc w:val="both"/>
        <w:rPr>
          <w:rFonts w:cs="Times New Roman"/>
        </w:rPr>
      </w:pPr>
      <w:bookmarkStart w:id="232" w:name="_Toc203135879"/>
      <w:bookmarkStart w:id="233" w:name="_Toc233373508"/>
      <w:r w:rsidRPr="00BE0B1F">
        <w:rPr>
          <w:rFonts w:cs="Times New Roman"/>
        </w:rPr>
        <w:lastRenderedPageBreak/>
        <w:t>СПИСОК СОКРАЩЕНИЙ И ТЕРМИНОВ</w:t>
      </w:r>
      <w:bookmarkEnd w:id="231"/>
      <w:bookmarkEnd w:id="232"/>
      <w:bookmarkEnd w:id="233"/>
    </w:p>
    <w:tbl>
      <w:tblPr>
        <w:tblStyle w:val="211"/>
        <w:tblW w:w="9339" w:type="dxa"/>
        <w:tblLook w:val="04A0" w:firstRow="1" w:lastRow="0" w:firstColumn="1" w:lastColumn="0" w:noHBand="0" w:noVBand="1"/>
      </w:tblPr>
      <w:tblGrid>
        <w:gridCol w:w="2802"/>
        <w:gridCol w:w="6537"/>
      </w:tblGrid>
      <w:tr w:rsidR="00BE0B1F" w:rsidRPr="00C505F7" w14:paraId="0977E0D6" w14:textId="77777777" w:rsidTr="00F32F39">
        <w:trPr>
          <w:trHeight w:val="20"/>
        </w:trPr>
        <w:tc>
          <w:tcPr>
            <w:tcW w:w="2802" w:type="dxa"/>
            <w:vAlign w:val="center"/>
          </w:tcPr>
          <w:p w14:paraId="60A569EE" w14:textId="77777777" w:rsidR="00BE0B1F" w:rsidRPr="00C505F7"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C505F7">
              <w:rPr>
                <w:b/>
                <w:color w:val="0D0D0D" w:themeColor="text1" w:themeTint="F2"/>
                <w:u w:color="000000"/>
                <w:bdr w:val="nil"/>
              </w:rPr>
              <w:t>Аббревиатура</w:t>
            </w:r>
          </w:p>
        </w:tc>
        <w:tc>
          <w:tcPr>
            <w:tcW w:w="6537" w:type="dxa"/>
          </w:tcPr>
          <w:p w14:paraId="44DDBBBB" w14:textId="77777777" w:rsidR="00BE0B1F" w:rsidRPr="00C505F7"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C505F7">
              <w:rPr>
                <w:b/>
                <w:color w:val="0D0D0D" w:themeColor="text1" w:themeTint="F2"/>
                <w:u w:color="000000"/>
                <w:bdr w:val="nil"/>
              </w:rPr>
              <w:t>Расшифровка</w:t>
            </w:r>
          </w:p>
        </w:tc>
      </w:tr>
      <w:tr w:rsidR="00BE0B1F" w:rsidRPr="007B20B1" w14:paraId="6F187655" w14:textId="77777777" w:rsidTr="00F32F39">
        <w:trPr>
          <w:trHeight w:val="20"/>
        </w:trPr>
        <w:tc>
          <w:tcPr>
            <w:tcW w:w="2802" w:type="dxa"/>
            <w:vAlign w:val="center"/>
          </w:tcPr>
          <w:p w14:paraId="56F9146F"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ANOVA</w:t>
            </w:r>
          </w:p>
        </w:tc>
        <w:tc>
          <w:tcPr>
            <w:tcW w:w="6537" w:type="dxa"/>
          </w:tcPr>
          <w:p w14:paraId="2C91C3FC"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lang w:val="en-US"/>
              </w:rPr>
            </w:pPr>
            <w:r w:rsidRPr="001C2165">
              <w:rPr>
                <w:color w:val="0D0D0D" w:themeColor="text1" w:themeTint="F2"/>
                <w:u w:color="000000"/>
                <w:bdr w:val="nil"/>
              </w:rPr>
              <w:t>Дисперсионный</w:t>
            </w:r>
            <w:r w:rsidRPr="001C2165">
              <w:rPr>
                <w:color w:val="0D0D0D" w:themeColor="text1" w:themeTint="F2"/>
                <w:u w:color="000000"/>
                <w:bdr w:val="nil"/>
                <w:lang w:val="en-US"/>
              </w:rPr>
              <w:t xml:space="preserve"> </w:t>
            </w:r>
            <w:r w:rsidRPr="001C2165">
              <w:rPr>
                <w:color w:val="0D0D0D" w:themeColor="text1" w:themeTint="F2"/>
                <w:u w:color="000000"/>
                <w:bdr w:val="nil"/>
              </w:rPr>
              <w:t>анализ</w:t>
            </w:r>
            <w:r w:rsidRPr="001C2165">
              <w:rPr>
                <w:color w:val="0D0D0D" w:themeColor="text1" w:themeTint="F2"/>
                <w:u w:color="000000"/>
                <w:bdr w:val="nil"/>
                <w:lang w:val="en-US"/>
              </w:rPr>
              <w:t xml:space="preserve"> (Analysis of Variance)</w:t>
            </w:r>
          </w:p>
        </w:tc>
      </w:tr>
      <w:tr w:rsidR="00BE0B1F" w:rsidRPr="004D2457" w14:paraId="03EDFECF" w14:textId="77777777" w:rsidTr="00F32F39">
        <w:trPr>
          <w:trHeight w:val="20"/>
        </w:trPr>
        <w:tc>
          <w:tcPr>
            <w:tcW w:w="2802" w:type="dxa"/>
            <w:vAlign w:val="center"/>
          </w:tcPr>
          <w:p w14:paraId="18808847"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lang w:val="en-US"/>
              </w:rPr>
              <w:t>anti-HCV</w:t>
            </w:r>
          </w:p>
        </w:tc>
        <w:tc>
          <w:tcPr>
            <w:tcW w:w="6537" w:type="dxa"/>
          </w:tcPr>
          <w:p w14:paraId="15F8C6C4"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rFonts w:eastAsia="Calibri"/>
                <w:color w:val="0D0D0D" w:themeColor="text1" w:themeTint="F2"/>
                <w:lang w:eastAsia="ru-RU"/>
              </w:rPr>
              <w:t>антитела к вирусу гепатита C</w:t>
            </w:r>
          </w:p>
        </w:tc>
      </w:tr>
      <w:tr w:rsidR="00BE0B1F" w:rsidRPr="00C505F7" w14:paraId="3F5159EE" w14:textId="77777777" w:rsidTr="00F32F39">
        <w:trPr>
          <w:trHeight w:val="20"/>
        </w:trPr>
        <w:tc>
          <w:tcPr>
            <w:tcW w:w="2802" w:type="dxa"/>
            <w:vAlign w:val="center"/>
          </w:tcPr>
          <w:p w14:paraId="5C55081D"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AUC</w:t>
            </w:r>
            <w:r w:rsidRPr="001C2165">
              <w:rPr>
                <w:color w:val="0D0D0D" w:themeColor="text1" w:themeTint="F2"/>
                <w:u w:color="000000"/>
                <w:bdr w:val="nil"/>
                <w:vertAlign w:val="subscript"/>
              </w:rPr>
              <w:t xml:space="preserve">0-∞ </w:t>
            </w:r>
          </w:p>
        </w:tc>
        <w:tc>
          <w:tcPr>
            <w:tcW w:w="6537" w:type="dxa"/>
          </w:tcPr>
          <w:p w14:paraId="45253439"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Площадь под кривой «плазменная концентрация–время» с момента приема препарата до бесконечности</w:t>
            </w:r>
          </w:p>
        </w:tc>
      </w:tr>
      <w:tr w:rsidR="00BE0B1F" w:rsidRPr="00C505F7" w14:paraId="6BFDB560" w14:textId="77777777" w:rsidTr="00F32F39">
        <w:trPr>
          <w:trHeight w:val="20"/>
        </w:trPr>
        <w:tc>
          <w:tcPr>
            <w:tcW w:w="2802" w:type="dxa"/>
            <w:vAlign w:val="center"/>
          </w:tcPr>
          <w:p w14:paraId="2EF3D687"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AUC</w:t>
            </w:r>
            <w:r w:rsidRPr="001C2165">
              <w:rPr>
                <w:color w:val="0D0D0D" w:themeColor="text1" w:themeTint="F2"/>
                <w:u w:color="000000"/>
                <w:bdr w:val="nil"/>
                <w:vertAlign w:val="subscript"/>
              </w:rPr>
              <w:t>0-</w:t>
            </w:r>
            <w:r w:rsidRPr="001C2165">
              <w:rPr>
                <w:color w:val="0D0D0D" w:themeColor="text1" w:themeTint="F2"/>
                <w:u w:color="000000"/>
                <w:bdr w:val="nil"/>
                <w:vertAlign w:val="subscript"/>
                <w:lang w:val="en-US"/>
              </w:rPr>
              <w:t>t</w:t>
            </w:r>
            <w:r w:rsidRPr="001C2165">
              <w:rPr>
                <w:color w:val="0D0D0D" w:themeColor="text1" w:themeTint="F2"/>
                <w:u w:color="000000"/>
                <w:bdr w:val="nil"/>
                <w:vertAlign w:val="subscript"/>
              </w:rPr>
              <w:t xml:space="preserve"> </w:t>
            </w:r>
          </w:p>
        </w:tc>
        <w:tc>
          <w:tcPr>
            <w:tcW w:w="6537" w:type="dxa"/>
          </w:tcPr>
          <w:p w14:paraId="5B79D56E"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BE0B1F" w:rsidRPr="00C505F7" w14:paraId="3141E1B3" w14:textId="77777777" w:rsidTr="00F32F39">
        <w:trPr>
          <w:trHeight w:val="20"/>
        </w:trPr>
        <w:tc>
          <w:tcPr>
            <w:tcW w:w="2802" w:type="dxa"/>
            <w:vAlign w:val="center"/>
          </w:tcPr>
          <w:p w14:paraId="7F240A99"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vertAlign w:val="subscript"/>
                <w:lang w:val="en-US"/>
              </w:rPr>
            </w:pPr>
            <w:r w:rsidRPr="001C2165">
              <w:rPr>
                <w:color w:val="0D0D0D" w:themeColor="text1" w:themeTint="F2"/>
                <w:u w:color="000000"/>
                <w:bdr w:val="nil"/>
              </w:rPr>
              <w:t>AUC</w:t>
            </w:r>
            <w:r w:rsidRPr="001C2165">
              <w:rPr>
                <w:color w:val="0D0D0D" w:themeColor="text1" w:themeTint="F2"/>
                <w:u w:color="000000"/>
                <w:bdr w:val="nil"/>
                <w:vertAlign w:val="subscript"/>
                <w:lang w:val="en-US"/>
              </w:rPr>
              <w:t>extr</w:t>
            </w:r>
          </w:p>
        </w:tc>
        <w:tc>
          <w:tcPr>
            <w:tcW w:w="6537" w:type="dxa"/>
          </w:tcPr>
          <w:p w14:paraId="24B790FC"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Остаточная площадь – экстраполируемая площадь</w:t>
            </w:r>
          </w:p>
        </w:tc>
      </w:tr>
      <w:tr w:rsidR="00BE0B1F" w:rsidRPr="00C505F7" w14:paraId="180456E8" w14:textId="77777777" w:rsidTr="00F32F39">
        <w:trPr>
          <w:trHeight w:val="20"/>
        </w:trPr>
        <w:tc>
          <w:tcPr>
            <w:tcW w:w="2802" w:type="dxa"/>
            <w:vAlign w:val="center"/>
          </w:tcPr>
          <w:p w14:paraId="477C54D0"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GCP</w:t>
            </w:r>
          </w:p>
        </w:tc>
        <w:tc>
          <w:tcPr>
            <w:tcW w:w="6537" w:type="dxa"/>
          </w:tcPr>
          <w:p w14:paraId="07CE7FAA"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Good</w:t>
            </w:r>
            <w:r w:rsidRPr="001C2165">
              <w:rPr>
                <w:color w:val="0D0D0D" w:themeColor="text1" w:themeTint="F2"/>
                <w:u w:color="000000"/>
                <w:bdr w:val="nil"/>
              </w:rPr>
              <w:t xml:space="preserve"> </w:t>
            </w:r>
            <w:r w:rsidRPr="001C2165">
              <w:rPr>
                <w:color w:val="0D0D0D" w:themeColor="text1" w:themeTint="F2"/>
                <w:u w:color="000000"/>
                <w:bdr w:val="nil"/>
                <w:lang w:val="en-US"/>
              </w:rPr>
              <w:t>Clinical</w:t>
            </w:r>
            <w:r w:rsidRPr="001C2165">
              <w:rPr>
                <w:color w:val="0D0D0D" w:themeColor="text1" w:themeTint="F2"/>
                <w:u w:color="000000"/>
                <w:bdr w:val="nil"/>
              </w:rPr>
              <w:t xml:space="preserve"> </w:t>
            </w:r>
            <w:r w:rsidRPr="001C2165">
              <w:rPr>
                <w:color w:val="0D0D0D" w:themeColor="text1" w:themeTint="F2"/>
                <w:u w:color="000000"/>
                <w:bdr w:val="nil"/>
                <w:lang w:val="en-US"/>
              </w:rPr>
              <w:t>Practice</w:t>
            </w:r>
            <w:r w:rsidRPr="001C2165">
              <w:rPr>
                <w:color w:val="0D0D0D" w:themeColor="text1" w:themeTint="F2"/>
                <w:u w:color="000000"/>
                <w:bdr w:val="nil"/>
              </w:rPr>
              <w:t xml:space="preserve"> (надлежащая клиническая практика)</w:t>
            </w:r>
          </w:p>
        </w:tc>
      </w:tr>
      <w:tr w:rsidR="00BE0B1F" w:rsidRPr="00C505F7" w14:paraId="43ED8EF8" w14:textId="77777777" w:rsidTr="00F32F39">
        <w:trPr>
          <w:trHeight w:val="20"/>
        </w:trPr>
        <w:tc>
          <w:tcPr>
            <w:tcW w:w="2802" w:type="dxa"/>
            <w:vAlign w:val="center"/>
          </w:tcPr>
          <w:p w14:paraId="7986B3F5"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C</w:t>
            </w:r>
            <w:r w:rsidRPr="001C2165">
              <w:rPr>
                <w:color w:val="0D0D0D" w:themeColor="text1" w:themeTint="F2"/>
                <w:u w:color="000000"/>
                <w:bdr w:val="nil"/>
                <w:vertAlign w:val="subscript"/>
              </w:rPr>
              <w:t>max</w:t>
            </w:r>
          </w:p>
        </w:tc>
        <w:tc>
          <w:tcPr>
            <w:tcW w:w="6537" w:type="dxa"/>
          </w:tcPr>
          <w:p w14:paraId="3FB2A841"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Максимальная концентрация препарата в плазме</w:t>
            </w:r>
          </w:p>
        </w:tc>
      </w:tr>
      <w:tr w:rsidR="00BE0B1F" w:rsidRPr="00C505F7" w14:paraId="556B0C42" w14:textId="77777777" w:rsidTr="00F32F39">
        <w:trPr>
          <w:trHeight w:val="20"/>
        </w:trPr>
        <w:tc>
          <w:tcPr>
            <w:tcW w:w="2802" w:type="dxa"/>
            <w:vAlign w:val="center"/>
          </w:tcPr>
          <w:p w14:paraId="0B92934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t>CYP1A2</w:t>
            </w:r>
          </w:p>
        </w:tc>
        <w:tc>
          <w:tcPr>
            <w:tcW w:w="6537" w:type="dxa"/>
          </w:tcPr>
          <w:p w14:paraId="11286302"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t>Сytochrome P450 1A2 (изофермент 1A2 цитохрома P450)</w:t>
            </w:r>
          </w:p>
        </w:tc>
      </w:tr>
      <w:tr w:rsidR="00BE0B1F" w:rsidRPr="00C505F7" w14:paraId="6104B897" w14:textId="77777777" w:rsidTr="00F32F39">
        <w:trPr>
          <w:trHeight w:val="20"/>
        </w:trPr>
        <w:tc>
          <w:tcPr>
            <w:tcW w:w="2802" w:type="dxa"/>
            <w:vAlign w:val="center"/>
          </w:tcPr>
          <w:p w14:paraId="06C2133A" w14:textId="77777777" w:rsidR="00BE0B1F" w:rsidRPr="001C2165" w:rsidRDefault="00BE0B1F" w:rsidP="00F32F39">
            <w:pPr>
              <w:pBdr>
                <w:top w:val="nil"/>
                <w:left w:val="nil"/>
                <w:bottom w:val="nil"/>
                <w:right w:val="nil"/>
                <w:between w:val="nil"/>
                <w:bar w:val="nil"/>
              </w:pBdr>
              <w:spacing w:line="276" w:lineRule="auto"/>
              <w:jc w:val="both"/>
            </w:pPr>
            <w:r w:rsidRPr="001C2165">
              <w:t>CYP2B6</w:t>
            </w:r>
          </w:p>
        </w:tc>
        <w:tc>
          <w:tcPr>
            <w:tcW w:w="6537" w:type="dxa"/>
          </w:tcPr>
          <w:p w14:paraId="5E6843FA" w14:textId="77777777" w:rsidR="00BE0B1F" w:rsidRPr="001C2165" w:rsidRDefault="00BE0B1F" w:rsidP="00F32F39">
            <w:pPr>
              <w:pBdr>
                <w:top w:val="nil"/>
                <w:left w:val="nil"/>
                <w:bottom w:val="nil"/>
                <w:right w:val="nil"/>
                <w:between w:val="nil"/>
                <w:bar w:val="nil"/>
              </w:pBdr>
              <w:spacing w:line="276" w:lineRule="auto"/>
              <w:jc w:val="both"/>
            </w:pPr>
            <w:r w:rsidRPr="001C2165">
              <w:rPr>
                <w:lang w:val="en-US"/>
              </w:rPr>
              <w:t>C</w:t>
            </w:r>
            <w:r w:rsidRPr="001C2165">
              <w:t>ytochrome P450 2B6 (изофермент 2B6 цитохрома P450)</w:t>
            </w:r>
          </w:p>
        </w:tc>
      </w:tr>
      <w:tr w:rsidR="00BE0B1F" w:rsidRPr="00C505F7" w14:paraId="63EA57B9" w14:textId="77777777" w:rsidTr="00F32F39">
        <w:trPr>
          <w:trHeight w:val="20"/>
        </w:trPr>
        <w:tc>
          <w:tcPr>
            <w:tcW w:w="2802" w:type="dxa"/>
            <w:vAlign w:val="center"/>
          </w:tcPr>
          <w:p w14:paraId="0D2A72D8" w14:textId="77777777" w:rsidR="00BE0B1F" w:rsidRPr="001C2165" w:rsidRDefault="00BE0B1F" w:rsidP="00F32F39">
            <w:pPr>
              <w:pBdr>
                <w:top w:val="nil"/>
                <w:left w:val="nil"/>
                <w:bottom w:val="nil"/>
                <w:right w:val="nil"/>
                <w:between w:val="nil"/>
                <w:bar w:val="nil"/>
              </w:pBdr>
              <w:spacing w:line="276" w:lineRule="auto"/>
              <w:jc w:val="both"/>
            </w:pPr>
            <w:r w:rsidRPr="001C2165">
              <w:t>CYP2C19</w:t>
            </w:r>
          </w:p>
        </w:tc>
        <w:tc>
          <w:tcPr>
            <w:tcW w:w="6537" w:type="dxa"/>
          </w:tcPr>
          <w:p w14:paraId="308470DB" w14:textId="77777777" w:rsidR="00BE0B1F" w:rsidRPr="001C2165" w:rsidRDefault="00BE0B1F" w:rsidP="00F32F39">
            <w:pPr>
              <w:pBdr>
                <w:top w:val="nil"/>
                <w:left w:val="nil"/>
                <w:bottom w:val="nil"/>
                <w:right w:val="nil"/>
                <w:between w:val="nil"/>
                <w:bar w:val="nil"/>
              </w:pBdr>
              <w:spacing w:line="276" w:lineRule="auto"/>
              <w:jc w:val="both"/>
            </w:pPr>
            <w:r w:rsidRPr="001C2165">
              <w:rPr>
                <w:lang w:val="en-US"/>
              </w:rPr>
              <w:t>C</w:t>
            </w:r>
            <w:r w:rsidRPr="001C2165">
              <w:t>ytochrome P450 2C19 (изофермент 2</w:t>
            </w:r>
            <w:r w:rsidRPr="001C2165">
              <w:rPr>
                <w:lang w:val="en-US"/>
              </w:rPr>
              <w:t>C</w:t>
            </w:r>
            <w:r w:rsidRPr="001C2165">
              <w:t xml:space="preserve">19 цитохрома </w:t>
            </w:r>
            <w:r w:rsidRPr="001C2165">
              <w:rPr>
                <w:lang w:val="en-US"/>
              </w:rPr>
              <w:t>P</w:t>
            </w:r>
            <w:r w:rsidRPr="001C2165">
              <w:t>450)</w:t>
            </w:r>
          </w:p>
        </w:tc>
      </w:tr>
      <w:tr w:rsidR="00BE0B1F" w:rsidRPr="00C505F7" w14:paraId="5C9F5AA8" w14:textId="77777777" w:rsidTr="00F32F39">
        <w:trPr>
          <w:trHeight w:val="20"/>
        </w:trPr>
        <w:tc>
          <w:tcPr>
            <w:tcW w:w="2802" w:type="dxa"/>
            <w:vAlign w:val="center"/>
          </w:tcPr>
          <w:p w14:paraId="30345011" w14:textId="77777777" w:rsidR="00BE0B1F" w:rsidRPr="001C2165" w:rsidRDefault="00BE0B1F" w:rsidP="00F32F39">
            <w:pPr>
              <w:pBdr>
                <w:top w:val="nil"/>
                <w:left w:val="nil"/>
                <w:bottom w:val="nil"/>
                <w:right w:val="nil"/>
                <w:between w:val="nil"/>
                <w:bar w:val="nil"/>
              </w:pBdr>
              <w:spacing w:line="276" w:lineRule="auto"/>
              <w:jc w:val="both"/>
            </w:pPr>
            <w:r w:rsidRPr="001C2165">
              <w:t>CYP2C9</w:t>
            </w:r>
          </w:p>
        </w:tc>
        <w:tc>
          <w:tcPr>
            <w:tcW w:w="6537" w:type="dxa"/>
          </w:tcPr>
          <w:p w14:paraId="61F05951" w14:textId="77777777" w:rsidR="00BE0B1F" w:rsidRPr="001C2165" w:rsidRDefault="00BE0B1F" w:rsidP="00F32F39">
            <w:pPr>
              <w:pBdr>
                <w:top w:val="nil"/>
                <w:left w:val="nil"/>
                <w:bottom w:val="nil"/>
                <w:right w:val="nil"/>
                <w:between w:val="nil"/>
                <w:bar w:val="nil"/>
              </w:pBdr>
              <w:spacing w:line="276" w:lineRule="auto"/>
              <w:jc w:val="both"/>
            </w:pPr>
            <w:r w:rsidRPr="001C2165">
              <w:rPr>
                <w:lang w:val="en-US"/>
              </w:rPr>
              <w:t>Cytochrome</w:t>
            </w:r>
            <w:r w:rsidRPr="001C2165">
              <w:t xml:space="preserve"> </w:t>
            </w:r>
            <w:r w:rsidRPr="001C2165">
              <w:rPr>
                <w:lang w:val="en-US"/>
              </w:rPr>
              <w:t>P</w:t>
            </w:r>
            <w:r w:rsidRPr="001C2165">
              <w:t>450 2</w:t>
            </w:r>
            <w:r w:rsidRPr="001C2165">
              <w:rPr>
                <w:lang w:val="en-US"/>
              </w:rPr>
              <w:t>C</w:t>
            </w:r>
            <w:r w:rsidRPr="001C2165">
              <w:t>9 (изофермент 2</w:t>
            </w:r>
            <w:r w:rsidRPr="001C2165">
              <w:rPr>
                <w:lang w:val="en-US"/>
              </w:rPr>
              <w:t>C</w:t>
            </w:r>
            <w:r w:rsidRPr="001C2165">
              <w:t xml:space="preserve">9 цитохрома </w:t>
            </w:r>
            <w:r w:rsidRPr="001C2165">
              <w:rPr>
                <w:lang w:val="en-US"/>
              </w:rPr>
              <w:t>P</w:t>
            </w:r>
            <w:r w:rsidRPr="001C2165">
              <w:t>450)</w:t>
            </w:r>
          </w:p>
        </w:tc>
      </w:tr>
      <w:tr w:rsidR="00BE0B1F" w:rsidRPr="00C505F7" w14:paraId="0CFE0DA4" w14:textId="77777777" w:rsidTr="00F32F39">
        <w:trPr>
          <w:trHeight w:val="20"/>
        </w:trPr>
        <w:tc>
          <w:tcPr>
            <w:tcW w:w="2802" w:type="dxa"/>
            <w:vAlign w:val="center"/>
          </w:tcPr>
          <w:p w14:paraId="6865BDE3"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lang w:eastAsia="ru-RU"/>
              </w:rPr>
              <w:t>CYP2D6</w:t>
            </w:r>
          </w:p>
        </w:tc>
        <w:tc>
          <w:tcPr>
            <w:tcW w:w="6537" w:type="dxa"/>
          </w:tcPr>
          <w:p w14:paraId="2232AC0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t>Сytochrome P450 2D6 (изофермент  цитохрома P450 2D6)</w:t>
            </w:r>
          </w:p>
        </w:tc>
      </w:tr>
      <w:tr w:rsidR="00BE0B1F" w:rsidRPr="007B20B1" w14:paraId="70A1622F" w14:textId="77777777" w:rsidTr="00F32F39">
        <w:trPr>
          <w:trHeight w:val="20"/>
        </w:trPr>
        <w:tc>
          <w:tcPr>
            <w:tcW w:w="2802" w:type="dxa"/>
            <w:vAlign w:val="center"/>
          </w:tcPr>
          <w:p w14:paraId="095E0D8B"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CYP3A4</w:t>
            </w:r>
          </w:p>
        </w:tc>
        <w:tc>
          <w:tcPr>
            <w:tcW w:w="6537" w:type="dxa"/>
          </w:tcPr>
          <w:p w14:paraId="783A537A"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lang w:val="en-US"/>
              </w:rPr>
            </w:pPr>
            <w:r w:rsidRPr="001C2165">
              <w:rPr>
                <w:color w:val="0D0D0D" w:themeColor="text1" w:themeTint="F2"/>
                <w:u w:color="000000"/>
                <w:bdr w:val="nil"/>
              </w:rPr>
              <w:t>С</w:t>
            </w:r>
            <w:r w:rsidRPr="001C2165">
              <w:rPr>
                <w:color w:val="0D0D0D" w:themeColor="text1" w:themeTint="F2"/>
                <w:u w:color="000000"/>
                <w:bdr w:val="nil"/>
                <w:lang w:val="en-US"/>
              </w:rPr>
              <w:t>ytochrome P450 3A4 (</w:t>
            </w:r>
            <w:r w:rsidRPr="001C2165">
              <w:rPr>
                <w:color w:val="0D0D0D" w:themeColor="text1" w:themeTint="F2"/>
                <w:u w:color="000000"/>
                <w:bdr w:val="nil"/>
              </w:rPr>
              <w:t>цитохром</w:t>
            </w:r>
            <w:r w:rsidRPr="001C2165">
              <w:rPr>
                <w:color w:val="0D0D0D" w:themeColor="text1" w:themeTint="F2"/>
                <w:u w:color="000000"/>
                <w:bdr w:val="nil"/>
                <w:lang w:val="en-US"/>
              </w:rPr>
              <w:t xml:space="preserve"> CYP3A4)</w:t>
            </w:r>
          </w:p>
        </w:tc>
      </w:tr>
      <w:tr w:rsidR="00BE0B1F" w:rsidRPr="00C505F7" w14:paraId="7F209EF5" w14:textId="77777777" w:rsidTr="00F32F39">
        <w:trPr>
          <w:trHeight w:val="20"/>
        </w:trPr>
        <w:tc>
          <w:tcPr>
            <w:tcW w:w="2802" w:type="dxa"/>
            <w:vAlign w:val="center"/>
          </w:tcPr>
          <w:p w14:paraId="7A409071"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lang w:val="en-US"/>
              </w:rPr>
            </w:pPr>
            <w:proofErr w:type="spellStart"/>
            <w:r w:rsidRPr="001C2165">
              <w:rPr>
                <w:color w:val="0D0D0D" w:themeColor="text1" w:themeTint="F2"/>
                <w:u w:color="000000"/>
                <w:bdr w:val="nil"/>
              </w:rPr>
              <w:t>CV</w:t>
            </w:r>
            <w:r w:rsidRPr="001C2165">
              <w:rPr>
                <w:color w:val="0D0D0D" w:themeColor="text1" w:themeTint="F2"/>
                <w:u w:color="000000"/>
                <w:bdr w:val="nil"/>
                <w:vertAlign w:val="subscript"/>
              </w:rPr>
              <w:t>int</w:t>
            </w:r>
            <w:r w:rsidRPr="001C2165">
              <w:rPr>
                <w:color w:val="0D0D0D" w:themeColor="text1" w:themeTint="F2"/>
                <w:u w:color="000000"/>
                <w:bdr w:val="nil"/>
                <w:vertAlign w:val="subscript"/>
                <w:lang w:val="en-US"/>
              </w:rPr>
              <w:t>ra</w:t>
            </w:r>
            <w:proofErr w:type="spellEnd"/>
          </w:p>
        </w:tc>
        <w:tc>
          <w:tcPr>
            <w:tcW w:w="6537" w:type="dxa"/>
          </w:tcPr>
          <w:p w14:paraId="19F24A7F"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Коэффициент внутрииндивидуальной вариации</w:t>
            </w:r>
          </w:p>
        </w:tc>
      </w:tr>
      <w:tr w:rsidR="00BE0B1F" w:rsidRPr="00C505F7" w14:paraId="4CB79B51" w14:textId="77777777" w:rsidTr="00F32F39">
        <w:trPr>
          <w:trHeight w:val="20"/>
        </w:trPr>
        <w:tc>
          <w:tcPr>
            <w:tcW w:w="2802" w:type="dxa"/>
            <w:vAlign w:val="center"/>
          </w:tcPr>
          <w:p w14:paraId="217F1F62"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HBsAg</w:t>
            </w:r>
          </w:p>
        </w:tc>
        <w:tc>
          <w:tcPr>
            <w:tcW w:w="6537" w:type="dxa"/>
          </w:tcPr>
          <w:p w14:paraId="24E3A82D"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Hepatitis</w:t>
            </w:r>
            <w:r w:rsidRPr="001C2165">
              <w:rPr>
                <w:color w:val="0D0D0D" w:themeColor="text1" w:themeTint="F2"/>
                <w:u w:color="000000"/>
                <w:bdr w:val="nil"/>
              </w:rPr>
              <w:t xml:space="preserve"> </w:t>
            </w:r>
            <w:r w:rsidRPr="001C2165">
              <w:rPr>
                <w:color w:val="0D0D0D" w:themeColor="text1" w:themeTint="F2"/>
                <w:u w:color="000000"/>
                <w:bdr w:val="nil"/>
                <w:lang w:val="en-US"/>
              </w:rPr>
              <w:t>B</w:t>
            </w:r>
            <w:r w:rsidRPr="001C2165">
              <w:rPr>
                <w:color w:val="0D0D0D" w:themeColor="text1" w:themeTint="F2"/>
                <w:u w:color="000000"/>
                <w:bdr w:val="nil"/>
              </w:rPr>
              <w:t xml:space="preserve"> </w:t>
            </w:r>
            <w:r w:rsidRPr="001C2165">
              <w:rPr>
                <w:color w:val="0D0D0D" w:themeColor="text1" w:themeTint="F2"/>
                <w:u w:color="000000"/>
                <w:bdr w:val="nil"/>
                <w:lang w:val="en-US"/>
              </w:rPr>
              <w:t>surface</w:t>
            </w:r>
            <w:r w:rsidRPr="001C2165">
              <w:rPr>
                <w:color w:val="0D0D0D" w:themeColor="text1" w:themeTint="F2"/>
                <w:u w:color="000000"/>
                <w:bdr w:val="nil"/>
              </w:rPr>
              <w:t xml:space="preserve"> </w:t>
            </w:r>
            <w:r w:rsidRPr="001C2165">
              <w:rPr>
                <w:color w:val="0D0D0D" w:themeColor="text1" w:themeTint="F2"/>
                <w:u w:color="000000"/>
                <w:bdr w:val="nil"/>
                <w:lang w:val="en-US"/>
              </w:rPr>
              <w:t>antigen</w:t>
            </w:r>
            <w:r w:rsidRPr="001C2165">
              <w:rPr>
                <w:color w:val="0D0D0D" w:themeColor="text1" w:themeTint="F2"/>
                <w:u w:color="000000"/>
                <w:bdr w:val="nil"/>
              </w:rPr>
              <w:t xml:space="preserve"> (поверхностный антиген вируса гепатита В)</w:t>
            </w:r>
          </w:p>
        </w:tc>
      </w:tr>
      <w:tr w:rsidR="00BE0B1F" w:rsidRPr="00C505F7" w14:paraId="3C187F5C" w14:textId="77777777" w:rsidTr="00F32F39">
        <w:trPr>
          <w:trHeight w:val="20"/>
        </w:trPr>
        <w:tc>
          <w:tcPr>
            <w:tcW w:w="2802" w:type="dxa"/>
            <w:vAlign w:val="center"/>
          </w:tcPr>
          <w:p w14:paraId="3ACE4B84"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ICH</w:t>
            </w:r>
          </w:p>
        </w:tc>
        <w:tc>
          <w:tcPr>
            <w:tcW w:w="6537" w:type="dxa"/>
          </w:tcPr>
          <w:p w14:paraId="1733DFAC"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lang w:val="en-US"/>
              </w:rPr>
              <w:t>International</w:t>
            </w:r>
            <w:r w:rsidRPr="001C2165">
              <w:rPr>
                <w:color w:val="0D0D0D" w:themeColor="text1" w:themeTint="F2"/>
                <w:u w:color="000000"/>
                <w:bdr w:val="nil"/>
              </w:rPr>
              <w:t xml:space="preserve"> </w:t>
            </w:r>
            <w:r w:rsidRPr="001C2165">
              <w:rPr>
                <w:color w:val="0D0D0D" w:themeColor="text1" w:themeTint="F2"/>
                <w:u w:color="000000"/>
                <w:bdr w:val="nil"/>
                <w:lang w:val="en-US"/>
              </w:rPr>
              <w:t>Council</w:t>
            </w:r>
            <w:r w:rsidRPr="001C2165">
              <w:rPr>
                <w:color w:val="0D0D0D" w:themeColor="text1" w:themeTint="F2"/>
                <w:u w:color="000000"/>
                <w:bdr w:val="nil"/>
              </w:rPr>
              <w:t xml:space="preserve"> </w:t>
            </w:r>
            <w:r w:rsidRPr="001C2165">
              <w:rPr>
                <w:color w:val="0D0D0D" w:themeColor="text1" w:themeTint="F2"/>
                <w:u w:color="000000"/>
                <w:bdr w:val="nil"/>
                <w:lang w:val="en-US"/>
              </w:rPr>
              <w:t>for</w:t>
            </w:r>
            <w:r w:rsidRPr="001C2165">
              <w:rPr>
                <w:color w:val="0D0D0D" w:themeColor="text1" w:themeTint="F2"/>
                <w:u w:color="000000"/>
                <w:bdr w:val="nil"/>
              </w:rPr>
              <w:t xml:space="preserve"> </w:t>
            </w:r>
            <w:proofErr w:type="spellStart"/>
            <w:r w:rsidRPr="001C2165">
              <w:rPr>
                <w:color w:val="0D0D0D" w:themeColor="text1" w:themeTint="F2"/>
                <w:u w:color="000000"/>
                <w:bdr w:val="nil"/>
                <w:lang w:val="en-US"/>
              </w:rPr>
              <w:t>Harmonisation</w:t>
            </w:r>
            <w:proofErr w:type="spellEnd"/>
            <w:r w:rsidRPr="001C2165">
              <w:rPr>
                <w:color w:val="0D0D0D" w:themeColor="text1" w:themeTint="F2"/>
                <w:u w:color="000000"/>
                <w:bdr w:val="nil"/>
              </w:rPr>
              <w:t xml:space="preserve"> </w:t>
            </w:r>
            <w:r w:rsidRPr="001C2165">
              <w:rPr>
                <w:color w:val="0D0D0D" w:themeColor="text1" w:themeTint="F2"/>
                <w:u w:color="000000"/>
                <w:bdr w:val="nil"/>
                <w:lang w:val="en-US"/>
              </w:rPr>
              <w:t>of</w:t>
            </w:r>
            <w:r w:rsidRPr="001C2165">
              <w:rPr>
                <w:color w:val="0D0D0D" w:themeColor="text1" w:themeTint="F2"/>
                <w:u w:color="000000"/>
                <w:bdr w:val="nil"/>
              </w:rPr>
              <w:t xml:space="preserve"> </w:t>
            </w:r>
            <w:r w:rsidRPr="001C2165">
              <w:rPr>
                <w:color w:val="0D0D0D" w:themeColor="text1" w:themeTint="F2"/>
                <w:u w:color="000000"/>
                <w:bdr w:val="nil"/>
                <w:lang w:val="en-US"/>
              </w:rPr>
              <w:t>Technical</w:t>
            </w:r>
            <w:r w:rsidRPr="001C2165">
              <w:rPr>
                <w:color w:val="0D0D0D" w:themeColor="text1" w:themeTint="F2"/>
                <w:u w:color="000000"/>
                <w:bdr w:val="nil"/>
              </w:rPr>
              <w:t xml:space="preserve"> </w:t>
            </w:r>
            <w:r w:rsidRPr="001C2165">
              <w:rPr>
                <w:color w:val="0D0D0D" w:themeColor="text1" w:themeTint="F2"/>
                <w:u w:color="000000"/>
                <w:bdr w:val="nil"/>
                <w:lang w:val="en-US"/>
              </w:rPr>
              <w:t>Requirements</w:t>
            </w:r>
            <w:r w:rsidRPr="001C2165">
              <w:rPr>
                <w:color w:val="0D0D0D" w:themeColor="text1" w:themeTint="F2"/>
                <w:u w:color="000000"/>
                <w:bdr w:val="nil"/>
              </w:rPr>
              <w:t xml:space="preserve"> </w:t>
            </w:r>
            <w:r w:rsidRPr="001C2165">
              <w:rPr>
                <w:color w:val="0D0D0D" w:themeColor="text1" w:themeTint="F2"/>
                <w:u w:color="000000"/>
                <w:bdr w:val="nil"/>
                <w:lang w:val="en-US"/>
              </w:rPr>
              <w:t>for</w:t>
            </w:r>
            <w:r w:rsidRPr="001C2165">
              <w:rPr>
                <w:color w:val="0D0D0D" w:themeColor="text1" w:themeTint="F2"/>
                <w:u w:color="000000"/>
                <w:bdr w:val="nil"/>
              </w:rPr>
              <w:t xml:space="preserve"> </w:t>
            </w:r>
            <w:r w:rsidRPr="001C2165">
              <w:rPr>
                <w:color w:val="0D0D0D" w:themeColor="text1" w:themeTint="F2"/>
                <w:u w:color="000000"/>
                <w:bdr w:val="nil"/>
                <w:lang w:val="en-US"/>
              </w:rPr>
              <w:t>Pharmaceuticals</w:t>
            </w:r>
            <w:r w:rsidRPr="001C2165">
              <w:rPr>
                <w:color w:val="0D0D0D" w:themeColor="text1" w:themeTint="F2"/>
                <w:u w:color="000000"/>
                <w:bdr w:val="nil"/>
              </w:rPr>
              <w:t xml:space="preserve"> </w:t>
            </w:r>
            <w:r w:rsidRPr="001C2165">
              <w:rPr>
                <w:color w:val="0D0D0D" w:themeColor="text1" w:themeTint="F2"/>
                <w:u w:color="000000"/>
                <w:bdr w:val="nil"/>
                <w:lang w:val="en-US"/>
              </w:rPr>
              <w:t>for</w:t>
            </w:r>
            <w:r w:rsidRPr="001C2165">
              <w:rPr>
                <w:color w:val="0D0D0D" w:themeColor="text1" w:themeTint="F2"/>
                <w:u w:color="000000"/>
                <w:bdr w:val="nil"/>
              </w:rPr>
              <w:t xml:space="preserve"> </w:t>
            </w:r>
            <w:r w:rsidRPr="001C2165">
              <w:rPr>
                <w:color w:val="0D0D0D" w:themeColor="text1" w:themeTint="F2"/>
                <w:u w:color="000000"/>
                <w:bdr w:val="nil"/>
                <w:lang w:val="en-US"/>
              </w:rPr>
              <w:t>Human</w:t>
            </w:r>
            <w:r w:rsidRPr="001C2165">
              <w:rPr>
                <w:color w:val="0D0D0D" w:themeColor="text1" w:themeTint="F2"/>
                <w:u w:color="000000"/>
                <w:bdr w:val="nil"/>
              </w:rPr>
              <w:t xml:space="preserve"> </w:t>
            </w:r>
            <w:r w:rsidRPr="001C2165">
              <w:rPr>
                <w:color w:val="0D0D0D" w:themeColor="text1" w:themeTint="F2"/>
                <w:u w:color="000000"/>
                <w:bdr w:val="nil"/>
                <w:lang w:val="en-US"/>
              </w:rPr>
              <w:t>Use</w:t>
            </w:r>
            <w:r w:rsidRPr="001C2165">
              <w:rPr>
                <w:color w:val="0D0D0D" w:themeColor="text1" w:themeTint="F2"/>
                <w:u w:color="000000"/>
                <w:bdr w:val="nil"/>
              </w:rPr>
              <w:t xml:space="preserve"> (Международный совет по гармонизации технических требований к лекарственным препаратам для медицинского применения)</w:t>
            </w:r>
          </w:p>
        </w:tc>
      </w:tr>
      <w:tr w:rsidR="00BE0B1F" w:rsidRPr="00C505F7" w14:paraId="1493E2E5" w14:textId="77777777" w:rsidTr="00F32F39">
        <w:trPr>
          <w:trHeight w:val="20"/>
        </w:trPr>
        <w:tc>
          <w:tcPr>
            <w:tcW w:w="2802" w:type="dxa"/>
            <w:vAlign w:val="center"/>
          </w:tcPr>
          <w:p w14:paraId="12DAB6E7"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ISR</w:t>
            </w:r>
          </w:p>
        </w:tc>
        <w:tc>
          <w:tcPr>
            <w:tcW w:w="6537" w:type="dxa"/>
          </w:tcPr>
          <w:p w14:paraId="6BA7848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proofErr w:type="spellStart"/>
            <w:r w:rsidRPr="001C2165">
              <w:t>Incurred</w:t>
            </w:r>
            <w:proofErr w:type="spellEnd"/>
            <w:r w:rsidRPr="001C2165">
              <w:t xml:space="preserve"> </w:t>
            </w:r>
            <w:proofErr w:type="spellStart"/>
            <w:r w:rsidRPr="001C2165">
              <w:t>Sample</w:t>
            </w:r>
            <w:proofErr w:type="spellEnd"/>
            <w:r w:rsidRPr="001C2165">
              <w:t xml:space="preserve"> </w:t>
            </w:r>
            <w:proofErr w:type="spellStart"/>
            <w:r w:rsidRPr="001C2165">
              <w:t>Reanalysis</w:t>
            </w:r>
            <w:proofErr w:type="spellEnd"/>
            <w:r w:rsidRPr="001C2165">
              <w:t xml:space="preserve"> (Повторный анализ ранее проанализированных образцов)</w:t>
            </w:r>
          </w:p>
        </w:tc>
      </w:tr>
      <w:tr w:rsidR="00BE0B1F" w:rsidRPr="00C505F7" w14:paraId="46252136" w14:textId="77777777" w:rsidTr="00F32F39">
        <w:trPr>
          <w:trHeight w:val="20"/>
        </w:trPr>
        <w:tc>
          <w:tcPr>
            <w:tcW w:w="2802" w:type="dxa"/>
            <w:vAlign w:val="center"/>
          </w:tcPr>
          <w:p w14:paraId="0874395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JAK</w:t>
            </w:r>
          </w:p>
        </w:tc>
        <w:tc>
          <w:tcPr>
            <w:tcW w:w="6537" w:type="dxa"/>
          </w:tcPr>
          <w:p w14:paraId="6DC8A9C0" w14:textId="77777777" w:rsidR="00BE0B1F" w:rsidRPr="001C2165" w:rsidRDefault="00BE0B1F" w:rsidP="00F32F39">
            <w:pPr>
              <w:pBdr>
                <w:top w:val="nil"/>
                <w:left w:val="nil"/>
                <w:bottom w:val="nil"/>
                <w:right w:val="nil"/>
                <w:between w:val="nil"/>
                <w:bar w:val="nil"/>
              </w:pBdr>
              <w:spacing w:line="276" w:lineRule="auto"/>
              <w:jc w:val="both"/>
            </w:pPr>
            <w:proofErr w:type="spellStart"/>
            <w:r w:rsidRPr="001C2165">
              <w:t>Janus</w:t>
            </w:r>
            <w:proofErr w:type="spellEnd"/>
            <w:r w:rsidRPr="001C2165">
              <w:t xml:space="preserve"> </w:t>
            </w:r>
            <w:proofErr w:type="spellStart"/>
            <w:r w:rsidRPr="001C2165">
              <w:t>kinases</w:t>
            </w:r>
            <w:proofErr w:type="spellEnd"/>
            <w:r w:rsidRPr="001C2165">
              <w:t xml:space="preserve"> (</w:t>
            </w:r>
            <w:proofErr w:type="spellStart"/>
            <w:r w:rsidRPr="001C2165">
              <w:t>янус</w:t>
            </w:r>
            <w:proofErr w:type="spellEnd"/>
            <w:r w:rsidRPr="001C2165">
              <w:t>-киназы)</w:t>
            </w:r>
          </w:p>
        </w:tc>
      </w:tr>
      <w:tr w:rsidR="00BE0B1F" w:rsidRPr="00C505F7" w14:paraId="571761E5" w14:textId="77777777" w:rsidTr="00F32F39">
        <w:trPr>
          <w:trHeight w:val="20"/>
        </w:trPr>
        <w:tc>
          <w:tcPr>
            <w:tcW w:w="2802" w:type="dxa"/>
            <w:vAlign w:val="center"/>
          </w:tcPr>
          <w:p w14:paraId="1977F534"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k</w:t>
            </w:r>
            <w:r w:rsidRPr="001C2165">
              <w:rPr>
                <w:color w:val="0D0D0D" w:themeColor="text1" w:themeTint="F2"/>
                <w:u w:color="000000"/>
                <w:bdr w:val="nil"/>
                <w:vertAlign w:val="subscript"/>
                <w:lang w:val="en-US"/>
              </w:rPr>
              <w:t>el</w:t>
            </w:r>
            <w:r w:rsidRPr="001C2165">
              <w:rPr>
                <w:color w:val="0D0D0D" w:themeColor="text1" w:themeTint="F2"/>
                <w:u w:color="000000"/>
                <w:bdr w:val="nil"/>
              </w:rPr>
              <w:t xml:space="preserve"> </w:t>
            </w:r>
          </w:p>
        </w:tc>
        <w:tc>
          <w:tcPr>
            <w:tcW w:w="6537" w:type="dxa"/>
          </w:tcPr>
          <w:p w14:paraId="2A06848A"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Константа скорости терминальной элиминации</w:t>
            </w:r>
            <w:r w:rsidRPr="001C2165" w:rsidDel="00DF6040">
              <w:rPr>
                <w:color w:val="0D0D0D" w:themeColor="text1" w:themeTint="F2"/>
                <w:u w:color="000000"/>
                <w:bdr w:val="nil"/>
                <w:lang w:val="en-US"/>
              </w:rPr>
              <w:t xml:space="preserve"> </w:t>
            </w:r>
          </w:p>
        </w:tc>
      </w:tr>
      <w:tr w:rsidR="00BE0B1F" w:rsidRPr="00C505F7" w14:paraId="40FB28E7" w14:textId="77777777" w:rsidTr="00F32F39">
        <w:trPr>
          <w:trHeight w:val="20"/>
        </w:trPr>
        <w:tc>
          <w:tcPr>
            <w:tcW w:w="2802" w:type="dxa"/>
            <w:vAlign w:val="center"/>
          </w:tcPr>
          <w:p w14:paraId="37137E23"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Max</w:t>
            </w:r>
          </w:p>
        </w:tc>
        <w:tc>
          <w:tcPr>
            <w:tcW w:w="6537" w:type="dxa"/>
          </w:tcPr>
          <w:p w14:paraId="01DAC66E"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Максимальное значение</w:t>
            </w:r>
          </w:p>
        </w:tc>
      </w:tr>
      <w:tr w:rsidR="00BE0B1F" w:rsidRPr="00C505F7" w14:paraId="4972B62F" w14:textId="77777777" w:rsidTr="00F32F39">
        <w:trPr>
          <w:trHeight w:val="20"/>
        </w:trPr>
        <w:tc>
          <w:tcPr>
            <w:tcW w:w="2802" w:type="dxa"/>
            <w:vAlign w:val="center"/>
          </w:tcPr>
          <w:p w14:paraId="7E5CEF92"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Mean</w:t>
            </w:r>
          </w:p>
        </w:tc>
        <w:tc>
          <w:tcPr>
            <w:tcW w:w="6537" w:type="dxa"/>
          </w:tcPr>
          <w:p w14:paraId="4E5FBA16"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Среднее арифметическое значение</w:t>
            </w:r>
          </w:p>
        </w:tc>
      </w:tr>
      <w:tr w:rsidR="00BE0B1F" w:rsidRPr="00C505F7" w14:paraId="1D09564D" w14:textId="77777777" w:rsidTr="00F32F39">
        <w:trPr>
          <w:trHeight w:val="20"/>
        </w:trPr>
        <w:tc>
          <w:tcPr>
            <w:tcW w:w="2802" w:type="dxa"/>
            <w:vAlign w:val="center"/>
          </w:tcPr>
          <w:p w14:paraId="50C3FAE5"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Min</w:t>
            </w:r>
          </w:p>
        </w:tc>
        <w:tc>
          <w:tcPr>
            <w:tcW w:w="6537" w:type="dxa"/>
          </w:tcPr>
          <w:p w14:paraId="097D0A85"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Минимальное значение</w:t>
            </w:r>
          </w:p>
        </w:tc>
      </w:tr>
      <w:tr w:rsidR="00BE0B1F" w:rsidRPr="00C505F7" w14:paraId="374488A6" w14:textId="77777777" w:rsidTr="00F32F39">
        <w:trPr>
          <w:trHeight w:val="20"/>
        </w:trPr>
        <w:tc>
          <w:tcPr>
            <w:tcW w:w="2802" w:type="dxa"/>
            <w:vAlign w:val="center"/>
          </w:tcPr>
          <w:p w14:paraId="0A40947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OATP</w:t>
            </w:r>
          </w:p>
        </w:tc>
        <w:tc>
          <w:tcPr>
            <w:tcW w:w="6537" w:type="dxa"/>
          </w:tcPr>
          <w:p w14:paraId="6A8CD141"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lang w:val="en-US"/>
              </w:rPr>
              <w:t>O</w:t>
            </w:r>
            <w:proofErr w:type="spellStart"/>
            <w:r w:rsidRPr="001C2165">
              <w:rPr>
                <w:color w:val="0D0D0D" w:themeColor="text1" w:themeTint="F2"/>
                <w:u w:color="000000"/>
                <w:bdr w:val="nil"/>
              </w:rPr>
              <w:t>rganic</w:t>
            </w:r>
            <w:proofErr w:type="spellEnd"/>
            <w:r w:rsidRPr="001C2165">
              <w:rPr>
                <w:color w:val="0D0D0D" w:themeColor="text1" w:themeTint="F2"/>
                <w:u w:color="000000"/>
                <w:bdr w:val="nil"/>
              </w:rPr>
              <w:t xml:space="preserve"> </w:t>
            </w:r>
            <w:proofErr w:type="spellStart"/>
            <w:r w:rsidRPr="001C2165">
              <w:rPr>
                <w:color w:val="0D0D0D" w:themeColor="text1" w:themeTint="F2"/>
                <w:u w:color="000000"/>
                <w:bdr w:val="nil"/>
              </w:rPr>
              <w:t>anion</w:t>
            </w:r>
            <w:proofErr w:type="spellEnd"/>
            <w:r w:rsidRPr="001C2165">
              <w:rPr>
                <w:color w:val="0D0D0D" w:themeColor="text1" w:themeTint="F2"/>
                <w:u w:color="000000"/>
                <w:bdr w:val="nil"/>
              </w:rPr>
              <w:t xml:space="preserve"> </w:t>
            </w:r>
            <w:proofErr w:type="spellStart"/>
            <w:r w:rsidRPr="001C2165">
              <w:rPr>
                <w:color w:val="0D0D0D" w:themeColor="text1" w:themeTint="F2"/>
                <w:u w:color="000000"/>
                <w:bdr w:val="nil"/>
              </w:rPr>
              <w:t>transporting</w:t>
            </w:r>
            <w:proofErr w:type="spellEnd"/>
            <w:r w:rsidRPr="001C2165">
              <w:rPr>
                <w:color w:val="0D0D0D" w:themeColor="text1" w:themeTint="F2"/>
                <w:u w:color="000000"/>
                <w:bdr w:val="nil"/>
              </w:rPr>
              <w:t xml:space="preserve"> </w:t>
            </w:r>
            <w:proofErr w:type="spellStart"/>
            <w:r w:rsidRPr="001C2165">
              <w:rPr>
                <w:color w:val="0D0D0D" w:themeColor="text1" w:themeTint="F2"/>
                <w:u w:color="000000"/>
                <w:bdr w:val="nil"/>
              </w:rPr>
              <w:t>polypeptide</w:t>
            </w:r>
            <w:proofErr w:type="spellEnd"/>
            <w:r w:rsidRPr="001C2165">
              <w:rPr>
                <w:color w:val="0D0D0D" w:themeColor="text1" w:themeTint="F2"/>
                <w:u w:color="000000"/>
                <w:bdr w:val="nil"/>
              </w:rPr>
              <w:t xml:space="preserve"> (Т</w:t>
            </w:r>
            <w:r w:rsidRPr="001C2165">
              <w:t>ранспортирующий полипептид органических анионов</w:t>
            </w:r>
            <w:r w:rsidRPr="001C2165">
              <w:rPr>
                <w:color w:val="0D0D0D" w:themeColor="text1" w:themeTint="F2"/>
                <w:u w:color="000000"/>
                <w:bdr w:val="nil"/>
              </w:rPr>
              <w:t>)</w:t>
            </w:r>
          </w:p>
        </w:tc>
      </w:tr>
      <w:tr w:rsidR="00BE0B1F" w:rsidRPr="007B20B1" w14:paraId="464BFD38" w14:textId="77777777" w:rsidTr="00F32F39">
        <w:trPr>
          <w:trHeight w:val="20"/>
        </w:trPr>
        <w:tc>
          <w:tcPr>
            <w:tcW w:w="2802" w:type="dxa"/>
            <w:vAlign w:val="center"/>
          </w:tcPr>
          <w:p w14:paraId="5B3B2092"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00000"/>
              </w:rPr>
              <w:t>RAUC</w:t>
            </w:r>
          </w:p>
        </w:tc>
        <w:tc>
          <w:tcPr>
            <w:tcW w:w="6537" w:type="dxa"/>
          </w:tcPr>
          <w:p w14:paraId="065D59D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lang w:val="en-US"/>
              </w:rPr>
              <w:t>Residual area under the concentration–time curve (</w:t>
            </w:r>
            <w:r w:rsidRPr="001C2165">
              <w:rPr>
                <w:color w:val="0D0D0D" w:themeColor="text1" w:themeTint="F2"/>
                <w:u w:color="000000"/>
                <w:bdr w:val="nil"/>
              </w:rPr>
              <w:t>о</w:t>
            </w:r>
            <w:proofErr w:type="spellStart"/>
            <w:r w:rsidRPr="001C2165">
              <w:rPr>
                <w:color w:val="0D0D0D" w:themeColor="text1" w:themeTint="F2"/>
                <w:u w:color="000000"/>
                <w:bdr w:val="nil"/>
                <w:lang w:val="en-US"/>
              </w:rPr>
              <w:t>статочная</w:t>
            </w:r>
            <w:proofErr w:type="spellEnd"/>
            <w:r w:rsidRPr="001C2165">
              <w:rPr>
                <w:color w:val="0D0D0D" w:themeColor="text1" w:themeTint="F2"/>
                <w:u w:color="000000"/>
                <w:bdr w:val="nil"/>
                <w:lang w:val="en-US"/>
              </w:rPr>
              <w:t xml:space="preserve"> </w:t>
            </w:r>
            <w:proofErr w:type="spellStart"/>
            <w:r w:rsidRPr="001C2165">
              <w:rPr>
                <w:color w:val="0D0D0D" w:themeColor="text1" w:themeTint="F2"/>
                <w:u w:color="000000"/>
                <w:bdr w:val="nil"/>
                <w:lang w:val="en-US"/>
              </w:rPr>
              <w:t>площадь</w:t>
            </w:r>
            <w:proofErr w:type="spellEnd"/>
            <w:r w:rsidRPr="001C2165">
              <w:rPr>
                <w:color w:val="0D0D0D" w:themeColor="text1" w:themeTint="F2"/>
                <w:u w:color="000000"/>
                <w:bdr w:val="nil"/>
                <w:lang w:val="en-US"/>
              </w:rPr>
              <w:t xml:space="preserve"> </w:t>
            </w:r>
            <w:proofErr w:type="spellStart"/>
            <w:r w:rsidRPr="001C2165">
              <w:rPr>
                <w:color w:val="0D0D0D" w:themeColor="text1" w:themeTint="F2"/>
                <w:u w:color="000000"/>
                <w:bdr w:val="nil"/>
                <w:lang w:val="en-US"/>
              </w:rPr>
              <w:t>под</w:t>
            </w:r>
            <w:proofErr w:type="spellEnd"/>
            <w:r w:rsidRPr="001C2165">
              <w:rPr>
                <w:color w:val="0D0D0D" w:themeColor="text1" w:themeTint="F2"/>
                <w:u w:color="000000"/>
                <w:bdr w:val="nil"/>
                <w:lang w:val="en-US"/>
              </w:rPr>
              <w:t xml:space="preserve"> </w:t>
            </w:r>
            <w:proofErr w:type="spellStart"/>
            <w:r w:rsidRPr="001C2165">
              <w:rPr>
                <w:color w:val="0D0D0D" w:themeColor="text1" w:themeTint="F2"/>
                <w:u w:color="000000"/>
                <w:bdr w:val="nil"/>
                <w:lang w:val="en-US"/>
              </w:rPr>
              <w:t>фармакокинетической</w:t>
            </w:r>
            <w:proofErr w:type="spellEnd"/>
            <w:r w:rsidRPr="001C2165">
              <w:rPr>
                <w:color w:val="0D0D0D" w:themeColor="text1" w:themeTint="F2"/>
                <w:u w:color="000000"/>
                <w:bdr w:val="nil"/>
                <w:lang w:val="en-US"/>
              </w:rPr>
              <w:t xml:space="preserve"> </w:t>
            </w:r>
            <w:proofErr w:type="spellStart"/>
            <w:r w:rsidRPr="001C2165">
              <w:rPr>
                <w:color w:val="0D0D0D" w:themeColor="text1" w:themeTint="F2"/>
                <w:u w:color="000000"/>
                <w:bdr w:val="nil"/>
                <w:lang w:val="en-US"/>
              </w:rPr>
              <w:t>криво</w:t>
            </w:r>
            <w:proofErr w:type="spellEnd"/>
            <w:r w:rsidRPr="001C2165">
              <w:rPr>
                <w:color w:val="0D0D0D" w:themeColor="text1" w:themeTint="F2"/>
                <w:u w:color="000000"/>
                <w:bdr w:val="nil"/>
              </w:rPr>
              <w:t>й</w:t>
            </w:r>
            <w:r w:rsidRPr="001C2165">
              <w:rPr>
                <w:color w:val="0D0D0D" w:themeColor="text1" w:themeTint="F2"/>
                <w:u w:color="000000"/>
                <w:bdr w:val="nil"/>
                <w:lang w:val="en-US"/>
              </w:rPr>
              <w:t>)</w:t>
            </w:r>
          </w:p>
        </w:tc>
      </w:tr>
      <w:tr w:rsidR="00BE0B1F" w:rsidRPr="00C505F7" w14:paraId="69F0405F" w14:textId="77777777" w:rsidTr="00F32F39">
        <w:trPr>
          <w:trHeight w:val="20"/>
        </w:trPr>
        <w:tc>
          <w:tcPr>
            <w:tcW w:w="2802" w:type="dxa"/>
            <w:vAlign w:val="center"/>
          </w:tcPr>
          <w:p w14:paraId="6C3E3A10"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t</w:t>
            </w:r>
            <w:r w:rsidRPr="001C2165">
              <w:rPr>
                <w:color w:val="0D0D0D" w:themeColor="text1" w:themeTint="F2"/>
                <w:u w:color="000000"/>
                <w:bdr w:val="nil"/>
                <w:vertAlign w:val="subscript"/>
              </w:rPr>
              <w:t>½</w:t>
            </w:r>
          </w:p>
        </w:tc>
        <w:tc>
          <w:tcPr>
            <w:tcW w:w="6537" w:type="dxa"/>
          </w:tcPr>
          <w:p w14:paraId="2A466728"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Период полувыведения из плазмы</w:t>
            </w:r>
          </w:p>
        </w:tc>
      </w:tr>
      <w:tr w:rsidR="00BE0B1F" w:rsidRPr="00C505F7" w14:paraId="13E13C59" w14:textId="77777777" w:rsidTr="00F32F39">
        <w:trPr>
          <w:trHeight w:val="20"/>
        </w:trPr>
        <w:tc>
          <w:tcPr>
            <w:tcW w:w="2802" w:type="dxa"/>
            <w:vAlign w:val="center"/>
          </w:tcPr>
          <w:p w14:paraId="40E26A5B"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lang w:val="en-US"/>
              </w:rPr>
              <w:t>t</w:t>
            </w:r>
            <w:r w:rsidRPr="001C2165">
              <w:rPr>
                <w:color w:val="0D0D0D" w:themeColor="text1" w:themeTint="F2"/>
                <w:u w:color="000000"/>
                <w:bdr w:val="nil"/>
                <w:vertAlign w:val="subscript"/>
              </w:rPr>
              <w:t>max</w:t>
            </w:r>
          </w:p>
        </w:tc>
        <w:tc>
          <w:tcPr>
            <w:tcW w:w="6537" w:type="dxa"/>
          </w:tcPr>
          <w:p w14:paraId="491709D6" w14:textId="77777777" w:rsidR="00BE0B1F" w:rsidRPr="001C2165" w:rsidRDefault="00BE0B1F" w:rsidP="00F32F39">
            <w:pPr>
              <w:pBdr>
                <w:top w:val="nil"/>
                <w:left w:val="nil"/>
                <w:bottom w:val="nil"/>
                <w:right w:val="nil"/>
                <w:between w:val="nil"/>
                <w:bar w:val="nil"/>
              </w:pBdr>
              <w:spacing w:line="276" w:lineRule="auto"/>
              <w:jc w:val="both"/>
              <w:rPr>
                <w:b/>
                <w:color w:val="0D0D0D" w:themeColor="text1" w:themeTint="F2"/>
                <w:u w:color="000000"/>
                <w:bdr w:val="nil"/>
              </w:rPr>
            </w:pPr>
            <w:r w:rsidRPr="001C2165">
              <w:rPr>
                <w:color w:val="0D0D0D" w:themeColor="text1" w:themeTint="F2"/>
                <w:u w:color="000000"/>
                <w:bdr w:val="nil"/>
              </w:rPr>
              <w:t>Время достижения C</w:t>
            </w:r>
            <w:r w:rsidRPr="001C2165">
              <w:rPr>
                <w:color w:val="0D0D0D" w:themeColor="text1" w:themeTint="F2"/>
                <w:u w:color="000000"/>
                <w:bdr w:val="nil"/>
                <w:vertAlign w:val="subscript"/>
              </w:rPr>
              <w:t>max</w:t>
            </w:r>
          </w:p>
        </w:tc>
      </w:tr>
      <w:tr w:rsidR="00BE0B1F" w:rsidRPr="00C505F7" w14:paraId="3423C658" w14:textId="77777777" w:rsidTr="00F32F39">
        <w:trPr>
          <w:trHeight w:val="20"/>
        </w:trPr>
        <w:tc>
          <w:tcPr>
            <w:tcW w:w="2802" w:type="dxa"/>
          </w:tcPr>
          <w:p w14:paraId="42D4E17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TSLP</w:t>
            </w:r>
          </w:p>
        </w:tc>
        <w:tc>
          <w:tcPr>
            <w:tcW w:w="6537" w:type="dxa"/>
          </w:tcPr>
          <w:p w14:paraId="7BDBA3B1"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lang w:val="en-US"/>
              </w:rPr>
              <w:t>Thymic</w:t>
            </w:r>
            <w:r w:rsidRPr="001C2165">
              <w:rPr>
                <w:color w:val="0D0D0D" w:themeColor="text1" w:themeTint="F2"/>
              </w:rPr>
              <w:t xml:space="preserve"> </w:t>
            </w:r>
            <w:r w:rsidRPr="001C2165">
              <w:rPr>
                <w:color w:val="0D0D0D" w:themeColor="text1" w:themeTint="F2"/>
                <w:lang w:val="en-US"/>
              </w:rPr>
              <w:t>stromal</w:t>
            </w:r>
            <w:r w:rsidRPr="001C2165">
              <w:rPr>
                <w:color w:val="0D0D0D" w:themeColor="text1" w:themeTint="F2"/>
              </w:rPr>
              <w:t xml:space="preserve"> </w:t>
            </w:r>
            <w:r w:rsidRPr="001C2165">
              <w:rPr>
                <w:color w:val="0D0D0D" w:themeColor="text1" w:themeTint="F2"/>
                <w:lang w:val="en-US"/>
              </w:rPr>
              <w:t>lymphopoietin</w:t>
            </w:r>
            <w:r w:rsidRPr="001C2165">
              <w:rPr>
                <w:color w:val="0D0D0D" w:themeColor="text1" w:themeTint="F2"/>
              </w:rPr>
              <w:t xml:space="preserve"> (</w:t>
            </w:r>
            <w:proofErr w:type="spellStart"/>
            <w:r w:rsidRPr="001C2165">
              <w:rPr>
                <w:color w:val="0D0D0D" w:themeColor="text1" w:themeTint="F2"/>
              </w:rPr>
              <w:t>тимусный</w:t>
            </w:r>
            <w:proofErr w:type="spellEnd"/>
            <w:r w:rsidRPr="001C2165">
              <w:rPr>
                <w:color w:val="0D0D0D" w:themeColor="text1" w:themeTint="F2"/>
              </w:rPr>
              <w:t xml:space="preserve"> </w:t>
            </w:r>
            <w:proofErr w:type="spellStart"/>
            <w:r w:rsidRPr="001C2165">
              <w:rPr>
                <w:color w:val="0D0D0D" w:themeColor="text1" w:themeTint="F2"/>
              </w:rPr>
              <w:t>стромальный</w:t>
            </w:r>
            <w:proofErr w:type="spellEnd"/>
            <w:r w:rsidRPr="001C2165">
              <w:rPr>
                <w:color w:val="0D0D0D" w:themeColor="text1" w:themeTint="F2"/>
              </w:rPr>
              <w:t xml:space="preserve"> </w:t>
            </w:r>
            <w:proofErr w:type="spellStart"/>
            <w:r w:rsidRPr="001C2165">
              <w:rPr>
                <w:color w:val="0D0D0D" w:themeColor="text1" w:themeTint="F2"/>
              </w:rPr>
              <w:t>лимфопоэтин</w:t>
            </w:r>
            <w:proofErr w:type="spellEnd"/>
            <w:r w:rsidRPr="001C2165">
              <w:rPr>
                <w:color w:val="0D0D0D" w:themeColor="text1" w:themeTint="F2"/>
              </w:rPr>
              <w:t>)</w:t>
            </w:r>
          </w:p>
        </w:tc>
      </w:tr>
      <w:tr w:rsidR="00BE0B1F" w:rsidRPr="00C505F7" w14:paraId="77B318EF" w14:textId="77777777" w:rsidTr="00F32F39">
        <w:trPr>
          <w:trHeight w:val="20"/>
        </w:trPr>
        <w:tc>
          <w:tcPr>
            <w:tcW w:w="2802" w:type="dxa"/>
            <w:vAlign w:val="center"/>
          </w:tcPr>
          <w:p w14:paraId="5B7D0059"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АЛТ</w:t>
            </w:r>
          </w:p>
        </w:tc>
        <w:tc>
          <w:tcPr>
            <w:tcW w:w="6537" w:type="dxa"/>
          </w:tcPr>
          <w:p w14:paraId="6583432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Аланинаминотрансфераза</w:t>
            </w:r>
          </w:p>
        </w:tc>
      </w:tr>
      <w:tr w:rsidR="00BE0B1F" w:rsidRPr="00C505F7" w14:paraId="114AEEB8" w14:textId="77777777" w:rsidTr="00F32F39">
        <w:trPr>
          <w:trHeight w:val="20"/>
        </w:trPr>
        <w:tc>
          <w:tcPr>
            <w:tcW w:w="2802" w:type="dxa"/>
            <w:vAlign w:val="center"/>
          </w:tcPr>
          <w:p w14:paraId="2CD081C3"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АСТ</w:t>
            </w:r>
          </w:p>
        </w:tc>
        <w:tc>
          <w:tcPr>
            <w:tcW w:w="6537" w:type="dxa"/>
          </w:tcPr>
          <w:p w14:paraId="560ECFE9"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Аспартатаминотрансфераза</w:t>
            </w:r>
          </w:p>
        </w:tc>
      </w:tr>
      <w:tr w:rsidR="00BE0B1F" w:rsidRPr="00C505F7" w14:paraId="0750494E" w14:textId="77777777" w:rsidTr="00F32F39">
        <w:trPr>
          <w:trHeight w:val="20"/>
        </w:trPr>
        <w:tc>
          <w:tcPr>
            <w:tcW w:w="2802" w:type="dxa"/>
            <w:vAlign w:val="center"/>
          </w:tcPr>
          <w:p w14:paraId="02B4D0DB"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БАД</w:t>
            </w:r>
          </w:p>
        </w:tc>
        <w:tc>
          <w:tcPr>
            <w:tcW w:w="6537" w:type="dxa"/>
          </w:tcPr>
          <w:p w14:paraId="6DBD0406"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Биологически активная добавка</w:t>
            </w:r>
          </w:p>
        </w:tc>
      </w:tr>
      <w:tr w:rsidR="00BE0B1F" w:rsidRPr="00C505F7" w14:paraId="269B1DB8" w14:textId="77777777" w:rsidTr="00F32F39">
        <w:trPr>
          <w:trHeight w:val="20"/>
        </w:trPr>
        <w:tc>
          <w:tcPr>
            <w:tcW w:w="2802" w:type="dxa"/>
            <w:vAlign w:val="center"/>
          </w:tcPr>
          <w:p w14:paraId="2E18E7C4"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lastRenderedPageBreak/>
              <w:t>БПВП</w:t>
            </w:r>
          </w:p>
        </w:tc>
        <w:tc>
          <w:tcPr>
            <w:tcW w:w="6537" w:type="dxa"/>
          </w:tcPr>
          <w:p w14:paraId="0C80070C"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Базисный противовоспалительный препарат</w:t>
            </w:r>
          </w:p>
        </w:tc>
      </w:tr>
      <w:tr w:rsidR="00BE0B1F" w:rsidRPr="00C505F7" w14:paraId="6D2C94E0" w14:textId="77777777" w:rsidTr="00F32F39">
        <w:trPr>
          <w:trHeight w:val="20"/>
        </w:trPr>
        <w:tc>
          <w:tcPr>
            <w:tcW w:w="2802" w:type="dxa"/>
            <w:vAlign w:val="center"/>
          </w:tcPr>
          <w:p w14:paraId="27CFE4D3"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ВИЧ</w:t>
            </w:r>
          </w:p>
        </w:tc>
        <w:tc>
          <w:tcPr>
            <w:tcW w:w="6537" w:type="dxa"/>
          </w:tcPr>
          <w:p w14:paraId="6D8A495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Вирус иммунодефицита человека</w:t>
            </w:r>
          </w:p>
        </w:tc>
      </w:tr>
      <w:tr w:rsidR="00BE0B1F" w:rsidRPr="00C505F7" w14:paraId="3B62FDF0" w14:textId="77777777" w:rsidTr="00F32F39">
        <w:trPr>
          <w:trHeight w:val="20"/>
        </w:trPr>
        <w:tc>
          <w:tcPr>
            <w:tcW w:w="2802" w:type="dxa"/>
            <w:vAlign w:val="center"/>
          </w:tcPr>
          <w:p w14:paraId="6258426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ВОЗ</w:t>
            </w:r>
          </w:p>
        </w:tc>
        <w:tc>
          <w:tcPr>
            <w:tcW w:w="6537" w:type="dxa"/>
          </w:tcPr>
          <w:p w14:paraId="6EF8019E"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Всемирная организация здравоохранения</w:t>
            </w:r>
          </w:p>
        </w:tc>
      </w:tr>
      <w:tr w:rsidR="00BE0B1F" w:rsidRPr="00C505F7" w14:paraId="037EA220" w14:textId="77777777" w:rsidTr="00F32F39">
        <w:trPr>
          <w:trHeight w:val="20"/>
        </w:trPr>
        <w:tc>
          <w:tcPr>
            <w:tcW w:w="2802" w:type="dxa"/>
            <w:vAlign w:val="center"/>
          </w:tcPr>
          <w:p w14:paraId="5FB4BD9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ВПКО</w:t>
            </w:r>
          </w:p>
        </w:tc>
        <w:tc>
          <w:tcPr>
            <w:tcW w:w="6537" w:type="dxa"/>
          </w:tcPr>
          <w:p w14:paraId="33DB6A02"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Верхний предел количественного определения</w:t>
            </w:r>
          </w:p>
        </w:tc>
      </w:tr>
      <w:tr w:rsidR="00BE0B1F" w:rsidRPr="00C505F7" w14:paraId="7B37DCFE" w14:textId="77777777" w:rsidTr="00F32F39">
        <w:trPr>
          <w:trHeight w:val="20"/>
        </w:trPr>
        <w:tc>
          <w:tcPr>
            <w:tcW w:w="2802" w:type="dxa"/>
            <w:vAlign w:val="center"/>
          </w:tcPr>
          <w:p w14:paraId="2C1E5F79"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ВЭЖХ-МС</w:t>
            </w:r>
            <w:r w:rsidRPr="001C2165">
              <w:rPr>
                <w:color w:val="0D0D0D" w:themeColor="text1" w:themeTint="F2"/>
                <w:u w:color="000000"/>
                <w:bdr w:val="nil"/>
                <w:lang w:val="en-US"/>
              </w:rPr>
              <w:t>/</w:t>
            </w:r>
            <w:r w:rsidRPr="001C2165">
              <w:rPr>
                <w:color w:val="0D0D0D" w:themeColor="text1" w:themeTint="F2"/>
                <w:u w:color="000000"/>
                <w:bdr w:val="nil"/>
              </w:rPr>
              <w:t>МС</w:t>
            </w:r>
          </w:p>
        </w:tc>
        <w:tc>
          <w:tcPr>
            <w:tcW w:w="6537" w:type="dxa"/>
          </w:tcPr>
          <w:p w14:paraId="2441612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Высокоэффективная жидкостная хроматография с тандемным масс-спектрометрическим детектированием</w:t>
            </w:r>
          </w:p>
        </w:tc>
      </w:tr>
      <w:tr w:rsidR="00BE0B1F" w:rsidRPr="00C505F7" w14:paraId="3286A0FF" w14:textId="77777777" w:rsidTr="00F32F39">
        <w:trPr>
          <w:trHeight w:val="20"/>
        </w:trPr>
        <w:tc>
          <w:tcPr>
            <w:tcW w:w="2802" w:type="dxa"/>
            <w:vAlign w:val="center"/>
          </w:tcPr>
          <w:p w14:paraId="2925EA5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ГГТП</w:t>
            </w:r>
          </w:p>
        </w:tc>
        <w:tc>
          <w:tcPr>
            <w:tcW w:w="6537" w:type="dxa"/>
          </w:tcPr>
          <w:p w14:paraId="2E9C055E"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proofErr w:type="spellStart"/>
            <w:r w:rsidRPr="001C2165">
              <w:rPr>
                <w:color w:val="0D0D0D" w:themeColor="text1" w:themeTint="F2"/>
                <w:u w:color="000000"/>
                <w:bdr w:val="nil"/>
              </w:rPr>
              <w:t>Гаммаглютаминтранспептидаза</w:t>
            </w:r>
            <w:proofErr w:type="spellEnd"/>
          </w:p>
        </w:tc>
      </w:tr>
      <w:tr w:rsidR="00BE0B1F" w:rsidRPr="00C505F7" w14:paraId="05D1E21D" w14:textId="77777777" w:rsidTr="00F32F39">
        <w:trPr>
          <w:trHeight w:val="20"/>
        </w:trPr>
        <w:tc>
          <w:tcPr>
            <w:tcW w:w="2802" w:type="dxa"/>
            <w:vAlign w:val="center"/>
          </w:tcPr>
          <w:p w14:paraId="71DB12CD"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ГИБП</w:t>
            </w:r>
          </w:p>
        </w:tc>
        <w:tc>
          <w:tcPr>
            <w:tcW w:w="6537" w:type="dxa"/>
          </w:tcPr>
          <w:p w14:paraId="7C6D3D34"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bdr w:val="none" w:sz="0" w:space="0" w:color="auto" w:frame="1"/>
              </w:rPr>
              <w:t>Генно-инженерный биологический препарат</w:t>
            </w:r>
          </w:p>
        </w:tc>
      </w:tr>
      <w:tr w:rsidR="00BE0B1F" w:rsidRPr="00C505F7" w14:paraId="207CF94C" w14:textId="77777777" w:rsidTr="00F32F39">
        <w:trPr>
          <w:trHeight w:val="20"/>
        </w:trPr>
        <w:tc>
          <w:tcPr>
            <w:tcW w:w="2802" w:type="dxa"/>
            <w:vAlign w:val="center"/>
          </w:tcPr>
          <w:p w14:paraId="5FDC2D81"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ГОСТ</w:t>
            </w:r>
          </w:p>
        </w:tc>
        <w:tc>
          <w:tcPr>
            <w:tcW w:w="6537" w:type="dxa"/>
          </w:tcPr>
          <w:p w14:paraId="1CCA85D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Межгосударственный стандарт</w:t>
            </w:r>
          </w:p>
        </w:tc>
      </w:tr>
      <w:tr w:rsidR="00BE0B1F" w:rsidRPr="00C505F7" w14:paraId="29117C81" w14:textId="77777777" w:rsidTr="00F32F39">
        <w:trPr>
          <w:trHeight w:val="20"/>
        </w:trPr>
        <w:tc>
          <w:tcPr>
            <w:tcW w:w="2802" w:type="dxa"/>
            <w:vAlign w:val="center"/>
          </w:tcPr>
          <w:p w14:paraId="7574A5E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ДАД</w:t>
            </w:r>
          </w:p>
        </w:tc>
        <w:tc>
          <w:tcPr>
            <w:tcW w:w="6537" w:type="dxa"/>
          </w:tcPr>
          <w:p w14:paraId="170EAD0D"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Диастолическое артериальное давление</w:t>
            </w:r>
          </w:p>
        </w:tc>
      </w:tr>
      <w:tr w:rsidR="00BE0B1F" w:rsidRPr="00C505F7" w14:paraId="1332484D" w14:textId="77777777" w:rsidTr="00F32F39">
        <w:trPr>
          <w:trHeight w:val="20"/>
        </w:trPr>
        <w:tc>
          <w:tcPr>
            <w:tcW w:w="2802" w:type="dxa"/>
            <w:vAlign w:val="center"/>
          </w:tcPr>
          <w:p w14:paraId="1EE21DDB"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ЕАЭС</w:t>
            </w:r>
          </w:p>
        </w:tc>
        <w:tc>
          <w:tcPr>
            <w:tcW w:w="6537" w:type="dxa"/>
          </w:tcPr>
          <w:p w14:paraId="63A02ED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Евразийский экономический союз</w:t>
            </w:r>
          </w:p>
        </w:tc>
      </w:tr>
      <w:tr w:rsidR="00BE0B1F" w:rsidRPr="00C505F7" w14:paraId="5075DEAA" w14:textId="77777777" w:rsidTr="00F32F39">
        <w:trPr>
          <w:trHeight w:val="20"/>
        </w:trPr>
        <w:tc>
          <w:tcPr>
            <w:tcW w:w="2802" w:type="dxa"/>
            <w:vAlign w:val="center"/>
          </w:tcPr>
          <w:p w14:paraId="0B0C630E"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ЕЭК</w:t>
            </w:r>
          </w:p>
        </w:tc>
        <w:tc>
          <w:tcPr>
            <w:tcW w:w="6537" w:type="dxa"/>
          </w:tcPr>
          <w:p w14:paraId="7540C296"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Евразийская экономическая комиссия</w:t>
            </w:r>
          </w:p>
        </w:tc>
      </w:tr>
      <w:tr w:rsidR="00BE0B1F" w:rsidRPr="00C505F7" w14:paraId="3AFE615B" w14:textId="77777777" w:rsidTr="00F32F39">
        <w:trPr>
          <w:trHeight w:val="20"/>
        </w:trPr>
        <w:tc>
          <w:tcPr>
            <w:tcW w:w="2802" w:type="dxa"/>
          </w:tcPr>
          <w:p w14:paraId="54EC086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ЖВП</w:t>
            </w:r>
          </w:p>
        </w:tc>
        <w:tc>
          <w:tcPr>
            <w:tcW w:w="6537" w:type="dxa"/>
          </w:tcPr>
          <w:p w14:paraId="7E0C5AA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Жизненно важные показатели</w:t>
            </w:r>
          </w:p>
        </w:tc>
      </w:tr>
      <w:tr w:rsidR="00BE0B1F" w:rsidRPr="00C505F7" w14:paraId="337A8D04" w14:textId="77777777" w:rsidTr="00F32F39">
        <w:trPr>
          <w:trHeight w:val="20"/>
        </w:trPr>
        <w:tc>
          <w:tcPr>
            <w:tcW w:w="2802" w:type="dxa"/>
            <w:vAlign w:val="center"/>
          </w:tcPr>
          <w:p w14:paraId="4BE9ABD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ЖКТ</w:t>
            </w:r>
          </w:p>
        </w:tc>
        <w:tc>
          <w:tcPr>
            <w:tcW w:w="6537" w:type="dxa"/>
          </w:tcPr>
          <w:p w14:paraId="5E71168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Желудочно-кишечный тракт</w:t>
            </w:r>
          </w:p>
        </w:tc>
      </w:tr>
      <w:tr w:rsidR="00BE0B1F" w:rsidRPr="00C505F7" w14:paraId="5E7CD499" w14:textId="77777777" w:rsidTr="00F32F39">
        <w:trPr>
          <w:trHeight w:val="20"/>
        </w:trPr>
        <w:tc>
          <w:tcPr>
            <w:tcW w:w="2802" w:type="dxa"/>
            <w:vAlign w:val="center"/>
          </w:tcPr>
          <w:p w14:paraId="7F80A6F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ИЛ</w:t>
            </w:r>
          </w:p>
        </w:tc>
        <w:tc>
          <w:tcPr>
            <w:tcW w:w="6537" w:type="dxa"/>
          </w:tcPr>
          <w:p w14:paraId="0592741B"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Интерлейкин</w:t>
            </w:r>
          </w:p>
        </w:tc>
      </w:tr>
      <w:tr w:rsidR="00BE0B1F" w:rsidRPr="00C505F7" w14:paraId="7AEC4C5B" w14:textId="77777777" w:rsidTr="00F32F39">
        <w:trPr>
          <w:trHeight w:val="20"/>
        </w:trPr>
        <w:tc>
          <w:tcPr>
            <w:tcW w:w="2802" w:type="dxa"/>
            <w:vAlign w:val="center"/>
          </w:tcPr>
          <w:p w14:paraId="75F4D289" w14:textId="5C14425A"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ИЛД</w:t>
            </w:r>
            <w:ins w:id="234" w:author="Автор" w:date="2026-08-24T17:42:00Z">
              <w:r w:rsidR="00BF30B6">
                <w:rPr>
                  <w:color w:val="0D0D0D" w:themeColor="text1" w:themeTint="F2"/>
                </w:rPr>
                <w:t xml:space="preserve"> с ФИС</w:t>
              </w:r>
            </w:ins>
          </w:p>
        </w:tc>
        <w:tc>
          <w:tcPr>
            <w:tcW w:w="6537" w:type="dxa"/>
          </w:tcPr>
          <w:p w14:paraId="4C3DD39F" w14:textId="7346F756"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Информационный листок добровольца</w:t>
            </w:r>
            <w:ins w:id="235" w:author="Автор" w:date="2026-08-24T17:42:00Z">
              <w:r w:rsidR="00BF30B6">
                <w:rPr>
                  <w:color w:val="0D0D0D" w:themeColor="text1" w:themeTint="F2"/>
                  <w:u w:color="000000"/>
                  <w:bdr w:val="nil"/>
                </w:rPr>
                <w:t xml:space="preserve"> с формой информированного согласия</w:t>
              </w:r>
            </w:ins>
          </w:p>
        </w:tc>
      </w:tr>
      <w:tr w:rsidR="00BE0B1F" w:rsidRPr="00C505F7" w14:paraId="6706BC4D" w14:textId="77777777" w:rsidTr="00F32F39">
        <w:trPr>
          <w:trHeight w:val="20"/>
        </w:trPr>
        <w:tc>
          <w:tcPr>
            <w:tcW w:w="2802" w:type="dxa"/>
            <w:vAlign w:val="center"/>
          </w:tcPr>
          <w:p w14:paraId="563A37D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ИМТ</w:t>
            </w:r>
          </w:p>
        </w:tc>
        <w:tc>
          <w:tcPr>
            <w:tcW w:w="6537" w:type="dxa"/>
          </w:tcPr>
          <w:p w14:paraId="127D2BD1"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Индекс массы тела</w:t>
            </w:r>
          </w:p>
        </w:tc>
      </w:tr>
      <w:tr w:rsidR="00BE0B1F" w:rsidRPr="00C505F7" w14:paraId="7ABBDA4B" w14:textId="77777777" w:rsidTr="00F32F39">
        <w:trPr>
          <w:trHeight w:val="20"/>
        </w:trPr>
        <w:tc>
          <w:tcPr>
            <w:tcW w:w="2802" w:type="dxa"/>
            <w:vAlign w:val="center"/>
          </w:tcPr>
          <w:p w14:paraId="0872CBD7"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ИФН</w:t>
            </w:r>
          </w:p>
        </w:tc>
        <w:tc>
          <w:tcPr>
            <w:tcW w:w="6537" w:type="dxa"/>
          </w:tcPr>
          <w:p w14:paraId="37029FDE"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t>Интерферон</w:t>
            </w:r>
          </w:p>
        </w:tc>
      </w:tr>
      <w:tr w:rsidR="00BE0B1F" w:rsidRPr="00C505F7" w14:paraId="7D70F750" w14:textId="77777777" w:rsidTr="00F32F39">
        <w:trPr>
          <w:trHeight w:val="20"/>
        </w:trPr>
        <w:tc>
          <w:tcPr>
            <w:tcW w:w="2802" w:type="dxa"/>
            <w:vAlign w:val="center"/>
          </w:tcPr>
          <w:p w14:paraId="13B2568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ИЮПАК</w:t>
            </w:r>
          </w:p>
        </w:tc>
        <w:tc>
          <w:tcPr>
            <w:tcW w:w="6537" w:type="dxa"/>
          </w:tcPr>
          <w:p w14:paraId="3BAD2BA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Международный союз теоретической и прикладной химии</w:t>
            </w:r>
          </w:p>
        </w:tc>
      </w:tr>
      <w:tr w:rsidR="00BE0B1F" w:rsidRPr="00C505F7" w14:paraId="76CF1D4E" w14:textId="77777777" w:rsidTr="00F32F39">
        <w:trPr>
          <w:trHeight w:val="20"/>
        </w:trPr>
        <w:tc>
          <w:tcPr>
            <w:tcW w:w="2802" w:type="dxa"/>
            <w:vAlign w:val="center"/>
          </w:tcPr>
          <w:p w14:paraId="71CCC11B"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К</w:t>
            </w:r>
            <w:r w:rsidRPr="001C2165">
              <w:rPr>
                <w:color w:val="0D0D0D" w:themeColor="text1" w:themeTint="F2"/>
                <w:u w:color="000000"/>
                <w:bdr w:val="nil"/>
                <w:vertAlign w:val="subscript"/>
              </w:rPr>
              <w:t>2</w:t>
            </w:r>
            <w:r w:rsidRPr="001C2165">
              <w:rPr>
                <w:color w:val="0D0D0D" w:themeColor="text1" w:themeTint="F2"/>
                <w:u w:color="000000"/>
                <w:bdr w:val="nil"/>
              </w:rPr>
              <w:t>ЭДТА</w:t>
            </w:r>
          </w:p>
        </w:tc>
        <w:tc>
          <w:tcPr>
            <w:tcW w:w="6537" w:type="dxa"/>
          </w:tcPr>
          <w:p w14:paraId="57190B3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proofErr w:type="spellStart"/>
            <w:r w:rsidRPr="001C2165">
              <w:t>Дикалиевая</w:t>
            </w:r>
            <w:proofErr w:type="spellEnd"/>
            <w:r w:rsidRPr="001C2165">
              <w:t xml:space="preserve"> соль этилендиаминтетрауксусной кислоты</w:t>
            </w:r>
          </w:p>
        </w:tc>
      </w:tr>
      <w:tr w:rsidR="00BE0B1F" w:rsidRPr="00C505F7" w14:paraId="7A7C7A7D" w14:textId="77777777" w:rsidTr="00F32F39">
        <w:trPr>
          <w:trHeight w:val="20"/>
        </w:trPr>
        <w:tc>
          <w:tcPr>
            <w:tcW w:w="2802" w:type="dxa"/>
            <w:vAlign w:val="center"/>
          </w:tcPr>
          <w:p w14:paraId="02A4369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КИО</w:t>
            </w:r>
          </w:p>
        </w:tc>
        <w:tc>
          <w:tcPr>
            <w:tcW w:w="6537" w:type="dxa"/>
          </w:tcPr>
          <w:p w14:paraId="70D019D9"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Контрактная исследовательская организация</w:t>
            </w:r>
          </w:p>
        </w:tc>
      </w:tr>
      <w:tr w:rsidR="00BE0B1F" w:rsidRPr="00C505F7" w14:paraId="3498A69B" w14:textId="77777777" w:rsidTr="00F32F39">
        <w:trPr>
          <w:trHeight w:val="20"/>
        </w:trPr>
        <w:tc>
          <w:tcPr>
            <w:tcW w:w="2802" w:type="dxa"/>
            <w:vAlign w:val="center"/>
          </w:tcPr>
          <w:p w14:paraId="14740A7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КФК</w:t>
            </w:r>
          </w:p>
        </w:tc>
        <w:tc>
          <w:tcPr>
            <w:tcW w:w="6537" w:type="dxa"/>
          </w:tcPr>
          <w:p w14:paraId="42C25737"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Креатинфосфокиназа</w:t>
            </w:r>
          </w:p>
        </w:tc>
      </w:tr>
      <w:tr w:rsidR="00BE0B1F" w:rsidRPr="00C505F7" w14:paraId="4A5BB8A7" w14:textId="77777777" w:rsidTr="00F32F39">
        <w:trPr>
          <w:trHeight w:val="20"/>
        </w:trPr>
        <w:tc>
          <w:tcPr>
            <w:tcW w:w="2802" w:type="dxa"/>
            <w:vAlign w:val="center"/>
          </w:tcPr>
          <w:p w14:paraId="5F3C690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ЛЭК</w:t>
            </w:r>
          </w:p>
        </w:tc>
        <w:tc>
          <w:tcPr>
            <w:tcW w:w="6537" w:type="dxa"/>
          </w:tcPr>
          <w:p w14:paraId="2B969195"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Локальный этический комитет</w:t>
            </w:r>
          </w:p>
        </w:tc>
      </w:tr>
      <w:tr w:rsidR="00BE0B1F" w:rsidRPr="00C505F7" w14:paraId="40EAC594" w14:textId="77777777" w:rsidTr="00F32F39">
        <w:trPr>
          <w:trHeight w:val="20"/>
        </w:trPr>
        <w:tc>
          <w:tcPr>
            <w:tcW w:w="2802" w:type="dxa"/>
            <w:vAlign w:val="center"/>
          </w:tcPr>
          <w:p w14:paraId="3BC7A8F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МРТ</w:t>
            </w:r>
          </w:p>
        </w:tc>
        <w:tc>
          <w:tcPr>
            <w:tcW w:w="6537" w:type="dxa"/>
          </w:tcPr>
          <w:p w14:paraId="75AB1FA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rPr>
            </w:pPr>
            <w:r w:rsidRPr="001C2165">
              <w:rPr>
                <w:color w:val="0D0D0D" w:themeColor="text1" w:themeTint="F2"/>
              </w:rPr>
              <w:t>Магнитно-резонансная томография</w:t>
            </w:r>
          </w:p>
        </w:tc>
      </w:tr>
      <w:tr w:rsidR="00BE0B1F" w:rsidRPr="00C505F7" w14:paraId="1CF9F782" w14:textId="77777777" w:rsidTr="00F32F39">
        <w:trPr>
          <w:trHeight w:val="20"/>
        </w:trPr>
        <w:tc>
          <w:tcPr>
            <w:tcW w:w="2802" w:type="dxa"/>
            <w:vAlign w:val="center"/>
          </w:tcPr>
          <w:p w14:paraId="09AA8C52"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МЗ</w:t>
            </w:r>
          </w:p>
        </w:tc>
        <w:tc>
          <w:tcPr>
            <w:tcW w:w="6537" w:type="dxa"/>
          </w:tcPr>
          <w:p w14:paraId="6ED5D93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Министерство здравоохранения</w:t>
            </w:r>
          </w:p>
        </w:tc>
      </w:tr>
      <w:tr w:rsidR="00BE0B1F" w:rsidRPr="00C505F7" w14:paraId="397A9DBC" w14:textId="77777777" w:rsidTr="00F32F39">
        <w:trPr>
          <w:trHeight w:val="20"/>
        </w:trPr>
        <w:tc>
          <w:tcPr>
            <w:tcW w:w="2802" w:type="dxa"/>
            <w:vAlign w:val="center"/>
          </w:tcPr>
          <w:p w14:paraId="3C98ED73"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НПВП</w:t>
            </w:r>
          </w:p>
        </w:tc>
        <w:tc>
          <w:tcPr>
            <w:tcW w:w="6537" w:type="dxa"/>
          </w:tcPr>
          <w:p w14:paraId="51DA299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Нестероидный противовоспалительный препарат</w:t>
            </w:r>
          </w:p>
        </w:tc>
      </w:tr>
      <w:tr w:rsidR="00BE0B1F" w:rsidRPr="00C505F7" w14:paraId="72DD91F7" w14:textId="77777777" w:rsidTr="00F32F39">
        <w:trPr>
          <w:trHeight w:val="20"/>
        </w:trPr>
        <w:tc>
          <w:tcPr>
            <w:tcW w:w="2802" w:type="dxa"/>
            <w:vAlign w:val="center"/>
          </w:tcPr>
          <w:p w14:paraId="30021641"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НПКО</w:t>
            </w:r>
          </w:p>
        </w:tc>
        <w:tc>
          <w:tcPr>
            <w:tcW w:w="6537" w:type="dxa"/>
          </w:tcPr>
          <w:p w14:paraId="5B1C9719"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Нижний предел количественного определения</w:t>
            </w:r>
          </w:p>
        </w:tc>
      </w:tr>
      <w:tr w:rsidR="00BE0B1F" w:rsidRPr="00C505F7" w14:paraId="5D216063" w14:textId="77777777" w:rsidTr="00F32F39">
        <w:trPr>
          <w:trHeight w:val="20"/>
        </w:trPr>
        <w:tc>
          <w:tcPr>
            <w:tcW w:w="2802" w:type="dxa"/>
            <w:vAlign w:val="center"/>
          </w:tcPr>
          <w:p w14:paraId="3935A28C"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НЯ</w:t>
            </w:r>
          </w:p>
        </w:tc>
        <w:tc>
          <w:tcPr>
            <w:tcW w:w="6537" w:type="dxa"/>
          </w:tcPr>
          <w:p w14:paraId="59A9AB66"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lang w:val="en-US"/>
              </w:rPr>
              <w:t>Нежелательное явление</w:t>
            </w:r>
          </w:p>
        </w:tc>
      </w:tr>
      <w:tr w:rsidR="00BE0B1F" w:rsidRPr="00C505F7" w14:paraId="6D60EF99" w14:textId="77777777" w:rsidTr="00F32F39">
        <w:trPr>
          <w:trHeight w:val="20"/>
        </w:trPr>
        <w:tc>
          <w:tcPr>
            <w:tcW w:w="2802" w:type="dxa"/>
            <w:vAlign w:val="center"/>
          </w:tcPr>
          <w:p w14:paraId="647BAB3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ООО</w:t>
            </w:r>
          </w:p>
        </w:tc>
        <w:tc>
          <w:tcPr>
            <w:tcW w:w="6537" w:type="dxa"/>
          </w:tcPr>
          <w:p w14:paraId="7764B42C"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Общество с ограниченной ответственностью</w:t>
            </w:r>
          </w:p>
        </w:tc>
      </w:tr>
      <w:tr w:rsidR="00BE0B1F" w:rsidRPr="00C505F7" w14:paraId="1DDC503D" w14:textId="77777777" w:rsidTr="00F32F39">
        <w:trPr>
          <w:trHeight w:val="20"/>
        </w:trPr>
        <w:tc>
          <w:tcPr>
            <w:tcW w:w="2802" w:type="dxa"/>
            <w:vAlign w:val="center"/>
          </w:tcPr>
          <w:p w14:paraId="3AD4A4E9"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ОХЛП</w:t>
            </w:r>
          </w:p>
        </w:tc>
        <w:tc>
          <w:tcPr>
            <w:tcW w:w="6537" w:type="dxa"/>
          </w:tcPr>
          <w:p w14:paraId="0AC760E1"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Общая характеристика лекарственного препарата</w:t>
            </w:r>
          </w:p>
        </w:tc>
      </w:tr>
      <w:tr w:rsidR="00BE0B1F" w:rsidRPr="00C505F7" w14:paraId="758BA942" w14:textId="77777777" w:rsidTr="00F32F39">
        <w:trPr>
          <w:trHeight w:val="20"/>
        </w:trPr>
        <w:tc>
          <w:tcPr>
            <w:tcW w:w="2802" w:type="dxa"/>
            <w:vAlign w:val="center"/>
          </w:tcPr>
          <w:p w14:paraId="27FEE5FD"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РФ</w:t>
            </w:r>
          </w:p>
        </w:tc>
        <w:tc>
          <w:tcPr>
            <w:tcW w:w="6537" w:type="dxa"/>
          </w:tcPr>
          <w:p w14:paraId="78C9ECBB"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Российская Федерация</w:t>
            </w:r>
          </w:p>
        </w:tc>
      </w:tr>
      <w:tr w:rsidR="00BE0B1F" w:rsidRPr="00C505F7" w14:paraId="1FBDA4BB" w14:textId="77777777" w:rsidTr="00F32F39">
        <w:trPr>
          <w:trHeight w:val="20"/>
        </w:trPr>
        <w:tc>
          <w:tcPr>
            <w:tcW w:w="2802" w:type="dxa"/>
            <w:vAlign w:val="center"/>
          </w:tcPr>
          <w:p w14:paraId="09E93567"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САД</w:t>
            </w:r>
          </w:p>
        </w:tc>
        <w:tc>
          <w:tcPr>
            <w:tcW w:w="6537" w:type="dxa"/>
          </w:tcPr>
          <w:p w14:paraId="52B25D99"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Систолическое артериальное давление</w:t>
            </w:r>
          </w:p>
        </w:tc>
      </w:tr>
      <w:tr w:rsidR="00BE0B1F" w:rsidRPr="00C505F7" w14:paraId="248254A9" w14:textId="77777777" w:rsidTr="00F32F39">
        <w:trPr>
          <w:trHeight w:val="20"/>
        </w:trPr>
        <w:tc>
          <w:tcPr>
            <w:tcW w:w="2802" w:type="dxa"/>
            <w:vAlign w:val="center"/>
          </w:tcPr>
          <w:p w14:paraId="49654DDC"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СННР</w:t>
            </w:r>
          </w:p>
        </w:tc>
        <w:tc>
          <w:tcPr>
            <w:tcW w:w="6537" w:type="dxa"/>
          </w:tcPr>
          <w:p w14:paraId="4E68C60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Серьезная непредвиденная нежелательная реакция</w:t>
            </w:r>
          </w:p>
        </w:tc>
      </w:tr>
      <w:tr w:rsidR="00BE0B1F" w:rsidRPr="00C505F7" w14:paraId="2DC14CA7" w14:textId="77777777" w:rsidTr="00F32F39">
        <w:trPr>
          <w:trHeight w:val="20"/>
        </w:trPr>
        <w:tc>
          <w:tcPr>
            <w:tcW w:w="2802" w:type="dxa"/>
            <w:vAlign w:val="center"/>
          </w:tcPr>
          <w:p w14:paraId="36F6A7DE"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СНЯ</w:t>
            </w:r>
          </w:p>
        </w:tc>
        <w:tc>
          <w:tcPr>
            <w:tcW w:w="6537" w:type="dxa"/>
          </w:tcPr>
          <w:p w14:paraId="2F92CCA3"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lang w:val="en-US"/>
              </w:rPr>
              <w:t>Серьезное нежелательное явление</w:t>
            </w:r>
          </w:p>
        </w:tc>
      </w:tr>
      <w:tr w:rsidR="00BE0B1F" w:rsidRPr="00C505F7" w14:paraId="42BF6E65" w14:textId="77777777" w:rsidTr="00F32F39">
        <w:trPr>
          <w:trHeight w:val="20"/>
        </w:trPr>
        <w:tc>
          <w:tcPr>
            <w:tcW w:w="2802" w:type="dxa"/>
            <w:vAlign w:val="center"/>
          </w:tcPr>
          <w:p w14:paraId="6BA6686D"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СОП</w:t>
            </w:r>
          </w:p>
        </w:tc>
        <w:tc>
          <w:tcPr>
            <w:tcW w:w="6537" w:type="dxa"/>
          </w:tcPr>
          <w:p w14:paraId="6A00FB8E"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Стандартная операционная процедура</w:t>
            </w:r>
          </w:p>
        </w:tc>
      </w:tr>
      <w:tr w:rsidR="00BE0B1F" w:rsidRPr="00C505F7" w14:paraId="27D346D6" w14:textId="77777777" w:rsidTr="00F32F39">
        <w:trPr>
          <w:trHeight w:val="20"/>
        </w:trPr>
        <w:tc>
          <w:tcPr>
            <w:tcW w:w="2802" w:type="dxa"/>
            <w:vAlign w:val="center"/>
          </w:tcPr>
          <w:p w14:paraId="44FB038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СОЭ</w:t>
            </w:r>
          </w:p>
        </w:tc>
        <w:tc>
          <w:tcPr>
            <w:tcW w:w="6537" w:type="dxa"/>
          </w:tcPr>
          <w:p w14:paraId="6CC39FB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Скорость оседания эритроцитов</w:t>
            </w:r>
          </w:p>
        </w:tc>
      </w:tr>
      <w:tr w:rsidR="00BE0B1F" w:rsidRPr="00C505F7" w14:paraId="16E7B0D3" w14:textId="77777777" w:rsidTr="00F32F39">
        <w:trPr>
          <w:trHeight w:val="20"/>
        </w:trPr>
        <w:tc>
          <w:tcPr>
            <w:tcW w:w="2802" w:type="dxa"/>
            <w:vAlign w:val="center"/>
          </w:tcPr>
          <w:p w14:paraId="6F515648"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ТСКР</w:t>
            </w:r>
          </w:p>
        </w:tc>
        <w:tc>
          <w:tcPr>
            <w:tcW w:w="6537" w:type="dxa"/>
          </w:tcPr>
          <w:p w14:paraId="1E68007E"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rPr>
              <w:t>Тест сравнительной кинетики растворения</w:t>
            </w:r>
          </w:p>
        </w:tc>
      </w:tr>
      <w:tr w:rsidR="00BE0B1F" w:rsidRPr="00C505F7" w14:paraId="76C07077" w14:textId="77777777" w:rsidTr="00F32F39">
        <w:trPr>
          <w:trHeight w:val="20"/>
        </w:trPr>
        <w:tc>
          <w:tcPr>
            <w:tcW w:w="2802" w:type="dxa"/>
            <w:vAlign w:val="center"/>
          </w:tcPr>
          <w:p w14:paraId="51775A54"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ФИО</w:t>
            </w:r>
          </w:p>
        </w:tc>
        <w:tc>
          <w:tcPr>
            <w:tcW w:w="6537" w:type="dxa"/>
          </w:tcPr>
          <w:p w14:paraId="6AD133E3"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Фамилия, имя, отчество</w:t>
            </w:r>
          </w:p>
        </w:tc>
      </w:tr>
      <w:tr w:rsidR="00BE0B1F" w:rsidRPr="00C505F7" w14:paraId="09CBB436" w14:textId="77777777" w:rsidTr="00F32F39">
        <w:trPr>
          <w:trHeight w:val="20"/>
        </w:trPr>
        <w:tc>
          <w:tcPr>
            <w:tcW w:w="2802" w:type="dxa"/>
            <w:vAlign w:val="center"/>
          </w:tcPr>
          <w:p w14:paraId="4FA77FBD"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ЧДД</w:t>
            </w:r>
          </w:p>
        </w:tc>
        <w:tc>
          <w:tcPr>
            <w:tcW w:w="6537" w:type="dxa"/>
          </w:tcPr>
          <w:p w14:paraId="67DC4EE6"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Частота дыхательных движений</w:t>
            </w:r>
          </w:p>
        </w:tc>
      </w:tr>
      <w:tr w:rsidR="00BE0B1F" w:rsidRPr="00C505F7" w14:paraId="0A26FB40" w14:textId="77777777" w:rsidTr="00F32F39">
        <w:trPr>
          <w:trHeight w:val="20"/>
        </w:trPr>
        <w:tc>
          <w:tcPr>
            <w:tcW w:w="2802" w:type="dxa"/>
            <w:vAlign w:val="center"/>
          </w:tcPr>
          <w:p w14:paraId="66CD293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ЧСС</w:t>
            </w:r>
          </w:p>
        </w:tc>
        <w:tc>
          <w:tcPr>
            <w:tcW w:w="6537" w:type="dxa"/>
          </w:tcPr>
          <w:p w14:paraId="67B4477A"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Частота сердечных сокращений</w:t>
            </w:r>
          </w:p>
        </w:tc>
      </w:tr>
      <w:tr w:rsidR="00BE0B1F" w:rsidRPr="00C505F7" w14:paraId="430DCB85" w14:textId="77777777" w:rsidTr="00F32F39">
        <w:trPr>
          <w:trHeight w:val="20"/>
        </w:trPr>
        <w:tc>
          <w:tcPr>
            <w:tcW w:w="2802" w:type="dxa"/>
            <w:vAlign w:val="center"/>
          </w:tcPr>
          <w:p w14:paraId="14817742"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ЩФ</w:t>
            </w:r>
          </w:p>
        </w:tc>
        <w:tc>
          <w:tcPr>
            <w:tcW w:w="6537" w:type="dxa"/>
          </w:tcPr>
          <w:p w14:paraId="45C8CA83"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Щелочная фосфатаза</w:t>
            </w:r>
          </w:p>
        </w:tc>
      </w:tr>
      <w:tr w:rsidR="00BE0B1F" w:rsidRPr="00C505F7" w14:paraId="0FDB9E4B" w14:textId="77777777" w:rsidTr="00F32F39">
        <w:trPr>
          <w:trHeight w:val="20"/>
        </w:trPr>
        <w:tc>
          <w:tcPr>
            <w:tcW w:w="2802" w:type="dxa"/>
            <w:vAlign w:val="center"/>
          </w:tcPr>
          <w:p w14:paraId="0345958C"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proofErr w:type="spellStart"/>
            <w:r w:rsidRPr="001C2165">
              <w:rPr>
                <w:color w:val="0D0D0D" w:themeColor="text1" w:themeTint="F2"/>
                <w:u w:color="000000"/>
                <w:bdr w:val="nil"/>
              </w:rPr>
              <w:t>эИРК</w:t>
            </w:r>
            <w:proofErr w:type="spellEnd"/>
          </w:p>
        </w:tc>
        <w:tc>
          <w:tcPr>
            <w:tcW w:w="6537" w:type="dxa"/>
          </w:tcPr>
          <w:p w14:paraId="1F86C26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Электронная индивидуальная регистрационная карта</w:t>
            </w:r>
          </w:p>
        </w:tc>
      </w:tr>
      <w:tr w:rsidR="00BE0B1F" w:rsidRPr="00C505F7" w14:paraId="044E9FA9" w14:textId="77777777" w:rsidTr="00F32F39">
        <w:trPr>
          <w:trHeight w:val="20"/>
        </w:trPr>
        <w:tc>
          <w:tcPr>
            <w:tcW w:w="2802" w:type="dxa"/>
            <w:vAlign w:val="center"/>
          </w:tcPr>
          <w:p w14:paraId="77545D50"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rPr>
            </w:pPr>
            <w:r w:rsidRPr="001C2165">
              <w:rPr>
                <w:color w:val="0D0D0D" w:themeColor="text1" w:themeTint="F2"/>
                <w:u w:color="000000"/>
                <w:bdr w:val="nil"/>
              </w:rPr>
              <w:t>ЭКГ</w:t>
            </w:r>
          </w:p>
        </w:tc>
        <w:tc>
          <w:tcPr>
            <w:tcW w:w="6537" w:type="dxa"/>
          </w:tcPr>
          <w:p w14:paraId="7A8CBD7F" w14:textId="77777777" w:rsidR="00BE0B1F" w:rsidRPr="001C2165" w:rsidRDefault="00BE0B1F" w:rsidP="00F32F39">
            <w:pPr>
              <w:pBdr>
                <w:top w:val="nil"/>
                <w:left w:val="nil"/>
                <w:bottom w:val="nil"/>
                <w:right w:val="nil"/>
                <w:between w:val="nil"/>
                <w:bar w:val="nil"/>
              </w:pBdr>
              <w:spacing w:line="276" w:lineRule="auto"/>
              <w:jc w:val="both"/>
              <w:rPr>
                <w:color w:val="0D0D0D" w:themeColor="text1" w:themeTint="F2"/>
                <w:u w:color="000000"/>
                <w:bdr w:val="nil"/>
                <w:lang w:val="en-US"/>
              </w:rPr>
            </w:pPr>
            <w:r w:rsidRPr="001C2165">
              <w:rPr>
                <w:color w:val="0D0D0D" w:themeColor="text1" w:themeTint="F2"/>
                <w:u w:color="000000"/>
                <w:bdr w:val="nil"/>
              </w:rPr>
              <w:t>Электрокардиограмма</w:t>
            </w:r>
          </w:p>
        </w:tc>
      </w:tr>
    </w:tbl>
    <w:p w14:paraId="7F15F1AC" w14:textId="77777777" w:rsidR="00941BDC" w:rsidRPr="00A057BC" w:rsidRDefault="00941BDC" w:rsidP="00E01052">
      <w:bookmarkStart w:id="236" w:name="_Toc233373509"/>
      <w:commentRangeStart w:id="237"/>
      <w:r w:rsidRPr="00A057BC">
        <w:lastRenderedPageBreak/>
        <w:t>СПИСОК ТАБЛИЦ</w:t>
      </w:r>
      <w:bookmarkEnd w:id="236"/>
      <w:commentRangeEnd w:id="237"/>
      <w:r w:rsidR="007B2286">
        <w:rPr>
          <w:rStyle w:val="a8"/>
        </w:rPr>
        <w:commentReference w:id="237"/>
      </w:r>
    </w:p>
    <w:p w14:paraId="311C3D61" w14:textId="4F6473D8" w:rsidR="007A72F3" w:rsidRPr="00A057BC" w:rsidRDefault="00941BDC">
      <w:pPr>
        <w:pStyle w:val="afffffe"/>
        <w:tabs>
          <w:tab w:val="right" w:leader="dot" w:pos="9345"/>
        </w:tabs>
        <w:rPr>
          <w:rFonts w:asciiTheme="minorHAnsi" w:eastAsiaTheme="minorEastAsia" w:hAnsiTheme="minorHAnsi" w:cstheme="minorBidi"/>
          <w:noProof/>
          <w:kern w:val="2"/>
          <w:sz w:val="22"/>
          <w:szCs w:val="22"/>
          <w14:ligatures w14:val="standardContextual"/>
        </w:rPr>
      </w:pPr>
      <w:r w:rsidRPr="00A057BC">
        <w:rPr>
          <w:color w:val="0D0D0D" w:themeColor="text1" w:themeTint="F2"/>
        </w:rPr>
        <w:fldChar w:fldCharType="begin"/>
      </w:r>
      <w:r w:rsidRPr="00A057BC">
        <w:rPr>
          <w:color w:val="0D0D0D" w:themeColor="text1" w:themeTint="F2"/>
        </w:rPr>
        <w:instrText xml:space="preserve"> TOC \h \z \c "Таблица" </w:instrText>
      </w:r>
      <w:r w:rsidRPr="00A057BC">
        <w:rPr>
          <w:color w:val="0D0D0D" w:themeColor="text1" w:themeTint="F2"/>
        </w:rPr>
        <w:fldChar w:fldCharType="separate"/>
      </w:r>
      <w:hyperlink w:anchor="_Toc236834390" w:history="1">
        <w:r w:rsidR="007A72F3" w:rsidRPr="00A057BC">
          <w:rPr>
            <w:rStyle w:val="a9"/>
            <w:noProof/>
          </w:rPr>
          <w:t>Таблица 1. Фармакокинетические свойства упадацитиниба</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_Toc236834390 \h </w:instrText>
        </w:r>
        <w:r w:rsidR="007A72F3" w:rsidRPr="00A057BC">
          <w:rPr>
            <w:noProof/>
            <w:webHidden/>
          </w:rPr>
        </w:r>
        <w:r w:rsidR="007A72F3" w:rsidRPr="00A057BC">
          <w:rPr>
            <w:noProof/>
            <w:webHidden/>
          </w:rPr>
          <w:fldChar w:fldCharType="separate"/>
        </w:r>
        <w:r w:rsidR="00D23E0D">
          <w:rPr>
            <w:noProof/>
            <w:webHidden/>
          </w:rPr>
          <w:t>43</w:t>
        </w:r>
        <w:r w:rsidR="007A72F3" w:rsidRPr="00A057BC">
          <w:rPr>
            <w:noProof/>
            <w:webHidden/>
          </w:rPr>
          <w:fldChar w:fldCharType="end"/>
        </w:r>
      </w:hyperlink>
    </w:p>
    <w:p w14:paraId="236B7FA4" w14:textId="7D088674" w:rsidR="007A72F3" w:rsidRPr="00A057BC" w:rsidRDefault="00000000">
      <w:pPr>
        <w:pStyle w:val="afffffe"/>
        <w:tabs>
          <w:tab w:val="right" w:leader="dot" w:pos="9345"/>
        </w:tabs>
        <w:rPr>
          <w:rFonts w:asciiTheme="minorHAnsi" w:eastAsiaTheme="minorEastAsia" w:hAnsiTheme="minorHAnsi" w:cstheme="minorBidi"/>
          <w:noProof/>
          <w:kern w:val="2"/>
          <w:sz w:val="22"/>
          <w:szCs w:val="22"/>
          <w14:ligatures w14:val="standardContextual"/>
        </w:rPr>
      </w:pPr>
      <w:hyperlink w:anchor="_Toc236834391" w:history="1">
        <w:r w:rsidR="007A72F3" w:rsidRPr="00A057BC">
          <w:rPr>
            <w:rStyle w:val="a9"/>
            <w:noProof/>
          </w:rPr>
          <w:t>Таблица 2. Результаты исследования фармакокинетики упадацитиниба при совместном применении с другими лекарственными препаратами</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_Toc236834391 \h </w:instrText>
        </w:r>
        <w:r w:rsidR="007A72F3" w:rsidRPr="00A057BC">
          <w:rPr>
            <w:noProof/>
            <w:webHidden/>
          </w:rPr>
        </w:r>
        <w:r w:rsidR="007A72F3" w:rsidRPr="00A057BC">
          <w:rPr>
            <w:noProof/>
            <w:webHidden/>
          </w:rPr>
          <w:fldChar w:fldCharType="separate"/>
        </w:r>
        <w:r w:rsidR="00D23E0D">
          <w:rPr>
            <w:noProof/>
            <w:webHidden/>
          </w:rPr>
          <w:t>44</w:t>
        </w:r>
        <w:r w:rsidR="007A72F3" w:rsidRPr="00A057BC">
          <w:rPr>
            <w:noProof/>
            <w:webHidden/>
          </w:rPr>
          <w:fldChar w:fldCharType="end"/>
        </w:r>
      </w:hyperlink>
    </w:p>
    <w:p w14:paraId="6E0C8267" w14:textId="67C4D7EC" w:rsidR="007A72F3" w:rsidRPr="00A057BC" w:rsidRDefault="00000000">
      <w:pPr>
        <w:pStyle w:val="afffffe"/>
        <w:tabs>
          <w:tab w:val="right" w:leader="dot" w:pos="9345"/>
        </w:tabs>
        <w:rPr>
          <w:rFonts w:asciiTheme="minorHAnsi" w:eastAsiaTheme="minorEastAsia" w:hAnsiTheme="minorHAnsi" w:cstheme="minorBidi"/>
          <w:noProof/>
          <w:kern w:val="2"/>
          <w:sz w:val="22"/>
          <w:szCs w:val="22"/>
          <w14:ligatures w14:val="standardContextual"/>
        </w:rPr>
      </w:pPr>
      <w:hyperlink w:anchor="_Toc236834392" w:history="1">
        <w:r w:rsidR="007A72F3" w:rsidRPr="00A057BC">
          <w:rPr>
            <w:rStyle w:val="a9"/>
            <w:noProof/>
          </w:rPr>
          <w:t>Таблица 3. Изменение фармакокинетики совместно применяемых лекарственных препаратов в присутствии упадацитиниба</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_Toc236834392 \h </w:instrText>
        </w:r>
        <w:r w:rsidR="007A72F3" w:rsidRPr="00A057BC">
          <w:rPr>
            <w:noProof/>
            <w:webHidden/>
          </w:rPr>
        </w:r>
        <w:r w:rsidR="007A72F3" w:rsidRPr="00A057BC">
          <w:rPr>
            <w:noProof/>
            <w:webHidden/>
          </w:rPr>
          <w:fldChar w:fldCharType="separate"/>
        </w:r>
        <w:r w:rsidR="00D23E0D">
          <w:rPr>
            <w:noProof/>
            <w:webHidden/>
          </w:rPr>
          <w:t>45</w:t>
        </w:r>
        <w:r w:rsidR="007A72F3" w:rsidRPr="00A057BC">
          <w:rPr>
            <w:noProof/>
            <w:webHidden/>
          </w:rPr>
          <w:fldChar w:fldCharType="end"/>
        </w:r>
      </w:hyperlink>
    </w:p>
    <w:p w14:paraId="70F3A2B9" w14:textId="6A2646C3" w:rsidR="007A72F3" w:rsidRPr="00A057BC" w:rsidRDefault="00CF5645">
      <w:pPr>
        <w:pStyle w:val="afffffe"/>
        <w:tabs>
          <w:tab w:val="right" w:leader="dot" w:pos="9345"/>
        </w:tabs>
        <w:rPr>
          <w:rFonts w:asciiTheme="minorHAnsi" w:eastAsiaTheme="minorEastAsia" w:hAnsiTheme="minorHAnsi" w:cstheme="minorBidi"/>
          <w:noProof/>
          <w:kern w:val="2"/>
          <w:sz w:val="22"/>
          <w:szCs w:val="22"/>
          <w14:ligatures w14:val="standardContextual"/>
        </w:rPr>
      </w:pPr>
      <w:r>
        <w:fldChar w:fldCharType="begin"/>
      </w:r>
      <w:r>
        <w:instrText>HYPERLINK \l "_Toc236834393"</w:instrText>
      </w:r>
      <w:r>
        <w:fldChar w:fldCharType="separate"/>
      </w:r>
      <w:r w:rsidR="007A72F3" w:rsidRPr="00A057BC">
        <w:rPr>
          <w:rStyle w:val="a9"/>
          <w:noProof/>
        </w:rPr>
        <w:t>Таблица 4. График забора проб крови</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_Toc236834393 \h </w:instrText>
      </w:r>
      <w:r w:rsidR="007A72F3" w:rsidRPr="00A057BC">
        <w:rPr>
          <w:noProof/>
          <w:webHidden/>
        </w:rPr>
      </w:r>
      <w:r w:rsidR="007A72F3" w:rsidRPr="00A057BC">
        <w:rPr>
          <w:noProof/>
          <w:webHidden/>
        </w:rPr>
        <w:fldChar w:fldCharType="separate"/>
      </w:r>
      <w:ins w:id="238" w:author="Автор" w:date="2026-08-11T11:09:00Z">
        <w:r w:rsidR="00D23E0D">
          <w:rPr>
            <w:noProof/>
            <w:webHidden/>
          </w:rPr>
          <w:t>65</w:t>
        </w:r>
      </w:ins>
      <w:r w:rsidR="007A72F3" w:rsidRPr="00A057BC">
        <w:rPr>
          <w:noProof/>
          <w:webHidden/>
        </w:rPr>
        <w:fldChar w:fldCharType="end"/>
      </w:r>
      <w:r>
        <w:rPr>
          <w:noProof/>
        </w:rPr>
        <w:fldChar w:fldCharType="end"/>
      </w:r>
    </w:p>
    <w:p w14:paraId="4DB69668" w14:textId="50DC7A91" w:rsidR="007A72F3" w:rsidRPr="00A057BC" w:rsidRDefault="00CF5645">
      <w:pPr>
        <w:pStyle w:val="afffffe"/>
        <w:tabs>
          <w:tab w:val="right" w:leader="dot" w:pos="9345"/>
        </w:tabs>
        <w:rPr>
          <w:rFonts w:asciiTheme="minorHAnsi" w:eastAsiaTheme="minorEastAsia" w:hAnsiTheme="minorHAnsi" w:cstheme="minorBidi"/>
          <w:noProof/>
          <w:kern w:val="2"/>
          <w:sz w:val="22"/>
          <w:szCs w:val="22"/>
          <w14:ligatures w14:val="standardContextual"/>
        </w:rPr>
      </w:pPr>
      <w:r>
        <w:fldChar w:fldCharType="begin"/>
      </w:r>
      <w:r>
        <w:instrText>HYPERLINK \l "_Toc236834394"</w:instrText>
      </w:r>
      <w:r>
        <w:fldChar w:fldCharType="separate"/>
      </w:r>
      <w:r w:rsidR="007A72F3" w:rsidRPr="00A057BC">
        <w:rPr>
          <w:rStyle w:val="a9"/>
          <w:noProof/>
        </w:rPr>
        <w:t>Таблица 5. Пример состава высококалорийного завтрака добровольцев 3, 4 группы</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_Toc236834394 \h </w:instrText>
      </w:r>
      <w:r w:rsidR="007A72F3" w:rsidRPr="00A057BC">
        <w:rPr>
          <w:noProof/>
          <w:webHidden/>
        </w:rPr>
      </w:r>
      <w:r w:rsidR="007A72F3" w:rsidRPr="00A057BC">
        <w:rPr>
          <w:noProof/>
          <w:webHidden/>
        </w:rPr>
        <w:fldChar w:fldCharType="separate"/>
      </w:r>
      <w:ins w:id="239" w:author="Автор" w:date="2026-08-11T11:09:00Z">
        <w:r w:rsidR="00D23E0D">
          <w:rPr>
            <w:noProof/>
            <w:webHidden/>
          </w:rPr>
          <w:t>69</w:t>
        </w:r>
      </w:ins>
      <w:r w:rsidR="007A72F3" w:rsidRPr="00A057BC">
        <w:rPr>
          <w:noProof/>
          <w:webHidden/>
        </w:rPr>
        <w:fldChar w:fldCharType="end"/>
      </w:r>
      <w:r>
        <w:rPr>
          <w:noProof/>
        </w:rPr>
        <w:fldChar w:fldCharType="end"/>
      </w:r>
    </w:p>
    <w:p w14:paraId="70B4EFB7" w14:textId="441B78D3" w:rsidR="007A72F3" w:rsidRPr="00A057BC" w:rsidRDefault="00CF5645">
      <w:pPr>
        <w:pStyle w:val="afffffe"/>
        <w:tabs>
          <w:tab w:val="right" w:leader="dot" w:pos="9345"/>
        </w:tabs>
        <w:rPr>
          <w:rFonts w:asciiTheme="minorHAnsi" w:eastAsiaTheme="minorEastAsia" w:hAnsiTheme="minorHAnsi" w:cstheme="minorBidi"/>
          <w:noProof/>
          <w:kern w:val="2"/>
          <w:sz w:val="22"/>
          <w:szCs w:val="22"/>
          <w14:ligatures w14:val="standardContextual"/>
        </w:rPr>
      </w:pPr>
      <w:r>
        <w:fldChar w:fldCharType="begin"/>
      </w:r>
      <w:r>
        <w:instrText>HYPERLINK \l "_Toc236834395"</w:instrText>
      </w:r>
      <w:r>
        <w:fldChar w:fldCharType="separate"/>
      </w:r>
      <w:r w:rsidR="007A72F3" w:rsidRPr="00A057BC">
        <w:rPr>
          <w:rStyle w:val="a9"/>
          <w:noProof/>
        </w:rPr>
        <w:t>Таблица 6. Перечень лабораторных показателей</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_Toc236834395 \h </w:instrText>
      </w:r>
      <w:r w:rsidR="007A72F3" w:rsidRPr="00A057BC">
        <w:rPr>
          <w:noProof/>
          <w:webHidden/>
        </w:rPr>
      </w:r>
      <w:r w:rsidR="007A72F3" w:rsidRPr="00A057BC">
        <w:rPr>
          <w:noProof/>
          <w:webHidden/>
        </w:rPr>
        <w:fldChar w:fldCharType="separate"/>
      </w:r>
      <w:ins w:id="240" w:author="Автор" w:date="2026-08-11T11:09:00Z">
        <w:r w:rsidR="00D23E0D">
          <w:rPr>
            <w:noProof/>
            <w:webHidden/>
          </w:rPr>
          <w:t>73</w:t>
        </w:r>
      </w:ins>
      <w:r w:rsidR="007A72F3" w:rsidRPr="00A057BC">
        <w:rPr>
          <w:noProof/>
          <w:webHidden/>
        </w:rPr>
        <w:fldChar w:fldCharType="end"/>
      </w:r>
      <w:r>
        <w:rPr>
          <w:noProof/>
        </w:rPr>
        <w:fldChar w:fldCharType="end"/>
      </w:r>
    </w:p>
    <w:p w14:paraId="685D3ACF" w14:textId="5A6C79B2" w:rsidR="007A72F3" w:rsidRPr="00A057BC" w:rsidRDefault="00CF5645">
      <w:pPr>
        <w:pStyle w:val="afffffe"/>
        <w:tabs>
          <w:tab w:val="right" w:leader="dot" w:pos="9345"/>
        </w:tabs>
        <w:rPr>
          <w:rFonts w:asciiTheme="minorHAnsi" w:eastAsiaTheme="minorEastAsia" w:hAnsiTheme="minorHAnsi" w:cstheme="minorBidi"/>
          <w:noProof/>
          <w:kern w:val="2"/>
          <w:sz w:val="22"/>
          <w:szCs w:val="22"/>
          <w14:ligatures w14:val="standardContextual"/>
        </w:rPr>
      </w:pPr>
      <w:r>
        <w:fldChar w:fldCharType="begin"/>
      </w:r>
      <w:r>
        <w:instrText>HYPERLINK \l "_Toc236834396"</w:instrText>
      </w:r>
      <w:r>
        <w:fldChar w:fldCharType="separate"/>
      </w:r>
      <w:r w:rsidR="007A72F3" w:rsidRPr="00A057BC">
        <w:rPr>
          <w:rStyle w:val="a9"/>
          <w:noProof/>
        </w:rPr>
        <w:t>Таблица 7. Расписание стандартизированных приемов пищи и жидкости</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_Toc236834396 \h </w:instrText>
      </w:r>
      <w:r w:rsidR="007A72F3" w:rsidRPr="00A057BC">
        <w:rPr>
          <w:noProof/>
          <w:webHidden/>
        </w:rPr>
      </w:r>
      <w:r w:rsidR="007A72F3" w:rsidRPr="00A057BC">
        <w:rPr>
          <w:noProof/>
          <w:webHidden/>
        </w:rPr>
        <w:fldChar w:fldCharType="separate"/>
      </w:r>
      <w:ins w:id="241" w:author="Автор" w:date="2026-08-11T11:09:00Z">
        <w:r w:rsidR="00D23E0D">
          <w:rPr>
            <w:noProof/>
            <w:webHidden/>
          </w:rPr>
          <w:t>78</w:t>
        </w:r>
      </w:ins>
      <w:r w:rsidR="007A72F3" w:rsidRPr="00A057BC">
        <w:rPr>
          <w:noProof/>
          <w:webHidden/>
        </w:rPr>
        <w:fldChar w:fldCharType="end"/>
      </w:r>
      <w:r>
        <w:rPr>
          <w:noProof/>
        </w:rPr>
        <w:fldChar w:fldCharType="end"/>
      </w:r>
    </w:p>
    <w:p w14:paraId="5BA616CD" w14:textId="5387FA76" w:rsidR="007A72F3" w:rsidRPr="00A057BC" w:rsidRDefault="00CF5645">
      <w:pPr>
        <w:pStyle w:val="afffffe"/>
        <w:tabs>
          <w:tab w:val="right" w:leader="dot" w:pos="9345"/>
        </w:tabs>
        <w:rPr>
          <w:rFonts w:asciiTheme="minorHAnsi" w:eastAsiaTheme="minorEastAsia" w:hAnsiTheme="minorHAnsi" w:cstheme="minorBidi"/>
          <w:noProof/>
          <w:kern w:val="2"/>
          <w:sz w:val="22"/>
          <w:szCs w:val="22"/>
          <w14:ligatures w14:val="standardContextual"/>
        </w:rPr>
      </w:pPr>
      <w:r>
        <w:fldChar w:fldCharType="begin"/>
      </w:r>
      <w:r>
        <w:instrText>HYPERLINK \l "_Toc236834397"</w:instrText>
      </w:r>
      <w:r>
        <w:fldChar w:fldCharType="separate"/>
      </w:r>
      <w:r w:rsidR="007A72F3" w:rsidRPr="00A057BC">
        <w:rPr>
          <w:rStyle w:val="a9"/>
          <w:noProof/>
        </w:rPr>
        <w:t xml:space="preserve">Таблица 8. </w:t>
      </w:r>
      <w:r w:rsidR="007A72F3" w:rsidRPr="00A057BC">
        <w:rPr>
          <w:rStyle w:val="a9"/>
          <w:noProof/>
          <w:lang w:val="en-US"/>
        </w:rPr>
        <w:t>Внутриндивидуальная вариабельность упадацитиниба</w:t>
      </w:r>
      <w:r w:rsidR="007A72F3" w:rsidRPr="00A057BC">
        <w:rPr>
          <w:noProof/>
          <w:webHidden/>
        </w:rPr>
        <w:tab/>
      </w:r>
      <w:r w:rsidR="007A72F3" w:rsidRPr="00A057BC">
        <w:rPr>
          <w:noProof/>
          <w:webHidden/>
        </w:rPr>
        <w:fldChar w:fldCharType="begin"/>
      </w:r>
      <w:r w:rsidR="007A72F3" w:rsidRPr="00A057BC">
        <w:rPr>
          <w:noProof/>
          <w:webHidden/>
        </w:rPr>
        <w:instrText xml:space="preserve"> PAGEREF _Toc236834397 \h </w:instrText>
      </w:r>
      <w:r w:rsidR="007A72F3" w:rsidRPr="00A057BC">
        <w:rPr>
          <w:noProof/>
          <w:webHidden/>
        </w:rPr>
      </w:r>
      <w:r w:rsidR="007A72F3" w:rsidRPr="00A057BC">
        <w:rPr>
          <w:noProof/>
          <w:webHidden/>
        </w:rPr>
        <w:fldChar w:fldCharType="separate"/>
      </w:r>
      <w:ins w:id="242" w:author="Автор" w:date="2026-08-11T11:09:00Z">
        <w:r w:rsidR="00D23E0D">
          <w:rPr>
            <w:noProof/>
            <w:webHidden/>
          </w:rPr>
          <w:t>102</w:t>
        </w:r>
      </w:ins>
      <w:r w:rsidR="007A72F3" w:rsidRPr="00A057BC">
        <w:rPr>
          <w:noProof/>
          <w:webHidden/>
        </w:rPr>
        <w:fldChar w:fldCharType="end"/>
      </w:r>
      <w:r>
        <w:rPr>
          <w:noProof/>
        </w:rPr>
        <w:fldChar w:fldCharType="end"/>
      </w:r>
    </w:p>
    <w:p w14:paraId="0543A248" w14:textId="0DC59D21" w:rsidR="0031705B" w:rsidRPr="0031705B" w:rsidRDefault="00941BDC" w:rsidP="0031705B">
      <w:pPr>
        <w:pStyle w:val="affffa"/>
      </w:pPr>
      <w:r w:rsidRPr="00A057BC">
        <w:fldChar w:fldCharType="end"/>
      </w:r>
      <w:bookmarkStart w:id="243" w:name="_Toc203135880"/>
    </w:p>
    <w:p w14:paraId="5C23C837" w14:textId="77777777" w:rsidR="0031705B" w:rsidRDefault="0031705B">
      <w:pPr>
        <w:rPr>
          <w:rFonts w:eastAsiaTheme="majorEastAsia"/>
          <w:b/>
          <w:bCs/>
          <w:caps/>
          <w:color w:val="0D0D0D" w:themeColor="text1" w:themeTint="F2"/>
          <w:szCs w:val="32"/>
        </w:rPr>
      </w:pPr>
      <w:r>
        <w:rPr>
          <w:color w:val="0D0D0D" w:themeColor="text1" w:themeTint="F2"/>
        </w:rPr>
        <w:br w:type="page"/>
      </w:r>
    </w:p>
    <w:p w14:paraId="1FAF3DDC" w14:textId="19CB3CF4" w:rsidR="00F322E7" w:rsidRPr="00A057BC" w:rsidRDefault="0031705B" w:rsidP="00CC09DF">
      <w:pPr>
        <w:pStyle w:val="1"/>
        <w:spacing w:after="0" w:line="276" w:lineRule="auto"/>
        <w:jc w:val="both"/>
        <w:rPr>
          <w:color w:val="0D0D0D" w:themeColor="text1" w:themeTint="F2"/>
        </w:rPr>
      </w:pPr>
      <w:r w:rsidRPr="00A057BC">
        <w:rPr>
          <w:rFonts w:cs="Times New Roman"/>
          <w:color w:val="0D0D0D" w:themeColor="text1" w:themeTint="F2"/>
        </w:rPr>
        <w:lastRenderedPageBreak/>
        <w:t>СИНО</w:t>
      </w:r>
      <w:r w:rsidR="008D1B42" w:rsidRPr="00A057BC">
        <w:rPr>
          <w:rFonts w:cs="Times New Roman"/>
          <w:color w:val="0D0D0D" w:themeColor="text1" w:themeTint="F2"/>
        </w:rPr>
        <w:t>ПСИС</w:t>
      </w:r>
      <w:bookmarkEnd w:id="2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143"/>
        <w:gridCol w:w="111"/>
        <w:gridCol w:w="2982"/>
        <w:gridCol w:w="3524"/>
      </w:tblGrid>
      <w:tr w:rsidR="00EE31BB" w:rsidRPr="00A057BC" w14:paraId="6CF94ABE" w14:textId="77777777" w:rsidTr="00EE31BB">
        <w:trPr>
          <w:trHeight w:val="1415"/>
        </w:trPr>
        <w:tc>
          <w:tcPr>
            <w:tcW w:w="0" w:type="auto"/>
            <w:gridSpan w:val="2"/>
          </w:tcPr>
          <w:p w14:paraId="50C6E28F" w14:textId="77777777" w:rsidR="00EE31BB" w:rsidRPr="00A057BC" w:rsidRDefault="00EE31BB" w:rsidP="00EE31BB">
            <w:pPr>
              <w:spacing w:line="276" w:lineRule="auto"/>
              <w:jc w:val="both"/>
              <w:rPr>
                <w:color w:val="0D0D0D" w:themeColor="text1" w:themeTint="F2"/>
                <w:u w:color="000000"/>
              </w:rPr>
            </w:pPr>
            <w:r w:rsidRPr="00A057BC">
              <w:rPr>
                <w:b/>
                <w:bCs/>
                <w:color w:val="0D0D0D" w:themeColor="text1" w:themeTint="F2"/>
                <w:u w:color="000000"/>
              </w:rPr>
              <w:t xml:space="preserve">Наименование исследования: </w:t>
            </w:r>
          </w:p>
        </w:tc>
        <w:tc>
          <w:tcPr>
            <w:tcW w:w="6618" w:type="dxa"/>
            <w:gridSpan w:val="3"/>
          </w:tcPr>
          <w:p w14:paraId="78EE672E"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«Открытое, рандомизированное, перекрестное, двухпериодное, двухпоследовательное исследование сравнительной фармакокинетики и биоэквивалентности лекарственного препарата </w:t>
            </w:r>
            <w:r w:rsidRPr="00A057BC">
              <w:rPr>
                <w:color w:val="0D0D0D" w:themeColor="text1" w:themeTint="F2"/>
                <w:u w:color="000000"/>
                <w:lang w:val="en-US"/>
              </w:rPr>
              <w:t>XTBC</w:t>
            </w:r>
            <w:r w:rsidRPr="00A057BC">
              <w:rPr>
                <w:color w:val="0D0D0D" w:themeColor="text1" w:themeTint="F2"/>
                <w:u w:color="000000"/>
              </w:rPr>
              <w:t>12101 (ООО «ПРОМОМЕД РУС», Россия) у здоровых добровольцев мужского пола после однократного приема натощак и после приема пищи»</w:t>
            </w:r>
          </w:p>
        </w:tc>
      </w:tr>
      <w:tr w:rsidR="00EE31BB" w:rsidRPr="00A057BC" w14:paraId="74CAB0B8" w14:textId="77777777" w:rsidTr="00EE31BB">
        <w:trPr>
          <w:trHeight w:val="130"/>
        </w:trPr>
        <w:tc>
          <w:tcPr>
            <w:tcW w:w="0" w:type="auto"/>
            <w:gridSpan w:val="2"/>
          </w:tcPr>
          <w:p w14:paraId="32B53EC1" w14:textId="77777777" w:rsidR="00EE31BB" w:rsidRPr="00A057BC" w:rsidRDefault="00EE31BB" w:rsidP="00EE31BB">
            <w:pPr>
              <w:spacing w:line="276" w:lineRule="auto"/>
              <w:jc w:val="both"/>
              <w:rPr>
                <w:color w:val="0D0D0D" w:themeColor="text1" w:themeTint="F2"/>
                <w:u w:color="000000"/>
              </w:rPr>
            </w:pPr>
            <w:r w:rsidRPr="00A057BC">
              <w:rPr>
                <w:b/>
                <w:bCs/>
                <w:color w:val="0D0D0D" w:themeColor="text1" w:themeTint="F2"/>
                <w:u w:color="000000"/>
              </w:rPr>
              <w:t>Протокол №, версия и дата</w:t>
            </w:r>
          </w:p>
        </w:tc>
        <w:tc>
          <w:tcPr>
            <w:tcW w:w="3041" w:type="dxa"/>
            <w:gridSpan w:val="2"/>
          </w:tcPr>
          <w:p w14:paraId="6E3542F5" w14:textId="77777777" w:rsidR="00EE31BB" w:rsidRPr="00A057BC" w:rsidRDefault="00EE31BB" w:rsidP="00EE31BB">
            <w:pPr>
              <w:spacing w:line="276" w:lineRule="auto"/>
              <w:jc w:val="both"/>
              <w:rPr>
                <w:color w:val="0D0D0D" w:themeColor="text1" w:themeTint="F2"/>
                <w:u w:color="000000"/>
                <w:lang w:val="en-US"/>
              </w:rPr>
            </w:pPr>
            <w:r w:rsidRPr="00A057BC">
              <w:rPr>
                <w:color w:val="000000"/>
                <w:u w:color="000000"/>
              </w:rPr>
              <w:t>UPDCB-02-BE-2026</w:t>
            </w:r>
          </w:p>
        </w:tc>
        <w:tc>
          <w:tcPr>
            <w:tcW w:w="3577" w:type="dxa"/>
          </w:tcPr>
          <w:p w14:paraId="0C56B0D6"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Версия: </w:t>
            </w:r>
            <w:r w:rsidRPr="00A057BC">
              <w:rPr>
                <w:color w:val="0D0D0D" w:themeColor="text1" w:themeTint="F2"/>
              </w:rPr>
              <w:t>1.0 от 13.07.2026</w:t>
            </w:r>
          </w:p>
        </w:tc>
      </w:tr>
      <w:tr w:rsidR="00EE31BB" w:rsidRPr="00A057BC" w14:paraId="33017945" w14:textId="77777777" w:rsidTr="00EE31BB">
        <w:trPr>
          <w:trHeight w:val="130"/>
        </w:trPr>
        <w:tc>
          <w:tcPr>
            <w:tcW w:w="0" w:type="auto"/>
            <w:gridSpan w:val="2"/>
          </w:tcPr>
          <w:p w14:paraId="1EEA7EC7"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 xml:space="preserve">Фаза исследования </w:t>
            </w:r>
          </w:p>
        </w:tc>
        <w:tc>
          <w:tcPr>
            <w:tcW w:w="6618" w:type="dxa"/>
            <w:gridSpan w:val="3"/>
          </w:tcPr>
          <w:p w14:paraId="250E5C8E"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Биоэквивалентность </w:t>
            </w:r>
          </w:p>
        </w:tc>
      </w:tr>
      <w:tr w:rsidR="00EE31BB" w:rsidRPr="00AF55B3" w14:paraId="4CCBCBDE" w14:textId="77777777" w:rsidTr="00EE31BB">
        <w:trPr>
          <w:trHeight w:val="290"/>
        </w:trPr>
        <w:tc>
          <w:tcPr>
            <w:tcW w:w="9345" w:type="dxa"/>
            <w:gridSpan w:val="5"/>
          </w:tcPr>
          <w:p w14:paraId="5A96230F" w14:textId="77777777" w:rsidR="00EE31BB" w:rsidRPr="00A057BC" w:rsidRDefault="00EE31BB" w:rsidP="00EE31BB">
            <w:pPr>
              <w:spacing w:line="276" w:lineRule="auto"/>
              <w:jc w:val="both"/>
              <w:rPr>
                <w:rFonts w:eastAsia="Calibri"/>
                <w:color w:val="0D0D0D" w:themeColor="text1" w:themeTint="F2"/>
              </w:rPr>
            </w:pPr>
            <w:r w:rsidRPr="00A057BC">
              <w:rPr>
                <w:b/>
                <w:bCs/>
                <w:color w:val="0D0D0D" w:themeColor="text1" w:themeTint="F2"/>
                <w:u w:color="000000"/>
              </w:rPr>
              <w:t>Препараты исследования:</w:t>
            </w:r>
          </w:p>
        </w:tc>
      </w:tr>
      <w:tr w:rsidR="00EE31BB" w:rsidRPr="00AF55B3" w14:paraId="701DC893" w14:textId="77777777" w:rsidTr="00EE31BB">
        <w:trPr>
          <w:trHeight w:val="290"/>
        </w:trPr>
        <w:tc>
          <w:tcPr>
            <w:tcW w:w="0" w:type="auto"/>
            <w:gridSpan w:val="2"/>
          </w:tcPr>
          <w:p w14:paraId="4158E02F" w14:textId="77777777" w:rsidR="00EE31BB" w:rsidRPr="00AF55B3" w:rsidRDefault="00EE31BB" w:rsidP="00EE31BB">
            <w:pPr>
              <w:spacing w:line="276" w:lineRule="auto"/>
              <w:jc w:val="both"/>
              <w:rPr>
                <w:b/>
                <w:bCs/>
                <w:color w:val="0D0D0D" w:themeColor="text1" w:themeTint="F2"/>
                <w:u w:color="000000"/>
              </w:rPr>
            </w:pPr>
            <w:r w:rsidRPr="00AF55B3">
              <w:rPr>
                <w:b/>
                <w:bCs/>
                <w:color w:val="0D0D0D" w:themeColor="text1" w:themeTint="F2"/>
                <w:u w:color="000000"/>
              </w:rPr>
              <w:t xml:space="preserve">Исследуемый </w:t>
            </w:r>
          </w:p>
          <w:p w14:paraId="099D516E" w14:textId="77777777" w:rsidR="00EE31BB" w:rsidRPr="00AF55B3" w:rsidRDefault="00EE31BB" w:rsidP="00EE31BB">
            <w:pPr>
              <w:spacing w:line="276" w:lineRule="auto"/>
              <w:jc w:val="both"/>
              <w:rPr>
                <w:b/>
                <w:bCs/>
                <w:color w:val="0D0D0D" w:themeColor="text1" w:themeTint="F2"/>
                <w:u w:color="000000"/>
              </w:rPr>
            </w:pPr>
            <w:r w:rsidRPr="00AF55B3">
              <w:rPr>
                <w:b/>
                <w:bCs/>
                <w:color w:val="0D0D0D" w:themeColor="text1" w:themeTint="F2"/>
                <w:u w:color="000000"/>
              </w:rPr>
              <w:t>(тестируемый, T), препарат</w:t>
            </w:r>
          </w:p>
        </w:tc>
        <w:tc>
          <w:tcPr>
            <w:tcW w:w="6618" w:type="dxa"/>
            <w:gridSpan w:val="3"/>
          </w:tcPr>
          <w:p w14:paraId="7349A114" w14:textId="77777777" w:rsidR="00EE31BB" w:rsidRPr="00AF55B3" w:rsidRDefault="00EE31BB" w:rsidP="00EE31BB">
            <w:pPr>
              <w:spacing w:line="276" w:lineRule="auto"/>
              <w:jc w:val="both"/>
              <w:rPr>
                <w:rFonts w:eastAsia="Calibri"/>
                <w:color w:val="0D0D0D" w:themeColor="text1" w:themeTint="F2"/>
              </w:rPr>
            </w:pPr>
            <w:r w:rsidRPr="00AF55B3">
              <w:rPr>
                <w:color w:val="0D0D0D" w:themeColor="text1" w:themeTint="F2"/>
                <w:u w:color="000000"/>
                <w:lang w:val="en-US"/>
              </w:rPr>
              <w:t>XTBC</w:t>
            </w:r>
            <w:r w:rsidRPr="00AF55B3">
              <w:rPr>
                <w:color w:val="0D0D0D" w:themeColor="text1" w:themeTint="F2"/>
                <w:u w:color="000000"/>
              </w:rPr>
              <w:t>12101</w:t>
            </w:r>
            <w:r w:rsidRPr="00AF55B3">
              <w:rPr>
                <w:color w:val="000000"/>
                <w:szCs w:val="28"/>
                <w:u w:color="000000"/>
              </w:rPr>
              <w:t xml:space="preserve">, </w:t>
            </w:r>
            <w:r w:rsidRPr="00AF55B3">
              <w:rPr>
                <w:color w:val="000000"/>
                <w:u w:color="000000"/>
              </w:rPr>
              <w:t>таблетки с пролонгированным высвобождением, покрытые пленочной оболочкой, 15 мг</w:t>
            </w:r>
            <w:r w:rsidRPr="00AF55B3">
              <w:rPr>
                <w:rFonts w:eastAsia="Calibri"/>
                <w:color w:val="0D0D0D" w:themeColor="text1" w:themeTint="F2"/>
              </w:rPr>
              <w:t xml:space="preserve"> (ООО «ПРОМОМЕД РУС», Россия)</w:t>
            </w:r>
          </w:p>
          <w:p w14:paraId="6AB57E57" w14:textId="77777777" w:rsidR="00EE31BB" w:rsidRPr="00AF55B3" w:rsidRDefault="00EE31BB" w:rsidP="00EE31BB">
            <w:pPr>
              <w:spacing w:line="276" w:lineRule="auto"/>
              <w:jc w:val="both"/>
              <w:rPr>
                <w:rFonts w:eastAsia="Calibri"/>
                <w:color w:val="0D0D0D" w:themeColor="text1" w:themeTint="F2"/>
              </w:rPr>
            </w:pPr>
            <w:r w:rsidRPr="00AF55B3">
              <w:rPr>
                <w:rFonts w:eastAsia="Calibri"/>
                <w:color w:val="0D0D0D" w:themeColor="text1" w:themeTint="F2"/>
              </w:rPr>
              <w:t>Производитель: АО «Биохимик», Россия</w:t>
            </w:r>
          </w:p>
          <w:p w14:paraId="4FBCB608" w14:textId="77777777" w:rsidR="00EE31BB" w:rsidRPr="00AF55B3" w:rsidRDefault="00EE31BB" w:rsidP="00EE31BB">
            <w:pPr>
              <w:spacing w:line="276" w:lineRule="auto"/>
              <w:jc w:val="both"/>
              <w:rPr>
                <w:rFonts w:eastAsia="Calibri"/>
                <w:color w:val="0D0D0D" w:themeColor="text1" w:themeTint="F2"/>
              </w:rPr>
            </w:pPr>
            <w:r w:rsidRPr="00AF55B3">
              <w:rPr>
                <w:rFonts w:eastAsia="Calibri"/>
                <w:color w:val="0D0D0D" w:themeColor="text1" w:themeTint="F2"/>
              </w:rPr>
              <w:t>Состав на 1 таблетку:</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5"/>
            </w:tblGrid>
            <w:tr w:rsidR="00EE31BB" w:rsidRPr="00446890" w14:paraId="74483CE3" w14:textId="77777777" w:rsidTr="00F32F39">
              <w:tc>
                <w:tcPr>
                  <w:tcW w:w="4285" w:type="dxa"/>
                </w:tcPr>
                <w:p w14:paraId="15A0365D" w14:textId="77777777" w:rsidR="00EE31BB" w:rsidRPr="00446890" w:rsidRDefault="00EE31BB" w:rsidP="00EE31BB">
                  <w:pPr>
                    <w:spacing w:line="276" w:lineRule="auto"/>
                    <w:ind w:hanging="115"/>
                    <w:jc w:val="both"/>
                    <w:rPr>
                      <w:rFonts w:eastAsia="Calibri"/>
                      <w:i/>
                      <w:iCs/>
                      <w:color w:val="0D0D0D" w:themeColor="text1" w:themeTint="F2"/>
                      <w:highlight w:val="yellow"/>
                    </w:rPr>
                  </w:pPr>
                  <w:commentRangeStart w:id="244"/>
                  <w:r w:rsidRPr="00446890">
                    <w:rPr>
                      <w:rFonts w:eastAsia="Calibri"/>
                      <w:i/>
                      <w:iCs/>
                      <w:color w:val="0D0D0D" w:themeColor="text1" w:themeTint="F2"/>
                      <w:highlight w:val="yellow"/>
                    </w:rPr>
                    <w:t>Действующее вещество:</w:t>
                  </w:r>
                </w:p>
                <w:p w14:paraId="3E523F03" w14:textId="77777777" w:rsidR="00EE31BB" w:rsidRPr="00446890" w:rsidRDefault="00EE31BB" w:rsidP="00EE31BB">
                  <w:pPr>
                    <w:autoSpaceDE w:val="0"/>
                    <w:autoSpaceDN w:val="0"/>
                    <w:adjustRightInd w:val="0"/>
                    <w:spacing w:line="276" w:lineRule="auto"/>
                    <w:jc w:val="both"/>
                    <w:rPr>
                      <w:rFonts w:eastAsia="Calibri"/>
                      <w:i/>
                      <w:iCs/>
                      <w:color w:val="0D0D0D" w:themeColor="text1" w:themeTint="F2"/>
                      <w:sz w:val="20"/>
                      <w:highlight w:val="yellow"/>
                    </w:rPr>
                  </w:pPr>
                </w:p>
              </w:tc>
            </w:tr>
          </w:tbl>
          <w:p w14:paraId="1254D8C3" w14:textId="77777777" w:rsidR="00EE31BB" w:rsidRPr="00446890" w:rsidRDefault="00EE31BB" w:rsidP="00EE31BB">
            <w:pPr>
              <w:autoSpaceDE w:val="0"/>
              <w:autoSpaceDN w:val="0"/>
              <w:adjustRightInd w:val="0"/>
              <w:spacing w:line="276" w:lineRule="auto"/>
              <w:jc w:val="both"/>
              <w:rPr>
                <w:color w:val="0D0D0D" w:themeColor="text1" w:themeTint="F2"/>
                <w:highlight w:val="yellow"/>
              </w:rPr>
            </w:pPr>
          </w:p>
          <w:p w14:paraId="5C0C73E6" w14:textId="77777777" w:rsidR="00EE31BB" w:rsidRPr="00446890" w:rsidRDefault="00EE31BB" w:rsidP="00EE31BB">
            <w:pPr>
              <w:spacing w:line="276" w:lineRule="auto"/>
              <w:jc w:val="both"/>
              <w:rPr>
                <w:rFonts w:eastAsia="Calibri"/>
                <w:i/>
                <w:iCs/>
                <w:color w:val="0D0D0D" w:themeColor="text1" w:themeTint="F2"/>
                <w:highlight w:val="yellow"/>
              </w:rPr>
            </w:pPr>
            <w:r w:rsidRPr="00446890">
              <w:rPr>
                <w:rFonts w:eastAsia="Calibri"/>
                <w:i/>
                <w:iCs/>
                <w:color w:val="0D0D0D" w:themeColor="text1" w:themeTint="F2"/>
                <w:highlight w:val="yellow"/>
              </w:rPr>
              <w:t>Вспомогательные вещества:</w:t>
            </w:r>
          </w:p>
          <w:p w14:paraId="64C72E32" w14:textId="77777777" w:rsidR="00EE31BB" w:rsidRPr="00446890" w:rsidRDefault="00EE31BB" w:rsidP="00EE31BB">
            <w:pPr>
              <w:spacing w:line="276" w:lineRule="auto"/>
              <w:jc w:val="both"/>
              <w:rPr>
                <w:rFonts w:eastAsia="Calibri"/>
                <w:i/>
                <w:iCs/>
                <w:color w:val="0D0D0D" w:themeColor="text1" w:themeTint="F2"/>
                <w:highlight w:val="yellow"/>
              </w:rPr>
            </w:pPr>
          </w:p>
          <w:p w14:paraId="484426BB" w14:textId="77777777" w:rsidR="00EE31BB" w:rsidRPr="00AF55B3" w:rsidRDefault="00EE31BB" w:rsidP="00EE31BB">
            <w:pPr>
              <w:spacing w:line="276" w:lineRule="auto"/>
              <w:jc w:val="both"/>
              <w:rPr>
                <w:rFonts w:eastAsia="Calibri"/>
                <w:i/>
                <w:iCs/>
                <w:color w:val="0D0D0D" w:themeColor="text1" w:themeTint="F2"/>
              </w:rPr>
            </w:pPr>
            <w:r w:rsidRPr="00446890">
              <w:rPr>
                <w:rFonts w:eastAsia="Calibri"/>
                <w:i/>
                <w:iCs/>
                <w:color w:val="0D0D0D" w:themeColor="text1" w:themeTint="F2"/>
                <w:highlight w:val="yellow"/>
              </w:rPr>
              <w:t>Пленочная оболочка</w:t>
            </w:r>
            <w:commentRangeEnd w:id="244"/>
            <w:r w:rsidR="0000535B">
              <w:rPr>
                <w:rStyle w:val="a8"/>
              </w:rPr>
              <w:commentReference w:id="244"/>
            </w:r>
          </w:p>
          <w:p w14:paraId="798EA35B" w14:textId="77777777" w:rsidR="00EE31BB" w:rsidRPr="00AF55B3" w:rsidRDefault="00EE31BB" w:rsidP="00EE31BB">
            <w:pPr>
              <w:autoSpaceDE w:val="0"/>
              <w:autoSpaceDN w:val="0"/>
              <w:adjustRightInd w:val="0"/>
              <w:spacing w:line="276" w:lineRule="auto"/>
              <w:jc w:val="both"/>
              <w:rPr>
                <w:rFonts w:eastAsia="SimSun"/>
                <w:i/>
                <w:iCs/>
                <w:color w:val="0D0D0D" w:themeColor="text1" w:themeTint="F2"/>
                <w:sz w:val="19"/>
                <w:szCs w:val="19"/>
              </w:rPr>
            </w:pPr>
          </w:p>
        </w:tc>
      </w:tr>
      <w:tr w:rsidR="00EE31BB" w:rsidRPr="00AF55B3" w14:paraId="4A0B3CF6" w14:textId="77777777" w:rsidTr="00EE31BB">
        <w:trPr>
          <w:trHeight w:val="290"/>
        </w:trPr>
        <w:tc>
          <w:tcPr>
            <w:tcW w:w="0" w:type="auto"/>
            <w:gridSpan w:val="2"/>
          </w:tcPr>
          <w:p w14:paraId="41A4AC9C"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 xml:space="preserve">Препарат сравнения </w:t>
            </w:r>
          </w:p>
          <w:p w14:paraId="657EA43A"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(референтный, R)</w:t>
            </w:r>
          </w:p>
        </w:tc>
        <w:tc>
          <w:tcPr>
            <w:tcW w:w="6618" w:type="dxa"/>
            <w:gridSpan w:val="3"/>
          </w:tcPr>
          <w:p w14:paraId="466F30D1" w14:textId="77777777" w:rsidR="00EE31BB" w:rsidRPr="00A057BC" w:rsidRDefault="00EE31BB" w:rsidP="00EE31BB">
            <w:pPr>
              <w:spacing w:line="276" w:lineRule="auto"/>
              <w:jc w:val="both"/>
              <w:rPr>
                <w:color w:val="000000"/>
                <w:u w:color="000000"/>
              </w:rPr>
            </w:pPr>
            <w:r w:rsidRPr="00A057BC">
              <w:rPr>
                <w:color w:val="000000"/>
                <w:u w:color="000000"/>
              </w:rPr>
              <w:t>РАНВЭК, таблетки с пролонгированным высвобождением, покрытые пленочной оболочкой, 15 мг (ООО «</w:t>
            </w:r>
            <w:proofErr w:type="spellStart"/>
            <w:r w:rsidRPr="00A057BC">
              <w:rPr>
                <w:color w:val="000000"/>
                <w:u w:color="000000"/>
              </w:rPr>
              <w:t>ЭббВи</w:t>
            </w:r>
            <w:proofErr w:type="spellEnd"/>
            <w:r w:rsidRPr="00A057BC">
              <w:rPr>
                <w:color w:val="000000"/>
                <w:u w:color="000000"/>
              </w:rPr>
              <w:t>», Россия)</w:t>
            </w:r>
          </w:p>
          <w:p w14:paraId="32B0A369" w14:textId="77777777" w:rsidR="00EE31BB" w:rsidRPr="00A057BC" w:rsidRDefault="00EE31BB" w:rsidP="00EE31BB">
            <w:pPr>
              <w:spacing w:line="276" w:lineRule="auto"/>
              <w:jc w:val="both"/>
              <w:rPr>
                <w:color w:val="0D0D0D" w:themeColor="text1" w:themeTint="F2"/>
                <w:spacing w:val="-2"/>
              </w:rPr>
            </w:pPr>
            <w:r w:rsidRPr="00A057BC">
              <w:rPr>
                <w:rFonts w:eastAsia="Calibri"/>
                <w:color w:val="0D0D0D" w:themeColor="text1" w:themeTint="F2"/>
              </w:rPr>
              <w:t>Производитель: «</w:t>
            </w:r>
            <w:proofErr w:type="spellStart"/>
            <w:r w:rsidRPr="00A057BC">
              <w:rPr>
                <w:color w:val="0D0D0D" w:themeColor="text1" w:themeTint="F2"/>
                <w:spacing w:val="-2"/>
              </w:rPr>
              <w:t>ЭббВи</w:t>
            </w:r>
            <w:proofErr w:type="spellEnd"/>
            <w:r w:rsidRPr="00A057BC">
              <w:rPr>
                <w:color w:val="0D0D0D" w:themeColor="text1" w:themeTint="F2"/>
                <w:spacing w:val="-2"/>
              </w:rPr>
              <w:t xml:space="preserve"> </w:t>
            </w:r>
            <w:proofErr w:type="spellStart"/>
            <w:r w:rsidRPr="00A057BC">
              <w:rPr>
                <w:color w:val="0D0D0D" w:themeColor="text1" w:themeTint="F2"/>
                <w:spacing w:val="-2"/>
              </w:rPr>
              <w:t>Айрлэнд</w:t>
            </w:r>
            <w:proofErr w:type="spellEnd"/>
            <w:r w:rsidRPr="00A057BC">
              <w:rPr>
                <w:color w:val="0D0D0D" w:themeColor="text1" w:themeTint="F2"/>
                <w:spacing w:val="-2"/>
              </w:rPr>
              <w:t xml:space="preserve"> НЛ Б.В», Ирландия</w:t>
            </w:r>
          </w:p>
          <w:p w14:paraId="3D79B2AF" w14:textId="77777777" w:rsidR="00EE31BB" w:rsidRPr="00A057BC" w:rsidRDefault="00EE31BB" w:rsidP="00EE31BB">
            <w:pPr>
              <w:spacing w:line="276" w:lineRule="auto"/>
              <w:jc w:val="both"/>
              <w:rPr>
                <w:rFonts w:eastAsia="Calibri"/>
                <w:color w:val="0D0D0D" w:themeColor="text1" w:themeTint="F2"/>
              </w:rPr>
            </w:pPr>
            <w:r w:rsidRPr="00A057BC">
              <w:rPr>
                <w:rFonts w:eastAsia="Calibri"/>
                <w:color w:val="0D0D0D" w:themeColor="text1" w:themeTint="F2"/>
              </w:rPr>
              <w:t>Состав на 1 таблетку:</w:t>
            </w:r>
          </w:p>
          <w:p w14:paraId="00C8BE9E" w14:textId="77777777" w:rsidR="00EE31BB" w:rsidRPr="00A057BC" w:rsidRDefault="00EE31BB" w:rsidP="00EE31BB">
            <w:pPr>
              <w:spacing w:line="276" w:lineRule="auto"/>
              <w:jc w:val="both"/>
              <w:rPr>
                <w:rFonts w:eastAsia="Calibri"/>
                <w:color w:val="0D0D0D" w:themeColor="text1" w:themeTint="F2"/>
              </w:rPr>
            </w:pPr>
            <w:r w:rsidRPr="00A057BC">
              <w:rPr>
                <w:rFonts w:eastAsia="Calibri"/>
                <w:i/>
                <w:iCs/>
                <w:color w:val="0D0D0D" w:themeColor="text1" w:themeTint="F2"/>
              </w:rPr>
              <w:t>Действующее вещество:</w:t>
            </w:r>
            <w:r w:rsidRPr="00A057BC">
              <w:rPr>
                <w:rFonts w:eastAsia="Calibri"/>
                <w:color w:val="0D0D0D" w:themeColor="text1" w:themeTint="F2"/>
              </w:rPr>
              <w:t xml:space="preserve"> </w:t>
            </w: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1814"/>
            </w:tblGrid>
            <w:tr w:rsidR="00EE31BB" w:rsidRPr="00A057BC" w14:paraId="7936CD6A" w14:textId="77777777" w:rsidTr="00F32F39">
              <w:tc>
                <w:tcPr>
                  <w:tcW w:w="4683" w:type="dxa"/>
                </w:tcPr>
                <w:p w14:paraId="30455B1D" w14:textId="77777777" w:rsidR="00EE31BB" w:rsidRPr="00A057BC" w:rsidRDefault="00EE31BB" w:rsidP="00EE31BB">
                  <w:pPr>
                    <w:spacing w:line="276" w:lineRule="auto"/>
                    <w:ind w:left="-106"/>
                    <w:jc w:val="both"/>
                    <w:rPr>
                      <w:rFonts w:eastAsia="Calibri"/>
                      <w:color w:val="0D0D0D" w:themeColor="text1" w:themeTint="F2"/>
                    </w:rPr>
                  </w:pPr>
                  <w:proofErr w:type="spellStart"/>
                  <w:r w:rsidRPr="00A057BC">
                    <w:rPr>
                      <w:rFonts w:eastAsia="Calibri"/>
                      <w:color w:val="0D0D0D" w:themeColor="text1" w:themeTint="F2"/>
                    </w:rPr>
                    <w:t>Упадацитиниба</w:t>
                  </w:r>
                  <w:proofErr w:type="spellEnd"/>
                  <w:r w:rsidRPr="00A057BC">
                    <w:rPr>
                      <w:rFonts w:eastAsia="Calibri"/>
                      <w:color w:val="0D0D0D" w:themeColor="text1" w:themeTint="F2"/>
                    </w:rPr>
                    <w:t xml:space="preserve"> гемигидрата</w:t>
                  </w:r>
                </w:p>
              </w:tc>
              <w:tc>
                <w:tcPr>
                  <w:tcW w:w="1854" w:type="dxa"/>
                </w:tcPr>
                <w:p w14:paraId="6FC52559" w14:textId="77777777" w:rsidR="00EE31BB" w:rsidRPr="00A057BC" w:rsidRDefault="00EE31BB" w:rsidP="00EE31BB">
                  <w:pPr>
                    <w:spacing w:line="276" w:lineRule="auto"/>
                    <w:jc w:val="both"/>
                    <w:rPr>
                      <w:rFonts w:eastAsia="Calibri"/>
                      <w:color w:val="0D0D0D" w:themeColor="text1" w:themeTint="F2"/>
                    </w:rPr>
                  </w:pPr>
                  <w:r w:rsidRPr="00A057BC">
                    <w:rPr>
                      <w:rFonts w:eastAsia="Calibri"/>
                      <w:color w:val="0D0D0D" w:themeColor="text1" w:themeTint="F2"/>
                    </w:rPr>
                    <w:t>15,4 мг</w:t>
                  </w:r>
                </w:p>
              </w:tc>
            </w:tr>
            <w:tr w:rsidR="00EE31BB" w:rsidRPr="00A057BC" w14:paraId="5C19D602" w14:textId="77777777" w:rsidTr="00F32F39">
              <w:tc>
                <w:tcPr>
                  <w:tcW w:w="4683" w:type="dxa"/>
                </w:tcPr>
                <w:p w14:paraId="46734A54" w14:textId="77777777" w:rsidR="00EE31BB" w:rsidRPr="00A057BC" w:rsidRDefault="00EE31BB" w:rsidP="00EE31BB">
                  <w:pPr>
                    <w:spacing w:line="276" w:lineRule="auto"/>
                    <w:ind w:left="-106"/>
                    <w:jc w:val="both"/>
                    <w:rPr>
                      <w:rFonts w:eastAsia="Calibri"/>
                      <w:color w:val="0D0D0D" w:themeColor="text1" w:themeTint="F2"/>
                    </w:rPr>
                  </w:pPr>
                  <w:r w:rsidRPr="00A057BC">
                    <w:rPr>
                      <w:rFonts w:eastAsia="Calibri"/>
                      <w:color w:val="0D0D0D" w:themeColor="text1" w:themeTint="F2"/>
                    </w:rPr>
                    <w:t>в пересчете на безводный упадацитиниб</w:t>
                  </w:r>
                </w:p>
              </w:tc>
              <w:tc>
                <w:tcPr>
                  <w:tcW w:w="1854" w:type="dxa"/>
                </w:tcPr>
                <w:p w14:paraId="4FF744DE" w14:textId="77777777" w:rsidR="00EE31BB" w:rsidRPr="00A057BC" w:rsidRDefault="00EE31BB" w:rsidP="00EE31BB">
                  <w:pPr>
                    <w:spacing w:line="276" w:lineRule="auto"/>
                    <w:jc w:val="both"/>
                    <w:rPr>
                      <w:rFonts w:eastAsia="Calibri"/>
                      <w:color w:val="0D0D0D" w:themeColor="text1" w:themeTint="F2"/>
                    </w:rPr>
                  </w:pPr>
                  <w:r w:rsidRPr="00A057BC">
                    <w:rPr>
                      <w:rFonts w:eastAsia="Calibri"/>
                      <w:color w:val="0D0D0D" w:themeColor="text1" w:themeTint="F2"/>
                    </w:rPr>
                    <w:t>15,0 мг</w:t>
                  </w:r>
                </w:p>
              </w:tc>
            </w:tr>
          </w:tbl>
          <w:p w14:paraId="6633F100" w14:textId="77777777" w:rsidR="00EE31BB" w:rsidRPr="00A057BC" w:rsidRDefault="00EE31BB" w:rsidP="00EE31BB">
            <w:pPr>
              <w:spacing w:line="276" w:lineRule="auto"/>
              <w:jc w:val="both"/>
              <w:rPr>
                <w:i/>
                <w:color w:val="0D0D0D" w:themeColor="text1" w:themeTint="F2"/>
              </w:rPr>
            </w:pPr>
            <w:r w:rsidRPr="00A057BC">
              <w:rPr>
                <w:i/>
                <w:color w:val="0D0D0D" w:themeColor="text1" w:themeTint="F2"/>
              </w:rPr>
              <w:t xml:space="preserve">Вспомогательные вещества: </w:t>
            </w:r>
          </w:p>
          <w:p w14:paraId="71B18AE0"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Целлюлоза микрокристаллическая</w:t>
            </w:r>
          </w:p>
          <w:p w14:paraId="4329B992"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Гипромеллоза 2208</w:t>
            </w:r>
          </w:p>
          <w:p w14:paraId="32C0FC2B"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Маннитол</w:t>
            </w:r>
          </w:p>
          <w:p w14:paraId="3096C734"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Винная кислота</w:t>
            </w:r>
          </w:p>
          <w:p w14:paraId="2364D79B"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Кремния диоксид коллоидный</w:t>
            </w:r>
          </w:p>
          <w:p w14:paraId="6EB0143F" w14:textId="77777777" w:rsidR="00EE31BB" w:rsidRPr="00A057BC" w:rsidRDefault="00EE31BB" w:rsidP="00EE31BB">
            <w:pPr>
              <w:spacing w:line="276" w:lineRule="auto"/>
              <w:jc w:val="both"/>
              <w:rPr>
                <w:i/>
                <w:color w:val="0D0D0D" w:themeColor="text1" w:themeTint="F2"/>
              </w:rPr>
            </w:pPr>
            <w:r w:rsidRPr="00A057BC">
              <w:rPr>
                <w:color w:val="0D0D0D" w:themeColor="text1" w:themeTint="F2"/>
              </w:rPr>
              <w:t>Магния стеарат</w:t>
            </w:r>
            <w:r w:rsidRPr="00A057BC">
              <w:rPr>
                <w:i/>
                <w:color w:val="0D0D0D" w:themeColor="text1" w:themeTint="F2"/>
              </w:rPr>
              <w:t xml:space="preserve"> </w:t>
            </w:r>
          </w:p>
          <w:p w14:paraId="7405A4E7" w14:textId="77777777" w:rsidR="00EE31BB" w:rsidRPr="00A057BC" w:rsidRDefault="00EE31BB" w:rsidP="00EE31BB">
            <w:pPr>
              <w:spacing w:line="276" w:lineRule="auto"/>
              <w:jc w:val="both"/>
              <w:rPr>
                <w:i/>
                <w:color w:val="0D0D0D" w:themeColor="text1" w:themeTint="F2"/>
              </w:rPr>
            </w:pPr>
            <w:r w:rsidRPr="00A057BC">
              <w:rPr>
                <w:i/>
                <w:color w:val="0D0D0D" w:themeColor="text1" w:themeTint="F2"/>
              </w:rPr>
              <w:t>Пленочное покрытие Опадрай II пурпурный (</w:t>
            </w:r>
            <w:proofErr w:type="spellStart"/>
            <w:r w:rsidRPr="00A057BC">
              <w:rPr>
                <w:i/>
                <w:color w:val="0D0D0D" w:themeColor="text1" w:themeTint="F2"/>
              </w:rPr>
              <w:t>Opadry</w:t>
            </w:r>
            <w:proofErr w:type="spellEnd"/>
            <w:r w:rsidRPr="00A057BC">
              <w:rPr>
                <w:i/>
                <w:color w:val="0D0D0D" w:themeColor="text1" w:themeTint="F2"/>
                <w:vertAlign w:val="superscript"/>
              </w:rPr>
              <w:t>®</w:t>
            </w:r>
            <w:r w:rsidRPr="00A057BC">
              <w:rPr>
                <w:i/>
                <w:color w:val="0D0D0D" w:themeColor="text1" w:themeTint="F2"/>
              </w:rPr>
              <w:t xml:space="preserve"> II Purple):</w:t>
            </w:r>
          </w:p>
          <w:p w14:paraId="1794210A"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Поливиниловый спирт</w:t>
            </w:r>
          </w:p>
          <w:p w14:paraId="28C43E7F"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Макрогол 3350</w:t>
            </w:r>
          </w:p>
          <w:p w14:paraId="0B9E5B04"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Тальк</w:t>
            </w:r>
          </w:p>
          <w:p w14:paraId="551669DD"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Титана диоксид (Е171)</w:t>
            </w:r>
          </w:p>
          <w:p w14:paraId="57E83314"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Железа оксид черный (Е172)</w:t>
            </w:r>
          </w:p>
          <w:p w14:paraId="01FC6069"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lastRenderedPageBreak/>
              <w:t>Железа оксид красный (Е172)</w:t>
            </w:r>
          </w:p>
        </w:tc>
      </w:tr>
      <w:tr w:rsidR="00EE31BB" w:rsidRPr="00AF55B3" w14:paraId="3E6C89C0" w14:textId="77777777" w:rsidTr="00EE31BB">
        <w:trPr>
          <w:trHeight w:val="290"/>
        </w:trPr>
        <w:tc>
          <w:tcPr>
            <w:tcW w:w="0" w:type="auto"/>
            <w:gridSpan w:val="2"/>
          </w:tcPr>
          <w:p w14:paraId="2C2E98A4"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Спонсор исследования</w:t>
            </w:r>
          </w:p>
        </w:tc>
        <w:tc>
          <w:tcPr>
            <w:tcW w:w="6618" w:type="dxa"/>
            <w:gridSpan w:val="3"/>
          </w:tcPr>
          <w:p w14:paraId="12A28BF2"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ООО «ПРОМОМЕД РУС», Россия</w:t>
            </w:r>
          </w:p>
          <w:p w14:paraId="00DF7785" w14:textId="77777777" w:rsidR="00EE31BB" w:rsidRPr="00A057BC" w:rsidRDefault="00EE31BB" w:rsidP="00EE31BB">
            <w:pPr>
              <w:spacing w:line="276" w:lineRule="auto"/>
              <w:jc w:val="both"/>
              <w:rPr>
                <w:rFonts w:eastAsia="Calibri"/>
                <w:color w:val="0D0D0D" w:themeColor="text1" w:themeTint="F2"/>
              </w:rPr>
            </w:pPr>
            <w:r w:rsidRPr="00A057BC">
              <w:rPr>
                <w:rFonts w:eastAsia="Calibri"/>
                <w:color w:val="0D0D0D" w:themeColor="text1" w:themeTint="F2"/>
              </w:rPr>
              <w:t>129090, г. Москва, пр-т Мира, дом 13, строение 1, офис 13</w:t>
            </w:r>
          </w:p>
          <w:p w14:paraId="17F8CA10" w14:textId="77777777" w:rsidR="00EE31BB" w:rsidRPr="00A057BC" w:rsidRDefault="00EE31BB" w:rsidP="00EE31BB">
            <w:pPr>
              <w:spacing w:line="276" w:lineRule="auto"/>
              <w:jc w:val="both"/>
              <w:rPr>
                <w:rFonts w:eastAsia="Calibri"/>
                <w:color w:val="0D0D0D" w:themeColor="text1" w:themeTint="F2"/>
              </w:rPr>
            </w:pPr>
            <w:r w:rsidRPr="00A057BC">
              <w:t>Тел</w:t>
            </w:r>
            <w:r w:rsidRPr="00A057BC">
              <w:rPr>
                <w:lang w:val="en-US"/>
              </w:rPr>
              <w:t>.: +7 (495) 640-25-28</w:t>
            </w:r>
          </w:p>
        </w:tc>
      </w:tr>
      <w:tr w:rsidR="00EE31BB" w:rsidRPr="00AF55B3" w14:paraId="030C0D10" w14:textId="77777777" w:rsidTr="00EE31BB">
        <w:trPr>
          <w:trHeight w:val="290"/>
        </w:trPr>
        <w:tc>
          <w:tcPr>
            <w:tcW w:w="9345" w:type="dxa"/>
            <w:gridSpan w:val="5"/>
          </w:tcPr>
          <w:p w14:paraId="64ED6A18" w14:textId="77777777" w:rsidR="00EE31BB" w:rsidRPr="00A057BC" w:rsidRDefault="00EE31BB" w:rsidP="00EE31BB">
            <w:pPr>
              <w:spacing w:line="276" w:lineRule="auto"/>
              <w:jc w:val="both"/>
              <w:rPr>
                <w:b/>
                <w:bCs/>
                <w:iCs/>
                <w:color w:val="0D0D0D" w:themeColor="text1" w:themeTint="F2"/>
              </w:rPr>
            </w:pPr>
            <w:r w:rsidRPr="00A057BC">
              <w:rPr>
                <w:b/>
                <w:bCs/>
                <w:color w:val="0D0D0D" w:themeColor="text1" w:themeTint="F2"/>
                <w:u w:color="000000"/>
              </w:rPr>
              <w:t>Ответственные лица со стороны Спонсора</w:t>
            </w:r>
          </w:p>
        </w:tc>
      </w:tr>
      <w:tr w:rsidR="00EE31BB" w:rsidRPr="007B20B1" w14:paraId="567F30AC" w14:textId="77777777" w:rsidTr="00EE31BB">
        <w:trPr>
          <w:trHeight w:val="290"/>
        </w:trPr>
        <w:tc>
          <w:tcPr>
            <w:tcW w:w="0" w:type="auto"/>
            <w:gridSpan w:val="2"/>
          </w:tcPr>
          <w:p w14:paraId="005DD956" w14:textId="77777777" w:rsidR="00EE31BB" w:rsidRPr="00A057BC" w:rsidRDefault="00EE31BB" w:rsidP="00EE31BB">
            <w:pPr>
              <w:autoSpaceDE w:val="0"/>
              <w:autoSpaceDN w:val="0"/>
              <w:adjustRightInd w:val="0"/>
              <w:spacing w:line="276" w:lineRule="auto"/>
              <w:jc w:val="both"/>
              <w:rPr>
                <w:b/>
                <w:bCs/>
                <w:color w:val="0D0D0D" w:themeColor="text1" w:themeTint="F2"/>
              </w:rPr>
            </w:pPr>
            <w:r w:rsidRPr="00A057BC">
              <w:rPr>
                <w:b/>
                <w:bCs/>
                <w:color w:val="0D0D0D" w:themeColor="text1" w:themeTint="F2"/>
              </w:rPr>
              <w:t>Лицо, уполномоченное от имени спонсора подписывать протокол и поправки к протоколу</w:t>
            </w:r>
          </w:p>
          <w:p w14:paraId="2B676667" w14:textId="77777777" w:rsidR="00EE31BB" w:rsidRPr="00A057BC" w:rsidRDefault="00EE31BB" w:rsidP="00EE31BB">
            <w:pPr>
              <w:spacing w:line="276" w:lineRule="auto"/>
              <w:jc w:val="both"/>
              <w:rPr>
                <w:b/>
                <w:bCs/>
                <w:color w:val="0D0D0D" w:themeColor="text1" w:themeTint="F2"/>
                <w:u w:color="000000"/>
              </w:rPr>
            </w:pPr>
          </w:p>
        </w:tc>
        <w:tc>
          <w:tcPr>
            <w:tcW w:w="6618" w:type="dxa"/>
            <w:gridSpan w:val="3"/>
          </w:tcPr>
          <w:p w14:paraId="38D043B2" w14:textId="77777777" w:rsidR="00EE31BB" w:rsidRPr="00A057BC" w:rsidRDefault="00EE31BB" w:rsidP="00EE31BB">
            <w:pPr>
              <w:spacing w:line="276" w:lineRule="auto"/>
              <w:jc w:val="both"/>
              <w:rPr>
                <w:color w:val="0D0D0D" w:themeColor="text1" w:themeTint="F2"/>
              </w:rPr>
            </w:pPr>
            <w:r w:rsidRPr="00A057BC">
              <w:rPr>
                <w:iCs/>
                <w:color w:val="0D0D0D" w:themeColor="text1" w:themeTint="F2"/>
              </w:rPr>
              <w:t xml:space="preserve">Щербакова Виктория Сергеевна, </w:t>
            </w:r>
            <w:r w:rsidRPr="00A057BC">
              <w:rPr>
                <w:color w:val="0D0D0D" w:themeColor="text1" w:themeTint="F2"/>
              </w:rPr>
              <w:t>к.б.н.,</w:t>
            </w:r>
            <w:r w:rsidRPr="00A057BC">
              <w:rPr>
                <w:iCs/>
                <w:color w:val="0D0D0D" w:themeColor="text1" w:themeTint="F2"/>
              </w:rPr>
              <w:t xml:space="preserve"> медицинский директор</w:t>
            </w:r>
            <w:r w:rsidRPr="00A057BC">
              <w:rPr>
                <w:color w:val="0D0D0D" w:themeColor="text1" w:themeTint="F2"/>
              </w:rPr>
              <w:t xml:space="preserve"> ООО «ПРОМОМЕД РУС»</w:t>
            </w:r>
          </w:p>
          <w:p w14:paraId="28C1DBC8" w14:textId="77777777" w:rsidR="00EE31BB" w:rsidRPr="00A057BC" w:rsidRDefault="00EE31BB" w:rsidP="00EE31BB">
            <w:pPr>
              <w:spacing w:line="276" w:lineRule="auto"/>
              <w:jc w:val="both"/>
              <w:rPr>
                <w:color w:val="0D0D0D" w:themeColor="text1" w:themeTint="F2"/>
                <w:lang w:val="en-US"/>
              </w:rPr>
            </w:pPr>
            <w:r w:rsidRPr="00A057BC">
              <w:rPr>
                <w:color w:val="0D0D0D" w:themeColor="text1" w:themeTint="F2"/>
              </w:rPr>
              <w:t>Тел</w:t>
            </w:r>
            <w:r w:rsidRPr="00A057BC">
              <w:rPr>
                <w:color w:val="0D0D0D" w:themeColor="text1" w:themeTint="F2"/>
                <w:lang w:val="en-US"/>
              </w:rPr>
              <w:t xml:space="preserve">.: +7 (495) 640 25 28 </w:t>
            </w:r>
          </w:p>
          <w:p w14:paraId="30195283" w14:textId="77777777" w:rsidR="00EE31BB" w:rsidRPr="00A057BC" w:rsidRDefault="00EE31BB" w:rsidP="00EE31BB">
            <w:pPr>
              <w:spacing w:line="276" w:lineRule="auto"/>
              <w:jc w:val="both"/>
              <w:rPr>
                <w:color w:val="0D0D0D" w:themeColor="text1" w:themeTint="F2"/>
                <w:lang w:val="en-US"/>
              </w:rPr>
            </w:pPr>
            <w:r w:rsidRPr="00A057BC">
              <w:rPr>
                <w:color w:val="0D0D0D" w:themeColor="text1" w:themeTint="F2"/>
                <w:lang w:val="en-US"/>
              </w:rPr>
              <w:t>e-mail: vishcherbakova@promomed.pro</w:t>
            </w:r>
          </w:p>
        </w:tc>
      </w:tr>
      <w:tr w:rsidR="00EE31BB" w:rsidRPr="007B20B1" w14:paraId="30499EC2" w14:textId="77777777" w:rsidTr="00EE31BB">
        <w:trPr>
          <w:trHeight w:val="290"/>
        </w:trPr>
        <w:tc>
          <w:tcPr>
            <w:tcW w:w="0" w:type="auto"/>
            <w:gridSpan w:val="2"/>
          </w:tcPr>
          <w:p w14:paraId="687B2274" w14:textId="77777777" w:rsidR="00EE31BB" w:rsidRPr="00A057BC" w:rsidRDefault="00EE31BB" w:rsidP="00EE31BB">
            <w:pPr>
              <w:autoSpaceDE w:val="0"/>
              <w:autoSpaceDN w:val="0"/>
              <w:adjustRightInd w:val="0"/>
              <w:spacing w:line="276" w:lineRule="auto"/>
              <w:jc w:val="both"/>
              <w:rPr>
                <w:b/>
                <w:bCs/>
                <w:color w:val="0D0D0D" w:themeColor="text1" w:themeTint="F2"/>
              </w:rPr>
            </w:pPr>
            <w:r w:rsidRPr="00A057BC">
              <w:rPr>
                <w:b/>
                <w:bCs/>
                <w:color w:val="0D0D0D" w:themeColor="text1" w:themeTint="F2"/>
              </w:rPr>
              <w:t>Медицинский эксперт</w:t>
            </w:r>
          </w:p>
        </w:tc>
        <w:tc>
          <w:tcPr>
            <w:tcW w:w="6618" w:type="dxa"/>
            <w:gridSpan w:val="3"/>
          </w:tcPr>
          <w:p w14:paraId="56E5B287" w14:textId="77777777" w:rsidR="00EE31BB" w:rsidRPr="00A057BC" w:rsidRDefault="00EE31BB" w:rsidP="00EE31BB">
            <w:pPr>
              <w:spacing w:line="276" w:lineRule="auto"/>
              <w:jc w:val="both"/>
              <w:rPr>
                <w:color w:val="0D0D0D" w:themeColor="text1" w:themeTint="F2"/>
              </w:rPr>
            </w:pPr>
            <w:r w:rsidRPr="00A057BC">
              <w:rPr>
                <w:iCs/>
                <w:color w:val="0D0D0D" w:themeColor="text1" w:themeTint="F2"/>
              </w:rPr>
              <w:t xml:space="preserve">Матвеев Дмитрий Валерьевич, к.м.н., руководитель отдела медицинской информации </w:t>
            </w:r>
            <w:r w:rsidRPr="00A057BC">
              <w:rPr>
                <w:color w:val="0D0D0D" w:themeColor="text1" w:themeTint="F2"/>
              </w:rPr>
              <w:t>медицинской дирекции ООО «ПРОМОМЕД РУС»</w:t>
            </w:r>
          </w:p>
          <w:p w14:paraId="44FEBE95" w14:textId="77777777" w:rsidR="00EE31BB" w:rsidRPr="00A057BC" w:rsidRDefault="00EE31BB" w:rsidP="00EE31BB">
            <w:pPr>
              <w:spacing w:line="276" w:lineRule="auto"/>
              <w:jc w:val="both"/>
              <w:rPr>
                <w:color w:val="0D0D0D" w:themeColor="text1" w:themeTint="F2"/>
                <w:lang w:val="en-US"/>
              </w:rPr>
            </w:pPr>
            <w:r w:rsidRPr="00A057BC">
              <w:rPr>
                <w:color w:val="0D0D0D" w:themeColor="text1" w:themeTint="F2"/>
              </w:rPr>
              <w:t>моб</w:t>
            </w:r>
            <w:r w:rsidRPr="00A057BC">
              <w:rPr>
                <w:color w:val="0D0D0D" w:themeColor="text1" w:themeTint="F2"/>
                <w:lang w:val="en-US"/>
              </w:rPr>
              <w:t>.: +7 (925) 004-36-60</w:t>
            </w:r>
          </w:p>
          <w:p w14:paraId="7BE2364A" w14:textId="77777777" w:rsidR="00EE31BB" w:rsidRPr="00A057BC" w:rsidRDefault="00EE31BB" w:rsidP="00EE31BB">
            <w:pPr>
              <w:spacing w:line="276" w:lineRule="auto"/>
              <w:jc w:val="both"/>
              <w:rPr>
                <w:iCs/>
                <w:color w:val="0D0D0D" w:themeColor="text1" w:themeTint="F2"/>
                <w:lang w:val="en-US"/>
              </w:rPr>
            </w:pPr>
            <w:r w:rsidRPr="00A057BC">
              <w:rPr>
                <w:color w:val="0D0D0D" w:themeColor="text1" w:themeTint="F2"/>
                <w:lang w:val="en-US"/>
              </w:rPr>
              <w:t xml:space="preserve">e-mail: </w:t>
            </w:r>
            <w:r w:rsidRPr="00A057BC">
              <w:rPr>
                <w:color w:val="0D0D0D" w:themeColor="text1" w:themeTint="F2"/>
                <w:szCs w:val="20"/>
                <w:lang w:val="en-US"/>
              </w:rPr>
              <w:t>dmatveev@promomed.pro</w:t>
            </w:r>
          </w:p>
        </w:tc>
      </w:tr>
      <w:tr w:rsidR="00EE31BB" w:rsidRPr="00AF55B3" w14:paraId="1D1FB7A0" w14:textId="77777777" w:rsidTr="00EE31BB">
        <w:trPr>
          <w:trHeight w:val="2034"/>
        </w:trPr>
        <w:tc>
          <w:tcPr>
            <w:tcW w:w="0" w:type="auto"/>
            <w:gridSpan w:val="2"/>
          </w:tcPr>
          <w:p w14:paraId="135C4548" w14:textId="77777777" w:rsidR="00EE31BB" w:rsidRPr="00A057BC" w:rsidRDefault="00EE31BB" w:rsidP="00EE31BB">
            <w:pPr>
              <w:spacing w:line="276" w:lineRule="auto"/>
              <w:jc w:val="both"/>
              <w:rPr>
                <w:color w:val="0D0D0D" w:themeColor="text1" w:themeTint="F2"/>
                <w:u w:color="000000"/>
              </w:rPr>
            </w:pPr>
            <w:r w:rsidRPr="00A057BC">
              <w:rPr>
                <w:b/>
                <w:bCs/>
                <w:color w:val="0D0D0D" w:themeColor="text1" w:themeTint="F2"/>
                <w:u w:color="000000"/>
              </w:rPr>
              <w:t>Организация, уполномоченная спонсором на организацию проведения клинического исследования</w:t>
            </w:r>
          </w:p>
        </w:tc>
        <w:tc>
          <w:tcPr>
            <w:tcW w:w="6618" w:type="dxa"/>
            <w:gridSpan w:val="3"/>
          </w:tcPr>
          <w:p w14:paraId="55DA9599"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Общество с ограниченной ответственностью "Национальный научный центр исследований и фармаконадзора"</w:t>
            </w:r>
          </w:p>
          <w:p w14:paraId="3DAA027F"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430024, Республика Мордовия, г. Саранск, ул. Косарева, д. 116а</w:t>
            </w:r>
          </w:p>
          <w:p w14:paraId="3E2E9BE7"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Крашенинникова Галия Имрановна, генеральный директор</w:t>
            </w:r>
          </w:p>
        </w:tc>
      </w:tr>
      <w:tr w:rsidR="00EE31BB" w:rsidRPr="00AF55B3" w14:paraId="62E8A381" w14:textId="77777777" w:rsidTr="00EE31BB">
        <w:trPr>
          <w:trHeight w:val="607"/>
        </w:trPr>
        <w:tc>
          <w:tcPr>
            <w:tcW w:w="0" w:type="auto"/>
            <w:gridSpan w:val="2"/>
          </w:tcPr>
          <w:p w14:paraId="64D42C45"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Исследовательский центр</w:t>
            </w:r>
          </w:p>
        </w:tc>
        <w:tc>
          <w:tcPr>
            <w:tcW w:w="6618" w:type="dxa"/>
            <w:gridSpan w:val="3"/>
          </w:tcPr>
          <w:p w14:paraId="3AB34748"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ООО «ННЦ ИССЛЕДОВАНИЙ И ФАРМАКОНАДЗОРА»</w:t>
            </w:r>
          </w:p>
          <w:p w14:paraId="6066A866" w14:textId="77777777" w:rsidR="00A1229E" w:rsidRPr="0010444D" w:rsidRDefault="00EE31BB" w:rsidP="00A1229E">
            <w:pPr>
              <w:pBdr>
                <w:top w:val="nil"/>
                <w:left w:val="nil"/>
                <w:bottom w:val="nil"/>
                <w:right w:val="nil"/>
                <w:between w:val="nil"/>
                <w:bar w:val="nil"/>
              </w:pBdr>
              <w:spacing w:line="276" w:lineRule="auto"/>
              <w:rPr>
                <w:ins w:id="245" w:author="Автор" w:date="2026-08-25T09:50:00Z"/>
                <w:color w:val="0D0D0D" w:themeColor="text1" w:themeTint="F2"/>
                <w:u w:color="000000"/>
                <w:bdr w:val="nil"/>
              </w:rPr>
            </w:pPr>
            <w:r w:rsidRPr="00A057BC">
              <w:rPr>
                <w:color w:val="0D0D0D" w:themeColor="text1" w:themeTint="F2"/>
              </w:rPr>
              <w:t xml:space="preserve">Юридический адрес: </w:t>
            </w:r>
            <w:ins w:id="246" w:author="Автор" w:date="2026-08-25T09:50:00Z">
              <w:r w:rsidR="00A1229E" w:rsidRPr="006D079C">
                <w:rPr>
                  <w:color w:val="0D0D0D" w:themeColor="text1" w:themeTint="F2"/>
                  <w:u w:color="000000"/>
                  <w:bdr w:val="nil"/>
                </w:rPr>
                <w:t>430024, Республика Мордовия, г. Саранск, ул. Косарева, д. 116а</w:t>
              </w:r>
            </w:ins>
          </w:p>
          <w:p w14:paraId="0AC2646F" w14:textId="6F5833A9" w:rsidR="00EE31BB" w:rsidRPr="00A057BC" w:rsidRDefault="00EE31BB" w:rsidP="008B39E9">
            <w:pPr>
              <w:pBdr>
                <w:top w:val="nil"/>
                <w:left w:val="nil"/>
                <w:bottom w:val="nil"/>
                <w:right w:val="nil"/>
                <w:between w:val="nil"/>
                <w:bar w:val="nil"/>
              </w:pBdr>
              <w:spacing w:line="276" w:lineRule="auto"/>
              <w:rPr>
                <w:color w:val="0D0D0D" w:themeColor="text1" w:themeTint="F2"/>
                <w:u w:color="000000"/>
              </w:rPr>
            </w:pPr>
            <w:del w:id="247" w:author="Автор" w:date="2026-08-25T09:50:00Z">
              <w:r w:rsidRPr="00A057BC" w:rsidDel="00A1229E">
                <w:rPr>
                  <w:bCs/>
                  <w:color w:val="0D0D0D" w:themeColor="text1" w:themeTint="F2"/>
                </w:rPr>
                <w:delText>г. Саранск, ул. Косарева, 116А</w:delText>
              </w:r>
              <w:r w:rsidRPr="00A057BC" w:rsidDel="00A1229E">
                <w:rPr>
                  <w:color w:val="0D0D0D" w:themeColor="text1" w:themeTint="F2"/>
                </w:rPr>
                <w:delText xml:space="preserve"> </w:delText>
              </w:r>
            </w:del>
            <w:r w:rsidRPr="00A057BC">
              <w:rPr>
                <w:color w:val="0D0D0D" w:themeColor="text1" w:themeTint="F2"/>
              </w:rPr>
              <w:t>Фактический адрес:</w:t>
            </w:r>
            <w:r w:rsidRPr="00A057BC">
              <w:rPr>
                <w:color w:val="0D0D0D" w:themeColor="text1" w:themeTint="F2"/>
                <w:u w:color="000000"/>
              </w:rPr>
              <w:t xml:space="preserve"> </w:t>
            </w:r>
            <w:ins w:id="248" w:author="Автор" w:date="2026-08-25T09:50:00Z">
              <w:r w:rsidR="00A1229E" w:rsidRPr="006D079C">
                <w:rPr>
                  <w:color w:val="0D0D0D" w:themeColor="text1" w:themeTint="F2"/>
                  <w:u w:color="000000"/>
                  <w:bdr w:val="nil"/>
                </w:rPr>
                <w:t>430024, Республика Мордовия, г. Саранск, ул. Косарева, д. 116а</w:t>
              </w:r>
            </w:ins>
            <w:del w:id="249" w:author="Автор" w:date="2026-08-25T09:50:00Z">
              <w:r w:rsidRPr="00A057BC" w:rsidDel="00A1229E">
                <w:rPr>
                  <w:color w:val="0D0D0D" w:themeColor="text1" w:themeTint="F2"/>
                  <w:u w:color="000000"/>
                </w:rPr>
                <w:delText>г. Саранск, ул. Косарева, 116А</w:delText>
              </w:r>
            </w:del>
          </w:p>
          <w:p w14:paraId="5E93B08B" w14:textId="77777777" w:rsidR="00EE31BB" w:rsidRPr="00A057BC" w:rsidRDefault="00EE31BB" w:rsidP="00EE31BB">
            <w:pPr>
              <w:autoSpaceDE w:val="0"/>
              <w:autoSpaceDN w:val="0"/>
              <w:adjustRightInd w:val="0"/>
              <w:spacing w:line="276" w:lineRule="auto"/>
              <w:jc w:val="both"/>
              <w:rPr>
                <w:color w:val="0D0D0D" w:themeColor="text1" w:themeTint="F2"/>
              </w:rPr>
            </w:pPr>
            <w:r w:rsidRPr="00A057BC">
              <w:rPr>
                <w:color w:val="0D0D0D" w:themeColor="text1" w:themeTint="F2"/>
                <w:u w:color="000000"/>
              </w:rPr>
              <w:t xml:space="preserve">Тел: </w:t>
            </w:r>
            <w:r w:rsidRPr="00D81B7A">
              <w:rPr>
                <w:rPrChange w:id="250" w:author="Автор" w:date="2026-08-25T09:50:00Z">
                  <w:rPr>
                    <w:lang w:val="en-US"/>
                  </w:rPr>
                </w:rPrChange>
              </w:rPr>
              <w:t>+7 (996) 960-23-27</w:t>
            </w:r>
          </w:p>
        </w:tc>
      </w:tr>
      <w:tr w:rsidR="00EE31BB" w:rsidRPr="00AF55B3" w14:paraId="3B01BB2B" w14:textId="77777777" w:rsidTr="00EE31BB">
        <w:trPr>
          <w:trHeight w:val="607"/>
        </w:trPr>
        <w:tc>
          <w:tcPr>
            <w:tcW w:w="0" w:type="auto"/>
            <w:gridSpan w:val="2"/>
          </w:tcPr>
          <w:p w14:paraId="11D571FE"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Главный исследователь:</w:t>
            </w:r>
          </w:p>
        </w:tc>
        <w:tc>
          <w:tcPr>
            <w:tcW w:w="6618" w:type="dxa"/>
            <w:gridSpan w:val="3"/>
          </w:tcPr>
          <w:p w14:paraId="4482E6DA"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ФИО: Мирошкина Дарья Александровна</w:t>
            </w:r>
          </w:p>
          <w:p w14:paraId="6CDF2145" w14:textId="503E37C3"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Должность: </w:t>
            </w:r>
            <w:commentRangeStart w:id="251"/>
            <w:commentRangeStart w:id="252"/>
            <w:r w:rsidRPr="00A057BC">
              <w:rPr>
                <w:color w:val="0D0D0D" w:themeColor="text1" w:themeTint="F2"/>
                <w:u w:color="000000"/>
              </w:rPr>
              <w:t xml:space="preserve">врач </w:t>
            </w:r>
            <w:ins w:id="253" w:author="Автор" w:date="2026-08-25T10:59:00Z">
              <w:r w:rsidR="00E01052">
                <w:rPr>
                  <w:color w:val="0D0D0D" w:themeColor="text1" w:themeTint="F2"/>
                  <w:u w:color="000000"/>
                </w:rPr>
                <w:t>общей практики</w:t>
              </w:r>
            </w:ins>
            <w:del w:id="254" w:author="Автор" w:date="2026-08-25T10:59:00Z">
              <w:r w:rsidRPr="00A057BC" w:rsidDel="00E01052">
                <w:rPr>
                  <w:color w:val="0D0D0D" w:themeColor="text1" w:themeTint="F2"/>
                  <w:u w:color="000000"/>
                </w:rPr>
                <w:delText>клинический фармаколог</w:delText>
              </w:r>
            </w:del>
            <w:r w:rsidRPr="00A057BC">
              <w:rPr>
                <w:color w:val="0D0D0D" w:themeColor="text1" w:themeTint="F2"/>
                <w:u w:color="000000"/>
              </w:rPr>
              <w:t xml:space="preserve"> </w:t>
            </w:r>
            <w:commentRangeEnd w:id="251"/>
            <w:r w:rsidR="00FF3108">
              <w:rPr>
                <w:rStyle w:val="a8"/>
              </w:rPr>
              <w:commentReference w:id="251"/>
            </w:r>
            <w:commentRangeEnd w:id="252"/>
            <w:r w:rsidR="00E01052">
              <w:rPr>
                <w:rStyle w:val="a8"/>
              </w:rPr>
              <w:commentReference w:id="252"/>
            </w:r>
          </w:p>
          <w:p w14:paraId="470C395F"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rPr>
              <w:t xml:space="preserve">Телефон: </w:t>
            </w:r>
            <w:r w:rsidRPr="00A057BC">
              <w:rPr>
                <w:color w:val="000000" w:themeColor="text1"/>
              </w:rPr>
              <w:t>+7 (937) 672-82-79</w:t>
            </w:r>
          </w:p>
        </w:tc>
      </w:tr>
      <w:tr w:rsidR="00EE31BB" w:rsidRPr="00AF55B3" w14:paraId="4A3EDB9C" w14:textId="77777777" w:rsidTr="00EE31BB">
        <w:trPr>
          <w:trHeight w:val="607"/>
        </w:trPr>
        <w:tc>
          <w:tcPr>
            <w:tcW w:w="0" w:type="auto"/>
            <w:gridSpan w:val="2"/>
          </w:tcPr>
          <w:p w14:paraId="4C76294D"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Аналитическая лаборатория</w:t>
            </w:r>
          </w:p>
        </w:tc>
        <w:tc>
          <w:tcPr>
            <w:tcW w:w="6618" w:type="dxa"/>
            <w:gridSpan w:val="3"/>
          </w:tcPr>
          <w:p w14:paraId="6C1B5027" w14:textId="77777777" w:rsidR="00EE31BB" w:rsidRPr="00A057BC" w:rsidRDefault="00EE31BB" w:rsidP="00EE31BB">
            <w:pPr>
              <w:spacing w:line="276" w:lineRule="auto"/>
              <w:jc w:val="both"/>
              <w:rPr>
                <w:rFonts w:eastAsia="SimSun"/>
                <w:color w:val="0D0D0D" w:themeColor="text1" w:themeTint="F2"/>
                <w:shd w:val="clear" w:color="auto" w:fill="FFFFFF"/>
              </w:rPr>
            </w:pPr>
            <w:r w:rsidRPr="00A057BC">
              <w:rPr>
                <w:rFonts w:eastAsia="SimSun"/>
                <w:color w:val="0D0D0D" w:themeColor="text1" w:themeTint="F2"/>
                <w:shd w:val="clear" w:color="auto" w:fill="FFFFFF"/>
              </w:rPr>
              <w:t>ООО «ННЦ ИССЛЕДОВАНИЙ И ФАРМАКОНАДЗОРА»</w:t>
            </w:r>
          </w:p>
          <w:p w14:paraId="6EDED88F" w14:textId="3C36634D" w:rsidR="00EE31BB" w:rsidRPr="00A057BC" w:rsidRDefault="00EE31BB" w:rsidP="00EE31BB">
            <w:pPr>
              <w:spacing w:line="276" w:lineRule="auto"/>
              <w:jc w:val="both"/>
              <w:rPr>
                <w:rFonts w:eastAsia="SimSun"/>
                <w:color w:val="0D0D0D" w:themeColor="text1" w:themeTint="F2"/>
                <w:shd w:val="clear" w:color="auto" w:fill="FFFFFF"/>
              </w:rPr>
            </w:pPr>
            <w:r w:rsidRPr="00A057BC">
              <w:rPr>
                <w:rFonts w:eastAsia="SimSun"/>
                <w:color w:val="0D0D0D" w:themeColor="text1" w:themeTint="F2"/>
                <w:shd w:val="clear" w:color="auto" w:fill="FFFFFF"/>
              </w:rPr>
              <w:t xml:space="preserve">430032, </w:t>
            </w:r>
            <w:ins w:id="255" w:author="Автор" w:date="2026-08-25T09:50:00Z">
              <w:r w:rsidR="00A1229E">
                <w:rPr>
                  <w:rFonts w:eastAsia="SimSun"/>
                  <w:color w:val="0D0D0D" w:themeColor="text1" w:themeTint="F2"/>
                  <w:shd w:val="clear" w:color="auto" w:fill="FFFFFF"/>
                </w:rPr>
                <w:t xml:space="preserve">Республика Мордовия, </w:t>
              </w:r>
            </w:ins>
            <w:r w:rsidRPr="00A057BC">
              <w:rPr>
                <w:rFonts w:eastAsia="SimSun"/>
                <w:color w:val="0D0D0D" w:themeColor="text1" w:themeTint="F2"/>
                <w:shd w:val="clear" w:color="auto" w:fill="FFFFFF"/>
              </w:rPr>
              <w:t>г. Саранск, ул. Ульянова, 26А</w:t>
            </w:r>
          </w:p>
          <w:p w14:paraId="7626D178" w14:textId="77777777" w:rsidR="00EE31BB" w:rsidRPr="00A057BC" w:rsidRDefault="00EE31BB" w:rsidP="00EE31BB">
            <w:pPr>
              <w:spacing w:line="276" w:lineRule="auto"/>
              <w:jc w:val="both"/>
              <w:rPr>
                <w:color w:val="0D0D0D" w:themeColor="text1" w:themeTint="F2"/>
                <w:u w:color="000000"/>
              </w:rPr>
            </w:pPr>
            <w:r w:rsidRPr="00A057BC">
              <w:rPr>
                <w:rFonts w:eastAsia="SimSun"/>
                <w:color w:val="0D0D0D" w:themeColor="text1" w:themeTint="F2"/>
                <w:shd w:val="clear" w:color="auto" w:fill="FFFFFF"/>
              </w:rPr>
              <w:t xml:space="preserve">Тел.: </w:t>
            </w:r>
            <w:r w:rsidRPr="00A057BC">
              <w:rPr>
                <w:bCs/>
                <w:color w:val="0D0D0D" w:themeColor="text1" w:themeTint="F2"/>
              </w:rPr>
              <w:t>+7 (919) 644-50-56</w:t>
            </w:r>
          </w:p>
        </w:tc>
      </w:tr>
      <w:tr w:rsidR="00EE31BB" w:rsidRPr="00AF55B3" w14:paraId="093A6DCB" w14:textId="77777777" w:rsidTr="00EE31BB">
        <w:trPr>
          <w:trHeight w:val="289"/>
        </w:trPr>
        <w:tc>
          <w:tcPr>
            <w:tcW w:w="0" w:type="auto"/>
            <w:gridSpan w:val="2"/>
          </w:tcPr>
          <w:p w14:paraId="687BC29E" w14:textId="77777777" w:rsidR="00EE31BB" w:rsidRPr="00A057BC" w:rsidRDefault="00EE31BB" w:rsidP="00EE31BB">
            <w:pPr>
              <w:spacing w:line="276" w:lineRule="auto"/>
              <w:jc w:val="both"/>
              <w:rPr>
                <w:color w:val="0D0D0D" w:themeColor="text1" w:themeTint="F2"/>
                <w:u w:color="000000"/>
              </w:rPr>
            </w:pPr>
            <w:r w:rsidRPr="00A057BC">
              <w:rPr>
                <w:b/>
                <w:bCs/>
                <w:color w:val="0D0D0D" w:themeColor="text1" w:themeTint="F2"/>
                <w:u w:color="000000"/>
              </w:rPr>
              <w:t xml:space="preserve">Цель исследования </w:t>
            </w:r>
          </w:p>
        </w:tc>
        <w:tc>
          <w:tcPr>
            <w:tcW w:w="6618" w:type="dxa"/>
            <w:gridSpan w:val="3"/>
          </w:tcPr>
          <w:p w14:paraId="6EE60428" w14:textId="77777777" w:rsidR="00EE31BB" w:rsidRPr="00A057BC" w:rsidRDefault="00EE31BB" w:rsidP="00EE31BB">
            <w:pPr>
              <w:autoSpaceDE w:val="0"/>
              <w:autoSpaceDN w:val="0"/>
              <w:adjustRightInd w:val="0"/>
              <w:jc w:val="both"/>
              <w:rPr>
                <w:color w:val="0D0D0D" w:themeColor="text1" w:themeTint="F2"/>
                <w:u w:color="000000"/>
              </w:rPr>
            </w:pPr>
            <w:bookmarkStart w:id="256" w:name="Цель"/>
            <w:r w:rsidRPr="00A057BC">
              <w:rPr>
                <w:color w:val="000000"/>
                <w14:ligatures w14:val="standardContextual"/>
              </w:rPr>
              <w:t xml:space="preserve">Оценить фармакокинетические параметры, биоэквивалентность и безопасность исследуемого лекарственного препарата XTBC12101, таблетки с пролонгированным высвобождением, покрытые пленочной оболочкой, 15 мг (ООО «ПРОМОМЕД РУС», Россия) в сравнении с референтным лекарственным препаратом у здоровых добровольцев после однократного приема натощак и после приема пищи. </w:t>
            </w:r>
            <w:bookmarkEnd w:id="256"/>
          </w:p>
        </w:tc>
      </w:tr>
      <w:tr w:rsidR="00EE31BB" w:rsidRPr="00AF55B3" w14:paraId="0879B552" w14:textId="77777777" w:rsidTr="00EE31BB">
        <w:trPr>
          <w:trHeight w:val="558"/>
        </w:trPr>
        <w:tc>
          <w:tcPr>
            <w:tcW w:w="0" w:type="auto"/>
            <w:gridSpan w:val="2"/>
          </w:tcPr>
          <w:p w14:paraId="2192B095" w14:textId="77777777" w:rsidR="00EE31BB" w:rsidRPr="00A057BC" w:rsidRDefault="00EE31BB" w:rsidP="00EE31BB">
            <w:pPr>
              <w:spacing w:line="276" w:lineRule="auto"/>
              <w:jc w:val="both"/>
              <w:rPr>
                <w:color w:val="0D0D0D" w:themeColor="text1" w:themeTint="F2"/>
                <w:u w:color="000000"/>
              </w:rPr>
            </w:pPr>
            <w:r w:rsidRPr="00A057BC">
              <w:rPr>
                <w:b/>
                <w:bCs/>
                <w:color w:val="0D0D0D" w:themeColor="text1" w:themeTint="F2"/>
                <w:u w:color="000000"/>
              </w:rPr>
              <w:t xml:space="preserve">Задачи исследования </w:t>
            </w:r>
          </w:p>
        </w:tc>
        <w:tc>
          <w:tcPr>
            <w:tcW w:w="6618" w:type="dxa"/>
            <w:gridSpan w:val="3"/>
          </w:tcPr>
          <w:p w14:paraId="138D0193" w14:textId="77777777" w:rsidR="00EE31BB" w:rsidRPr="00A057BC" w:rsidRDefault="00EE31BB" w:rsidP="00EE31BB">
            <w:pPr>
              <w:pStyle w:val="afd"/>
              <w:numPr>
                <w:ilvl w:val="0"/>
                <w:numId w:val="85"/>
              </w:numPr>
              <w:autoSpaceDE w:val="0"/>
              <w:autoSpaceDN w:val="0"/>
              <w:adjustRightInd w:val="0"/>
              <w:spacing w:line="276" w:lineRule="auto"/>
              <w:ind w:left="0" w:firstLine="18"/>
              <w:jc w:val="both"/>
              <w:rPr>
                <w:color w:val="0D0D0D" w:themeColor="text1" w:themeTint="F2"/>
                <w:u w:color="000000"/>
              </w:rPr>
            </w:pPr>
            <w:bookmarkStart w:id="257" w:name="Задача1"/>
            <w:r w:rsidRPr="00A057BC">
              <w:rPr>
                <w:color w:val="0D0D0D" w:themeColor="text1" w:themeTint="F2"/>
                <w:u w:color="000000"/>
              </w:rPr>
              <w:t xml:space="preserve">Оценить фармакокинетические параметры и относительную биодоступность препаратов </w:t>
            </w:r>
            <w:r w:rsidRPr="00A057BC">
              <w:rPr>
                <w:color w:val="0D0D0D" w:themeColor="text1" w:themeTint="F2"/>
              </w:rPr>
              <w:t xml:space="preserve">исследования у </w:t>
            </w:r>
            <w:r w:rsidRPr="00A057BC">
              <w:rPr>
                <w:color w:val="0D0D0D" w:themeColor="text1" w:themeTint="F2"/>
              </w:rPr>
              <w:lastRenderedPageBreak/>
              <w:t xml:space="preserve">здоровых </w:t>
            </w:r>
            <w:r w:rsidRPr="00A057BC">
              <w:rPr>
                <w:color w:val="0D0D0D" w:themeColor="text1" w:themeTint="F2"/>
                <w:u w:color="000000"/>
              </w:rPr>
              <w:t xml:space="preserve">добровольцев </w:t>
            </w:r>
            <w:bookmarkEnd w:id="257"/>
            <w:r w:rsidRPr="00A057BC">
              <w:rPr>
                <w:color w:val="0D0D0D" w:themeColor="text1" w:themeTint="F2"/>
                <w:u w:color="000000"/>
              </w:rPr>
              <w:t>мужского пола в условиях однократного приема натощак;</w:t>
            </w:r>
          </w:p>
          <w:p w14:paraId="238215C8" w14:textId="77777777" w:rsidR="00EE31BB" w:rsidRPr="00A057BC" w:rsidRDefault="00EE31BB" w:rsidP="00EE31BB">
            <w:pPr>
              <w:pStyle w:val="afd"/>
              <w:numPr>
                <w:ilvl w:val="0"/>
                <w:numId w:val="85"/>
              </w:numPr>
              <w:autoSpaceDE w:val="0"/>
              <w:autoSpaceDN w:val="0"/>
              <w:adjustRightInd w:val="0"/>
              <w:spacing w:line="276" w:lineRule="auto"/>
              <w:ind w:left="0" w:firstLine="18"/>
              <w:jc w:val="both"/>
              <w:rPr>
                <w:color w:val="0D0D0D" w:themeColor="text1" w:themeTint="F2"/>
                <w:u w:color="000000"/>
              </w:rPr>
            </w:pPr>
            <w:r w:rsidRPr="00A057BC">
              <w:rPr>
                <w:color w:val="0D0D0D" w:themeColor="text1" w:themeTint="F2"/>
                <w:u w:color="000000"/>
              </w:rPr>
              <w:t>Оценить фармакокинетические параметры и относительную биодоступность препаратов исследования у здоровых добровольцев мужского пола в условиях однократного приема после приема пищи;</w:t>
            </w:r>
            <w:bookmarkStart w:id="258" w:name="Задача2"/>
          </w:p>
          <w:p w14:paraId="508A6808" w14:textId="77777777" w:rsidR="00EE31BB" w:rsidRPr="00A057BC" w:rsidRDefault="00EE31BB" w:rsidP="00EE31BB">
            <w:pPr>
              <w:pStyle w:val="afd"/>
              <w:numPr>
                <w:ilvl w:val="0"/>
                <w:numId w:val="85"/>
              </w:numPr>
              <w:autoSpaceDE w:val="0"/>
              <w:autoSpaceDN w:val="0"/>
              <w:adjustRightInd w:val="0"/>
              <w:spacing w:line="276" w:lineRule="auto"/>
              <w:ind w:left="0" w:firstLine="18"/>
              <w:jc w:val="both"/>
              <w:rPr>
                <w:color w:val="0D0D0D" w:themeColor="text1" w:themeTint="F2"/>
                <w:u w:color="000000"/>
              </w:rPr>
            </w:pPr>
            <w:r w:rsidRPr="00A057BC">
              <w:rPr>
                <w:color w:val="0D0D0D" w:themeColor="text1" w:themeTint="F2"/>
              </w:rPr>
              <w:t>Оценить биоэквивалентность препаратов исследования на основании полученных фармакокинетических параметров в условиях приема натощак и после приема пищи;</w:t>
            </w:r>
            <w:bookmarkStart w:id="259" w:name="Задача3"/>
            <w:bookmarkEnd w:id="258"/>
          </w:p>
          <w:p w14:paraId="68C5D498" w14:textId="213BB7D2" w:rsidR="00EE31BB" w:rsidRPr="00A057BC" w:rsidRDefault="00EE31BB" w:rsidP="00EE31BB">
            <w:pPr>
              <w:pStyle w:val="afd"/>
              <w:numPr>
                <w:ilvl w:val="0"/>
                <w:numId w:val="85"/>
              </w:numPr>
              <w:autoSpaceDE w:val="0"/>
              <w:autoSpaceDN w:val="0"/>
              <w:adjustRightInd w:val="0"/>
              <w:spacing w:line="276" w:lineRule="auto"/>
              <w:ind w:left="0" w:firstLine="18"/>
              <w:jc w:val="both"/>
              <w:rPr>
                <w:color w:val="0D0D0D" w:themeColor="text1" w:themeTint="F2"/>
                <w:u w:color="000000"/>
              </w:rPr>
            </w:pPr>
            <w:r w:rsidRPr="00A057BC">
              <w:rPr>
                <w:color w:val="0D0D0D" w:themeColor="text1" w:themeTint="F2"/>
              </w:rPr>
              <w:t xml:space="preserve">Провести сбор и оценку данных о нежелательных явлениях с целью сравнительной оценки безопасности однократного приема исследуемых препаратов у здоровых добровольцев </w:t>
            </w:r>
            <w:bookmarkEnd w:id="259"/>
            <w:r w:rsidRPr="00A057BC">
              <w:rPr>
                <w:color w:val="0D0D0D" w:themeColor="text1" w:themeTint="F2"/>
              </w:rPr>
              <w:t>мужского пола натощак и после приема пищи.</w:t>
            </w:r>
          </w:p>
        </w:tc>
      </w:tr>
      <w:tr w:rsidR="00EE31BB" w14:paraId="148E28E5" w14:textId="77777777" w:rsidTr="00EE31BB">
        <w:trPr>
          <w:trHeight w:val="449"/>
        </w:trPr>
        <w:tc>
          <w:tcPr>
            <w:tcW w:w="0" w:type="auto"/>
            <w:gridSpan w:val="2"/>
          </w:tcPr>
          <w:p w14:paraId="402DC60F" w14:textId="77777777" w:rsidR="00EE31BB" w:rsidRPr="00A057BC" w:rsidRDefault="00EE31BB" w:rsidP="00EE31BB">
            <w:pPr>
              <w:spacing w:line="276" w:lineRule="auto"/>
              <w:jc w:val="both"/>
              <w:rPr>
                <w:color w:val="0D0D0D" w:themeColor="text1" w:themeTint="F2"/>
                <w:u w:color="000000"/>
              </w:rPr>
            </w:pPr>
            <w:r w:rsidRPr="00A057BC">
              <w:rPr>
                <w:b/>
                <w:bCs/>
                <w:color w:val="0D0D0D" w:themeColor="text1" w:themeTint="F2"/>
                <w:u w:color="000000"/>
              </w:rPr>
              <w:lastRenderedPageBreak/>
              <w:t xml:space="preserve">Дизайн исследования </w:t>
            </w:r>
          </w:p>
        </w:tc>
        <w:tc>
          <w:tcPr>
            <w:tcW w:w="6618" w:type="dxa"/>
            <w:gridSpan w:val="3"/>
          </w:tcPr>
          <w:p w14:paraId="3713FAED" w14:textId="49F54D1F" w:rsidR="00EE31BB" w:rsidRPr="00A057BC" w:rsidRDefault="00EE31BB" w:rsidP="00EE31BB">
            <w:pPr>
              <w:autoSpaceDE w:val="0"/>
              <w:autoSpaceDN w:val="0"/>
              <w:adjustRightInd w:val="0"/>
              <w:spacing w:line="276" w:lineRule="auto"/>
              <w:jc w:val="both"/>
              <w:rPr>
                <w:color w:val="0D0D0D" w:themeColor="text1" w:themeTint="F2"/>
                <w:u w:color="000000"/>
              </w:rPr>
            </w:pPr>
            <w:commentRangeStart w:id="260"/>
            <w:commentRangeStart w:id="261"/>
            <w:r w:rsidRPr="00A057BC">
              <w:rPr>
                <w:color w:val="0D0D0D" w:themeColor="text1" w:themeTint="F2"/>
              </w:rPr>
              <w:t>Рандомизированное</w:t>
            </w:r>
            <w:commentRangeEnd w:id="260"/>
            <w:r w:rsidR="008950BE">
              <w:rPr>
                <w:rStyle w:val="a8"/>
              </w:rPr>
              <w:commentReference w:id="260"/>
            </w:r>
            <w:commentRangeEnd w:id="261"/>
            <w:r w:rsidR="00AD69F5">
              <w:rPr>
                <w:rStyle w:val="a8"/>
              </w:rPr>
              <w:commentReference w:id="261"/>
            </w:r>
            <w:r w:rsidRPr="00A057BC">
              <w:rPr>
                <w:color w:val="0D0D0D" w:themeColor="text1" w:themeTint="F2"/>
              </w:rPr>
              <w:t xml:space="preserve">, </w:t>
            </w:r>
            <w:ins w:id="262" w:author="Автор" w:date="2026-08-24T17:19:00Z">
              <w:r w:rsidR="00AD69F5">
                <w:rPr>
                  <w:color w:val="0D0D0D" w:themeColor="text1" w:themeTint="F2"/>
                </w:rPr>
                <w:t xml:space="preserve">одноцентровое, </w:t>
              </w:r>
            </w:ins>
            <w:r w:rsidRPr="00A057BC">
              <w:rPr>
                <w:color w:val="0D0D0D" w:themeColor="text1" w:themeTint="F2"/>
              </w:rPr>
              <w:t>открытое, перекрестное, двухпериодное, сравнительное, в четырех группах и с двумя последовательностями приема сравниваемых препаратов исследование с участием здоровых добровольцев мужского пола в условиях натощак и после приема пищи.</w:t>
            </w:r>
          </w:p>
        </w:tc>
      </w:tr>
      <w:tr w:rsidR="00EE31BB" w14:paraId="507C73D5" w14:textId="77777777" w:rsidTr="00EE31BB">
        <w:trPr>
          <w:trHeight w:val="770"/>
        </w:trPr>
        <w:tc>
          <w:tcPr>
            <w:tcW w:w="0" w:type="auto"/>
            <w:gridSpan w:val="2"/>
          </w:tcPr>
          <w:p w14:paraId="2CC3A804" w14:textId="69D7CFA7" w:rsidR="00EE31BB" w:rsidRPr="00A057BC" w:rsidRDefault="002F4762" w:rsidP="00EE31BB">
            <w:pPr>
              <w:spacing w:line="276" w:lineRule="auto"/>
              <w:jc w:val="both"/>
              <w:rPr>
                <w:color w:val="0D0D0D" w:themeColor="text1" w:themeTint="F2"/>
                <w:u w:color="000000"/>
              </w:rPr>
            </w:pPr>
            <w:r w:rsidRPr="00A057BC">
              <w:rPr>
                <w:b/>
                <w:bCs/>
                <w:color w:val="0D0D0D" w:themeColor="text1" w:themeTint="F2"/>
              </w:rPr>
              <w:t xml:space="preserve">Добровольцы </w:t>
            </w:r>
            <w:r w:rsidR="00EE31BB" w:rsidRPr="00A057BC">
              <w:rPr>
                <w:b/>
                <w:bCs/>
                <w:color w:val="0D0D0D" w:themeColor="text1" w:themeTint="F2"/>
              </w:rPr>
              <w:t>исследования</w:t>
            </w:r>
          </w:p>
        </w:tc>
        <w:tc>
          <w:tcPr>
            <w:tcW w:w="6618" w:type="dxa"/>
            <w:gridSpan w:val="3"/>
          </w:tcPr>
          <w:p w14:paraId="69117E96"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Здоровые добровольцы мужского пола</w:t>
            </w:r>
            <w:r w:rsidRPr="00A057BC">
              <w:rPr>
                <w:bCs/>
                <w:color w:val="0D0D0D" w:themeColor="text1" w:themeTint="F2"/>
                <w:shd w:val="clear" w:color="auto" w:fill="FFFFFF"/>
                <w:lang w:eastAsia="ar-SA"/>
              </w:rPr>
              <w:t xml:space="preserve"> в возрасте от 18 до 45 лет</w:t>
            </w:r>
            <w:r w:rsidRPr="00A057BC">
              <w:rPr>
                <w:color w:val="0D0D0D" w:themeColor="text1" w:themeTint="F2"/>
              </w:rPr>
              <w:t xml:space="preserve">, которые по результатам скрининга признаны соответствующими критериям протокола. </w:t>
            </w:r>
          </w:p>
          <w:p w14:paraId="5F32383A" w14:textId="77777777" w:rsidR="00EE31BB" w:rsidRPr="00A057BC" w:rsidRDefault="00EE31BB" w:rsidP="00EE31BB">
            <w:pPr>
              <w:suppressAutoHyphens/>
              <w:spacing w:line="276" w:lineRule="auto"/>
              <w:jc w:val="both"/>
              <w:rPr>
                <w:color w:val="0D0D0D" w:themeColor="text1" w:themeTint="F2"/>
              </w:rPr>
            </w:pPr>
            <w:proofErr w:type="spellStart"/>
            <w:r w:rsidRPr="00A057BC">
              <w:rPr>
                <w:color w:val="0D0D0D" w:themeColor="text1" w:themeTint="F2"/>
              </w:rPr>
              <w:t>Скринированных</w:t>
            </w:r>
            <w:proofErr w:type="spellEnd"/>
            <w:r w:rsidRPr="00A057BC">
              <w:rPr>
                <w:color w:val="0D0D0D" w:themeColor="text1" w:themeTint="F2"/>
              </w:rPr>
              <w:t>: до 62 добровольцев.</w:t>
            </w:r>
          </w:p>
          <w:p w14:paraId="24A3ECF4"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Рандомизированных: 56 добровольцев.</w:t>
            </w:r>
          </w:p>
          <w:p w14:paraId="3FC604FD" w14:textId="77777777" w:rsidR="00EE31BB" w:rsidRPr="00A057BC" w:rsidRDefault="00EE31BB" w:rsidP="00EE31BB">
            <w:pPr>
              <w:spacing w:line="276" w:lineRule="auto"/>
              <w:jc w:val="both"/>
              <w:rPr>
                <w:color w:val="0D0D0D" w:themeColor="text1" w:themeTint="F2"/>
              </w:rPr>
            </w:pPr>
            <w:r w:rsidRPr="00A057BC">
              <w:rPr>
                <w:color w:val="0D0D0D" w:themeColor="text1" w:themeTint="F2"/>
                <w:u w:color="000000"/>
              </w:rPr>
              <w:t xml:space="preserve">Рандомизация добровольцев будет проведена методом разделения в соотношении 1:1:1:1 на 4 группы </w:t>
            </w:r>
            <w:r w:rsidRPr="00A057BC">
              <w:rPr>
                <w:color w:val="0D0D0D" w:themeColor="text1" w:themeTint="F2"/>
              </w:rPr>
              <w:t>по последовательности и условиям приема препаратов.</w:t>
            </w:r>
          </w:p>
          <w:p w14:paraId="2ABA282A" w14:textId="0BBD8C29"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Для планирования размера выборки в исследовании биоэквивалентности принято значение CV</w:t>
            </w:r>
            <w:r w:rsidRPr="00A057BC">
              <w:rPr>
                <w:color w:val="0D0D0D" w:themeColor="text1" w:themeTint="F2"/>
                <w:u w:color="000000"/>
                <w:vertAlign w:val="subscript"/>
              </w:rPr>
              <w:t>intra</w:t>
            </w:r>
            <w:r w:rsidRPr="00A057BC">
              <w:rPr>
                <w:color w:val="0D0D0D" w:themeColor="text1" w:themeTint="F2"/>
                <w:u w:color="000000"/>
              </w:rPr>
              <w:t xml:space="preserve"> для C</w:t>
            </w:r>
            <w:r w:rsidRPr="00A057BC">
              <w:rPr>
                <w:color w:val="0D0D0D" w:themeColor="text1" w:themeTint="F2"/>
                <w:u w:color="000000"/>
                <w:vertAlign w:val="subscript"/>
              </w:rPr>
              <w:t>max</w:t>
            </w:r>
            <w:r w:rsidRPr="00A057BC">
              <w:rPr>
                <w:color w:val="0D0D0D" w:themeColor="text1" w:themeTint="F2"/>
                <w:u w:color="000000"/>
              </w:rPr>
              <w:t xml:space="preserve"> = 23%</w:t>
            </w:r>
            <w:r w:rsidR="002F4762" w:rsidRPr="00A057BC">
              <w:rPr>
                <w:color w:val="0D0D0D" w:themeColor="text1" w:themeTint="F2"/>
                <w:u w:color="000000"/>
              </w:rPr>
              <w:t xml:space="preserve"> [10]</w:t>
            </w:r>
            <w:r w:rsidRPr="00A057BC">
              <w:rPr>
                <w:color w:val="0D0D0D" w:themeColor="text1" w:themeTint="F2"/>
                <w:u w:color="000000"/>
              </w:rPr>
              <w:t>.</w:t>
            </w:r>
          </w:p>
          <w:p w14:paraId="42A3AD52"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Расчет выборки выполнен при помощи статистического пакета </w:t>
            </w:r>
            <w:proofErr w:type="spellStart"/>
            <w:r w:rsidRPr="00A057BC">
              <w:rPr>
                <w:color w:val="0D0D0D" w:themeColor="text1" w:themeTint="F2"/>
                <w:u w:color="000000"/>
              </w:rPr>
              <w:t>PowerTOST</w:t>
            </w:r>
            <w:proofErr w:type="spellEnd"/>
            <w:r w:rsidRPr="00A057BC">
              <w:rPr>
                <w:color w:val="0D0D0D" w:themeColor="text1" w:themeTint="F2"/>
                <w:u w:color="000000"/>
              </w:rPr>
              <w:t xml:space="preserve"> (версия 1.5-7 от 2025-09-23) для свободной среды разработки программного обеспечения с открытым исходным кодом для языка программирования R (4.5.2 (2025-10-31) "</w:t>
            </w:r>
            <w:proofErr w:type="spellStart"/>
            <w:r w:rsidRPr="00A057BC">
              <w:rPr>
                <w:color w:val="0D0D0D" w:themeColor="text1" w:themeTint="F2"/>
                <w:u w:color="000000"/>
              </w:rPr>
              <w:t>Not</w:t>
            </w:r>
            <w:proofErr w:type="spellEnd"/>
            <w:r w:rsidRPr="00A057BC">
              <w:rPr>
                <w:color w:val="0D0D0D" w:themeColor="text1" w:themeTint="F2"/>
                <w:u w:color="000000"/>
              </w:rPr>
              <w:t xml:space="preserve"> </w:t>
            </w:r>
            <w:proofErr w:type="spellStart"/>
            <w:r w:rsidRPr="00A057BC">
              <w:rPr>
                <w:color w:val="0D0D0D" w:themeColor="text1" w:themeTint="F2"/>
                <w:u w:color="000000"/>
              </w:rPr>
              <w:t>Part</w:t>
            </w:r>
            <w:proofErr w:type="spellEnd"/>
            <w:r w:rsidRPr="00A057BC">
              <w:rPr>
                <w:color w:val="0D0D0D" w:themeColor="text1" w:themeTint="F2"/>
                <w:u w:color="000000"/>
              </w:rPr>
              <w:t xml:space="preserve"> in a </w:t>
            </w:r>
            <w:proofErr w:type="spellStart"/>
            <w:r w:rsidRPr="00A057BC">
              <w:rPr>
                <w:color w:val="0D0D0D" w:themeColor="text1" w:themeTint="F2"/>
                <w:u w:color="000000"/>
              </w:rPr>
              <w:t>Rumble</w:t>
            </w:r>
            <w:proofErr w:type="spellEnd"/>
            <w:r w:rsidRPr="00A057BC">
              <w:rPr>
                <w:color w:val="0D0D0D" w:themeColor="text1" w:themeTint="F2"/>
                <w:u w:color="000000"/>
              </w:rPr>
              <w:t>").</w:t>
            </w:r>
          </w:p>
          <w:p w14:paraId="1C3D095E" w14:textId="77777777" w:rsidR="00EE31BB" w:rsidRPr="00A057BC" w:rsidRDefault="00EE31BB" w:rsidP="00EE31BB">
            <w:pPr>
              <w:spacing w:line="276" w:lineRule="auto"/>
              <w:jc w:val="both"/>
              <w:rPr>
                <w:color w:val="0D0D0D" w:themeColor="text1" w:themeTint="F2"/>
                <w:u w:color="000000"/>
              </w:rPr>
            </w:pPr>
          </w:p>
          <w:p w14:paraId="6C9D282C"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Для расчета использовался следующий программный код: &gt; </w:t>
            </w:r>
            <w:proofErr w:type="spellStart"/>
            <w:r w:rsidRPr="00A057BC">
              <w:rPr>
                <w:color w:val="0D0D0D" w:themeColor="text1" w:themeTint="F2"/>
                <w:u w:color="000000"/>
              </w:rPr>
              <w:t>library</w:t>
            </w:r>
            <w:proofErr w:type="spellEnd"/>
            <w:r w:rsidRPr="00A057BC">
              <w:rPr>
                <w:color w:val="0D0D0D" w:themeColor="text1" w:themeTint="F2"/>
                <w:u w:color="000000"/>
              </w:rPr>
              <w:t>(</w:t>
            </w:r>
            <w:proofErr w:type="spellStart"/>
            <w:r w:rsidRPr="00A057BC">
              <w:rPr>
                <w:color w:val="0D0D0D" w:themeColor="text1" w:themeTint="F2"/>
                <w:u w:color="000000"/>
              </w:rPr>
              <w:t>PowerTOST</w:t>
            </w:r>
            <w:proofErr w:type="spellEnd"/>
            <w:r w:rsidRPr="00A057BC">
              <w:rPr>
                <w:color w:val="0D0D0D" w:themeColor="text1" w:themeTint="F2"/>
                <w:u w:color="000000"/>
              </w:rPr>
              <w:t>):</w:t>
            </w:r>
          </w:p>
          <w:p w14:paraId="641B15B2"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w:t>
            </w:r>
            <w:proofErr w:type="spellStart"/>
            <w:r w:rsidRPr="00A057BC">
              <w:rPr>
                <w:color w:val="0D0D0D" w:themeColor="text1" w:themeTint="F2"/>
                <w:u w:color="000000"/>
                <w:lang w:val="en-US"/>
              </w:rPr>
              <w:t>sampleN.TOST</w:t>
            </w:r>
            <w:proofErr w:type="spellEnd"/>
            <w:r w:rsidRPr="00A057BC">
              <w:rPr>
                <w:color w:val="0D0D0D" w:themeColor="text1" w:themeTint="F2"/>
                <w:u w:color="000000"/>
                <w:lang w:val="en-US"/>
              </w:rPr>
              <w:t xml:space="preserve">(alpha = 0.05, </w:t>
            </w:r>
            <w:proofErr w:type="spellStart"/>
            <w:r w:rsidRPr="00A057BC">
              <w:rPr>
                <w:color w:val="0D0D0D" w:themeColor="text1" w:themeTint="F2"/>
                <w:u w:color="000000"/>
                <w:lang w:val="en-US"/>
              </w:rPr>
              <w:t>targetpower</w:t>
            </w:r>
            <w:proofErr w:type="spellEnd"/>
            <w:r w:rsidRPr="00A057BC">
              <w:rPr>
                <w:color w:val="0D0D0D" w:themeColor="text1" w:themeTint="F2"/>
                <w:u w:color="000000"/>
                <w:lang w:val="en-US"/>
              </w:rPr>
              <w:t xml:space="preserve"> = 0.8, theta0 = 0.95, CV = 0.23, design = "2x2")»</w:t>
            </w:r>
          </w:p>
          <w:p w14:paraId="7E1C3549" w14:textId="77777777" w:rsidR="00EE31BB" w:rsidRPr="00A057BC" w:rsidRDefault="00EE31BB" w:rsidP="00EE31BB">
            <w:pPr>
              <w:spacing w:line="276" w:lineRule="auto"/>
              <w:jc w:val="both"/>
              <w:rPr>
                <w:color w:val="0D0D0D" w:themeColor="text1" w:themeTint="F2"/>
                <w:u w:color="000000"/>
                <w:lang w:val="en-US"/>
              </w:rPr>
            </w:pPr>
          </w:p>
          <w:p w14:paraId="1B3539BE"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rPr>
              <w:t>Результат</w:t>
            </w:r>
            <w:r w:rsidRPr="00A057BC">
              <w:rPr>
                <w:color w:val="0D0D0D" w:themeColor="text1" w:themeTint="F2"/>
                <w:u w:color="000000"/>
                <w:lang w:val="en-US"/>
              </w:rPr>
              <w:t>:</w:t>
            </w:r>
          </w:p>
          <w:p w14:paraId="63F4EA30" w14:textId="77777777" w:rsidR="00EE31BB" w:rsidRPr="00A057BC" w:rsidRDefault="00EE31BB" w:rsidP="00EE31BB">
            <w:pPr>
              <w:spacing w:line="276" w:lineRule="auto"/>
              <w:jc w:val="both"/>
              <w:rPr>
                <w:color w:val="0D0D0D" w:themeColor="text1" w:themeTint="F2"/>
                <w:u w:color="000000"/>
                <w:lang w:val="en-US"/>
              </w:rPr>
            </w:pPr>
          </w:p>
          <w:p w14:paraId="45C92E2C"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 Equivalence test - TOST +++++++++++</w:t>
            </w:r>
          </w:p>
          <w:p w14:paraId="51FD15B1"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 xml:space="preserve">            Sample size estimation</w:t>
            </w:r>
          </w:p>
          <w:p w14:paraId="7535FA9E"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w:t>
            </w:r>
          </w:p>
          <w:p w14:paraId="32DC7F01"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lastRenderedPageBreak/>
              <w:t xml:space="preserve">Study design: 2x2 crossover </w:t>
            </w:r>
          </w:p>
          <w:p w14:paraId="500109BA"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log-transformed data (multiplicative model)</w:t>
            </w:r>
          </w:p>
          <w:p w14:paraId="52DEFF88"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alpha = 0.05, target power = 0.8</w:t>
            </w:r>
          </w:p>
          <w:p w14:paraId="4FFDF1E0"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 xml:space="preserve">BE margins = 0.8 ... 1.25 </w:t>
            </w:r>
          </w:p>
          <w:p w14:paraId="5C3506AC"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True ratio = 0.95,  CV = 0.23</w:t>
            </w:r>
          </w:p>
          <w:p w14:paraId="794DEEB0" w14:textId="77777777" w:rsidR="00EE31BB" w:rsidRPr="00A057BC" w:rsidRDefault="00EE31BB" w:rsidP="00EE31BB">
            <w:pPr>
              <w:spacing w:line="276" w:lineRule="auto"/>
              <w:jc w:val="both"/>
              <w:rPr>
                <w:color w:val="0D0D0D" w:themeColor="text1" w:themeTint="F2"/>
                <w:u w:color="000000"/>
                <w:lang w:val="en-US"/>
              </w:rPr>
            </w:pPr>
            <w:r w:rsidRPr="00A057BC">
              <w:rPr>
                <w:color w:val="0D0D0D" w:themeColor="text1" w:themeTint="F2"/>
                <w:u w:color="000000"/>
                <w:lang w:val="en-US"/>
              </w:rPr>
              <w:t>Sample size (total)</w:t>
            </w:r>
          </w:p>
          <w:p w14:paraId="3DCADFF5"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lang w:val="en-US"/>
              </w:rPr>
              <w:t xml:space="preserve"> n</w:t>
            </w:r>
            <w:r w:rsidRPr="00A057BC">
              <w:rPr>
                <w:color w:val="0D0D0D" w:themeColor="text1" w:themeTint="F2"/>
                <w:u w:color="000000"/>
              </w:rPr>
              <w:t xml:space="preserve">     </w:t>
            </w:r>
            <w:r w:rsidRPr="00A057BC">
              <w:rPr>
                <w:color w:val="0D0D0D" w:themeColor="text1" w:themeTint="F2"/>
                <w:u w:color="000000"/>
                <w:lang w:val="en-US"/>
              </w:rPr>
              <w:t>power</w:t>
            </w:r>
          </w:p>
          <w:p w14:paraId="2AFE83F6"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24   0.806653</w:t>
            </w:r>
          </w:p>
          <w:p w14:paraId="01193290" w14:textId="04E8B9F7" w:rsidR="00EE31BB" w:rsidRPr="00A057BC" w:rsidRDefault="00EE31BB" w:rsidP="00EE31BB">
            <w:pPr>
              <w:spacing w:before="120" w:line="276" w:lineRule="auto"/>
              <w:jc w:val="both"/>
              <w:rPr>
                <w:color w:val="0D0D0D" w:themeColor="text1" w:themeTint="F2"/>
                <w:u w:color="000000"/>
              </w:rPr>
            </w:pPr>
            <w:r w:rsidRPr="00A057BC">
              <w:rPr>
                <w:color w:val="0D0D0D" w:themeColor="text1" w:themeTint="F2"/>
                <w:u w:color="000000"/>
              </w:rPr>
              <w:t xml:space="preserve">Таким образом в исследование следует включить минимум 24 добровольца в каждую из частей исследования. С учетом риска возможного выбывания </w:t>
            </w:r>
            <w:r w:rsidR="007A72F3" w:rsidRPr="00A057BC">
              <w:rPr>
                <w:color w:val="0D0D0D" w:themeColor="text1" w:themeTint="F2"/>
                <w:u w:color="000000"/>
              </w:rPr>
              <w:t>добровольцев</w:t>
            </w:r>
            <w:r w:rsidRPr="00A057BC">
              <w:rPr>
                <w:color w:val="0D0D0D" w:themeColor="text1" w:themeTint="F2"/>
                <w:u w:color="000000"/>
              </w:rPr>
              <w:t xml:space="preserve"> в ходе исследования по различным причинам, в каждую часть исследования планируется рандомизировать по 28 добровольцев (с учетом доли выбывших на уровне 15%). С учетом возможных скрининговых неудач планируется скринировать до 31 добровольца в каждую часть исследования.</w:t>
            </w:r>
          </w:p>
          <w:p w14:paraId="3EB568A6" w14:textId="0B7F19AB" w:rsidR="00EE31BB" w:rsidRPr="00A057BC" w:rsidRDefault="00EE31BB" w:rsidP="00EE31BB">
            <w:pPr>
              <w:spacing w:before="120" w:line="276" w:lineRule="auto"/>
              <w:jc w:val="both"/>
              <w:rPr>
                <w:color w:val="0D0D0D" w:themeColor="text1" w:themeTint="F2"/>
                <w:u w:color="000000"/>
              </w:rPr>
            </w:pPr>
            <w:r w:rsidRPr="00A057BC">
              <w:rPr>
                <w:color w:val="0D0D0D" w:themeColor="text1" w:themeTint="F2"/>
                <w:u w:color="000000"/>
              </w:rPr>
              <w:t>Таким образом общее количество рандомизированных добровольцев – 56. С учетом возможных скрининговых неудач планируется скринировать 62 добровольц</w:t>
            </w:r>
            <w:r w:rsidR="002F4762" w:rsidRPr="00A057BC">
              <w:rPr>
                <w:color w:val="0D0D0D" w:themeColor="text1" w:themeTint="F2"/>
                <w:u w:color="000000"/>
              </w:rPr>
              <w:t>а</w:t>
            </w:r>
            <w:r w:rsidRPr="00A057BC">
              <w:rPr>
                <w:color w:val="0D0D0D" w:themeColor="text1" w:themeTint="F2"/>
                <w:u w:color="000000"/>
              </w:rPr>
              <w:t>.</w:t>
            </w:r>
          </w:p>
        </w:tc>
      </w:tr>
      <w:tr w:rsidR="00EE31BB" w14:paraId="5D444A08" w14:textId="77777777" w:rsidTr="00EE31BB">
        <w:trPr>
          <w:trHeight w:val="127"/>
        </w:trPr>
        <w:tc>
          <w:tcPr>
            <w:tcW w:w="0" w:type="auto"/>
            <w:gridSpan w:val="2"/>
          </w:tcPr>
          <w:p w14:paraId="51749B47"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Прием препаратов исследования</w:t>
            </w:r>
          </w:p>
        </w:tc>
        <w:tc>
          <w:tcPr>
            <w:tcW w:w="6618" w:type="dxa"/>
            <w:gridSpan w:val="3"/>
          </w:tcPr>
          <w:p w14:paraId="0175D806"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Добровольцы 1 и 2 групп принимают исследуемый и референтный препараты натощак в последовательностях </w:t>
            </w:r>
            <w:r w:rsidRPr="00A057BC">
              <w:rPr>
                <w:color w:val="0D0D0D" w:themeColor="text1" w:themeTint="F2"/>
                <w:u w:color="000000"/>
                <w:lang w:val="en-US"/>
              </w:rPr>
              <w:t>TR</w:t>
            </w:r>
            <w:r w:rsidRPr="00A057BC">
              <w:rPr>
                <w:color w:val="0D0D0D" w:themeColor="text1" w:themeTint="F2"/>
                <w:u w:color="000000"/>
              </w:rPr>
              <w:t xml:space="preserve"> и </w:t>
            </w:r>
            <w:r w:rsidRPr="00A057BC">
              <w:rPr>
                <w:color w:val="0D0D0D" w:themeColor="text1" w:themeTint="F2"/>
                <w:u w:color="000000"/>
                <w:lang w:val="en-US"/>
              </w:rPr>
              <w:t>RT</w:t>
            </w:r>
            <w:r w:rsidRPr="00A057BC">
              <w:rPr>
                <w:color w:val="0D0D0D" w:themeColor="text1" w:themeTint="F2"/>
                <w:u w:color="000000"/>
              </w:rPr>
              <w:t xml:space="preserve">, добровольцы 3 и 4 групп принимают исследуемый и референтный препараты после приема пищи в последовательностях </w:t>
            </w:r>
            <w:r w:rsidRPr="00A057BC">
              <w:rPr>
                <w:color w:val="0D0D0D" w:themeColor="text1" w:themeTint="F2"/>
                <w:u w:color="000000"/>
                <w:lang w:val="en-US"/>
              </w:rPr>
              <w:t>TR</w:t>
            </w:r>
            <w:r w:rsidRPr="00A057BC">
              <w:rPr>
                <w:color w:val="0D0D0D" w:themeColor="text1" w:themeTint="F2"/>
                <w:u w:color="000000"/>
              </w:rPr>
              <w:t xml:space="preserve"> и </w:t>
            </w:r>
            <w:r w:rsidRPr="00A057BC">
              <w:rPr>
                <w:color w:val="0D0D0D" w:themeColor="text1" w:themeTint="F2"/>
                <w:u w:color="000000"/>
                <w:lang w:val="en-US"/>
              </w:rPr>
              <w:t>RT</w:t>
            </w:r>
            <w:r w:rsidRPr="00A057BC">
              <w:rPr>
                <w:color w:val="0D0D0D" w:themeColor="text1" w:themeTint="F2"/>
                <w:u w:color="000000"/>
              </w:rPr>
              <w:t>.</w:t>
            </w:r>
          </w:p>
          <w:p w14:paraId="20ED20DE"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Соответственно: </w:t>
            </w:r>
          </w:p>
          <w:p w14:paraId="4412B174" w14:textId="1A4E2304" w:rsidR="00EE31BB" w:rsidRPr="00A057BC" w:rsidRDefault="00EE31BB" w:rsidP="00EE31BB">
            <w:pPr>
              <w:spacing w:line="276" w:lineRule="auto"/>
              <w:jc w:val="both"/>
              <w:rPr>
                <w:color w:val="0D0D0D" w:themeColor="text1" w:themeTint="F2"/>
              </w:rPr>
            </w:pPr>
            <w:r w:rsidRPr="00A057BC">
              <w:rPr>
                <w:b/>
                <w:bCs/>
                <w:color w:val="0D0D0D" w:themeColor="text1" w:themeTint="F2"/>
              </w:rPr>
              <w:t>1 группа</w:t>
            </w:r>
            <w:r w:rsidRPr="00A057BC">
              <w:rPr>
                <w:color w:val="0D0D0D" w:themeColor="text1" w:themeTint="F2"/>
              </w:rPr>
              <w:t xml:space="preserve"> из 14 человек в </w:t>
            </w:r>
            <w:r w:rsidRPr="00A057BC">
              <w:rPr>
                <w:color w:val="0D0D0D" w:themeColor="text1" w:themeTint="F2"/>
                <w:lang w:val="en-US"/>
              </w:rPr>
              <w:t>I</w:t>
            </w:r>
            <w:r w:rsidRPr="00A057BC">
              <w:rPr>
                <w:color w:val="0D0D0D" w:themeColor="text1" w:themeTint="F2"/>
              </w:rPr>
              <w:t xml:space="preserve"> периоде получит 1 таблетку препарата T,</w:t>
            </w:r>
            <w:r w:rsidRPr="00A057BC">
              <w:t xml:space="preserve"> </w:t>
            </w:r>
            <w:r w:rsidRPr="00A057BC">
              <w:rPr>
                <w:color w:val="0D0D0D" w:themeColor="text1" w:themeTint="F2"/>
              </w:rPr>
              <w:t>во II периоде – 1 таблетку препарата R натощак</w:t>
            </w:r>
            <w:ins w:id="263" w:author="Автор" w:date="2026-08-10T13:14:00Z">
              <w:r w:rsidR="0068008A">
                <w:rPr>
                  <w:color w:val="0D0D0D" w:themeColor="text1" w:themeTint="F2"/>
                </w:rPr>
                <w:t>;</w:t>
              </w:r>
            </w:ins>
            <w:del w:id="264" w:author="Автор" w:date="2026-08-10T13:14:00Z">
              <w:r w:rsidRPr="00A057BC" w:rsidDel="0068008A">
                <w:rPr>
                  <w:color w:val="0D0D0D" w:themeColor="text1" w:themeTint="F2"/>
                </w:rPr>
                <w:delText>.</w:delText>
              </w:r>
            </w:del>
          </w:p>
          <w:p w14:paraId="1C2E7517" w14:textId="0048E2ED" w:rsidR="00EE31BB" w:rsidRPr="00A057BC" w:rsidRDefault="00EE31BB" w:rsidP="00EE31BB">
            <w:pPr>
              <w:spacing w:line="276" w:lineRule="auto"/>
              <w:jc w:val="both"/>
              <w:rPr>
                <w:color w:val="0D0D0D" w:themeColor="text1" w:themeTint="F2"/>
              </w:rPr>
            </w:pPr>
            <w:r w:rsidRPr="00A057BC">
              <w:rPr>
                <w:b/>
                <w:bCs/>
                <w:color w:val="0D0D0D" w:themeColor="text1" w:themeTint="F2"/>
              </w:rPr>
              <w:t>2 группа</w:t>
            </w:r>
            <w:r w:rsidRPr="00A057BC">
              <w:rPr>
                <w:color w:val="0D0D0D" w:themeColor="text1" w:themeTint="F2"/>
              </w:rPr>
              <w:t xml:space="preserve"> из 14 человек</w:t>
            </w:r>
            <w:ins w:id="265" w:author="Автор" w:date="2026-08-10T13:13:00Z">
              <w:r w:rsidR="0068008A">
                <w:rPr>
                  <w:color w:val="0D0D0D" w:themeColor="text1" w:themeTint="F2"/>
                </w:rPr>
                <w:t xml:space="preserve"> в</w:t>
              </w:r>
            </w:ins>
            <w:r w:rsidRPr="00A057BC">
              <w:rPr>
                <w:color w:val="0D0D0D" w:themeColor="text1" w:themeTint="F2"/>
              </w:rPr>
              <w:t xml:space="preserve"> I периоде получит 1 таблетку препарата </w:t>
            </w:r>
            <w:r w:rsidRPr="00A057BC">
              <w:rPr>
                <w:color w:val="0D0D0D" w:themeColor="text1" w:themeTint="F2"/>
                <w:lang w:val="en-US"/>
              </w:rPr>
              <w:t>R</w:t>
            </w:r>
            <w:r w:rsidRPr="00A057BC">
              <w:rPr>
                <w:color w:val="0D0D0D" w:themeColor="text1" w:themeTint="F2"/>
              </w:rPr>
              <w:t xml:space="preserve">, во II периоде – 1 таблетку препарата </w:t>
            </w:r>
            <w:r w:rsidRPr="00A057BC">
              <w:rPr>
                <w:color w:val="0D0D0D" w:themeColor="text1" w:themeTint="F2"/>
                <w:lang w:val="en-US"/>
              </w:rPr>
              <w:t>T</w:t>
            </w:r>
            <w:r w:rsidRPr="00A057BC">
              <w:rPr>
                <w:color w:val="0D0D0D" w:themeColor="text1" w:themeTint="F2"/>
              </w:rPr>
              <w:t xml:space="preserve"> натощак;</w:t>
            </w:r>
          </w:p>
          <w:p w14:paraId="3D4EA928" w14:textId="77777777" w:rsidR="00EE31BB" w:rsidRPr="00A057BC" w:rsidRDefault="00EE31BB" w:rsidP="00EE31BB">
            <w:pPr>
              <w:spacing w:line="276" w:lineRule="auto"/>
              <w:jc w:val="both"/>
              <w:rPr>
                <w:color w:val="0D0D0D" w:themeColor="text1" w:themeTint="F2"/>
              </w:rPr>
            </w:pPr>
            <w:r w:rsidRPr="00A057BC">
              <w:rPr>
                <w:b/>
                <w:bCs/>
                <w:color w:val="0D0D0D" w:themeColor="text1" w:themeTint="F2"/>
              </w:rPr>
              <w:t>3 группа</w:t>
            </w:r>
            <w:r w:rsidRPr="00A057BC">
              <w:rPr>
                <w:color w:val="0D0D0D" w:themeColor="text1" w:themeTint="F2"/>
              </w:rPr>
              <w:t xml:space="preserve"> из 14 человек в </w:t>
            </w:r>
            <w:r w:rsidRPr="00A057BC">
              <w:rPr>
                <w:color w:val="0D0D0D" w:themeColor="text1" w:themeTint="F2"/>
                <w:lang w:val="en-US"/>
              </w:rPr>
              <w:t>I</w:t>
            </w:r>
            <w:r w:rsidRPr="00A057BC">
              <w:rPr>
                <w:color w:val="0D0D0D" w:themeColor="text1" w:themeTint="F2"/>
              </w:rPr>
              <w:t xml:space="preserve"> периоде получит 1 таблетку препарата T,</w:t>
            </w:r>
            <w:r w:rsidRPr="00A057BC">
              <w:t xml:space="preserve"> </w:t>
            </w:r>
            <w:r w:rsidRPr="00A057BC">
              <w:rPr>
                <w:color w:val="0D0D0D" w:themeColor="text1" w:themeTint="F2"/>
              </w:rPr>
              <w:t>во II периоде – 1 таблетку препарата R после стандартного высококалорийного завтрака;</w:t>
            </w:r>
          </w:p>
          <w:p w14:paraId="0DBC270C" w14:textId="77777777" w:rsidR="00EE31BB" w:rsidRPr="00A057BC" w:rsidRDefault="00EE31BB" w:rsidP="00EE31BB">
            <w:pPr>
              <w:spacing w:line="276" w:lineRule="auto"/>
              <w:jc w:val="both"/>
              <w:rPr>
                <w:color w:val="0D0D0D" w:themeColor="text1" w:themeTint="F2"/>
              </w:rPr>
            </w:pPr>
            <w:r w:rsidRPr="00A057BC">
              <w:rPr>
                <w:b/>
                <w:bCs/>
                <w:color w:val="0D0D0D" w:themeColor="text1" w:themeTint="F2"/>
              </w:rPr>
              <w:t>4 группа</w:t>
            </w:r>
            <w:r w:rsidRPr="00A057BC">
              <w:rPr>
                <w:color w:val="0D0D0D" w:themeColor="text1" w:themeTint="F2"/>
              </w:rPr>
              <w:t xml:space="preserve"> из 14 человек в I периоде получит 1 таблетку препарата </w:t>
            </w:r>
            <w:r w:rsidRPr="00A057BC">
              <w:rPr>
                <w:color w:val="0D0D0D" w:themeColor="text1" w:themeTint="F2"/>
                <w:lang w:val="en-US"/>
              </w:rPr>
              <w:t>R</w:t>
            </w:r>
            <w:r w:rsidRPr="00A057BC">
              <w:rPr>
                <w:color w:val="0D0D0D" w:themeColor="text1" w:themeTint="F2"/>
              </w:rPr>
              <w:t xml:space="preserve">, во II периоде – 1 таблетку препарата </w:t>
            </w:r>
            <w:r w:rsidRPr="00A057BC">
              <w:rPr>
                <w:color w:val="0D0D0D" w:themeColor="text1" w:themeTint="F2"/>
                <w:lang w:val="en-US"/>
              </w:rPr>
              <w:t>T</w:t>
            </w:r>
            <w:r w:rsidRPr="00A057BC">
              <w:rPr>
                <w:color w:val="0D0D0D" w:themeColor="text1" w:themeTint="F2"/>
              </w:rPr>
              <w:t xml:space="preserve"> после стандартного высококалорийного завтрака.</w:t>
            </w:r>
          </w:p>
          <w:p w14:paraId="06329DBA"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В каждом периоде исследования доброволец принимает по 1 таблетке, 15 мг исследуемого препарата или по 1 таблетке, 15 мг референтного препарата внутрь натощак или после приема пищи. Таблетки запиваются 200 мл негазированной воды комнатной температуры. Добровольцы 1 и 2 групп принимают исследуемый и референтный препараты натощак, добровольцы 3 и 4 групп принимают исследуемый и референтный препараты после приема пищи.</w:t>
            </w:r>
          </w:p>
          <w:p w14:paraId="5ED99C0B"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lastRenderedPageBreak/>
              <w:t>«Отмывочный» период между приемами препаратов – 7 дней.</w:t>
            </w:r>
          </w:p>
        </w:tc>
      </w:tr>
      <w:tr w:rsidR="00EE31BB" w14:paraId="0E23AFC3" w14:textId="77777777" w:rsidTr="00EE31BB">
        <w:trPr>
          <w:trHeight w:val="127"/>
        </w:trPr>
        <w:tc>
          <w:tcPr>
            <w:tcW w:w="0" w:type="auto"/>
            <w:gridSpan w:val="2"/>
          </w:tcPr>
          <w:p w14:paraId="1FD8EE4C"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Отбор проб крови</w:t>
            </w:r>
          </w:p>
        </w:tc>
        <w:tc>
          <w:tcPr>
            <w:tcW w:w="6618" w:type="dxa"/>
            <w:gridSpan w:val="3"/>
          </w:tcPr>
          <w:p w14:paraId="603AA7D5" w14:textId="77777777" w:rsidR="00EE31BB" w:rsidRPr="00A057BC" w:rsidRDefault="00EE31BB" w:rsidP="00EE31BB">
            <w:pPr>
              <w:pStyle w:val="TableParagraph"/>
              <w:spacing w:line="276" w:lineRule="auto"/>
              <w:ind w:left="5" w:right="-15" w:firstLine="0"/>
              <w:jc w:val="both"/>
              <w:rPr>
                <w:color w:val="0D0D0D" w:themeColor="text1" w:themeTint="F2"/>
                <w:sz w:val="24"/>
              </w:rPr>
            </w:pPr>
            <w:r w:rsidRPr="00A057BC">
              <w:rPr>
                <w:color w:val="0D0D0D" w:themeColor="text1" w:themeTint="F2"/>
                <w:sz w:val="24"/>
                <w:u w:color="000000"/>
              </w:rPr>
              <w:t xml:space="preserve">Для исследования фармакокинетических параметров в течение всех периодов исследования у 56 добровольцев будет отобрано 2128 образцов крови. </w:t>
            </w:r>
          </w:p>
          <w:p w14:paraId="4545887F" w14:textId="77777777" w:rsidR="00EE31BB" w:rsidRPr="00A057BC" w:rsidRDefault="00EE31BB" w:rsidP="00EE31BB">
            <w:pPr>
              <w:spacing w:line="276" w:lineRule="auto"/>
              <w:jc w:val="both"/>
              <w:rPr>
                <w:color w:val="0D0D0D" w:themeColor="text1" w:themeTint="F2"/>
                <w:lang w:bidi="ru-RU"/>
              </w:rPr>
            </w:pPr>
            <w:r w:rsidRPr="00A057BC">
              <w:rPr>
                <w:color w:val="0D0D0D" w:themeColor="text1" w:themeTint="F2"/>
                <w:lang w:bidi="ru-RU"/>
              </w:rPr>
              <w:t xml:space="preserve">Время забора образцов: до приема препарата (0 часов) и через 15 мин; 30 мин; 1 час; 1 час 30 мин; 2 часа; 2 часа 30 мин; 3 часа; 3 часа 30 мин; 4 часа; 6 часов; 8 часов; 10 часов; 12 часов; 16 часов; 24 часа; 36 часов; 48 часов и 72 часа после приема препарата (всего 19 точек забора крови). </w:t>
            </w:r>
          </w:p>
          <w:p w14:paraId="17923C1E"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У каждого добровольца:</w:t>
            </w:r>
          </w:p>
          <w:p w14:paraId="6019056A"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Для исследования фармакокинетических параметров будет отобрано 19 образцов по 6 мл в каждом периоде, всего за исследование будет отобрано 19 × 6 × 2 = 228 мл.</w:t>
            </w:r>
          </w:p>
          <w:p w14:paraId="3AF1AE64"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Отбор проб крови при скрининге и при заключительном обследовании – не более 36 мл.</w:t>
            </w:r>
          </w:p>
          <w:p w14:paraId="64BC07F8"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Для промывания венозного катетера отбирается 0,5 мл крови начиная с точки «15 мин» и заканчивая точкой «24 часа» (0,5 × 15 × 2 = 15 мл).</w:t>
            </w:r>
          </w:p>
          <w:p w14:paraId="1C8AA68A"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rPr>
              <w:t>Итого, за время всего исследования у добровольцев будет взято примерно 279 мл крови.</w:t>
            </w:r>
          </w:p>
        </w:tc>
      </w:tr>
      <w:tr w:rsidR="00EE31BB" w14:paraId="0E336ECB" w14:textId="77777777" w:rsidTr="00EE31BB">
        <w:trPr>
          <w:trHeight w:val="127"/>
        </w:trPr>
        <w:tc>
          <w:tcPr>
            <w:tcW w:w="0" w:type="auto"/>
            <w:gridSpan w:val="2"/>
          </w:tcPr>
          <w:p w14:paraId="0A1A8517"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Обработка и хранение проб крови</w:t>
            </w:r>
          </w:p>
        </w:tc>
        <w:tc>
          <w:tcPr>
            <w:tcW w:w="6618" w:type="dxa"/>
            <w:gridSpan w:val="3"/>
          </w:tcPr>
          <w:p w14:paraId="36706E24" w14:textId="77777777" w:rsidR="00EE31BB" w:rsidRPr="00A057BC" w:rsidRDefault="00EE31BB" w:rsidP="00EE31BB">
            <w:pPr>
              <w:spacing w:line="276" w:lineRule="auto"/>
              <w:jc w:val="both"/>
              <w:rPr>
                <w:color w:val="0D0D0D" w:themeColor="text1" w:themeTint="F2"/>
              </w:rPr>
            </w:pPr>
            <w:bookmarkStart w:id="266" w:name="ПРОБЫ"/>
            <w:r w:rsidRPr="00A057BC">
              <w:rPr>
                <w:color w:val="0D0D0D" w:themeColor="text1" w:themeTint="F2"/>
              </w:rPr>
              <w:t>Кровь в количестве 6 мл отбирается в предварительно маркированные вакуумные центрифужные пробирки с К2 ЭДТА. Плазму крови отделяют центрифугированием на 3000 g в течение 10 мин при температуре +4°С.</w:t>
            </w:r>
            <w:r w:rsidRPr="00A057BC">
              <w:rPr>
                <w:i/>
                <w:color w:val="0D0D0D" w:themeColor="text1" w:themeTint="F2"/>
              </w:rPr>
              <w:t xml:space="preserve"> </w:t>
            </w:r>
            <w:r w:rsidRPr="00A057BC">
              <w:rPr>
                <w:iCs/>
                <w:color w:val="0D0D0D" w:themeColor="text1" w:themeTint="F2"/>
              </w:rPr>
              <w:t>Плазму</w:t>
            </w:r>
            <w:r w:rsidRPr="00A057BC">
              <w:rPr>
                <w:color w:val="0D0D0D" w:themeColor="text1" w:themeTint="F2"/>
              </w:rPr>
              <w:t xml:space="preserve"> разделяют на две аликвоты. </w:t>
            </w:r>
          </w:p>
          <w:p w14:paraId="123E2A0E"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Плазма отбирается автоматическим дозатором и делится на две аликвоты в предварительно маркированные пробирки типа </w:t>
            </w:r>
            <w:proofErr w:type="spellStart"/>
            <w:r w:rsidRPr="00A057BC">
              <w:rPr>
                <w:color w:val="0D0D0D" w:themeColor="text1" w:themeTint="F2"/>
              </w:rPr>
              <w:t>эппендорф</w:t>
            </w:r>
            <w:proofErr w:type="spellEnd"/>
            <w:r w:rsidRPr="00A057BC">
              <w:rPr>
                <w:color w:val="0D0D0D" w:themeColor="text1" w:themeTint="F2"/>
              </w:rPr>
              <w:t xml:space="preserve">. Первая </w:t>
            </w:r>
            <w:proofErr w:type="spellStart"/>
            <w:r w:rsidRPr="00A057BC">
              <w:rPr>
                <w:color w:val="0D0D0D" w:themeColor="text1" w:themeTint="F2"/>
              </w:rPr>
              <w:t>аликвота</w:t>
            </w:r>
            <w:proofErr w:type="spellEnd"/>
            <w:r w:rsidRPr="00A057BC">
              <w:rPr>
                <w:color w:val="0D0D0D" w:themeColor="text1" w:themeTint="F2"/>
              </w:rPr>
              <w:t xml:space="preserve"> – 1 мл предназначена для последующего анализа в </w:t>
            </w:r>
            <w:proofErr w:type="spellStart"/>
            <w:r w:rsidRPr="00A057BC">
              <w:rPr>
                <w:color w:val="0D0D0D" w:themeColor="text1" w:themeTint="F2"/>
              </w:rPr>
              <w:t>биоаналитической</w:t>
            </w:r>
            <w:proofErr w:type="spellEnd"/>
            <w:r w:rsidRPr="00A057BC">
              <w:rPr>
                <w:color w:val="0D0D0D" w:themeColor="text1" w:themeTint="F2"/>
              </w:rPr>
              <w:t xml:space="preserve"> лаборатории на количественное содержание исследуемого вещества. Вторая </w:t>
            </w:r>
            <w:proofErr w:type="spellStart"/>
            <w:r w:rsidRPr="00A057BC">
              <w:rPr>
                <w:color w:val="0D0D0D" w:themeColor="text1" w:themeTint="F2"/>
              </w:rPr>
              <w:t>аликвота</w:t>
            </w:r>
            <w:proofErr w:type="spellEnd"/>
            <w:r w:rsidRPr="00A057BC">
              <w:rPr>
                <w:color w:val="0D0D0D" w:themeColor="text1" w:themeTint="F2"/>
              </w:rPr>
              <w:t xml:space="preserve"> - 1 мл - контрольный образец, предназначенный для длительного хранения с целью обеспечения возможности проведения, в случае необходимости, повторного анализа или арбитражного анализа после окончания исследования.</w:t>
            </w:r>
          </w:p>
          <w:p w14:paraId="75E01FCB"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Далее пробирки с плазмой замораживают при температуре не выше минус 20°С в вертикальном положении. Через 1 час образцы плазмы</w:t>
            </w:r>
            <w:r w:rsidRPr="00A057BC">
              <w:rPr>
                <w:i/>
                <w:color w:val="0D0D0D" w:themeColor="text1" w:themeTint="F2"/>
              </w:rPr>
              <w:t xml:space="preserve"> </w:t>
            </w:r>
            <w:r w:rsidRPr="00A057BC">
              <w:rPr>
                <w:color w:val="0D0D0D" w:themeColor="text1" w:themeTint="F2"/>
              </w:rPr>
              <w:t xml:space="preserve">переносят в криоморозильник и хранят при температуре не выше минус 40°С до отправки в аналитическую лабораторию. Время забора крови не должно превышать ± 2 мин в первые 12 часов; в точках 16 и 24 часа – ± 5 мин; в точках 36, 48 и 72 часа – ±30 мин. </w:t>
            </w:r>
          </w:p>
          <w:p w14:paraId="32309E3E"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Пробирки будут маркироваться следующим образом: номер протокола исследования, номер периода исследования, индивидуальный номер добровольца, номер пробы.</w:t>
            </w:r>
            <w:bookmarkEnd w:id="266"/>
          </w:p>
        </w:tc>
      </w:tr>
      <w:tr w:rsidR="00EE31BB" w14:paraId="0FF333AB" w14:textId="77777777" w:rsidTr="00EE31BB">
        <w:trPr>
          <w:trHeight w:val="127"/>
        </w:trPr>
        <w:tc>
          <w:tcPr>
            <w:tcW w:w="0" w:type="auto"/>
            <w:gridSpan w:val="2"/>
          </w:tcPr>
          <w:p w14:paraId="662E130C"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Критерии включения добровольцев</w:t>
            </w:r>
          </w:p>
        </w:tc>
        <w:tc>
          <w:tcPr>
            <w:tcW w:w="6618" w:type="dxa"/>
            <w:gridSpan w:val="3"/>
          </w:tcPr>
          <w:p w14:paraId="109DA122" w14:textId="77777777" w:rsidR="00EE31BB" w:rsidRPr="00A057BC" w:rsidRDefault="00EE31BB" w:rsidP="00EE31BB">
            <w:pPr>
              <w:spacing w:line="276" w:lineRule="auto"/>
              <w:jc w:val="both"/>
              <w:rPr>
                <w:color w:val="0D0D0D" w:themeColor="text1" w:themeTint="F2"/>
              </w:rPr>
            </w:pPr>
            <w:bookmarkStart w:id="267" w:name="_Hlk202067517"/>
            <w:bookmarkStart w:id="268" w:name="КритерииВКЛЮЧ"/>
            <w:r w:rsidRPr="00A057BC">
              <w:rPr>
                <w:color w:val="0D0D0D" w:themeColor="text1" w:themeTint="F2"/>
              </w:rPr>
              <w:t xml:space="preserve">1. Наличие письменного согласия добровольца на участие в исследовании согласно действующему законодательству; </w:t>
            </w:r>
          </w:p>
          <w:p w14:paraId="0A3B4CCD"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2. Здоровые добровольцы мужского пола в возрасте от 18 до 45 лет включительно; </w:t>
            </w:r>
          </w:p>
          <w:p w14:paraId="1FFE17D6" w14:textId="665AB99B" w:rsidR="00EE31BB" w:rsidRPr="00A057BC" w:rsidRDefault="00EE31BB" w:rsidP="00EE31BB">
            <w:pPr>
              <w:spacing w:line="276" w:lineRule="auto"/>
              <w:jc w:val="both"/>
              <w:rPr>
                <w:color w:val="0D0D0D" w:themeColor="text1" w:themeTint="F2"/>
              </w:rPr>
            </w:pPr>
            <w:r w:rsidRPr="00A057BC">
              <w:rPr>
                <w:color w:val="0D0D0D" w:themeColor="text1" w:themeTint="F2"/>
              </w:rPr>
              <w:t>3. Исключение курения как минимум за 6 месяцев до исследования</w:t>
            </w:r>
            <w:ins w:id="269" w:author="Автор" w:date="2026-08-25T19:32:00Z">
              <w:r w:rsidR="003E00EF">
                <w:rPr>
                  <w:color w:val="0D0D0D" w:themeColor="text1" w:themeTint="F2"/>
                </w:rPr>
                <w:t xml:space="preserve"> (</w:t>
              </w:r>
              <w:r w:rsidR="003E00EF" w:rsidRPr="00A057BC">
                <w:rPr>
                  <w:color w:val="0D0D0D" w:themeColor="text1" w:themeTint="F2"/>
                </w:rPr>
                <w:t xml:space="preserve">не менее чем за 6 месяцев до начала </w:t>
              </w:r>
              <w:r w:rsidR="003E00EF" w:rsidRPr="00A057BC">
                <w:rPr>
                  <w:color w:val="0D0D0D" w:themeColor="text1" w:themeTint="F2"/>
                  <w:lang w:val="en-US"/>
                </w:rPr>
                <w:t>I</w:t>
              </w:r>
              <w:r w:rsidR="003E00EF" w:rsidRPr="00A057BC">
                <w:rPr>
                  <w:color w:val="0D0D0D" w:themeColor="text1" w:themeTint="F2"/>
                </w:rPr>
                <w:t xml:space="preserve"> периода и далее во время проведения всего исследования добровольцы должны воздерживаться от регулярного употребления табака, включая курение всех видов электронных сигарет, кальянов, нюхательного табака и т.д.</w:t>
              </w:r>
              <w:r w:rsidR="003E00EF">
                <w:rPr>
                  <w:color w:val="0D0D0D" w:themeColor="text1" w:themeTint="F2"/>
                </w:rPr>
                <w:t>)</w:t>
              </w:r>
            </w:ins>
            <w:r w:rsidRPr="00A057BC">
              <w:rPr>
                <w:color w:val="0D0D0D" w:themeColor="text1" w:themeTint="F2"/>
              </w:rPr>
              <w:t xml:space="preserve">; </w:t>
            </w:r>
          </w:p>
          <w:p w14:paraId="71E52B88" w14:textId="3E89B496"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4. Индекс массы тела (ИМТ), рассчитанный по индексу Кетле, в пределах от 18,5 до </w:t>
            </w:r>
            <w:ins w:id="270" w:author="Автор" w:date="2026-08-25T11:01:00Z">
              <w:r w:rsidR="00E01052">
                <w:rPr>
                  <w:color w:val="0D0D0D" w:themeColor="text1" w:themeTint="F2"/>
                </w:rPr>
                <w:t>29,9</w:t>
              </w:r>
            </w:ins>
            <w:commentRangeStart w:id="271"/>
            <w:commentRangeStart w:id="272"/>
            <w:del w:id="273" w:author="Автор" w:date="2026-08-25T11:02:00Z">
              <w:r w:rsidRPr="00A057BC" w:rsidDel="00E01052">
                <w:rPr>
                  <w:color w:val="0D0D0D" w:themeColor="text1" w:themeTint="F2"/>
                </w:rPr>
                <w:delText>30</w:delText>
              </w:r>
              <w:commentRangeEnd w:id="271"/>
              <w:r w:rsidR="00575F5B" w:rsidDel="00E01052">
                <w:rPr>
                  <w:rStyle w:val="a8"/>
                </w:rPr>
                <w:commentReference w:id="271"/>
              </w:r>
              <w:commentRangeEnd w:id="272"/>
              <w:r w:rsidR="00E01052" w:rsidDel="00E01052">
                <w:rPr>
                  <w:rStyle w:val="a8"/>
                </w:rPr>
                <w:commentReference w:id="272"/>
              </w:r>
            </w:del>
            <w:r w:rsidRPr="00A057BC">
              <w:rPr>
                <w:color w:val="0D0D0D" w:themeColor="text1" w:themeTint="F2"/>
              </w:rPr>
              <w:t xml:space="preserve"> кг/м</w:t>
            </w:r>
            <w:r w:rsidRPr="00A057BC">
              <w:rPr>
                <w:color w:val="0D0D0D" w:themeColor="text1" w:themeTint="F2"/>
                <w:vertAlign w:val="superscript"/>
              </w:rPr>
              <w:t>2</w:t>
            </w:r>
            <w:r w:rsidRPr="00A057BC">
              <w:rPr>
                <w:color w:val="0D0D0D" w:themeColor="text1" w:themeTint="F2"/>
              </w:rPr>
              <w:t xml:space="preserve"> включительно; </w:t>
            </w:r>
          </w:p>
          <w:p w14:paraId="7FC3E27C"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5. Отрицательные результаты тестов на алкоголь и наркотические средства и психотропные вещества (марихуана, морфин, амфетамин, барбитураты, кокаин, бензодиазепины);</w:t>
            </w:r>
          </w:p>
          <w:p w14:paraId="5B1C9E5F" w14:textId="6543ADD4" w:rsidR="005D2F81" w:rsidRDefault="00EE31BB" w:rsidP="00EE31BB">
            <w:pPr>
              <w:spacing w:line="276" w:lineRule="auto"/>
              <w:jc w:val="both"/>
              <w:rPr>
                <w:ins w:id="274" w:author="Автор" w:date="2026-08-25T11:13:00Z"/>
                <w:color w:val="0D0D0D" w:themeColor="text1" w:themeTint="F2"/>
              </w:rPr>
            </w:pPr>
            <w:r w:rsidRPr="00A057BC">
              <w:rPr>
                <w:color w:val="0D0D0D" w:themeColor="text1" w:themeTint="F2"/>
              </w:rPr>
              <w:t xml:space="preserve">6. Согласие </w:t>
            </w:r>
            <w:bookmarkStart w:id="275" w:name="_Hlk172640376"/>
            <w:r w:rsidRPr="00A057BC">
              <w:rPr>
                <w:color w:val="0D0D0D" w:themeColor="text1" w:themeTint="F2"/>
              </w:rPr>
              <w:t>придерживаться адекватных методов контрацепции на протяжении всего периода исследования, а также в течение 4 недель после завершения исследования;</w:t>
            </w:r>
            <w:bookmarkEnd w:id="275"/>
            <w:r w:rsidRPr="00A057BC">
              <w:t xml:space="preserve"> </w:t>
            </w:r>
            <w:commentRangeStart w:id="276"/>
            <w:commentRangeStart w:id="277"/>
            <w:del w:id="278" w:author="Автор" w:date="2026-08-25T11:13:00Z">
              <w:r w:rsidRPr="00A057BC" w:rsidDel="005D2F81">
                <w:rPr>
                  <w:color w:val="0D0D0D" w:themeColor="text1" w:themeTint="F2"/>
                </w:rPr>
                <w:delText>дополнительная информация о требованиях к методам контрацепции в данном исследовании приведена в разделе</w:delText>
              </w:r>
            </w:del>
            <w:ins w:id="279" w:author="Автор" w:date="2026-08-25T11:13:00Z">
              <w:r w:rsidR="005D2F81">
                <w:rPr>
                  <w:color w:val="0D0D0D" w:themeColor="text1" w:themeTint="F2"/>
                </w:rPr>
                <w:t>адекватными методами контрацепции считаются</w:t>
              </w:r>
              <w:r w:rsidR="005D2F81" w:rsidRPr="005D2F81">
                <w:rPr>
                  <w:color w:val="0D0D0D" w:themeColor="text1" w:themeTint="F2"/>
                  <w:rPrChange w:id="280" w:author="Автор" w:date="2026-08-25T11:13:00Z">
                    <w:rPr>
                      <w:color w:val="0D0D0D" w:themeColor="text1" w:themeTint="F2"/>
                      <w:lang w:val="en-US"/>
                    </w:rPr>
                  </w:rPrChange>
                </w:rPr>
                <w:t>:</w:t>
              </w:r>
            </w:ins>
          </w:p>
          <w:p w14:paraId="212981CA" w14:textId="77777777" w:rsidR="005D2F81" w:rsidRPr="00C01603" w:rsidRDefault="005D2F81" w:rsidP="005D2F81">
            <w:pPr>
              <w:spacing w:line="276" w:lineRule="auto"/>
              <w:jc w:val="both"/>
              <w:rPr>
                <w:ins w:id="281" w:author="Автор" w:date="2026-08-25T11:13:00Z"/>
                <w:color w:val="0D0D0D" w:themeColor="text1" w:themeTint="F2"/>
              </w:rPr>
            </w:pPr>
            <w:ins w:id="282" w:author="Автор" w:date="2026-08-25T11:13:00Z">
              <w:r w:rsidRPr="00C01603">
                <w:rPr>
                  <w:color w:val="0D0D0D" w:themeColor="text1" w:themeTint="F2"/>
                </w:rPr>
                <w:t>— использование презерватива в сочетании с эффективным методом контрацепции у партнерши добровольца</w:t>
              </w:r>
              <w:r>
                <w:rPr>
                  <w:color w:val="0D0D0D" w:themeColor="text1" w:themeTint="F2"/>
                </w:rPr>
                <w:t xml:space="preserve"> (</w:t>
              </w:r>
              <w:r w:rsidRPr="002B697B">
                <w:t xml:space="preserve">шеечные колпачки со спермицидом, диафрагмы со спермицидом, презервативы с </w:t>
              </w:r>
              <w:proofErr w:type="spellStart"/>
              <w:r w:rsidRPr="002B697B">
                <w:t>интравагинальным</w:t>
              </w:r>
              <w:proofErr w:type="spellEnd"/>
              <w:r w:rsidRPr="002B697B">
                <w:t xml:space="preserve"> спермицидом, негормональные внутриматочные спирали</w:t>
              </w:r>
              <w:r>
                <w:t>)</w:t>
              </w:r>
              <w:r w:rsidRPr="00C01603">
                <w:rPr>
                  <w:color w:val="0D0D0D" w:themeColor="text1" w:themeTint="F2"/>
                </w:rPr>
                <w:t>;</w:t>
              </w:r>
            </w:ins>
          </w:p>
          <w:p w14:paraId="5064E585" w14:textId="77777777" w:rsidR="005D2F81" w:rsidRPr="00C01603" w:rsidRDefault="005D2F81" w:rsidP="005D2F81">
            <w:pPr>
              <w:spacing w:line="276" w:lineRule="auto"/>
              <w:jc w:val="both"/>
              <w:rPr>
                <w:ins w:id="283" w:author="Автор" w:date="2026-08-25T11:13:00Z"/>
                <w:color w:val="0D0D0D" w:themeColor="text1" w:themeTint="F2"/>
              </w:rPr>
            </w:pPr>
            <w:ins w:id="284" w:author="Автор" w:date="2026-08-25T11:13:00Z">
              <w:r w:rsidRPr="00C01603">
                <w:rPr>
                  <w:color w:val="0D0D0D" w:themeColor="text1" w:themeTint="F2"/>
                </w:rPr>
                <w:t>— половое воздержание, если оно соответствует обычному образу жизни добровольца</w:t>
              </w:r>
              <w:r>
                <w:rPr>
                  <w:color w:val="0D0D0D" w:themeColor="text1" w:themeTint="F2"/>
                </w:rPr>
                <w:t>.</w:t>
              </w:r>
            </w:ins>
          </w:p>
          <w:p w14:paraId="18D4A669" w14:textId="6B4785B8" w:rsidR="00EE31BB" w:rsidRPr="00A057BC" w:rsidRDefault="005D2F81" w:rsidP="00EE31BB">
            <w:pPr>
              <w:spacing w:line="276" w:lineRule="auto"/>
              <w:jc w:val="both"/>
              <w:rPr>
                <w:color w:val="0D0D0D" w:themeColor="text1" w:themeTint="F2"/>
              </w:rPr>
            </w:pPr>
            <w:ins w:id="285" w:author="Автор" w:date="2026-08-25T11:13:00Z">
              <w:r w:rsidRPr="00C01603">
                <w:rPr>
                  <w:color w:val="0D0D0D" w:themeColor="text1" w:themeTint="F2"/>
                </w:rPr>
                <w:t>Использование дополнительных методов контрацепции может не требоваться в случае, если партнерша добровольца не обладает детородным потенциалом</w:t>
              </w:r>
              <w:r>
                <w:rPr>
                  <w:color w:val="0D0D0D" w:themeColor="text1" w:themeTint="F2"/>
                </w:rPr>
                <w:t xml:space="preserve"> (партнерша добровольца, перенесшая гистерэктомию)</w:t>
              </w:r>
              <w:r w:rsidRPr="005D2F81">
                <w:rPr>
                  <w:color w:val="0D0D0D" w:themeColor="text1" w:themeTint="F2"/>
                  <w:rPrChange w:id="286" w:author="Автор" w:date="2026-08-25T11:13:00Z">
                    <w:rPr>
                      <w:color w:val="0D0D0D" w:themeColor="text1" w:themeTint="F2"/>
                      <w:lang w:val="en-US"/>
                    </w:rPr>
                  </w:rPrChange>
                </w:rPr>
                <w:t>;</w:t>
              </w:r>
            </w:ins>
            <w:del w:id="287" w:author="Автор" w:date="2026-08-25T11:13:00Z">
              <w:r w:rsidR="00EE31BB" w:rsidRPr="00A057BC" w:rsidDel="005D2F81">
                <w:rPr>
                  <w:color w:val="0D0D0D" w:themeColor="text1" w:themeTint="F2"/>
                </w:rPr>
                <w:delText xml:space="preserve"> 4.</w:delText>
              </w:r>
            </w:del>
            <w:ins w:id="288" w:author="Автор" w:date="2026-08-25T11:13:00Z">
              <w:r w:rsidRPr="00A057BC" w:rsidDel="005D2F81">
                <w:rPr>
                  <w:color w:val="0D0D0D" w:themeColor="text1" w:themeTint="F2"/>
                </w:rPr>
                <w:t xml:space="preserve"> </w:t>
              </w:r>
            </w:ins>
            <w:del w:id="289" w:author="Автор" w:date="2026-08-25T11:13:00Z">
              <w:r w:rsidR="00EE31BB" w:rsidRPr="00A057BC" w:rsidDel="005D2F81">
                <w:rPr>
                  <w:color w:val="0D0D0D" w:themeColor="text1" w:themeTint="F2"/>
                </w:rPr>
                <w:delText>7</w:delText>
              </w:r>
              <w:commentRangeEnd w:id="276"/>
              <w:r w:rsidR="00BE012F" w:rsidDel="005D2F81">
                <w:rPr>
                  <w:rStyle w:val="a8"/>
                </w:rPr>
                <w:commentReference w:id="276"/>
              </w:r>
              <w:commentRangeEnd w:id="277"/>
              <w:r w:rsidDel="005D2F81">
                <w:rPr>
                  <w:rStyle w:val="a8"/>
                </w:rPr>
                <w:commentReference w:id="277"/>
              </w:r>
              <w:r w:rsidR="00EE31BB" w:rsidRPr="00A057BC" w:rsidDel="005D2F81">
                <w:rPr>
                  <w:color w:val="0D0D0D" w:themeColor="text1" w:themeTint="F2"/>
                </w:rPr>
                <w:delText>;</w:delText>
              </w:r>
            </w:del>
          </w:p>
          <w:p w14:paraId="3100CB42"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7. Способность добровольца понимать и следовать всем требованиям исследования; </w:t>
            </w:r>
          </w:p>
          <w:p w14:paraId="068276E6"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8. Согласие добровольца на все предполагаемые протоколом ограничения и соблюдение всех процедур исследования, согласие соблюдать правила поведения в клиническом центре на время нахождения в нем; </w:t>
            </w:r>
          </w:p>
          <w:p w14:paraId="561819D0"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9. Верифицированный диагноз «здоров» по данным стандартных клинических, лабораторных и инструментальных методов обследования, физикального осмотра и данных анамнеза;</w:t>
            </w:r>
          </w:p>
          <w:p w14:paraId="75A32C9B"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10. Результаты рентгенологического или флюорографического исследования грудной клетки в пределах нормы, </w:t>
            </w:r>
            <w:r w:rsidRPr="00A057BC">
              <w:rPr>
                <w:color w:val="0D0D0D" w:themeColor="text1" w:themeTint="F2"/>
              </w:rPr>
              <w:lastRenderedPageBreak/>
              <w:t>выполненного в течение 12 месяцев до включения в исследование</w:t>
            </w:r>
            <w:bookmarkEnd w:id="267"/>
            <w:bookmarkEnd w:id="268"/>
            <w:r w:rsidRPr="00A057BC">
              <w:rPr>
                <w:color w:val="0D0D0D" w:themeColor="text1" w:themeTint="F2"/>
              </w:rPr>
              <w:t>.</w:t>
            </w:r>
          </w:p>
        </w:tc>
      </w:tr>
      <w:tr w:rsidR="00EE31BB" w14:paraId="0AB3C775" w14:textId="77777777" w:rsidTr="00EE31BB">
        <w:trPr>
          <w:trHeight w:val="127"/>
        </w:trPr>
        <w:tc>
          <w:tcPr>
            <w:tcW w:w="0" w:type="auto"/>
            <w:gridSpan w:val="2"/>
          </w:tcPr>
          <w:p w14:paraId="0011D641"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Критерии невключения добровольцев</w:t>
            </w:r>
          </w:p>
        </w:tc>
        <w:tc>
          <w:tcPr>
            <w:tcW w:w="6618" w:type="dxa"/>
            <w:gridSpan w:val="3"/>
          </w:tcPr>
          <w:p w14:paraId="475538C1" w14:textId="77777777" w:rsidR="00EE31BB" w:rsidRPr="00A057BC" w:rsidRDefault="00EE31BB" w:rsidP="00EE31BB">
            <w:pPr>
              <w:spacing w:line="276" w:lineRule="auto"/>
              <w:ind w:left="36"/>
              <w:jc w:val="both"/>
              <w:rPr>
                <w:color w:val="0D0D0D" w:themeColor="text1" w:themeTint="F2"/>
              </w:rPr>
            </w:pPr>
            <w:bookmarkStart w:id="290" w:name="КритерииНЕВКЛ"/>
            <w:r w:rsidRPr="00A057BC">
              <w:rPr>
                <w:color w:val="0D0D0D" w:themeColor="text1" w:themeTint="F2"/>
              </w:rPr>
              <w:t xml:space="preserve">1. Отягощенный аллергологический анамнез; </w:t>
            </w:r>
          </w:p>
          <w:p w14:paraId="2B6F2659"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2. Гиперчувствительность к действующим веществам или любому из вспомогательных веществ исследуемого препарата и препарата сравнения; </w:t>
            </w:r>
          </w:p>
          <w:p w14:paraId="621EEA77" w14:textId="62224F05"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3. Острые или хронические заболевания сердечно-сосудистой, дыхательной, нейроэндокринной, </w:t>
            </w:r>
            <w:ins w:id="291" w:author="Автор" w:date="2026-08-14T12:17:00Z">
              <w:r w:rsidR="00575F5B">
                <w:rPr>
                  <w:color w:val="0D0D0D" w:themeColor="text1" w:themeTint="F2"/>
                </w:rPr>
                <w:t xml:space="preserve">кроветворной, </w:t>
              </w:r>
            </w:ins>
            <w:r w:rsidRPr="00A057BC">
              <w:rPr>
                <w:color w:val="0D0D0D" w:themeColor="text1" w:themeTint="F2"/>
              </w:rPr>
              <w:t xml:space="preserve">иммунной и костно-мышечной систем, а также заболевания желудочно-кишечного тракта (ЖКТ), печени и желчевыводящих путей, крови и лимфатической системы, почек и мочевыводящих путей; </w:t>
            </w:r>
          </w:p>
          <w:p w14:paraId="5715B1AB"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4. Любые отклонения результатов лабораторных и инструментальных методов исследований от референсных значений; </w:t>
            </w:r>
          </w:p>
          <w:p w14:paraId="764DD02C"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5. Положительные результаты на антитела к вирусу иммунодефицита человека (ВИЧ), сифилису, гепатиту С и HBsAg; </w:t>
            </w:r>
          </w:p>
          <w:p w14:paraId="22382D22" w14:textId="7013BA43" w:rsidR="00EE31BB" w:rsidRPr="00A057BC" w:rsidRDefault="00EE31BB" w:rsidP="00EE31BB">
            <w:pPr>
              <w:spacing w:line="276" w:lineRule="auto"/>
              <w:ind w:left="36"/>
              <w:jc w:val="both"/>
              <w:rPr>
                <w:color w:val="0D0D0D" w:themeColor="text1" w:themeTint="F2"/>
              </w:rPr>
            </w:pPr>
            <w:r w:rsidRPr="00A057BC">
              <w:rPr>
                <w:color w:val="0D0D0D" w:themeColor="text1" w:themeTint="F2"/>
              </w:rPr>
              <w:t>6. Клинически значимые отклонения по данным ЭКГ в 12 отведениях, включая отклонения ЧСС,</w:t>
            </w:r>
            <w:ins w:id="292" w:author="Автор" w:date="2026-08-14T12:52:00Z">
              <w:r w:rsidR="00BE012F">
                <w:rPr>
                  <w:color w:val="0D0D0D" w:themeColor="text1" w:themeTint="F2"/>
                </w:rPr>
                <w:t xml:space="preserve"> </w:t>
              </w:r>
            </w:ins>
            <w:r w:rsidRPr="00A057BC">
              <w:rPr>
                <w:color w:val="0D0D0D" w:themeColor="text1" w:themeTint="F2"/>
              </w:rPr>
              <w:t>PQ</w:t>
            </w:r>
            <w:ins w:id="293" w:author="Автор" w:date="2026-08-14T12:52:00Z">
              <w:r w:rsidR="00BE012F">
                <w:rPr>
                  <w:color w:val="0D0D0D" w:themeColor="text1" w:themeTint="F2"/>
                </w:rPr>
                <w:t>-</w:t>
              </w:r>
            </w:ins>
            <w:r w:rsidRPr="00A057BC">
              <w:rPr>
                <w:color w:val="0D0D0D" w:themeColor="text1" w:themeTint="F2"/>
              </w:rPr>
              <w:t>/PR-, QT-</w:t>
            </w:r>
            <w:ins w:id="294" w:author="Автор" w:date="2026-08-25T11:26:00Z">
              <w:r w:rsidR="009A7D59" w:rsidRPr="009A7D59">
                <w:rPr>
                  <w:color w:val="0D0D0D" w:themeColor="text1" w:themeTint="F2"/>
                  <w:rPrChange w:id="295" w:author="Автор" w:date="2026-08-25T11:26:00Z">
                    <w:rPr>
                      <w:color w:val="0D0D0D" w:themeColor="text1" w:themeTint="F2"/>
                      <w:lang w:val="en-US"/>
                    </w:rPr>
                  </w:rPrChange>
                </w:rPr>
                <w:t xml:space="preserve"> </w:t>
              </w:r>
            </w:ins>
            <w:del w:id="296" w:author="Автор" w:date="2026-08-25T11:26:00Z">
              <w:r w:rsidRPr="00A057BC" w:rsidDel="009A7D59">
                <w:rPr>
                  <w:color w:val="0D0D0D" w:themeColor="text1" w:themeTint="F2"/>
                </w:rPr>
                <w:delText xml:space="preserve">, QTc- </w:delText>
              </w:r>
            </w:del>
            <w:r w:rsidRPr="00A057BC">
              <w:rPr>
                <w:color w:val="0D0D0D" w:themeColor="text1" w:themeTint="F2"/>
              </w:rPr>
              <w:t>и QRS-интервалов от референсных значений исследовательского центра, которые, по мнению исследователя, могут повлиять на безопасность добровольца или интерпретацию результатов исследования.</w:t>
            </w:r>
          </w:p>
          <w:p w14:paraId="602842A6"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7. Хирургические вмешательства на ЖКТ в анамнезе (за исключением аппендэктомии, проведенной </w:t>
            </w:r>
            <w:commentRangeStart w:id="297"/>
            <w:commentRangeStart w:id="298"/>
            <w:r w:rsidRPr="00A057BC">
              <w:rPr>
                <w:color w:val="0D0D0D" w:themeColor="text1" w:themeTint="F2"/>
              </w:rPr>
              <w:t>более</w:t>
            </w:r>
            <w:commentRangeEnd w:id="297"/>
            <w:r w:rsidR="00BE012F">
              <w:rPr>
                <w:rStyle w:val="a8"/>
              </w:rPr>
              <w:commentReference w:id="297"/>
            </w:r>
            <w:commentRangeEnd w:id="298"/>
            <w:r w:rsidR="00AD69F5">
              <w:rPr>
                <w:rStyle w:val="a8"/>
              </w:rPr>
              <w:commentReference w:id="298"/>
            </w:r>
            <w:r w:rsidRPr="00A057BC">
              <w:rPr>
                <w:color w:val="0D0D0D" w:themeColor="text1" w:themeTint="F2"/>
              </w:rPr>
              <w:t xml:space="preserve"> чем за 3 месяца до начала скрининга);  </w:t>
            </w:r>
          </w:p>
          <w:p w14:paraId="0391B738" w14:textId="77777777" w:rsidR="00EE31BB" w:rsidRPr="00A057BC" w:rsidRDefault="00EE31BB" w:rsidP="00EE31BB">
            <w:pPr>
              <w:autoSpaceDE w:val="0"/>
              <w:autoSpaceDN w:val="0"/>
              <w:adjustRightInd w:val="0"/>
              <w:jc w:val="both"/>
              <w:rPr>
                <w:color w:val="000000"/>
                <w14:ligatures w14:val="standardContextual"/>
              </w:rPr>
            </w:pPr>
            <w:r w:rsidRPr="00A057BC">
              <w:rPr>
                <w:color w:val="0D0D0D" w:themeColor="text1" w:themeTint="F2"/>
              </w:rPr>
              <w:t xml:space="preserve">8. Острые инфекционные заболевания менее чем за 4 недели до начала исследования, </w:t>
            </w:r>
            <w:r w:rsidRPr="00A057BC">
              <w:rPr>
                <w:rFonts w:ascii="Times New Roman CYR" w:hAnsi="Times New Roman CYR" w:cs="Times New Roman CYR"/>
                <w:color w:val="000000"/>
                <w14:ligatures w14:val="standardContextual"/>
              </w:rPr>
              <w:t>активные</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тяжелые</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инфекции,</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включая</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локализованные</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 xml:space="preserve">инфекции, а также </w:t>
            </w:r>
            <w:r w:rsidRPr="00A057BC">
              <w:rPr>
                <w:color w:val="0D0D0D" w:themeColor="text1" w:themeTint="F2"/>
              </w:rPr>
              <w:t>латентный туберкулёз</w:t>
            </w:r>
            <w:r w:rsidRPr="00A057BC">
              <w:rPr>
                <w:color w:val="000000"/>
                <w14:ligatures w14:val="standardContextual"/>
              </w:rPr>
              <w:t>;</w:t>
            </w:r>
          </w:p>
          <w:p w14:paraId="082E9BD1"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9. Наличие психических заболеваний, в том числе в анамнезе; </w:t>
            </w:r>
          </w:p>
          <w:p w14:paraId="7F1C4470"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10. Приступы судорог, эпилепсия и любые неврологические нарушения в анамнезе;</w:t>
            </w:r>
          </w:p>
          <w:p w14:paraId="7A7A80A2"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11. Дегидратация из-за диареи, рвоты или другой причины в течение последних 24 часов до начала первого периода исследования; </w:t>
            </w:r>
          </w:p>
          <w:p w14:paraId="48A5C21C" w14:textId="77FF06B9"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12. Употребление ксантинсодержащих напитков и продуктов (чай, кофе, газированные напитки, </w:t>
            </w:r>
            <w:ins w:id="299" w:author="Автор" w:date="2026-08-25T19:31:00Z">
              <w:r w:rsidR="003E00EF">
                <w:rPr>
                  <w:color w:val="0D0D0D" w:themeColor="text1" w:themeTint="F2"/>
                </w:rPr>
                <w:t xml:space="preserve">энергетические напитки, </w:t>
              </w:r>
            </w:ins>
            <w:r w:rsidRPr="00A057BC">
              <w:rPr>
                <w:color w:val="0D0D0D" w:themeColor="text1" w:themeTint="F2"/>
              </w:rPr>
              <w:t>шоколад</w:t>
            </w:r>
            <w:ins w:id="300" w:author="Автор" w:date="2026-08-14T12:54:00Z">
              <w:r w:rsidR="00BE012F">
                <w:rPr>
                  <w:color w:val="0D0D0D" w:themeColor="text1" w:themeTint="F2"/>
                </w:rPr>
                <w:t xml:space="preserve"> и </w:t>
              </w:r>
            </w:ins>
            <w:ins w:id="301" w:author="Автор" w:date="2026-08-14T12:55:00Z">
              <w:r w:rsidR="00BE012F">
                <w:rPr>
                  <w:color w:val="0D0D0D" w:themeColor="text1" w:themeTint="F2"/>
                </w:rPr>
                <w:t>др</w:t>
              </w:r>
            </w:ins>
            <w:ins w:id="302" w:author="Автор" w:date="2026-08-14T12:54:00Z">
              <w:r w:rsidR="00BE012F">
                <w:rPr>
                  <w:color w:val="0D0D0D" w:themeColor="text1" w:themeTint="F2"/>
                </w:rPr>
                <w:t>.</w:t>
              </w:r>
            </w:ins>
            <w:r w:rsidRPr="00A057BC">
              <w:rPr>
                <w:color w:val="0D0D0D" w:themeColor="text1" w:themeTint="F2"/>
              </w:rPr>
              <w:t xml:space="preserve">) менее чем за 72 часа до начала первого этапа исследования; </w:t>
            </w:r>
          </w:p>
          <w:p w14:paraId="1A147E5F" w14:textId="061FF662"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13. Употребление цитрусовых </w:t>
            </w:r>
            <w:r w:rsidRPr="00A057BC">
              <w:t>(в т.ч. грейпфрут и грейпфрутовый сок</w:t>
            </w:r>
            <w:ins w:id="303" w:author="Автор" w:date="2026-08-14T12:54:00Z">
              <w:r w:rsidR="00BE012F">
                <w:t>,</w:t>
              </w:r>
            </w:ins>
            <w:ins w:id="304" w:author="Автор" w:date="2026-08-14T12:55:00Z">
              <w:r w:rsidR="00BE012F">
                <w:t xml:space="preserve"> помело и др.</w:t>
              </w:r>
            </w:ins>
            <w:r w:rsidRPr="00A057BC">
              <w:t xml:space="preserve">) и клюквы (в т.ч. соки, морсы и др.) </w:t>
            </w:r>
            <w:r w:rsidRPr="00A057BC">
              <w:rPr>
                <w:color w:val="0D0D0D" w:themeColor="text1" w:themeTint="F2"/>
              </w:rPr>
              <w:t xml:space="preserve">менее, чем за 14 дней до начала исследования; </w:t>
            </w:r>
          </w:p>
          <w:p w14:paraId="1F40BFF5" w14:textId="15AF25AB" w:rsidR="00EE31BB" w:rsidRPr="00A057BC" w:rsidRDefault="00EE31BB" w:rsidP="00EE31BB">
            <w:pPr>
              <w:spacing w:line="276" w:lineRule="auto"/>
              <w:ind w:left="36"/>
              <w:jc w:val="both"/>
              <w:rPr>
                <w:color w:val="0D0D0D" w:themeColor="text1" w:themeTint="F2"/>
              </w:rPr>
            </w:pPr>
            <w:r w:rsidRPr="00A057BC">
              <w:rPr>
                <w:color w:val="0D0D0D" w:themeColor="text1" w:themeTint="F2"/>
              </w:rPr>
              <w:lastRenderedPageBreak/>
              <w:t xml:space="preserve">14. Применение депо-инъекций любых лекарственных препаратов </w:t>
            </w:r>
            <w:commentRangeStart w:id="305"/>
            <w:commentRangeStart w:id="306"/>
            <w:r w:rsidRPr="00A057BC">
              <w:rPr>
                <w:color w:val="0D0D0D" w:themeColor="text1" w:themeTint="F2"/>
              </w:rPr>
              <w:t>за 3 месяца</w:t>
            </w:r>
            <w:ins w:id="307" w:author="Автор" w:date="2026-08-24T17:21:00Z">
              <w:r w:rsidR="00AD69F5">
                <w:rPr>
                  <w:color w:val="0D0D0D" w:themeColor="text1" w:themeTint="F2"/>
                </w:rPr>
                <w:t xml:space="preserve"> до начала скрининга</w:t>
              </w:r>
            </w:ins>
            <w:r w:rsidRPr="00A057BC">
              <w:rPr>
                <w:color w:val="0D0D0D" w:themeColor="text1" w:themeTint="F2"/>
              </w:rPr>
              <w:t xml:space="preserve">; </w:t>
            </w:r>
            <w:commentRangeEnd w:id="305"/>
            <w:r w:rsidR="00CF11DE">
              <w:rPr>
                <w:rStyle w:val="a8"/>
              </w:rPr>
              <w:commentReference w:id="305"/>
            </w:r>
            <w:commentRangeEnd w:id="306"/>
            <w:r w:rsidR="00AD69F5">
              <w:rPr>
                <w:rStyle w:val="a8"/>
              </w:rPr>
              <w:commentReference w:id="306"/>
            </w:r>
          </w:p>
          <w:p w14:paraId="1210CB63"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15. Прием известных ингибиторов или индукторов ферментов печени, особенно изофермента </w:t>
            </w:r>
            <w:bookmarkStart w:id="308" w:name="OLE_LINK1"/>
            <w:r w:rsidRPr="00A057BC">
              <w:rPr>
                <w:color w:val="0D0D0D" w:themeColor="text1" w:themeTint="F2"/>
              </w:rPr>
              <w:t>CYP3A4</w:t>
            </w:r>
            <w:bookmarkEnd w:id="308"/>
            <w:r w:rsidRPr="00A057BC">
              <w:rPr>
                <w:color w:val="0D0D0D" w:themeColor="text1" w:themeTint="F2"/>
              </w:rPr>
              <w:t xml:space="preserve"> (например, рифампицина, эфавиренза, карбамазепина, фенитоина, фенобарбитала, препаратов, содержащих зверобой продырявленный (индукторы), </w:t>
            </w:r>
            <w:proofErr w:type="spellStart"/>
            <w:r w:rsidRPr="00A057BC">
              <w:rPr>
                <w:color w:val="0D0D0D" w:themeColor="text1" w:themeTint="F2"/>
              </w:rPr>
              <w:t>итраконазола</w:t>
            </w:r>
            <w:proofErr w:type="spellEnd"/>
            <w:r w:rsidRPr="00A057BC">
              <w:rPr>
                <w:color w:val="0D0D0D" w:themeColor="text1" w:themeTint="F2"/>
              </w:rPr>
              <w:t xml:space="preserve">, эритромицина, кларитромицина, кетоконазола, ритонавира (ингибиторы) и т.д.) менее, чем за 2 месяца до начала исследования; </w:t>
            </w:r>
          </w:p>
          <w:p w14:paraId="29573CFA"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16. Прием системных глюкокортикостероидов, иммуносупрессивных (например, циклоспорина, такролимуса, азатиоприна), иммуномодулирующих препаратов, генно-инженерных биологических препаратов (ГИБП), других ингибиторов </w:t>
            </w:r>
            <w:proofErr w:type="spellStart"/>
            <w:r w:rsidRPr="00A057BC">
              <w:rPr>
                <w:color w:val="0D0D0D" w:themeColor="text1" w:themeTint="F2"/>
              </w:rPr>
              <w:t>янус</w:t>
            </w:r>
            <w:proofErr w:type="spellEnd"/>
            <w:r w:rsidRPr="00A057BC">
              <w:rPr>
                <w:color w:val="0D0D0D" w:themeColor="text1" w:themeTint="F2"/>
              </w:rPr>
              <w:t xml:space="preserve">-киназ (JAK-ингибиторов) (например, тофацитиниба, </w:t>
            </w:r>
            <w:proofErr w:type="spellStart"/>
            <w:r w:rsidRPr="00A057BC">
              <w:rPr>
                <w:color w:val="0D0D0D" w:themeColor="text1" w:themeTint="F2"/>
              </w:rPr>
              <w:t>барицитиниба</w:t>
            </w:r>
            <w:proofErr w:type="spellEnd"/>
            <w:r w:rsidRPr="00A057BC">
              <w:rPr>
                <w:color w:val="0D0D0D" w:themeColor="text1" w:themeTint="F2"/>
              </w:rPr>
              <w:t xml:space="preserve">, </w:t>
            </w:r>
            <w:proofErr w:type="spellStart"/>
            <w:r w:rsidRPr="00A057BC">
              <w:rPr>
                <w:color w:val="0D0D0D" w:themeColor="text1" w:themeTint="F2"/>
              </w:rPr>
              <w:t>филготиниба</w:t>
            </w:r>
            <w:proofErr w:type="spellEnd"/>
            <w:r w:rsidRPr="00A057BC">
              <w:rPr>
                <w:color w:val="0D0D0D" w:themeColor="text1" w:themeTint="F2"/>
              </w:rPr>
              <w:t xml:space="preserve">, </w:t>
            </w:r>
            <w:proofErr w:type="spellStart"/>
            <w:r w:rsidRPr="00A057BC">
              <w:rPr>
                <w:color w:val="0D0D0D" w:themeColor="text1" w:themeTint="F2"/>
              </w:rPr>
              <w:t>руксолитиниба</w:t>
            </w:r>
            <w:proofErr w:type="spellEnd"/>
            <w:r w:rsidRPr="00A057BC">
              <w:rPr>
                <w:color w:val="0D0D0D" w:themeColor="text1" w:themeTint="F2"/>
              </w:rPr>
              <w:t xml:space="preserve">, </w:t>
            </w:r>
            <w:proofErr w:type="spellStart"/>
            <w:r w:rsidRPr="00A057BC">
              <w:rPr>
                <w:color w:val="0D0D0D" w:themeColor="text1" w:themeTint="F2"/>
              </w:rPr>
              <w:t>аброцитиниба</w:t>
            </w:r>
            <w:proofErr w:type="spellEnd"/>
            <w:r w:rsidRPr="00A057BC">
              <w:rPr>
                <w:color w:val="0D0D0D" w:themeColor="text1" w:themeTint="F2"/>
              </w:rPr>
              <w:t>) или иных лекарственных препаратов, способных повлиять на иммунный статус добровольца, менее, чем за 2 месяца до начала исследования;</w:t>
            </w:r>
          </w:p>
          <w:p w14:paraId="12CB1C83"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17. Прием любых препаратов, имеющих системное воздействие, менее чем за 14 дней до начала исследования, прием препаратов, пролонгирующих QT интервал за 4 недели до начала исследования; </w:t>
            </w:r>
          </w:p>
          <w:p w14:paraId="15119154"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18. Прием препаратов, отпускаемых без рецепта, в том числе витаминов, растительных лекарственных препаратов биологически активных добавок (БАД) и пищевых добавок (например, естественные пищевые добавки, </w:t>
            </w:r>
            <w:proofErr w:type="spellStart"/>
            <w:r w:rsidRPr="00A057BC">
              <w:rPr>
                <w:color w:val="0D0D0D" w:themeColor="text1" w:themeTint="F2"/>
              </w:rPr>
              <w:t>фитодобавки</w:t>
            </w:r>
            <w:proofErr w:type="spellEnd"/>
            <w:r w:rsidRPr="00A057BC">
              <w:rPr>
                <w:color w:val="0D0D0D" w:themeColor="text1" w:themeTint="F2"/>
              </w:rPr>
              <w:t xml:space="preserve">, кошачий коготь, дягиль лекарственный, энотера, пиретрум, гинкго, клевер красный, конский каштан, женьшень) менее чем за 14 дней до начала исследования; </w:t>
            </w:r>
          </w:p>
          <w:p w14:paraId="5E00FEC8" w14:textId="1A2EE31A"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19. Систолическое артериальное давление (САД) ≤ 100 мм рт. ст. или ≥ </w:t>
            </w:r>
            <w:commentRangeStart w:id="309"/>
            <w:commentRangeStart w:id="310"/>
            <w:r w:rsidRPr="00A057BC">
              <w:rPr>
                <w:color w:val="0D0D0D" w:themeColor="text1" w:themeTint="F2"/>
              </w:rPr>
              <w:t>1</w:t>
            </w:r>
            <w:ins w:id="311" w:author="Автор" w:date="2026-08-25T17:52:00Z">
              <w:r w:rsidR="0010444D">
                <w:rPr>
                  <w:color w:val="0D0D0D" w:themeColor="text1" w:themeTint="F2"/>
                </w:rPr>
                <w:t>29</w:t>
              </w:r>
            </w:ins>
            <w:del w:id="312" w:author="Автор" w:date="2026-08-25T17:52:00Z">
              <w:r w:rsidRPr="00A057BC" w:rsidDel="0010444D">
                <w:rPr>
                  <w:color w:val="0D0D0D" w:themeColor="text1" w:themeTint="F2"/>
                </w:rPr>
                <w:delText>30</w:delText>
              </w:r>
            </w:del>
            <w:commentRangeEnd w:id="309"/>
            <w:r w:rsidR="002E561A">
              <w:rPr>
                <w:rStyle w:val="a8"/>
              </w:rPr>
              <w:commentReference w:id="309"/>
            </w:r>
            <w:commentRangeEnd w:id="310"/>
            <w:r w:rsidR="0010444D">
              <w:rPr>
                <w:rStyle w:val="a8"/>
              </w:rPr>
              <w:commentReference w:id="310"/>
            </w:r>
            <w:r w:rsidRPr="00A057BC">
              <w:rPr>
                <w:color w:val="0D0D0D" w:themeColor="text1" w:themeTint="F2"/>
              </w:rPr>
              <w:t xml:space="preserve"> мм рт. ст., диастолическое артериальное давление (ДАД) ≤ 60 мм рт. ст. или ≥ </w:t>
            </w:r>
            <w:commentRangeStart w:id="313"/>
            <w:commentRangeStart w:id="314"/>
            <w:r w:rsidRPr="00A057BC">
              <w:rPr>
                <w:color w:val="0D0D0D" w:themeColor="text1" w:themeTint="F2"/>
              </w:rPr>
              <w:t>8</w:t>
            </w:r>
            <w:ins w:id="315" w:author="Автор" w:date="2026-08-25T17:52:00Z">
              <w:r w:rsidR="0010444D">
                <w:rPr>
                  <w:color w:val="0D0D0D" w:themeColor="text1" w:themeTint="F2"/>
                </w:rPr>
                <w:t>4</w:t>
              </w:r>
            </w:ins>
            <w:del w:id="316" w:author="Автор" w:date="2026-08-25T17:52:00Z">
              <w:r w:rsidRPr="00A057BC" w:rsidDel="0010444D">
                <w:rPr>
                  <w:color w:val="0D0D0D" w:themeColor="text1" w:themeTint="F2"/>
                </w:rPr>
                <w:delText>0</w:delText>
              </w:r>
            </w:del>
            <w:commentRangeEnd w:id="313"/>
            <w:r w:rsidR="002E561A">
              <w:rPr>
                <w:rStyle w:val="a8"/>
              </w:rPr>
              <w:commentReference w:id="313"/>
            </w:r>
            <w:commentRangeEnd w:id="314"/>
            <w:r w:rsidR="0010444D">
              <w:rPr>
                <w:rStyle w:val="a8"/>
              </w:rPr>
              <w:commentReference w:id="314"/>
            </w:r>
            <w:r w:rsidRPr="00A057BC">
              <w:rPr>
                <w:color w:val="0D0D0D" w:themeColor="text1" w:themeTint="F2"/>
              </w:rPr>
              <w:t xml:space="preserve"> мм рт. ст., ЧСС ≤ 60 уд/мин или ≥ </w:t>
            </w:r>
            <w:ins w:id="317" w:author="Автор" w:date="2026-08-25T17:52:00Z">
              <w:r w:rsidR="0010444D">
                <w:rPr>
                  <w:color w:val="0D0D0D" w:themeColor="text1" w:themeTint="F2"/>
                </w:rPr>
                <w:t>8</w:t>
              </w:r>
            </w:ins>
            <w:commentRangeStart w:id="318"/>
            <w:commentRangeStart w:id="319"/>
            <w:del w:id="320" w:author="Автор" w:date="2026-08-25T17:52:00Z">
              <w:r w:rsidRPr="00A057BC" w:rsidDel="0010444D">
                <w:rPr>
                  <w:color w:val="0D0D0D" w:themeColor="text1" w:themeTint="F2"/>
                </w:rPr>
                <w:delText>9</w:delText>
              </w:r>
            </w:del>
            <w:r w:rsidRPr="00A057BC">
              <w:rPr>
                <w:color w:val="0D0D0D" w:themeColor="text1" w:themeTint="F2"/>
              </w:rPr>
              <w:t>0</w:t>
            </w:r>
            <w:commentRangeEnd w:id="318"/>
            <w:r w:rsidR="002E561A">
              <w:rPr>
                <w:rStyle w:val="a8"/>
              </w:rPr>
              <w:commentReference w:id="318"/>
            </w:r>
            <w:commentRangeEnd w:id="319"/>
            <w:r w:rsidR="0010444D">
              <w:rPr>
                <w:rStyle w:val="a8"/>
              </w:rPr>
              <w:commentReference w:id="319"/>
            </w:r>
            <w:r w:rsidRPr="00A057BC">
              <w:rPr>
                <w:color w:val="0D0D0D" w:themeColor="text1" w:themeTint="F2"/>
              </w:rPr>
              <w:t xml:space="preserve"> уд/мин, частота дыхательных движений (ЧДД) ≤ 14 в минуту и ≥ 20 в минуту после отдыха в течение 5 минут в положении сидя;</w:t>
            </w:r>
          </w:p>
          <w:p w14:paraId="673B327E"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20. Температура тела ≥ 37,0 ºС или ≤ 35,8 ºС;</w:t>
            </w:r>
          </w:p>
          <w:p w14:paraId="650D04EE"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21. Донорство (450 мл и более крови или плазмы) менее чем за 2 месяца до начала исследования; </w:t>
            </w:r>
          </w:p>
          <w:p w14:paraId="3F8313A6"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22. Вакцинация, планируемая в период участия в исследовании и за 2 недели до исследования; </w:t>
            </w:r>
          </w:p>
          <w:p w14:paraId="2295A471"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23. Проведение радиоизотопных или рентгенологических исследований с внутрисосудистым введением контрастного вещества за 4 недели до проведения процедур скрининга; </w:t>
            </w:r>
          </w:p>
          <w:p w14:paraId="61D2546C"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24. Соблюдение особой диеты (например, вегетарианской, веганской, с ограничением употребления поваренной соли) </w:t>
            </w:r>
            <w:r w:rsidRPr="00A057BC">
              <w:rPr>
                <w:color w:val="0D0D0D" w:themeColor="text1" w:themeTint="F2"/>
              </w:rPr>
              <w:lastRenderedPageBreak/>
              <w:t xml:space="preserve">или образа жизни (работа в ночное время, экстремальные физические нагрузки) в течение 14 дней до скрининга и в период участия в исследовании; </w:t>
            </w:r>
          </w:p>
          <w:p w14:paraId="5CFD971D"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25. Участие в клиническом исследовании лекарственных препаратов менее чем за 3 месяца до начала исследования; </w:t>
            </w:r>
          </w:p>
          <w:p w14:paraId="079B1240"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 xml:space="preserve">26. Прием более чем 10 ед. алкоголя в неделю (1 единица алкоголя эквивалентна ½ литра пива, 200 мл сухого вина или 50 мл крепких напитков) до начала исследования или анамнестические сведения об алкоголизме, наркомании, злоупотреблении лекарственными препаратами; прием алкоголя за 72 часа до приема препаратов и на протяжении исследования; </w:t>
            </w:r>
          </w:p>
          <w:p w14:paraId="6317C524"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27. Психические, физические и прочие причины, не позволяющие адекватно оценивать свое поведение и правильно выполнять условия протокола исследования;</w:t>
            </w:r>
          </w:p>
          <w:p w14:paraId="21F2D025"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28.</w:t>
            </w:r>
            <w:bookmarkStart w:id="321" w:name="_Hlk172640745"/>
            <w:r w:rsidRPr="00A057BC">
              <w:rPr>
                <w:color w:val="0D0D0D" w:themeColor="text1" w:themeTint="F2"/>
              </w:rPr>
              <w:t xml:space="preserve"> Применение </w:t>
            </w:r>
            <w:proofErr w:type="spellStart"/>
            <w:r w:rsidRPr="00A057BC">
              <w:rPr>
                <w:color w:val="0D0D0D" w:themeColor="text1" w:themeTint="F2"/>
              </w:rPr>
              <w:t>упадацитиниба</w:t>
            </w:r>
            <w:proofErr w:type="spellEnd"/>
            <w:r w:rsidRPr="00A057BC">
              <w:rPr>
                <w:color w:val="0D0D0D" w:themeColor="text1" w:themeTint="F2"/>
              </w:rPr>
              <w:t xml:space="preserve"> в качестве лечебного средства менее чем за 30 дней до первичного осмотра и на протяжении всего исследования;</w:t>
            </w:r>
          </w:p>
          <w:p w14:paraId="7B27DBA7"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29. Положительный тест на котинин в моче.</w:t>
            </w:r>
          </w:p>
          <w:p w14:paraId="4322890F"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30. Выполнение процедур пирсинга, нанесение татуажа/тату менее чем за 30 дней до начала скрининга и в течение всего исследования;</w:t>
            </w:r>
          </w:p>
          <w:p w14:paraId="1EF0D3CD"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31. Затруднение при проглатывании таблеток;</w:t>
            </w:r>
          </w:p>
          <w:p w14:paraId="17FA20AA"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32. Невозможность установки венозного катетера для забора образцов крови (например, вследствие заболеваний кожи в местах венепункции);</w:t>
            </w:r>
          </w:p>
          <w:p w14:paraId="71C3CE48" w14:textId="77777777" w:rsidR="00EE31BB" w:rsidRPr="00A057BC" w:rsidRDefault="00EE31BB" w:rsidP="00EE31BB">
            <w:pPr>
              <w:spacing w:line="276" w:lineRule="auto"/>
              <w:ind w:left="36"/>
              <w:jc w:val="both"/>
              <w:rPr>
                <w:color w:val="0D0D0D" w:themeColor="text1" w:themeTint="F2"/>
              </w:rPr>
            </w:pPr>
            <w:r w:rsidRPr="00A057BC">
              <w:t>33. Доброволец является сотрудником правоохранительных органов или военнослужащим;</w:t>
            </w:r>
          </w:p>
          <w:p w14:paraId="7FCD86A8" w14:textId="77777777" w:rsidR="00EE31BB" w:rsidRPr="00A057BC" w:rsidRDefault="00EE31BB" w:rsidP="00EE31BB">
            <w:pPr>
              <w:spacing w:line="276" w:lineRule="auto"/>
              <w:ind w:left="36"/>
              <w:jc w:val="both"/>
              <w:rPr>
                <w:color w:val="0D0D0D" w:themeColor="text1" w:themeTint="F2"/>
              </w:rPr>
            </w:pPr>
            <w:r w:rsidRPr="00A057BC">
              <w:rPr>
                <w:color w:val="0D0D0D" w:themeColor="text1" w:themeTint="F2"/>
              </w:rPr>
              <w:t>34. Любые другие состояния, затрудняющие, по обоснованному мнению врача-исследователя, участие добровольца в исследовании</w:t>
            </w:r>
            <w:bookmarkEnd w:id="290"/>
            <w:bookmarkEnd w:id="321"/>
            <w:r w:rsidRPr="00A057BC">
              <w:rPr>
                <w:color w:val="0D0D0D" w:themeColor="text1" w:themeTint="F2"/>
              </w:rPr>
              <w:t>.</w:t>
            </w:r>
          </w:p>
        </w:tc>
      </w:tr>
      <w:tr w:rsidR="00EE31BB" w14:paraId="6387BBB1" w14:textId="77777777" w:rsidTr="00EE31BB">
        <w:trPr>
          <w:trHeight w:val="127"/>
        </w:trPr>
        <w:tc>
          <w:tcPr>
            <w:tcW w:w="0" w:type="auto"/>
            <w:gridSpan w:val="2"/>
          </w:tcPr>
          <w:p w14:paraId="2DF780B0"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 xml:space="preserve">Критерии исключения добровольцев </w:t>
            </w:r>
          </w:p>
        </w:tc>
        <w:tc>
          <w:tcPr>
            <w:tcW w:w="6618" w:type="dxa"/>
            <w:gridSpan w:val="3"/>
          </w:tcPr>
          <w:p w14:paraId="0B10A7B9" w14:textId="77777777" w:rsidR="00EE31BB" w:rsidRPr="00A057BC" w:rsidRDefault="00EE31BB" w:rsidP="00EE31BB">
            <w:pPr>
              <w:spacing w:line="276" w:lineRule="auto"/>
              <w:jc w:val="both"/>
              <w:rPr>
                <w:color w:val="0D0D0D" w:themeColor="text1" w:themeTint="F2"/>
              </w:rPr>
            </w:pPr>
            <w:bookmarkStart w:id="322" w:name="КритерииИСКЛ"/>
            <w:r w:rsidRPr="00A057BC">
              <w:rPr>
                <w:color w:val="0D0D0D" w:themeColor="text1" w:themeTint="F2"/>
              </w:rPr>
              <w:t xml:space="preserve">1. Отзыв информированного согласия; </w:t>
            </w:r>
          </w:p>
          <w:p w14:paraId="18FF1823"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2. Исследователем принято решение, что добровольца необходимо исключить в интересах самого добровольца; </w:t>
            </w:r>
          </w:p>
          <w:p w14:paraId="0D4DA579"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3. У добровольца возникло серьезное нежелательное явление (СНЯ) или нежелательное явление (НЯ), препятствующее участию добровольца в исследовании; </w:t>
            </w:r>
          </w:p>
          <w:p w14:paraId="76D1D39E"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4. Доброволец отказывается сотрудничать или недисциплинирован (несоблюдение правил нахождения в стационаре, несоблюдение правил проведения исследования); </w:t>
            </w:r>
          </w:p>
          <w:p w14:paraId="6AB04B3C"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5. Доброволец был включен с нарушением правил протокола (критериев включения/невключения); </w:t>
            </w:r>
          </w:p>
          <w:p w14:paraId="084319F0"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6. Доброволец получает/нуждается в дополнительном лечении, которое может повлиять на фармакокинетику исследуемого препарата; </w:t>
            </w:r>
          </w:p>
          <w:p w14:paraId="1146B733"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lastRenderedPageBreak/>
              <w:t xml:space="preserve">7. Доброволец имеет положительный тест на алкоголь в выдыхаемом воздухе; </w:t>
            </w:r>
          </w:p>
          <w:p w14:paraId="60EEDD0B"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8. Положительный тест на злоупотребление лекарств или прием наркотиков (тест на содержание наркотических средств и психотропных веществ (марихуаны, морфина, амфетамина, барбитуратов, кокаина, бензодиазепина) в моче добровольца;</w:t>
            </w:r>
          </w:p>
          <w:p w14:paraId="46A2CDB5"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9. Пропуск отборов образцов крови для фармакокинетического анализа: двух подряд или трех и более в течение всех периодов исследования; </w:t>
            </w:r>
          </w:p>
          <w:p w14:paraId="6EBA6301" w14:textId="49C4B48F" w:rsidR="00EE31BB" w:rsidRPr="00A057BC" w:rsidDel="0010444D" w:rsidRDefault="00EE31BB" w:rsidP="00EE31BB">
            <w:pPr>
              <w:spacing w:line="276" w:lineRule="auto"/>
              <w:jc w:val="both"/>
              <w:rPr>
                <w:del w:id="323" w:author="Автор" w:date="2026-08-25T17:52:00Z"/>
                <w:color w:val="0D0D0D" w:themeColor="text1" w:themeTint="F2"/>
              </w:rPr>
            </w:pPr>
            <w:del w:id="324" w:author="Автор" w:date="2026-08-25T17:52:00Z">
              <w:r w:rsidRPr="00A057BC" w:rsidDel="0010444D">
                <w:rPr>
                  <w:color w:val="0D0D0D" w:themeColor="text1" w:themeTint="F2"/>
                </w:rPr>
                <w:delText xml:space="preserve">10. </w:delText>
              </w:r>
              <w:commentRangeStart w:id="325"/>
              <w:commentRangeStart w:id="326"/>
              <w:r w:rsidRPr="00A057BC" w:rsidDel="0010444D">
                <w:rPr>
                  <w:color w:val="0D0D0D" w:themeColor="text1" w:themeTint="F2"/>
                </w:rPr>
                <w:delText>Опоздание на амбулаторный визит более, чем на 60 минут</w:delText>
              </w:r>
              <w:commentRangeEnd w:id="325"/>
              <w:r w:rsidR="00366AC3" w:rsidDel="0010444D">
                <w:rPr>
                  <w:rStyle w:val="a8"/>
                </w:rPr>
                <w:commentReference w:id="325"/>
              </w:r>
              <w:commentRangeEnd w:id="326"/>
              <w:r w:rsidR="0010444D" w:rsidDel="0010444D">
                <w:rPr>
                  <w:rStyle w:val="a8"/>
                </w:rPr>
                <w:commentReference w:id="326"/>
              </w:r>
              <w:r w:rsidRPr="00A057BC" w:rsidDel="0010444D">
                <w:rPr>
                  <w:color w:val="0D0D0D" w:themeColor="text1" w:themeTint="F2"/>
                </w:rPr>
                <w:delText>;</w:delText>
              </w:r>
            </w:del>
          </w:p>
          <w:p w14:paraId="7F751DC9" w14:textId="28915B56" w:rsidR="00EE31BB" w:rsidRPr="00A057BC" w:rsidRDefault="00EE31BB" w:rsidP="00EE31BB">
            <w:pPr>
              <w:spacing w:line="276" w:lineRule="auto"/>
              <w:jc w:val="both"/>
              <w:rPr>
                <w:color w:val="0D0D0D" w:themeColor="text1" w:themeTint="F2"/>
              </w:rPr>
            </w:pPr>
            <w:r w:rsidRPr="00A057BC">
              <w:rPr>
                <w:color w:val="0D0D0D" w:themeColor="text1" w:themeTint="F2"/>
              </w:rPr>
              <w:t>1</w:t>
            </w:r>
            <w:ins w:id="327" w:author="Автор" w:date="2026-08-25T17:57:00Z">
              <w:r w:rsidR="0010444D">
                <w:rPr>
                  <w:color w:val="0D0D0D" w:themeColor="text1" w:themeTint="F2"/>
                </w:rPr>
                <w:t>0</w:t>
              </w:r>
            </w:ins>
            <w:del w:id="328" w:author="Автор" w:date="2026-08-25T17:57:00Z">
              <w:r w:rsidRPr="00A057BC" w:rsidDel="0010444D">
                <w:rPr>
                  <w:color w:val="0D0D0D" w:themeColor="text1" w:themeTint="F2"/>
                </w:rPr>
                <w:delText>1</w:delText>
              </w:r>
            </w:del>
            <w:r w:rsidRPr="00A057BC">
              <w:rPr>
                <w:color w:val="0D0D0D" w:themeColor="text1" w:themeTint="F2"/>
              </w:rPr>
              <w:t>. Рвота или диарея в течение 8 часов (2 t</w:t>
            </w:r>
            <w:r w:rsidRPr="00A057BC">
              <w:rPr>
                <w:color w:val="0D0D0D" w:themeColor="text1" w:themeTint="F2"/>
                <w:vertAlign w:val="subscript"/>
              </w:rPr>
              <w:t>max</w:t>
            </w:r>
            <w:r w:rsidRPr="00A057BC">
              <w:rPr>
                <w:color w:val="0D0D0D" w:themeColor="text1" w:themeTint="F2"/>
              </w:rPr>
              <w:t xml:space="preserve"> аналита) после приема исследуемых препаратов;</w:t>
            </w:r>
          </w:p>
          <w:p w14:paraId="4B04B51C" w14:textId="78B44CBF" w:rsidR="00EE31BB" w:rsidRPr="00A057BC" w:rsidRDefault="00EE31BB" w:rsidP="00EE31BB">
            <w:pPr>
              <w:spacing w:line="276" w:lineRule="auto"/>
              <w:ind w:left="36"/>
              <w:jc w:val="both"/>
              <w:rPr>
                <w:color w:val="0D0D0D" w:themeColor="text1" w:themeTint="F2"/>
              </w:rPr>
            </w:pPr>
            <w:r w:rsidRPr="00A057BC">
              <w:rPr>
                <w:color w:val="0D0D0D" w:themeColor="text1" w:themeTint="F2"/>
              </w:rPr>
              <w:t>1</w:t>
            </w:r>
            <w:ins w:id="329" w:author="Автор" w:date="2026-08-25T17:57:00Z">
              <w:r w:rsidR="0010444D">
                <w:rPr>
                  <w:color w:val="0D0D0D" w:themeColor="text1" w:themeTint="F2"/>
                </w:rPr>
                <w:t>1</w:t>
              </w:r>
            </w:ins>
            <w:del w:id="330" w:author="Автор" w:date="2026-08-25T17:57:00Z">
              <w:r w:rsidRPr="00A057BC" w:rsidDel="0010444D">
                <w:rPr>
                  <w:color w:val="0D0D0D" w:themeColor="text1" w:themeTint="F2"/>
                </w:rPr>
                <w:delText>2</w:delText>
              </w:r>
            </w:del>
            <w:r w:rsidRPr="00A057BC">
              <w:rPr>
                <w:color w:val="0D0D0D" w:themeColor="text1" w:themeTint="F2"/>
              </w:rPr>
              <w:t xml:space="preserve">. </w:t>
            </w:r>
            <w:r w:rsidR="006B46B6" w:rsidRPr="00A057BC">
              <w:rPr>
                <w:color w:val="0D0D0D" w:themeColor="text1" w:themeTint="F2"/>
              </w:rPr>
              <w:t>Осуществление стандартного приема пищи (завтрака) более, чем за 30 минут до приема препарата или отказ от приема завтрака (для добровольцев 3-4 группы).</w:t>
            </w:r>
          </w:p>
          <w:p w14:paraId="13BF64D3" w14:textId="77777777" w:rsidR="00EE31BB" w:rsidRDefault="00EE31BB" w:rsidP="00EE31BB">
            <w:pPr>
              <w:spacing w:line="276" w:lineRule="auto"/>
              <w:jc w:val="both"/>
              <w:rPr>
                <w:ins w:id="331" w:author="Автор" w:date="2026-08-25T17:57:00Z"/>
                <w:color w:val="0D0D0D" w:themeColor="text1" w:themeTint="F2"/>
              </w:rPr>
            </w:pPr>
            <w:r w:rsidRPr="00A057BC">
              <w:rPr>
                <w:color w:val="0D0D0D" w:themeColor="text1" w:themeTint="F2"/>
              </w:rPr>
              <w:t>1</w:t>
            </w:r>
            <w:ins w:id="332" w:author="Автор" w:date="2026-08-25T17:57:00Z">
              <w:r w:rsidR="0010444D">
                <w:rPr>
                  <w:color w:val="0D0D0D" w:themeColor="text1" w:themeTint="F2"/>
                </w:rPr>
                <w:t>2</w:t>
              </w:r>
            </w:ins>
            <w:del w:id="333" w:author="Автор" w:date="2026-08-25T17:57:00Z">
              <w:r w:rsidRPr="00A057BC" w:rsidDel="0010444D">
                <w:rPr>
                  <w:color w:val="0D0D0D" w:themeColor="text1" w:themeTint="F2"/>
                </w:rPr>
                <w:delText>3</w:delText>
              </w:r>
            </w:del>
            <w:r w:rsidRPr="00A057BC">
              <w:rPr>
                <w:color w:val="0D0D0D" w:themeColor="text1" w:themeTint="F2"/>
              </w:rPr>
              <w:t xml:space="preserve">. Положительный тест на котинин в </w:t>
            </w:r>
            <w:commentRangeStart w:id="334"/>
            <w:commentRangeStart w:id="335"/>
            <w:r w:rsidRPr="00A057BC">
              <w:rPr>
                <w:color w:val="0D0D0D" w:themeColor="text1" w:themeTint="F2"/>
              </w:rPr>
              <w:t>моче</w:t>
            </w:r>
            <w:commentRangeEnd w:id="334"/>
            <w:r w:rsidR="0055593A">
              <w:rPr>
                <w:rStyle w:val="a8"/>
              </w:rPr>
              <w:commentReference w:id="334"/>
            </w:r>
            <w:commentRangeEnd w:id="335"/>
            <w:r w:rsidR="0010444D">
              <w:rPr>
                <w:rStyle w:val="a8"/>
              </w:rPr>
              <w:commentReference w:id="335"/>
            </w:r>
            <w:r w:rsidRPr="00A057BC">
              <w:rPr>
                <w:color w:val="0D0D0D" w:themeColor="text1" w:themeTint="F2"/>
              </w:rPr>
              <w:t>.</w:t>
            </w:r>
            <w:bookmarkEnd w:id="322"/>
          </w:p>
          <w:p w14:paraId="0EA4CE37" w14:textId="5AF10217" w:rsidR="0010444D" w:rsidRPr="00A057BC" w:rsidRDefault="0010444D" w:rsidP="00EE31BB">
            <w:pPr>
              <w:spacing w:line="276" w:lineRule="auto"/>
              <w:jc w:val="both"/>
              <w:rPr>
                <w:color w:val="0D0D0D" w:themeColor="text1" w:themeTint="F2"/>
              </w:rPr>
            </w:pPr>
            <w:ins w:id="336" w:author="Автор" w:date="2026-08-25T17:57:00Z">
              <w:r>
                <w:rPr>
                  <w:color w:val="0D0D0D" w:themeColor="text1" w:themeTint="F2"/>
                </w:rPr>
                <w:t xml:space="preserve">13. </w:t>
              </w:r>
              <w:r w:rsidRPr="00F11667">
                <w:rPr>
                  <w:color w:val="000000"/>
                  <w:lang w:eastAsia="en-US"/>
                </w:rPr>
                <w:t xml:space="preserve">Административные причины (прекращение исследования Спонсором или регуляторными органами), а также грубые нарушения </w:t>
              </w:r>
              <w:r>
                <w:rPr>
                  <w:color w:val="000000"/>
                  <w:lang w:eastAsia="en-US"/>
                </w:rPr>
                <w:t xml:space="preserve">требований </w:t>
              </w:r>
              <w:r w:rsidRPr="00F11667">
                <w:rPr>
                  <w:color w:val="000000"/>
                  <w:lang w:eastAsia="en-US"/>
                </w:rPr>
                <w:t>протокола, способные повлиять на результаты исследования</w:t>
              </w:r>
              <w:r>
                <w:rPr>
                  <w:color w:val="000000"/>
                  <w:lang w:eastAsia="en-US"/>
                </w:rPr>
                <w:t>.</w:t>
              </w:r>
            </w:ins>
          </w:p>
        </w:tc>
      </w:tr>
      <w:tr w:rsidR="004C44C4" w14:paraId="449CCF7F" w14:textId="77777777" w:rsidTr="00EE31BB">
        <w:trPr>
          <w:trHeight w:val="127"/>
          <w:ins w:id="337" w:author="Автор" w:date="2026-08-25T19:35:00Z"/>
        </w:trPr>
        <w:tc>
          <w:tcPr>
            <w:tcW w:w="0" w:type="auto"/>
            <w:gridSpan w:val="2"/>
          </w:tcPr>
          <w:p w14:paraId="729BBF83" w14:textId="5A7D4A11" w:rsidR="004C44C4" w:rsidRPr="00A057BC" w:rsidRDefault="004C44C4" w:rsidP="00EE31BB">
            <w:pPr>
              <w:spacing w:line="276" w:lineRule="auto"/>
              <w:jc w:val="both"/>
              <w:rPr>
                <w:ins w:id="338" w:author="Автор" w:date="2026-08-25T19:35:00Z"/>
                <w:b/>
                <w:bCs/>
                <w:color w:val="0D0D0D" w:themeColor="text1" w:themeTint="F2"/>
                <w:u w:color="000000"/>
              </w:rPr>
            </w:pPr>
            <w:ins w:id="339" w:author="Автор" w:date="2026-08-25T19:35:00Z">
              <w:r>
                <w:rPr>
                  <w:b/>
                  <w:bCs/>
                  <w:color w:val="0D0D0D" w:themeColor="text1" w:themeTint="F2"/>
                  <w:u w:color="000000"/>
                </w:rPr>
                <w:lastRenderedPageBreak/>
                <w:t>Ограничения в период исследования</w:t>
              </w:r>
            </w:ins>
          </w:p>
        </w:tc>
        <w:tc>
          <w:tcPr>
            <w:tcW w:w="6618" w:type="dxa"/>
            <w:gridSpan w:val="3"/>
          </w:tcPr>
          <w:p w14:paraId="290A2831" w14:textId="77777777" w:rsidR="004C44C4" w:rsidRPr="00A057BC" w:rsidRDefault="004C44C4" w:rsidP="004C44C4">
            <w:pPr>
              <w:spacing w:line="276" w:lineRule="auto"/>
              <w:jc w:val="both"/>
              <w:rPr>
                <w:ins w:id="340" w:author="Автор" w:date="2026-08-25T19:35:00Z"/>
                <w:color w:val="0D0D0D" w:themeColor="text1" w:themeTint="F2"/>
              </w:rPr>
            </w:pPr>
            <w:ins w:id="341" w:author="Автор" w:date="2026-08-25T19:35:00Z">
              <w:r w:rsidRPr="00A057BC">
                <w:rPr>
                  <w:color w:val="0D0D0D" w:themeColor="text1" w:themeTint="F2"/>
                </w:rPr>
                <w:t>В период исследования добровольцам запрещено:</w:t>
              </w:r>
            </w:ins>
          </w:p>
          <w:p w14:paraId="05B4A989" w14:textId="77777777" w:rsidR="004C44C4" w:rsidRPr="00A057BC" w:rsidRDefault="004C44C4" w:rsidP="004C44C4">
            <w:pPr>
              <w:spacing w:line="276" w:lineRule="auto"/>
              <w:jc w:val="both"/>
              <w:rPr>
                <w:ins w:id="342" w:author="Автор" w:date="2026-08-25T19:35:00Z"/>
                <w:color w:val="0D0D0D" w:themeColor="text1" w:themeTint="F2"/>
              </w:rPr>
            </w:pPr>
            <w:ins w:id="343" w:author="Автор" w:date="2026-08-25T19:35:00Z">
              <w:r w:rsidRPr="00A057BC">
                <w:rPr>
                  <w:color w:val="0D0D0D" w:themeColor="text1" w:themeTint="F2"/>
                </w:rPr>
                <w:t xml:space="preserve">- употребление алкоголя за 72 ч до начала </w:t>
              </w:r>
              <w:r w:rsidRPr="00A057BC">
                <w:rPr>
                  <w:color w:val="0D0D0D" w:themeColor="text1" w:themeTint="F2"/>
                  <w:lang w:val="en-US"/>
                </w:rPr>
                <w:t>I</w:t>
              </w:r>
              <w:r w:rsidRPr="00A057BC">
                <w:rPr>
                  <w:color w:val="0D0D0D" w:themeColor="text1" w:themeTint="F2"/>
                </w:rPr>
                <w:t xml:space="preserve"> периода, а также на протяжении всего исследования;</w:t>
              </w:r>
            </w:ins>
          </w:p>
          <w:p w14:paraId="7ED8960D" w14:textId="77777777" w:rsidR="004C44C4" w:rsidRPr="00A057BC" w:rsidRDefault="004C44C4" w:rsidP="004C44C4">
            <w:pPr>
              <w:widowControl w:val="0"/>
              <w:spacing w:line="276" w:lineRule="auto"/>
              <w:jc w:val="both"/>
              <w:rPr>
                <w:ins w:id="344" w:author="Автор" w:date="2026-08-25T19:35:00Z"/>
                <w:color w:val="0D0D0D" w:themeColor="text1" w:themeTint="F2"/>
              </w:rPr>
            </w:pPr>
            <w:ins w:id="345" w:author="Автор" w:date="2026-08-25T19:35:00Z">
              <w:r w:rsidRPr="00A057BC">
                <w:rPr>
                  <w:color w:val="0D0D0D" w:themeColor="text1" w:themeTint="F2"/>
                </w:rPr>
                <w:t xml:space="preserve">- не менее чем за 6 месяцев до начала </w:t>
              </w:r>
              <w:r w:rsidRPr="00A057BC">
                <w:rPr>
                  <w:color w:val="0D0D0D" w:themeColor="text1" w:themeTint="F2"/>
                  <w:lang w:val="en-US"/>
                </w:rPr>
                <w:t>I</w:t>
              </w:r>
              <w:r w:rsidRPr="00A057BC">
                <w:rPr>
                  <w:color w:val="0D0D0D" w:themeColor="text1" w:themeTint="F2"/>
                </w:rPr>
                <w:t xml:space="preserve"> периода и далее во время проведения всего исследования добровольцы должны воздерживаться от регулярного употребления табака, включая курение всех видов электронных сигарет, кальянов, нюхательного табака и т.д.;</w:t>
              </w:r>
            </w:ins>
          </w:p>
          <w:p w14:paraId="56017425" w14:textId="77777777" w:rsidR="004C44C4" w:rsidRPr="00A057BC" w:rsidRDefault="004C44C4" w:rsidP="004C44C4">
            <w:pPr>
              <w:spacing w:line="276" w:lineRule="auto"/>
              <w:jc w:val="both"/>
              <w:rPr>
                <w:ins w:id="346" w:author="Автор" w:date="2026-08-25T19:35:00Z"/>
                <w:color w:val="0D0D0D" w:themeColor="text1" w:themeTint="F2"/>
              </w:rPr>
            </w:pPr>
            <w:ins w:id="347" w:author="Автор" w:date="2026-08-25T19:35:00Z">
              <w:r w:rsidRPr="00A057BC">
                <w:rPr>
                  <w:color w:val="0D0D0D" w:themeColor="text1" w:themeTint="F2"/>
                </w:rPr>
                <w:t xml:space="preserve">- употребление </w:t>
              </w:r>
              <w:r w:rsidRPr="00A057BC">
                <w:rPr>
                  <w:color w:val="0D0D0D" w:themeColor="text1" w:themeTint="F2"/>
                  <w:bdr w:val="none" w:sz="0" w:space="0" w:color="auto" w:frame="1"/>
                </w:rPr>
                <w:t xml:space="preserve">ксантинсодержащих напитков и продуктов </w:t>
              </w:r>
              <w:r w:rsidRPr="00A057BC">
                <w:rPr>
                  <w:color w:val="0D0D0D" w:themeColor="text1" w:themeTint="F2"/>
                </w:rPr>
                <w:t xml:space="preserve">(шоколад, чай, кофе, газированные напитки, энергетические напитки и т.д.), в течение 72 часов до начала </w:t>
              </w:r>
              <w:r w:rsidRPr="00A057BC">
                <w:rPr>
                  <w:color w:val="0D0D0D" w:themeColor="text1" w:themeTint="F2"/>
                  <w:lang w:val="en-US"/>
                </w:rPr>
                <w:t>I</w:t>
              </w:r>
              <w:r w:rsidRPr="00A057BC">
                <w:rPr>
                  <w:color w:val="0D0D0D" w:themeColor="text1" w:themeTint="F2"/>
                </w:rPr>
                <w:t xml:space="preserve"> периода и до момента отбора последнего образца крови для фармакокинетического исследования в течение исследования;</w:t>
              </w:r>
            </w:ins>
          </w:p>
          <w:p w14:paraId="10D1A05D" w14:textId="77777777" w:rsidR="004C44C4" w:rsidRPr="00A057BC" w:rsidRDefault="004C44C4" w:rsidP="004C44C4">
            <w:pPr>
              <w:spacing w:line="276" w:lineRule="auto"/>
              <w:jc w:val="both"/>
              <w:rPr>
                <w:ins w:id="348" w:author="Автор" w:date="2026-08-25T19:35:00Z"/>
                <w:color w:val="0D0D0D" w:themeColor="text1" w:themeTint="F2"/>
              </w:rPr>
            </w:pPr>
            <w:ins w:id="349" w:author="Автор" w:date="2026-08-25T19:35:00Z">
              <w:r w:rsidRPr="00A057BC">
                <w:rPr>
                  <w:color w:val="0D0D0D" w:themeColor="text1" w:themeTint="F2"/>
                </w:rPr>
                <w:t xml:space="preserve">- употребление </w:t>
              </w:r>
              <w:r w:rsidRPr="00A057BC">
                <w:rPr>
                  <w:color w:val="0D0D0D" w:themeColor="text1" w:themeTint="F2"/>
                  <w:bdr w:val="none" w:sz="0" w:space="0" w:color="auto" w:frame="1"/>
                </w:rPr>
                <w:t>цитрусовых (в т.ч. грейпфрут, грейпфрутовый сок и помело)</w:t>
              </w:r>
              <w:r>
                <w:rPr>
                  <w:color w:val="0D0D0D" w:themeColor="text1" w:themeTint="F2"/>
                  <w:bdr w:val="none" w:sz="0" w:space="0" w:color="auto" w:frame="1"/>
                </w:rPr>
                <w:t xml:space="preserve"> </w:t>
              </w:r>
              <w:r w:rsidRPr="003E00EF">
                <w:rPr>
                  <w:color w:val="0D0D0D" w:themeColor="text1" w:themeTint="F2"/>
                  <w:bdr w:val="none" w:sz="0" w:space="0" w:color="auto" w:frame="1"/>
                </w:rPr>
                <w:t>и клюквы (в т.ч. соки, морсы и др.)</w:t>
              </w:r>
              <w:r w:rsidRPr="00A057BC">
                <w:rPr>
                  <w:color w:val="0D0D0D" w:themeColor="text1" w:themeTint="F2"/>
                </w:rPr>
                <w:t xml:space="preserve"> </w:t>
              </w:r>
              <w:r w:rsidRPr="00A057BC">
                <w:rPr>
                  <w:color w:val="0D0D0D" w:themeColor="text1" w:themeTint="F2"/>
                  <w:bdr w:val="none" w:sz="0" w:space="0" w:color="auto" w:frame="1"/>
                </w:rPr>
                <w:t xml:space="preserve">менее, чем за 14 дней до начала </w:t>
              </w:r>
              <w:r w:rsidRPr="00A057BC">
                <w:rPr>
                  <w:color w:val="0D0D0D" w:themeColor="text1" w:themeTint="F2"/>
                  <w:lang w:val="en-US"/>
                </w:rPr>
                <w:t>I</w:t>
              </w:r>
              <w:r w:rsidRPr="00A057BC">
                <w:rPr>
                  <w:color w:val="0D0D0D" w:themeColor="text1" w:themeTint="F2"/>
                </w:rPr>
                <w:t xml:space="preserve"> периода и на протяжении всего исследования;</w:t>
              </w:r>
            </w:ins>
          </w:p>
          <w:p w14:paraId="5501B8FF" w14:textId="77777777" w:rsidR="004C44C4" w:rsidRPr="00A057BC" w:rsidRDefault="004C44C4" w:rsidP="004C44C4">
            <w:pPr>
              <w:spacing w:line="276" w:lineRule="auto"/>
              <w:jc w:val="both"/>
              <w:rPr>
                <w:ins w:id="350" w:author="Автор" w:date="2026-08-25T19:35:00Z"/>
                <w:color w:val="0D0D0D" w:themeColor="text1" w:themeTint="F2"/>
              </w:rPr>
            </w:pPr>
            <w:ins w:id="351" w:author="Автор" w:date="2026-08-25T19:35:00Z">
              <w:r w:rsidRPr="00A057BC">
                <w:rPr>
                  <w:color w:val="0D0D0D" w:themeColor="text1" w:themeTint="F2"/>
                </w:rPr>
                <w:t xml:space="preserve">- прием каких-либо лекарственных препаратов, БАД, витаминов, растительных сборов, фитопрепаратов на всем протяжении исследования; </w:t>
              </w:r>
            </w:ins>
          </w:p>
          <w:p w14:paraId="3E22E4BB" w14:textId="77777777" w:rsidR="004C44C4" w:rsidRDefault="004C44C4" w:rsidP="004C44C4">
            <w:pPr>
              <w:spacing w:line="276" w:lineRule="auto"/>
              <w:ind w:left="36"/>
              <w:jc w:val="both"/>
              <w:rPr>
                <w:ins w:id="352" w:author="Автор" w:date="2026-08-25T19:35:00Z"/>
                <w:color w:val="0D0D0D" w:themeColor="text1" w:themeTint="F2"/>
                <w:bdr w:val="none" w:sz="0" w:space="0" w:color="auto" w:frame="1"/>
              </w:rPr>
            </w:pPr>
            <w:ins w:id="353" w:author="Автор" w:date="2026-08-25T19:35:00Z">
              <w:r w:rsidRPr="00A057BC">
                <w:rPr>
                  <w:color w:val="0D0D0D" w:themeColor="text1" w:themeTint="F2"/>
                </w:rPr>
                <w:t xml:space="preserve">- </w:t>
              </w:r>
              <w:r w:rsidRPr="00A057BC">
                <w:rPr>
                  <w:color w:val="0D0D0D" w:themeColor="text1" w:themeTint="F2"/>
                  <w:bdr w:val="none" w:sz="0" w:space="0" w:color="auto" w:frame="1"/>
                </w:rPr>
                <w:t xml:space="preserve">соблюдение особой диеты или образа жизни (работа в ночное время, экстремальные физические нагрузки) в течение 14 дней до скрининга и в период участия в исследовании; </w:t>
              </w:r>
            </w:ins>
          </w:p>
          <w:p w14:paraId="5BADA875" w14:textId="77777777" w:rsidR="004C44C4" w:rsidRPr="003E00EF" w:rsidRDefault="004C44C4" w:rsidP="004C44C4">
            <w:pPr>
              <w:spacing w:line="276" w:lineRule="auto"/>
              <w:ind w:left="36"/>
              <w:jc w:val="both"/>
              <w:rPr>
                <w:ins w:id="354" w:author="Автор" w:date="2026-08-25T19:35:00Z"/>
                <w:color w:val="0D0D0D" w:themeColor="text1" w:themeTint="F2"/>
                <w:bdr w:val="none" w:sz="0" w:space="0" w:color="auto" w:frame="1"/>
              </w:rPr>
            </w:pPr>
            <w:ins w:id="355" w:author="Автор" w:date="2026-08-25T19:35:00Z">
              <w:r>
                <w:rPr>
                  <w:color w:val="0D0D0D" w:themeColor="text1" w:themeTint="F2"/>
                  <w:u w:color="000000"/>
                  <w:bdr w:val="nil"/>
                </w:rPr>
                <w:lastRenderedPageBreak/>
                <w:t>- д</w:t>
              </w:r>
              <w:r w:rsidRPr="00A057BC">
                <w:rPr>
                  <w:color w:val="0D0D0D" w:themeColor="text1" w:themeTint="F2"/>
                  <w:u w:color="000000"/>
                  <w:bdr w:val="nil"/>
                </w:rPr>
                <w:t>обровольцы должны воздерживаться от повышенной физической активности с момента приема препарата до последнего забора крови в каждом периоде исследования</w:t>
              </w:r>
              <w:r w:rsidRPr="006D39B5">
                <w:rPr>
                  <w:color w:val="0D0D0D" w:themeColor="text1" w:themeTint="F2"/>
                  <w:u w:color="000000"/>
                  <w:bdr w:val="nil"/>
                </w:rPr>
                <w:t>;</w:t>
              </w:r>
            </w:ins>
          </w:p>
          <w:p w14:paraId="30247822" w14:textId="77777777" w:rsidR="004C44C4" w:rsidRPr="00A057BC" w:rsidRDefault="004C44C4" w:rsidP="004C44C4">
            <w:pPr>
              <w:spacing w:line="276" w:lineRule="auto"/>
              <w:jc w:val="both"/>
              <w:rPr>
                <w:ins w:id="356" w:author="Автор" w:date="2026-08-25T19:35:00Z"/>
                <w:color w:val="0D0D0D" w:themeColor="text1" w:themeTint="F2"/>
              </w:rPr>
            </w:pPr>
            <w:ins w:id="357" w:author="Автор" w:date="2026-08-25T19:35:00Z">
              <w:r w:rsidRPr="00A057BC">
                <w:rPr>
                  <w:color w:val="0D0D0D" w:themeColor="text1" w:themeTint="F2"/>
                </w:rPr>
                <w:t>- донорство крови менее, чем за 2 месяца до начала исследования и на протяжении всего исследования;</w:t>
              </w:r>
            </w:ins>
          </w:p>
          <w:p w14:paraId="02216BD9" w14:textId="77777777" w:rsidR="004C44C4" w:rsidRPr="00A057BC" w:rsidRDefault="004C44C4" w:rsidP="004C44C4">
            <w:pPr>
              <w:spacing w:line="276" w:lineRule="auto"/>
              <w:jc w:val="both"/>
              <w:rPr>
                <w:ins w:id="358" w:author="Автор" w:date="2026-08-25T19:35:00Z"/>
                <w:color w:val="0D0D0D" w:themeColor="text1" w:themeTint="F2"/>
              </w:rPr>
            </w:pPr>
            <w:ins w:id="359" w:author="Автор" w:date="2026-08-25T19:35:00Z">
              <w:r w:rsidRPr="00A057BC">
                <w:rPr>
                  <w:color w:val="0D0D0D" w:themeColor="text1" w:themeTint="F2"/>
                  <w:bdr w:val="none" w:sz="0" w:space="0" w:color="auto" w:frame="1"/>
                </w:rPr>
                <w:t>- проведение радиоизотопных или рентгенологических исследований с внутрисосудистым введением контрастного вещества за 4 недели до проведения процедур скрининга и на протяжении всего исследования.</w:t>
              </w:r>
            </w:ins>
          </w:p>
          <w:p w14:paraId="57331FD9" w14:textId="77777777" w:rsidR="004C44C4" w:rsidRPr="00A057BC" w:rsidRDefault="004C44C4" w:rsidP="004C44C4">
            <w:pPr>
              <w:spacing w:line="276" w:lineRule="auto"/>
              <w:jc w:val="both"/>
              <w:rPr>
                <w:ins w:id="360" w:author="Автор" w:date="2026-08-25T19:35:00Z"/>
                <w:color w:val="0D0D0D" w:themeColor="text1" w:themeTint="F2"/>
                <w:bdr w:val="none" w:sz="0" w:space="0" w:color="auto" w:frame="1"/>
              </w:rPr>
            </w:pPr>
            <w:ins w:id="361" w:author="Автор" w:date="2026-08-25T19:35:00Z">
              <w:r w:rsidRPr="00A057BC">
                <w:rPr>
                  <w:color w:val="0D0D0D" w:themeColor="text1" w:themeTint="F2"/>
                </w:rPr>
                <w:t xml:space="preserve">- </w:t>
              </w:r>
              <w:r w:rsidRPr="00A057BC">
                <w:rPr>
                  <w:color w:val="0D0D0D" w:themeColor="text1" w:themeTint="F2"/>
                  <w:bdr w:val="none" w:sz="0" w:space="0" w:color="auto" w:frame="1"/>
                </w:rPr>
                <w:t>участие в клиническом исследовании лекарственных препаратов менее, чем за 3 месяца до начала исследования, а также на протяжении всего исследования.</w:t>
              </w:r>
            </w:ins>
          </w:p>
          <w:p w14:paraId="5F59B4A1" w14:textId="77777777" w:rsidR="004C44C4" w:rsidRPr="00A057BC" w:rsidRDefault="004C44C4" w:rsidP="004C44C4">
            <w:pPr>
              <w:spacing w:line="276" w:lineRule="auto"/>
              <w:jc w:val="both"/>
              <w:rPr>
                <w:ins w:id="362" w:author="Автор" w:date="2026-08-25T19:35:00Z"/>
                <w:color w:val="0D0D0D" w:themeColor="text1" w:themeTint="F2"/>
              </w:rPr>
            </w:pPr>
            <w:ins w:id="363" w:author="Автор" w:date="2026-08-25T19:35:00Z">
              <w:r w:rsidRPr="00A057BC">
                <w:rPr>
                  <w:color w:val="0D0D0D" w:themeColor="text1" w:themeTint="F2"/>
                </w:rPr>
                <w:t>- выполнение процедур пирсинга, нанесение татуажа/тату менее, чем за 30 дней до начала скрининга и в течение всего исследования;</w:t>
              </w:r>
            </w:ins>
          </w:p>
          <w:p w14:paraId="5C0EF368" w14:textId="0F736B71" w:rsidR="004C44C4" w:rsidRPr="00A057BC" w:rsidRDefault="004C44C4" w:rsidP="004C44C4">
            <w:pPr>
              <w:spacing w:line="276" w:lineRule="auto"/>
              <w:jc w:val="both"/>
              <w:rPr>
                <w:ins w:id="364" w:author="Автор" w:date="2026-08-25T19:35:00Z"/>
                <w:color w:val="0D0D0D" w:themeColor="text1" w:themeTint="F2"/>
              </w:rPr>
            </w:pPr>
            <w:ins w:id="365" w:author="Автор" w:date="2026-08-25T19:35:00Z">
              <w:r w:rsidRPr="00A057BC">
                <w:rPr>
                  <w:color w:val="0D0D0D" w:themeColor="text1" w:themeTint="F2"/>
                </w:rPr>
                <w:t>- занятия интенсивной физической нагрузкой (такой, как поднятие тяжестей, тренировки с отягощением, гимнастические упражнения, аэробика) на всем протяжении исследования</w:t>
              </w:r>
            </w:ins>
          </w:p>
        </w:tc>
      </w:tr>
      <w:tr w:rsidR="00EE31BB" w14:paraId="514D96EC" w14:textId="77777777" w:rsidTr="00EE31BB">
        <w:trPr>
          <w:trHeight w:val="127"/>
        </w:trPr>
        <w:tc>
          <w:tcPr>
            <w:tcW w:w="0" w:type="auto"/>
            <w:gridSpan w:val="2"/>
          </w:tcPr>
          <w:p w14:paraId="6938597A"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 xml:space="preserve">Методология </w:t>
            </w:r>
          </w:p>
          <w:p w14:paraId="31CD97E7"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исследования</w:t>
            </w:r>
          </w:p>
        </w:tc>
        <w:tc>
          <w:tcPr>
            <w:tcW w:w="6618" w:type="dxa"/>
            <w:gridSpan w:val="3"/>
          </w:tcPr>
          <w:p w14:paraId="3749590D" w14:textId="77777777" w:rsidR="00EE31BB" w:rsidRPr="00A057BC" w:rsidRDefault="00EE31BB" w:rsidP="00EE31BB">
            <w:pPr>
              <w:spacing w:line="276" w:lineRule="auto"/>
              <w:jc w:val="both"/>
              <w:rPr>
                <w:bCs/>
                <w:color w:val="0D0D0D" w:themeColor="text1" w:themeTint="F2"/>
              </w:rPr>
            </w:pPr>
            <w:bookmarkStart w:id="366" w:name="ЭтапыИСЛЕД"/>
            <w:r w:rsidRPr="00A057BC">
              <w:rPr>
                <w:b/>
                <w:color w:val="0D0D0D" w:themeColor="text1" w:themeTint="F2"/>
              </w:rPr>
              <w:t>Период скрининга</w:t>
            </w:r>
            <w:r w:rsidRPr="00A057BC">
              <w:rPr>
                <w:bCs/>
                <w:color w:val="0D0D0D" w:themeColor="text1" w:themeTint="F2"/>
              </w:rPr>
              <w:t xml:space="preserve"> для одного добровольца – до 14 дней.</w:t>
            </w:r>
          </w:p>
          <w:p w14:paraId="13EA234A" w14:textId="77777777" w:rsidR="00EE31BB" w:rsidRPr="00A057BC" w:rsidRDefault="00EE31BB" w:rsidP="00EE31BB">
            <w:pPr>
              <w:spacing w:line="276" w:lineRule="auto"/>
              <w:jc w:val="both"/>
              <w:rPr>
                <w:bCs/>
                <w:color w:val="0D0D0D" w:themeColor="text1" w:themeTint="F2"/>
              </w:rPr>
            </w:pPr>
            <w:r w:rsidRPr="00A057BC">
              <w:rPr>
                <w:b/>
                <w:color w:val="0D0D0D" w:themeColor="text1" w:themeTint="F2"/>
              </w:rPr>
              <w:t>I период</w:t>
            </w:r>
            <w:r w:rsidRPr="00A057BC">
              <w:rPr>
                <w:bCs/>
                <w:color w:val="0D0D0D" w:themeColor="text1" w:themeTint="F2"/>
              </w:rPr>
              <w:t>: госпитализация не менее чем за 11 часов до приема препаратов и нахождение в стационаре до 24 часов после приема препаратов.</w:t>
            </w:r>
          </w:p>
          <w:p w14:paraId="18588003" w14:textId="77777777" w:rsidR="00EE31BB" w:rsidRPr="00A057BC" w:rsidRDefault="00EE31BB" w:rsidP="00EE31BB">
            <w:pPr>
              <w:spacing w:line="276" w:lineRule="auto"/>
              <w:jc w:val="both"/>
              <w:rPr>
                <w:bCs/>
                <w:color w:val="0D0D0D" w:themeColor="text1" w:themeTint="F2"/>
              </w:rPr>
            </w:pPr>
            <w:r w:rsidRPr="00A057BC">
              <w:rPr>
                <w:bCs/>
                <w:color w:val="0D0D0D" w:themeColor="text1" w:themeTint="F2"/>
              </w:rPr>
              <w:t>Через 36, 48 и 72 часа после приема препарата добровольцы посещают клинический центр для прохождения процедур исследования.</w:t>
            </w:r>
          </w:p>
          <w:p w14:paraId="1633BA6D" w14:textId="77777777" w:rsidR="00EE31BB" w:rsidRPr="00A057BC" w:rsidRDefault="00EE31BB" w:rsidP="00EE31BB">
            <w:pPr>
              <w:spacing w:line="276" w:lineRule="auto"/>
              <w:jc w:val="both"/>
              <w:rPr>
                <w:bCs/>
                <w:color w:val="0D0D0D" w:themeColor="text1" w:themeTint="F2"/>
              </w:rPr>
            </w:pPr>
            <w:r w:rsidRPr="00A057BC">
              <w:rPr>
                <w:bCs/>
                <w:color w:val="0D0D0D" w:themeColor="text1" w:themeTint="F2"/>
              </w:rPr>
              <w:t xml:space="preserve">В день поступления на госпитализацию проводят рандомизацию добровольцев. </w:t>
            </w:r>
          </w:p>
          <w:p w14:paraId="59839813" w14:textId="77777777" w:rsidR="00EE31BB" w:rsidRPr="00A057BC" w:rsidRDefault="00EE31BB" w:rsidP="00EE31BB">
            <w:pPr>
              <w:spacing w:line="276" w:lineRule="auto"/>
              <w:jc w:val="both"/>
              <w:rPr>
                <w:bCs/>
                <w:color w:val="0D0D0D" w:themeColor="text1" w:themeTint="F2"/>
              </w:rPr>
            </w:pPr>
            <w:r w:rsidRPr="00A057BC">
              <w:rPr>
                <w:b/>
                <w:color w:val="0D0D0D" w:themeColor="text1" w:themeTint="F2"/>
              </w:rPr>
              <w:t>Отмывочный период препарата</w:t>
            </w:r>
            <w:r w:rsidRPr="00A057BC">
              <w:rPr>
                <w:bCs/>
                <w:color w:val="0D0D0D" w:themeColor="text1" w:themeTint="F2"/>
              </w:rPr>
              <w:t xml:space="preserve"> (период между приемами препаратов): 7 дней. </w:t>
            </w:r>
          </w:p>
          <w:p w14:paraId="286DFEC0" w14:textId="77777777" w:rsidR="00EE31BB" w:rsidRPr="00A057BC" w:rsidRDefault="00EE31BB" w:rsidP="00EE31BB">
            <w:pPr>
              <w:spacing w:line="276" w:lineRule="auto"/>
              <w:jc w:val="both"/>
              <w:rPr>
                <w:bCs/>
                <w:color w:val="0D0D0D" w:themeColor="text1" w:themeTint="F2"/>
              </w:rPr>
            </w:pPr>
            <w:r w:rsidRPr="00A057BC">
              <w:rPr>
                <w:b/>
                <w:color w:val="0D0D0D" w:themeColor="text1" w:themeTint="F2"/>
              </w:rPr>
              <w:t>II период</w:t>
            </w:r>
            <w:r w:rsidRPr="00A057BC">
              <w:rPr>
                <w:bCs/>
                <w:color w:val="0D0D0D" w:themeColor="text1" w:themeTint="F2"/>
              </w:rPr>
              <w:t xml:space="preserve"> госпитализация не менее чем за 11 часов до приема препаратов и нахождение в стационаре до 24 часов после приема препаратов.</w:t>
            </w:r>
          </w:p>
          <w:p w14:paraId="1ED2CA2B" w14:textId="62F61FF1" w:rsidR="00EE31BB" w:rsidRPr="00A057BC" w:rsidRDefault="00EE31BB" w:rsidP="00EE31BB">
            <w:pPr>
              <w:spacing w:line="276" w:lineRule="auto"/>
              <w:jc w:val="both"/>
              <w:rPr>
                <w:bCs/>
                <w:color w:val="0D0D0D" w:themeColor="text1" w:themeTint="F2"/>
              </w:rPr>
            </w:pPr>
            <w:r w:rsidRPr="00A057BC">
              <w:rPr>
                <w:bCs/>
                <w:color w:val="0D0D0D" w:themeColor="text1" w:themeTint="F2"/>
              </w:rPr>
              <w:t xml:space="preserve">Через 36, 48 и 72 часа после приема препарата </w:t>
            </w:r>
            <w:r w:rsidR="007A72F3" w:rsidRPr="00A057BC">
              <w:rPr>
                <w:bCs/>
                <w:color w:val="0D0D0D" w:themeColor="text1" w:themeTint="F2"/>
              </w:rPr>
              <w:t>добровольцы</w:t>
            </w:r>
            <w:r w:rsidRPr="00A057BC">
              <w:rPr>
                <w:bCs/>
                <w:color w:val="0D0D0D" w:themeColor="text1" w:themeTint="F2"/>
              </w:rPr>
              <w:t xml:space="preserve"> посещают клинический центр для прохождения процедур исследования.</w:t>
            </w:r>
          </w:p>
          <w:p w14:paraId="17A292DD" w14:textId="77777777" w:rsidR="00EE31BB" w:rsidRPr="00A057BC" w:rsidRDefault="00EE31BB" w:rsidP="00EE31BB">
            <w:pPr>
              <w:spacing w:line="276" w:lineRule="auto"/>
              <w:jc w:val="both"/>
              <w:rPr>
                <w:bCs/>
                <w:color w:val="0D0D0D" w:themeColor="text1" w:themeTint="F2"/>
              </w:rPr>
            </w:pPr>
            <w:r w:rsidRPr="00A057BC">
              <w:rPr>
                <w:b/>
                <w:color w:val="0D0D0D" w:themeColor="text1" w:themeTint="F2"/>
              </w:rPr>
              <w:t>Окончание исследования.</w:t>
            </w:r>
            <w:r w:rsidRPr="00A057BC">
              <w:rPr>
                <w:bCs/>
                <w:color w:val="0D0D0D" w:themeColor="text1" w:themeTint="F2"/>
              </w:rPr>
              <w:t xml:space="preserve"> После взятия последнего образца крови и выполнения всех процедур II периода – завершение исследования.</w:t>
            </w:r>
          </w:p>
          <w:p w14:paraId="52E8E773" w14:textId="77777777" w:rsidR="00EE31BB" w:rsidRPr="00A057BC" w:rsidRDefault="00EE31BB" w:rsidP="00EE31BB">
            <w:pPr>
              <w:spacing w:line="276" w:lineRule="auto"/>
              <w:jc w:val="both"/>
              <w:rPr>
                <w:bCs/>
                <w:color w:val="0D0D0D" w:themeColor="text1" w:themeTint="F2"/>
              </w:rPr>
            </w:pPr>
            <w:r w:rsidRPr="00A057BC">
              <w:rPr>
                <w:bCs/>
                <w:color w:val="0D0D0D" w:themeColor="text1" w:themeTint="F2"/>
              </w:rPr>
              <w:t>Общая продолжительность исследования для добровольцев составит не более 25 дней в случае отсутствия НЯ.</w:t>
            </w:r>
            <w:bookmarkEnd w:id="366"/>
          </w:p>
          <w:p w14:paraId="4C040556" w14:textId="77777777" w:rsidR="00EE31BB" w:rsidRPr="00A057BC" w:rsidRDefault="00EE31BB" w:rsidP="00EE31BB">
            <w:pPr>
              <w:spacing w:line="276" w:lineRule="auto"/>
              <w:jc w:val="both"/>
              <w:rPr>
                <w:bCs/>
                <w:color w:val="0D0D0D" w:themeColor="text1" w:themeTint="F2"/>
              </w:rPr>
            </w:pPr>
            <w:r w:rsidRPr="00A057BC">
              <w:rPr>
                <w:bCs/>
                <w:color w:val="0D0D0D" w:themeColor="text1" w:themeTint="F2"/>
              </w:rPr>
              <w:t>Добровольцы 1 и 2 групп принимают исследуемый и референтный препараты натощак, добровольцы 3 и 4 групп принимают исследуемый и референтный препараты после приема пищи.</w:t>
            </w:r>
          </w:p>
        </w:tc>
      </w:tr>
      <w:tr w:rsidR="00EE31BB" w14:paraId="205F7BAB" w14:textId="77777777" w:rsidTr="00EE31BB">
        <w:trPr>
          <w:trHeight w:val="127"/>
        </w:trPr>
        <w:tc>
          <w:tcPr>
            <w:tcW w:w="0" w:type="auto"/>
            <w:gridSpan w:val="2"/>
          </w:tcPr>
          <w:p w14:paraId="28A3BE0B"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Скрининг</w:t>
            </w:r>
          </w:p>
        </w:tc>
        <w:tc>
          <w:tcPr>
            <w:tcW w:w="6618" w:type="dxa"/>
            <w:gridSpan w:val="3"/>
          </w:tcPr>
          <w:p w14:paraId="2CBE6B76" w14:textId="77777777" w:rsidR="00EE31BB" w:rsidRPr="00A057BC" w:rsidRDefault="00EE31BB" w:rsidP="00EE31BB">
            <w:pPr>
              <w:spacing w:line="276" w:lineRule="auto"/>
              <w:jc w:val="both"/>
              <w:rPr>
                <w:color w:val="0D0D0D" w:themeColor="text1" w:themeTint="F2"/>
                <w:u w:color="000000"/>
              </w:rPr>
            </w:pPr>
            <w:bookmarkStart w:id="367" w:name="PERIOD_1"/>
            <w:r w:rsidRPr="00A057BC">
              <w:rPr>
                <w:b/>
                <w:bCs/>
                <w:color w:val="0D0D0D" w:themeColor="text1" w:themeTint="F2"/>
                <w:u w:color="000000"/>
              </w:rPr>
              <w:t>Период скрининга</w:t>
            </w:r>
            <w:r w:rsidRPr="00A057BC">
              <w:rPr>
                <w:color w:val="0D0D0D" w:themeColor="text1" w:themeTint="F2"/>
                <w:u w:color="000000"/>
              </w:rPr>
              <w:t xml:space="preserve"> для одного добровольца - до 14 дней. </w:t>
            </w:r>
          </w:p>
          <w:p w14:paraId="202D61F0"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Процедура скрининга включает в себя:</w:t>
            </w:r>
          </w:p>
          <w:p w14:paraId="08130663"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получение и подписание информированного согласия и страхование жизни и здоровья добровольца</w:t>
            </w:r>
            <w:r w:rsidRPr="00A057BC">
              <w:rPr>
                <w:color w:val="0D0D0D" w:themeColor="text1" w:themeTint="F2"/>
                <w:u w:color="000000"/>
              </w:rPr>
              <w:t>;</w:t>
            </w:r>
          </w:p>
          <w:p w14:paraId="5CE8C168"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оценка соответствия критериям включения/невключения;</w:t>
            </w:r>
          </w:p>
          <w:p w14:paraId="68508A85" w14:textId="458A0321"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сбор</w:t>
            </w:r>
            <w:del w:id="368" w:author="Автор" w:date="2026-08-25T19:03:00Z">
              <w:r w:rsidRPr="00A057BC" w:rsidDel="00B22A33">
                <w:rPr>
                  <w:color w:val="0D0D0D" w:themeColor="text1" w:themeTint="F2"/>
                  <w:u w:color="000000"/>
                </w:rPr>
                <w:delText xml:space="preserve"> медицинского</w:delText>
              </w:r>
            </w:del>
            <w:r w:rsidRPr="00A057BC">
              <w:rPr>
                <w:color w:val="0D0D0D" w:themeColor="text1" w:themeTint="F2"/>
                <w:u w:color="000000"/>
              </w:rPr>
              <w:t xml:space="preserve"> </w:t>
            </w:r>
            <w:del w:id="369" w:author="Автор" w:date="2026-08-25T19:02:00Z">
              <w:r w:rsidRPr="00A057BC" w:rsidDel="00DF791E">
                <w:rPr>
                  <w:color w:val="0D0D0D" w:themeColor="text1" w:themeTint="F2"/>
                  <w:u w:color="000000"/>
                </w:rPr>
                <w:delText xml:space="preserve">и фармакологического </w:delText>
              </w:r>
            </w:del>
            <w:r w:rsidRPr="00A057BC">
              <w:rPr>
                <w:color w:val="0D0D0D" w:themeColor="text1" w:themeTint="F2"/>
                <w:u w:color="000000"/>
              </w:rPr>
              <w:t>анамнеза</w:t>
            </w:r>
            <w:ins w:id="370" w:author="Автор" w:date="2026-08-25T19:01:00Z">
              <w:r w:rsidR="00DF791E">
                <w:rPr>
                  <w:color w:val="0D0D0D" w:themeColor="text1" w:themeTint="F2"/>
                  <w:u w:color="000000"/>
                </w:rPr>
                <w:t xml:space="preserve"> </w:t>
              </w:r>
            </w:ins>
            <w:ins w:id="371" w:author="Автор" w:date="2026-08-25T19:02:00Z">
              <w:r w:rsidR="00DF791E">
                <w:rPr>
                  <w:color w:val="0D0D0D" w:themeColor="text1" w:themeTint="F2"/>
                  <w:u w:color="000000"/>
                </w:rPr>
                <w:t>(</w:t>
              </w:r>
            </w:ins>
            <w:ins w:id="372" w:author="Автор" w:date="2026-08-25T19:01:00Z">
              <w:r w:rsidR="00DF791E" w:rsidRPr="00A057BC">
                <w:rPr>
                  <w:color w:val="0D0D0D" w:themeColor="text1" w:themeTint="F2"/>
                </w:rPr>
                <w:t>медицинского, аллергологического, лекарственного, анамнеза курения и употребления наркотических и психоактивных веществ</w:t>
              </w:r>
            </w:ins>
            <w:ins w:id="373" w:author="Автор" w:date="2026-08-25T19:02:00Z">
              <w:r w:rsidR="00DF791E">
                <w:rPr>
                  <w:color w:val="0D0D0D" w:themeColor="text1" w:themeTint="F2"/>
                </w:rPr>
                <w:t>)</w:t>
              </w:r>
            </w:ins>
            <w:r w:rsidRPr="00A057BC">
              <w:rPr>
                <w:color w:val="0D0D0D" w:themeColor="text1" w:themeTint="F2"/>
                <w:u w:color="000000"/>
              </w:rPr>
              <w:t xml:space="preserve">; </w:t>
            </w:r>
          </w:p>
          <w:p w14:paraId="74DF050D"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 xml:space="preserve">сбор демографических и антропометрических данных; </w:t>
            </w:r>
          </w:p>
          <w:p w14:paraId="2AD1C3C7"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первичный физикальный осмотр;</w:t>
            </w:r>
          </w:p>
          <w:p w14:paraId="4C506D1A"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 xml:space="preserve">измерение жизненно важных показателей (ЖВП): САД, ДАД, ЧСС, ЧДД и температуры тела; </w:t>
            </w:r>
          </w:p>
          <w:p w14:paraId="4476670C"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 xml:space="preserve">ЭКГ в 12 отведениях; </w:t>
            </w:r>
          </w:p>
          <w:p w14:paraId="0D5C00B8"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рентгенография/флюорография (при отсутствии результатов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p>
          <w:p w14:paraId="1D943FA7"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определение антропометрических данных, включая рост и массу тела, с последующим расчетом индекса массы тела (ИМТ);</w:t>
            </w:r>
          </w:p>
          <w:p w14:paraId="5B5AB4F8"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тест на наркотические препараты в моче (Таблица 6);</w:t>
            </w:r>
          </w:p>
          <w:p w14:paraId="41DD7CFD" w14:textId="48FA2F78" w:rsidR="00EE31BB" w:rsidRPr="00A057BC" w:rsidRDefault="00EE31BB" w:rsidP="00EE31BB">
            <w:pPr>
              <w:numPr>
                <w:ilvl w:val="0"/>
                <w:numId w:val="3"/>
              </w:numPr>
              <w:spacing w:line="276" w:lineRule="auto"/>
              <w:jc w:val="both"/>
              <w:rPr>
                <w:color w:val="0D0D0D" w:themeColor="text1" w:themeTint="F2"/>
                <w:u w:color="000000"/>
              </w:rPr>
            </w:pPr>
            <w:commentRangeStart w:id="374"/>
            <w:commentRangeStart w:id="375"/>
            <w:r w:rsidRPr="00A057BC">
              <w:rPr>
                <w:color w:val="0D0D0D" w:themeColor="text1" w:themeTint="F2"/>
              </w:rPr>
              <w:t>тест на наличие алкоголя в выдыхаемом воздухе с использованием алкотестера;</w:t>
            </w:r>
          </w:p>
          <w:p w14:paraId="6910C927" w14:textId="1583B6B0"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тест на котинин в моче;</w:t>
            </w:r>
            <w:commentRangeEnd w:id="374"/>
            <w:r w:rsidR="007F2E04">
              <w:rPr>
                <w:rStyle w:val="a8"/>
              </w:rPr>
              <w:commentReference w:id="374"/>
            </w:r>
            <w:commentRangeEnd w:id="375"/>
            <w:r w:rsidR="0010444D">
              <w:rPr>
                <w:rStyle w:val="a8"/>
              </w:rPr>
              <w:commentReference w:id="375"/>
            </w:r>
          </w:p>
          <w:p w14:paraId="4401D5CD"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серологический анализ крови (Таблица 6);</w:t>
            </w:r>
          </w:p>
          <w:p w14:paraId="15740440"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клинический анализ крови</w:t>
            </w:r>
            <w:r w:rsidRPr="00A057BC">
              <w:rPr>
                <w:color w:val="0D0D0D" w:themeColor="text1" w:themeTint="F2"/>
                <w:vertAlign w:val="superscript"/>
              </w:rPr>
              <w:t xml:space="preserve"> </w:t>
            </w:r>
            <w:r w:rsidRPr="00A057BC">
              <w:rPr>
                <w:color w:val="0D0D0D" w:themeColor="text1" w:themeTint="F2"/>
                <w:u w:color="000000"/>
              </w:rPr>
              <w:t>(Таблица 6);</w:t>
            </w:r>
          </w:p>
          <w:p w14:paraId="1ED3B882"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клинический анализ мочи</w:t>
            </w:r>
            <w:r w:rsidRPr="00A057BC">
              <w:rPr>
                <w:color w:val="0D0D0D" w:themeColor="text1" w:themeTint="F2"/>
                <w:vertAlign w:val="superscript"/>
              </w:rPr>
              <w:t xml:space="preserve"> </w:t>
            </w:r>
            <w:r w:rsidRPr="00A057BC">
              <w:rPr>
                <w:color w:val="0D0D0D" w:themeColor="text1" w:themeTint="F2"/>
                <w:u w:color="000000"/>
              </w:rPr>
              <w:t>(Таблица 6);</w:t>
            </w:r>
          </w:p>
          <w:p w14:paraId="3B5A21FA"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биохимический анализ крови</w:t>
            </w:r>
            <w:r w:rsidRPr="00A057BC">
              <w:rPr>
                <w:color w:val="0D0D0D" w:themeColor="text1" w:themeTint="F2"/>
                <w:vertAlign w:val="superscript"/>
              </w:rPr>
              <w:t xml:space="preserve"> </w:t>
            </w:r>
            <w:r w:rsidRPr="00A057BC">
              <w:rPr>
                <w:color w:val="0D0D0D" w:themeColor="text1" w:themeTint="F2"/>
                <w:u w:color="000000"/>
              </w:rPr>
              <w:t>(Таблица 6);</w:t>
            </w:r>
          </w:p>
          <w:p w14:paraId="0BD649FE"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регистрация жалоб добровольцев</w:t>
            </w:r>
            <w:r w:rsidRPr="00A057BC">
              <w:rPr>
                <w:color w:val="0D0D0D" w:themeColor="text1" w:themeTint="F2"/>
              </w:rPr>
              <w:t>;</w:t>
            </w:r>
          </w:p>
          <w:p w14:paraId="36E14467"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СНЯ;</w:t>
            </w:r>
          </w:p>
          <w:p w14:paraId="7B0A06EB" w14:textId="77777777" w:rsidR="00EE31BB" w:rsidRPr="00A057BC" w:rsidDel="00CE289E" w:rsidRDefault="00EE31BB" w:rsidP="00CE289E">
            <w:pPr>
              <w:numPr>
                <w:ilvl w:val="0"/>
                <w:numId w:val="3"/>
              </w:numPr>
              <w:spacing w:line="276" w:lineRule="auto"/>
              <w:jc w:val="both"/>
              <w:rPr>
                <w:del w:id="376" w:author="Автор" w:date="2026-08-14T13:04:00Z"/>
                <w:color w:val="0D0D0D" w:themeColor="text1" w:themeTint="F2"/>
                <w:u w:color="000000"/>
              </w:rPr>
            </w:pPr>
            <w:r w:rsidRPr="00A057BC">
              <w:rPr>
                <w:color w:val="0D0D0D" w:themeColor="text1" w:themeTint="F2"/>
              </w:rPr>
              <w:t>сбор и регистрация НЯ.</w:t>
            </w:r>
          </w:p>
          <w:p w14:paraId="4AB86DF7" w14:textId="431E98CA" w:rsidR="00EE31BB" w:rsidRPr="00CE289E" w:rsidRDefault="00EE31BB">
            <w:pPr>
              <w:numPr>
                <w:ilvl w:val="0"/>
                <w:numId w:val="3"/>
              </w:numPr>
              <w:spacing w:line="276" w:lineRule="auto"/>
              <w:jc w:val="both"/>
              <w:rPr>
                <w:color w:val="000000"/>
              </w:rPr>
              <w:pPrChange w:id="377" w:author="Автор" w:date="2026-08-14T13:04:00Z">
                <w:pPr>
                  <w:spacing w:line="276" w:lineRule="auto"/>
                  <w:jc w:val="both"/>
                </w:pPr>
              </w:pPrChange>
            </w:pPr>
            <w:del w:id="378" w:author="Автор" w:date="2026-08-14T13:04:00Z">
              <w:r w:rsidRPr="00CE289E" w:rsidDel="00CE289E">
                <w:rPr>
                  <w:i/>
                  <w:iCs/>
                  <w:color w:val="0D0D0D" w:themeColor="text1" w:themeTint="F2"/>
                </w:rPr>
                <w:delText>Примечание:</w:delText>
              </w:r>
              <w:r w:rsidRPr="00CE289E" w:rsidDel="00CE289E">
                <w:rPr>
                  <w:color w:val="0D0D0D" w:themeColor="text1" w:themeTint="F2"/>
                </w:rPr>
                <w:delText xml:space="preserve"> </w:delText>
              </w:r>
              <w:r w:rsidRPr="00CE289E" w:rsidDel="00CE289E">
                <w:rPr>
                  <w:color w:val="000000"/>
                </w:rPr>
                <w:delText>допускается, что подписание информационного листка добровольца (ИЛД) и процедуры визита скрининга могут осуществляться в день рандомизации. В этом случае доброволец после ознакомления с планом проведения исследования, беседы с врачом исследователем и подписания ИЛД проходит процедуры скрининга в этот же день.</w:delText>
              </w:r>
            </w:del>
            <w:bookmarkEnd w:id="367"/>
          </w:p>
        </w:tc>
      </w:tr>
      <w:tr w:rsidR="0055593A" w:rsidDel="00E77626" w14:paraId="78EC7044" w14:textId="4D413D14" w:rsidTr="00EE31BB">
        <w:trPr>
          <w:gridAfter w:val="2"/>
          <w:wAfter w:w="2505" w:type="dxa"/>
          <w:trHeight w:val="127"/>
          <w:ins w:id="379" w:author="Автор" w:date="2026-08-10T13:44:00Z"/>
          <w:del w:id="380" w:author="Автор" w:date="2026-08-14T13:04:00Z"/>
        </w:trPr>
        <w:tc>
          <w:tcPr>
            <w:tcW w:w="0" w:type="auto"/>
          </w:tcPr>
          <w:p w14:paraId="74923B74" w14:textId="79972992" w:rsidR="0055593A" w:rsidRPr="00A057BC" w:rsidDel="00E77626" w:rsidRDefault="0055593A" w:rsidP="00EE31BB">
            <w:pPr>
              <w:spacing w:line="276" w:lineRule="auto"/>
              <w:jc w:val="both"/>
              <w:rPr>
                <w:ins w:id="381" w:author="Автор" w:date="2026-08-10T13:44:00Z"/>
                <w:del w:id="382" w:author="Автор" w:date="2026-08-14T13:04:00Z"/>
                <w:b/>
                <w:bCs/>
                <w:color w:val="0D0D0D" w:themeColor="text1" w:themeTint="F2"/>
                <w:u w:color="000000"/>
              </w:rPr>
            </w:pPr>
          </w:p>
        </w:tc>
        <w:tc>
          <w:tcPr>
            <w:tcW w:w="6618" w:type="dxa"/>
            <w:gridSpan w:val="2"/>
          </w:tcPr>
          <w:p w14:paraId="28FFD072" w14:textId="3722CDE3" w:rsidR="0055593A" w:rsidRPr="00A057BC" w:rsidDel="00E77626" w:rsidRDefault="0055593A" w:rsidP="00EE31BB">
            <w:pPr>
              <w:spacing w:line="276" w:lineRule="auto"/>
              <w:jc w:val="both"/>
              <w:rPr>
                <w:ins w:id="383" w:author="Автор" w:date="2026-08-10T13:44:00Z"/>
                <w:del w:id="384" w:author="Автор" w:date="2026-08-14T13:04:00Z"/>
                <w:b/>
                <w:bCs/>
                <w:color w:val="0D0D0D" w:themeColor="text1" w:themeTint="F2"/>
                <w:u w:color="000000"/>
              </w:rPr>
            </w:pPr>
          </w:p>
        </w:tc>
      </w:tr>
      <w:tr w:rsidR="00EE31BB" w14:paraId="5BD1D951" w14:textId="77777777" w:rsidTr="00EE31BB">
        <w:trPr>
          <w:trHeight w:val="127"/>
        </w:trPr>
        <w:tc>
          <w:tcPr>
            <w:tcW w:w="0" w:type="auto"/>
            <w:gridSpan w:val="2"/>
          </w:tcPr>
          <w:p w14:paraId="0A1807EC" w14:textId="77777777" w:rsidR="00EE31BB" w:rsidRPr="00A057BC" w:rsidRDefault="00EE31BB" w:rsidP="00EE31BB">
            <w:pPr>
              <w:spacing w:line="276" w:lineRule="auto"/>
              <w:jc w:val="both"/>
              <w:rPr>
                <w:b/>
                <w:bCs/>
                <w:color w:val="0D0D0D" w:themeColor="text1" w:themeTint="F2"/>
                <w:u w:color="000000"/>
              </w:rPr>
            </w:pPr>
            <w:r w:rsidRPr="00A057BC">
              <w:rPr>
                <w:b/>
                <w:color w:val="000000"/>
              </w:rPr>
              <w:lastRenderedPageBreak/>
              <w:t>I период</w:t>
            </w:r>
          </w:p>
        </w:tc>
        <w:tc>
          <w:tcPr>
            <w:tcW w:w="6618" w:type="dxa"/>
            <w:gridSpan w:val="3"/>
          </w:tcPr>
          <w:p w14:paraId="56F49012" w14:textId="77777777" w:rsidR="00EE31BB" w:rsidRPr="00A057BC" w:rsidRDefault="00EE31BB" w:rsidP="00EE31BB">
            <w:pPr>
              <w:spacing w:line="276" w:lineRule="auto"/>
              <w:jc w:val="both"/>
              <w:rPr>
                <w:color w:val="0D0D0D" w:themeColor="text1" w:themeTint="F2"/>
              </w:rPr>
            </w:pPr>
            <w:r w:rsidRPr="00A057BC">
              <w:rPr>
                <w:b/>
                <w:bCs/>
                <w:color w:val="0D0D0D" w:themeColor="text1" w:themeTint="F2"/>
              </w:rPr>
              <w:t xml:space="preserve">I период </w:t>
            </w:r>
            <w:r w:rsidRPr="00A057BC">
              <w:rPr>
                <w:color w:val="0D0D0D" w:themeColor="text1" w:themeTint="F2"/>
              </w:rPr>
              <w:t>включает госпитализацию не менее, чем за 11 часов до приема препаратов и нахождение в стационаре не менее 24 часов после приема препаратов.</w:t>
            </w:r>
          </w:p>
          <w:p w14:paraId="7F47EA3C" w14:textId="7DBDBDA8"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Через 36, 48 и 72 часа после приема препарата </w:t>
            </w:r>
            <w:r w:rsidR="007A72F3" w:rsidRPr="00A057BC">
              <w:rPr>
                <w:color w:val="0D0D0D" w:themeColor="text1" w:themeTint="F2"/>
              </w:rPr>
              <w:t>добровольцы</w:t>
            </w:r>
            <w:r w:rsidRPr="00A057BC">
              <w:rPr>
                <w:color w:val="0D0D0D" w:themeColor="text1" w:themeTint="F2"/>
              </w:rPr>
              <w:t xml:space="preserve"> посещают клинический центр для прохождения процедур исследования.</w:t>
            </w:r>
          </w:p>
          <w:p w14:paraId="04F20EFD" w14:textId="77777777" w:rsidR="00EE31BB" w:rsidRPr="00A057BC" w:rsidRDefault="00EE31BB" w:rsidP="00EE31BB">
            <w:pPr>
              <w:spacing w:line="276" w:lineRule="auto"/>
              <w:jc w:val="both"/>
              <w:rPr>
                <w:b/>
                <w:bCs/>
                <w:color w:val="0D0D0D" w:themeColor="text1" w:themeTint="F2"/>
              </w:rPr>
            </w:pPr>
            <w:r w:rsidRPr="00A057BC">
              <w:rPr>
                <w:b/>
                <w:bCs/>
                <w:color w:val="0D0D0D" w:themeColor="text1" w:themeTint="F2"/>
              </w:rPr>
              <w:t>Процедура госпитализации (День 0, Визит 1) включает в себя:</w:t>
            </w:r>
          </w:p>
          <w:p w14:paraId="5535B7E1"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 xml:space="preserve">оценка соответствия критериям включения/невключения; </w:t>
            </w:r>
          </w:p>
          <w:p w14:paraId="08DC26E1"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идентификация добровольцев с помощью документа, удостоверяющего личность (паспорт, водительское удостоверение т.д.);</w:t>
            </w:r>
          </w:p>
          <w:p w14:paraId="00CC4E0C"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 xml:space="preserve">физикальный осмотр; </w:t>
            </w:r>
          </w:p>
          <w:p w14:paraId="38DAE0B3"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 xml:space="preserve">измерение </w:t>
            </w:r>
            <w:r w:rsidRPr="00A057BC">
              <w:rPr>
                <w:bCs/>
                <w:iCs/>
                <w:color w:val="0D0D0D" w:themeColor="text1" w:themeTint="F2"/>
              </w:rPr>
              <w:t>ЖВП:</w:t>
            </w:r>
            <w:r w:rsidRPr="00A057BC">
              <w:rPr>
                <w:color w:val="0D0D0D" w:themeColor="text1" w:themeTint="F2"/>
              </w:rPr>
              <w:t xml:space="preserve"> САД, ДАД, ЧСС, ЧДД и температура тела;</w:t>
            </w:r>
          </w:p>
          <w:p w14:paraId="3FEB11AA"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тест на наркотические препараты в моче (Таблица 6);</w:t>
            </w:r>
          </w:p>
          <w:p w14:paraId="38117582" w14:textId="77777777" w:rsidR="00EE31BB" w:rsidRPr="00A057BC" w:rsidRDefault="00EE31BB" w:rsidP="00EE31BB">
            <w:pPr>
              <w:numPr>
                <w:ilvl w:val="0"/>
                <w:numId w:val="3"/>
              </w:numPr>
              <w:spacing w:line="276" w:lineRule="auto"/>
              <w:jc w:val="both"/>
              <w:rPr>
                <w:color w:val="0D0D0D" w:themeColor="text1" w:themeTint="F2"/>
                <w:u w:color="000000"/>
              </w:rPr>
            </w:pPr>
            <w:commentRangeStart w:id="385"/>
            <w:commentRangeStart w:id="386"/>
            <w:r w:rsidRPr="00A057BC">
              <w:rPr>
                <w:color w:val="0D0D0D" w:themeColor="text1" w:themeTint="F2"/>
              </w:rPr>
              <w:t>тест на наличие алкоголя в выдыхаемом воздухе с использованием алкотестера;</w:t>
            </w:r>
          </w:p>
          <w:p w14:paraId="10D5D266"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тест на котинин в моче;</w:t>
            </w:r>
            <w:commentRangeEnd w:id="385"/>
            <w:r w:rsidR="00771155">
              <w:rPr>
                <w:rStyle w:val="a8"/>
              </w:rPr>
              <w:commentReference w:id="385"/>
            </w:r>
            <w:commentRangeEnd w:id="386"/>
            <w:r w:rsidR="0010444D">
              <w:rPr>
                <w:rStyle w:val="a8"/>
              </w:rPr>
              <w:commentReference w:id="386"/>
            </w:r>
          </w:p>
          <w:p w14:paraId="75F5422E"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рандомизация;</w:t>
            </w:r>
          </w:p>
          <w:p w14:paraId="5CF8E894"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выдача добровольцу браслета и/или бейджа, которые необходимо носить в течение периода госпитализации;</w:t>
            </w:r>
          </w:p>
          <w:p w14:paraId="53FF57FF" w14:textId="187FC9E5"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 xml:space="preserve">осмотр личных вещей для исключения возможности приема </w:t>
            </w:r>
            <w:r w:rsidR="007A72F3" w:rsidRPr="00A057BC">
              <w:rPr>
                <w:color w:val="0D0D0D" w:themeColor="text1" w:themeTint="F2"/>
              </w:rPr>
              <w:t>добровольцем</w:t>
            </w:r>
            <w:r w:rsidRPr="00A057BC">
              <w:rPr>
                <w:color w:val="0D0D0D" w:themeColor="text1" w:themeTint="F2"/>
              </w:rPr>
              <w:t xml:space="preserve"> запрещенных веществ (напитки, продукты, лекарства и т.д. в соответствии с ограничениями исследования);</w:t>
            </w:r>
          </w:p>
          <w:p w14:paraId="05DFB080"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проверка отсутствия критериев исключения с момента выдачи добровольцу рандомизационного номера;</w:t>
            </w:r>
          </w:p>
          <w:p w14:paraId="7182D053"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427EF856" w14:textId="77777777" w:rsidR="00EE31BB" w:rsidRPr="00A057BC" w:rsidRDefault="00EE31BB" w:rsidP="00EE31BB">
            <w:pPr>
              <w:numPr>
                <w:ilvl w:val="0"/>
                <w:numId w:val="3"/>
              </w:numPr>
              <w:spacing w:line="276" w:lineRule="auto"/>
              <w:jc w:val="both"/>
              <w:rPr>
                <w:color w:val="0D0D0D" w:themeColor="text1" w:themeTint="F2"/>
                <w:u w:color="000000"/>
              </w:rPr>
            </w:pPr>
            <w:commentRangeStart w:id="387"/>
            <w:commentRangeStart w:id="388"/>
            <w:r w:rsidRPr="00A057BC">
              <w:rPr>
                <w:color w:val="0D0D0D" w:themeColor="text1" w:themeTint="F2"/>
              </w:rPr>
              <w:t>сбор и регистрация СНЯ;</w:t>
            </w:r>
          </w:p>
          <w:p w14:paraId="1C09E292"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НЯ;</w:t>
            </w:r>
            <w:commentRangeEnd w:id="387"/>
            <w:r w:rsidR="00771155">
              <w:rPr>
                <w:rStyle w:val="a8"/>
              </w:rPr>
              <w:commentReference w:id="387"/>
            </w:r>
            <w:commentRangeEnd w:id="388"/>
            <w:r w:rsidR="0010444D">
              <w:rPr>
                <w:rStyle w:val="a8"/>
              </w:rPr>
              <w:commentReference w:id="388"/>
            </w:r>
          </w:p>
          <w:p w14:paraId="4245C106"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bCs/>
                <w:iCs/>
                <w:color w:val="0D0D0D" w:themeColor="text1" w:themeTint="F2"/>
              </w:rPr>
              <w:t>оценка приверженности добровольца исследованию.</w:t>
            </w:r>
          </w:p>
          <w:p w14:paraId="090ACFAF" w14:textId="77777777" w:rsidR="00EE31BB" w:rsidRPr="00A057BC" w:rsidRDefault="00EE31BB" w:rsidP="00EE31BB">
            <w:pPr>
              <w:spacing w:line="276" w:lineRule="auto"/>
              <w:jc w:val="both"/>
              <w:rPr>
                <w:color w:val="0D0D0D" w:themeColor="text1" w:themeTint="F2"/>
              </w:rPr>
            </w:pPr>
            <w:r w:rsidRPr="00A057BC">
              <w:rPr>
                <w:b/>
                <w:bCs/>
                <w:color w:val="0D0D0D" w:themeColor="text1" w:themeTint="F2"/>
              </w:rPr>
              <w:t>Процедуры дня приема препарата (День 1) включают в себя:</w:t>
            </w:r>
          </w:p>
          <w:p w14:paraId="7ECE3181" w14:textId="77777777" w:rsidR="00EE31BB" w:rsidRPr="00A057BC" w:rsidRDefault="00EE31BB" w:rsidP="00EE31BB">
            <w:pPr>
              <w:spacing w:line="276" w:lineRule="auto"/>
              <w:jc w:val="both"/>
              <w:rPr>
                <w:bCs/>
                <w:color w:val="0D0D0D" w:themeColor="text1" w:themeTint="F2"/>
                <w:u w:val="single"/>
              </w:rPr>
            </w:pPr>
            <w:r w:rsidRPr="00A057BC">
              <w:rPr>
                <w:bCs/>
                <w:color w:val="0D0D0D" w:themeColor="text1" w:themeTint="F2"/>
                <w:u w:val="single"/>
              </w:rPr>
              <w:t xml:space="preserve">До приема препарата: </w:t>
            </w:r>
          </w:p>
          <w:p w14:paraId="474E2643"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установка катетера;</w:t>
            </w:r>
          </w:p>
          <w:p w14:paraId="1C1EB0AF"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606CE2F8"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rPr>
              <w:t xml:space="preserve">измерение </w:t>
            </w:r>
            <w:r w:rsidRPr="00A057BC">
              <w:rPr>
                <w:bCs/>
                <w:iCs/>
                <w:color w:val="0D0D0D" w:themeColor="text1" w:themeTint="F2"/>
              </w:rPr>
              <w:t>ЖВП:</w:t>
            </w:r>
            <w:r w:rsidRPr="00A057BC">
              <w:rPr>
                <w:color w:val="0D0D0D" w:themeColor="text1" w:themeTint="F2"/>
              </w:rPr>
              <w:t xml:space="preserve"> САД, ДАД, ЧСС, ЧДД и температура тела </w:t>
            </w:r>
            <w:r w:rsidRPr="00A057BC">
              <w:rPr>
                <w:bCs/>
                <w:iCs/>
                <w:color w:val="0D0D0D" w:themeColor="text1" w:themeTint="F2"/>
              </w:rPr>
              <w:t>за 1 час до приема препарата;</w:t>
            </w:r>
          </w:p>
          <w:p w14:paraId="4C4C232D"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до приема препаратов (Таблица 4); </w:t>
            </w:r>
          </w:p>
          <w:p w14:paraId="1FEE6272"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критериев исключения;</w:t>
            </w:r>
          </w:p>
          <w:p w14:paraId="174374E0"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11E77777" w14:textId="77777777" w:rsidR="00EE31BB" w:rsidRPr="00A057BC" w:rsidRDefault="00EE31BB" w:rsidP="00EE31BB">
            <w:pPr>
              <w:numPr>
                <w:ilvl w:val="0"/>
                <w:numId w:val="3"/>
              </w:numPr>
              <w:spacing w:line="276" w:lineRule="auto"/>
              <w:jc w:val="both"/>
              <w:rPr>
                <w:color w:val="0D0D0D" w:themeColor="text1" w:themeTint="F2"/>
                <w:u w:color="000000"/>
              </w:rPr>
            </w:pPr>
            <w:commentRangeStart w:id="389"/>
            <w:commentRangeStart w:id="390"/>
            <w:r w:rsidRPr="00A057BC">
              <w:rPr>
                <w:color w:val="0D0D0D" w:themeColor="text1" w:themeTint="F2"/>
              </w:rPr>
              <w:lastRenderedPageBreak/>
              <w:t>сбор и регистрация СНЯ;</w:t>
            </w:r>
          </w:p>
          <w:p w14:paraId="77DECBA5"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НЯ;</w:t>
            </w:r>
            <w:commentRangeEnd w:id="389"/>
            <w:r w:rsidR="00771155">
              <w:rPr>
                <w:rStyle w:val="a8"/>
              </w:rPr>
              <w:commentReference w:id="389"/>
            </w:r>
            <w:commentRangeEnd w:id="390"/>
            <w:r w:rsidR="00A423D1">
              <w:rPr>
                <w:rStyle w:val="a8"/>
              </w:rPr>
              <w:commentReference w:id="390"/>
            </w:r>
          </w:p>
          <w:p w14:paraId="39377AB8" w14:textId="77777777" w:rsidR="00EE31BB" w:rsidRPr="00A057BC" w:rsidRDefault="00EE31BB" w:rsidP="00EE31BB">
            <w:pPr>
              <w:numPr>
                <w:ilvl w:val="0"/>
                <w:numId w:val="3"/>
              </w:numPr>
              <w:spacing w:line="276" w:lineRule="auto"/>
              <w:jc w:val="both"/>
              <w:rPr>
                <w:color w:val="0D0D0D" w:themeColor="text1" w:themeTint="F2"/>
                <w:u w:color="000000"/>
              </w:rPr>
            </w:pPr>
            <w:r w:rsidRPr="00A057BC">
              <w:rPr>
                <w:bCs/>
                <w:iCs/>
                <w:color w:val="0D0D0D" w:themeColor="text1" w:themeTint="F2"/>
              </w:rPr>
              <w:t>оценка приверженности добровольца исследованию;</w:t>
            </w:r>
          </w:p>
          <w:p w14:paraId="206BAF66" w14:textId="277FB5C3" w:rsidR="00EE31BB" w:rsidRPr="00A057BC" w:rsidRDefault="00EE31BB" w:rsidP="00EE31BB">
            <w:pPr>
              <w:numPr>
                <w:ilvl w:val="0"/>
                <w:numId w:val="3"/>
              </w:numPr>
              <w:spacing w:line="276" w:lineRule="auto"/>
              <w:jc w:val="both"/>
              <w:rPr>
                <w:color w:val="0D0D0D" w:themeColor="text1" w:themeTint="F2"/>
                <w:u w:color="000000"/>
              </w:rPr>
            </w:pPr>
            <w:r w:rsidRPr="00A057BC">
              <w:rPr>
                <w:color w:val="0D0D0D" w:themeColor="text1" w:themeTint="F2"/>
                <w:u w:color="000000"/>
              </w:rPr>
              <w:t xml:space="preserve">прием </w:t>
            </w:r>
            <w:r w:rsidR="007A72F3" w:rsidRPr="00A057BC">
              <w:rPr>
                <w:color w:val="0D0D0D" w:themeColor="text1" w:themeTint="F2"/>
                <w:u w:color="000000"/>
              </w:rPr>
              <w:t>высококалорийного</w:t>
            </w:r>
            <w:r w:rsidRPr="00A057BC">
              <w:rPr>
                <w:color w:val="0D0D0D" w:themeColor="text1" w:themeTint="F2"/>
                <w:u w:color="000000"/>
              </w:rPr>
              <w:t xml:space="preserve"> завтрака (для добровольцев из групп 3 и 4) </w:t>
            </w:r>
            <w:r w:rsidRPr="00A057BC">
              <w:rPr>
                <w:bCs/>
                <w:iCs/>
                <w:color w:val="0D0D0D" w:themeColor="text1" w:themeTint="F2"/>
              </w:rPr>
              <w:t>(Таблица 5)</w:t>
            </w:r>
            <w:r w:rsidRPr="00A057BC">
              <w:rPr>
                <w:color w:val="0D0D0D" w:themeColor="text1" w:themeTint="F2"/>
                <w:u w:color="000000"/>
              </w:rPr>
              <w:t>.</w:t>
            </w:r>
          </w:p>
          <w:p w14:paraId="5E34ABA1" w14:textId="77777777" w:rsidR="00EE31BB" w:rsidRPr="00A057BC" w:rsidRDefault="00EE31BB" w:rsidP="00EE31BB">
            <w:pPr>
              <w:pStyle w:val="afd"/>
              <w:spacing w:line="276" w:lineRule="auto"/>
              <w:ind w:left="0"/>
              <w:jc w:val="both"/>
              <w:rPr>
                <w:bCs/>
                <w:iCs/>
                <w:kern w:val="2"/>
                <w:u w:val="single"/>
              </w:rPr>
            </w:pPr>
            <w:r w:rsidRPr="00A057BC">
              <w:rPr>
                <w:bCs/>
                <w:iCs/>
                <w:kern w:val="2"/>
                <w:u w:val="single"/>
              </w:rPr>
              <w:t>Во время приема препарата:</w:t>
            </w:r>
          </w:p>
          <w:p w14:paraId="25A91595"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оценка критериев исключения;</w:t>
            </w:r>
          </w:p>
          <w:p w14:paraId="62ADC3A7"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регистрация жалоб добровольцев;</w:t>
            </w:r>
          </w:p>
          <w:p w14:paraId="3F37C54B" w14:textId="77777777" w:rsidR="00EE31BB" w:rsidRPr="00A057BC" w:rsidRDefault="00EE31BB" w:rsidP="00EE31BB">
            <w:pPr>
              <w:pStyle w:val="afd"/>
              <w:numPr>
                <w:ilvl w:val="0"/>
                <w:numId w:val="3"/>
              </w:numPr>
              <w:spacing w:line="276" w:lineRule="auto"/>
              <w:jc w:val="both"/>
              <w:rPr>
                <w:bCs/>
                <w:iCs/>
                <w:kern w:val="2"/>
              </w:rPr>
            </w:pPr>
            <w:commentRangeStart w:id="391"/>
            <w:commentRangeStart w:id="392"/>
            <w:r w:rsidRPr="00A057BC">
              <w:rPr>
                <w:bCs/>
                <w:iCs/>
                <w:kern w:val="2"/>
              </w:rPr>
              <w:t>сбор и регистрация СНЯ;</w:t>
            </w:r>
          </w:p>
          <w:p w14:paraId="5998B01A"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сбор и регистрация НЯ;</w:t>
            </w:r>
            <w:commentRangeEnd w:id="391"/>
            <w:r w:rsidR="00256059">
              <w:rPr>
                <w:rStyle w:val="a8"/>
              </w:rPr>
              <w:commentReference w:id="391"/>
            </w:r>
            <w:commentRangeEnd w:id="392"/>
            <w:r w:rsidR="00A423D1">
              <w:rPr>
                <w:rStyle w:val="a8"/>
              </w:rPr>
              <w:commentReference w:id="392"/>
            </w:r>
          </w:p>
          <w:p w14:paraId="51A8B7D3" w14:textId="77777777" w:rsidR="00EE31BB" w:rsidRPr="00A057BC" w:rsidRDefault="00EE31BB" w:rsidP="00EE31BB">
            <w:pPr>
              <w:numPr>
                <w:ilvl w:val="0"/>
                <w:numId w:val="3"/>
              </w:numPr>
              <w:spacing w:line="276" w:lineRule="auto"/>
              <w:jc w:val="both"/>
              <w:rPr>
                <w:bCs/>
                <w:color w:val="0D0D0D" w:themeColor="text1" w:themeTint="F2"/>
                <w:u w:val="single"/>
              </w:rPr>
            </w:pPr>
            <w:r w:rsidRPr="00A057BC">
              <w:rPr>
                <w:bCs/>
                <w:iCs/>
                <w:kern w:val="2"/>
              </w:rPr>
              <w:t>оценка приверженности добровольца исследованию.</w:t>
            </w:r>
          </w:p>
          <w:p w14:paraId="50A10673" w14:textId="77777777" w:rsidR="00EE31BB" w:rsidRPr="00A057BC" w:rsidRDefault="00EE31BB" w:rsidP="00EE31BB">
            <w:pPr>
              <w:spacing w:line="276" w:lineRule="auto"/>
              <w:jc w:val="both"/>
              <w:rPr>
                <w:bCs/>
                <w:color w:val="0D0D0D" w:themeColor="text1" w:themeTint="F2"/>
                <w:u w:val="single"/>
              </w:rPr>
            </w:pPr>
            <w:r w:rsidRPr="00A057BC">
              <w:rPr>
                <w:bCs/>
                <w:color w:val="0D0D0D" w:themeColor="text1" w:themeTint="F2"/>
                <w:u w:val="single"/>
              </w:rPr>
              <w:t xml:space="preserve">После приема препарата: </w:t>
            </w:r>
          </w:p>
          <w:p w14:paraId="4C8139BA"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проверка отсутствия критериев исключения; </w:t>
            </w:r>
          </w:p>
          <w:p w14:paraId="14906725"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после приема препаратов (Таблица 4); </w:t>
            </w:r>
          </w:p>
          <w:p w14:paraId="02D1B05D"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через 1, 3, 6, 12 часов после приема препарата (после забора крови) в положении сидя; </w:t>
            </w:r>
          </w:p>
          <w:p w14:paraId="4167A2EC"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осуществление стандартизированных приемов пищи;</w:t>
            </w:r>
          </w:p>
          <w:p w14:paraId="3FE207FC"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5D592DA1" w14:textId="77777777" w:rsidR="00EE31BB" w:rsidRPr="00A057BC" w:rsidRDefault="00EE31BB" w:rsidP="00EE31BB">
            <w:pPr>
              <w:pStyle w:val="afd"/>
              <w:numPr>
                <w:ilvl w:val="0"/>
                <w:numId w:val="3"/>
              </w:numPr>
              <w:spacing w:line="276" w:lineRule="auto"/>
              <w:jc w:val="both"/>
              <w:rPr>
                <w:color w:val="0D0D0D" w:themeColor="text1" w:themeTint="F2"/>
              </w:rPr>
            </w:pPr>
            <w:commentRangeStart w:id="393"/>
            <w:commentRangeStart w:id="394"/>
            <w:r w:rsidRPr="00A057BC">
              <w:rPr>
                <w:color w:val="0D0D0D" w:themeColor="text1" w:themeTint="F2"/>
              </w:rPr>
              <w:t>сбор и регистрация СНЯ;</w:t>
            </w:r>
          </w:p>
          <w:p w14:paraId="41386696"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rPr>
              <w:t>сбор и регистрация НЯ.</w:t>
            </w:r>
            <w:commentRangeEnd w:id="393"/>
            <w:r w:rsidR="00256059">
              <w:rPr>
                <w:rStyle w:val="a8"/>
              </w:rPr>
              <w:commentReference w:id="393"/>
            </w:r>
            <w:commentRangeEnd w:id="394"/>
            <w:r w:rsidR="00A423D1">
              <w:rPr>
                <w:rStyle w:val="a8"/>
              </w:rPr>
              <w:commentReference w:id="394"/>
            </w:r>
          </w:p>
          <w:p w14:paraId="2BC44DF4"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оценка приверженности добровольца исследованию. </w:t>
            </w:r>
          </w:p>
          <w:p w14:paraId="24EF4BBB" w14:textId="77777777" w:rsidR="00EE31BB" w:rsidRPr="00A057BC" w:rsidRDefault="00EE31BB" w:rsidP="00EE31BB">
            <w:pPr>
              <w:spacing w:line="276" w:lineRule="auto"/>
              <w:jc w:val="both"/>
              <w:rPr>
                <w:color w:val="0D0D0D" w:themeColor="text1" w:themeTint="F2"/>
              </w:rPr>
            </w:pPr>
            <w:r w:rsidRPr="00A057BC">
              <w:rPr>
                <w:b/>
                <w:bCs/>
                <w:iCs/>
                <w:color w:val="0D0D0D" w:themeColor="text1" w:themeTint="F2"/>
              </w:rPr>
              <w:t xml:space="preserve">Процедуры дня выписки из стационара (День 2) </w:t>
            </w:r>
            <w:r w:rsidRPr="00A057BC">
              <w:rPr>
                <w:b/>
                <w:bCs/>
                <w:color w:val="0D0D0D" w:themeColor="text1" w:themeTint="F2"/>
              </w:rPr>
              <w:t>включают в себя:</w:t>
            </w:r>
          </w:p>
          <w:p w14:paraId="0B39005B"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24CF581C"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w:t>
            </w:r>
          </w:p>
          <w:p w14:paraId="4173F4BA"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отбор пробы крови согласно плану исследования через 24 часа после приема препаратов;</w:t>
            </w:r>
          </w:p>
          <w:p w14:paraId="18805326"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удаление </w:t>
            </w:r>
            <w:commentRangeStart w:id="395"/>
            <w:commentRangeStart w:id="396"/>
            <w:r w:rsidRPr="00A057BC">
              <w:rPr>
                <w:bCs/>
                <w:iCs/>
                <w:color w:val="0D0D0D" w:themeColor="text1" w:themeTint="F2"/>
              </w:rPr>
              <w:t>катетера</w:t>
            </w:r>
            <w:commentRangeEnd w:id="395"/>
            <w:r w:rsidR="007F2E04">
              <w:rPr>
                <w:rStyle w:val="a8"/>
              </w:rPr>
              <w:commentReference w:id="395"/>
            </w:r>
            <w:commentRangeEnd w:id="396"/>
            <w:r w:rsidR="00A423D1">
              <w:rPr>
                <w:rStyle w:val="a8"/>
              </w:rPr>
              <w:commentReference w:id="396"/>
            </w:r>
            <w:r w:rsidRPr="00A057BC">
              <w:rPr>
                <w:bCs/>
                <w:iCs/>
                <w:color w:val="0D0D0D" w:themeColor="text1" w:themeTint="F2"/>
              </w:rPr>
              <w:t>;</w:t>
            </w:r>
          </w:p>
          <w:p w14:paraId="0E02888A"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123CBE4C" w14:textId="77777777" w:rsidR="00EE31BB" w:rsidRPr="00A057BC" w:rsidRDefault="00EE31BB" w:rsidP="00EE31BB">
            <w:pPr>
              <w:pStyle w:val="afd"/>
              <w:numPr>
                <w:ilvl w:val="0"/>
                <w:numId w:val="3"/>
              </w:numPr>
              <w:spacing w:line="276" w:lineRule="auto"/>
              <w:jc w:val="both"/>
              <w:rPr>
                <w:color w:val="0D0D0D" w:themeColor="text1" w:themeTint="F2"/>
              </w:rPr>
            </w:pPr>
            <w:commentRangeStart w:id="397"/>
            <w:commentRangeStart w:id="398"/>
            <w:r w:rsidRPr="00A057BC">
              <w:rPr>
                <w:color w:val="0D0D0D" w:themeColor="text1" w:themeTint="F2"/>
              </w:rPr>
              <w:t>сбор и регистрация СНЯ;</w:t>
            </w:r>
          </w:p>
          <w:p w14:paraId="3F5D2ADF"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rPr>
              <w:t>сбор и регистрация НЯ;</w:t>
            </w:r>
            <w:commentRangeEnd w:id="397"/>
            <w:r w:rsidR="00256059">
              <w:rPr>
                <w:rStyle w:val="a8"/>
              </w:rPr>
              <w:commentReference w:id="397"/>
            </w:r>
            <w:commentRangeEnd w:id="398"/>
            <w:r w:rsidR="00A423D1">
              <w:rPr>
                <w:rStyle w:val="a8"/>
              </w:rPr>
              <w:commentReference w:id="398"/>
            </w:r>
          </w:p>
          <w:p w14:paraId="74428EDD"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критериев исключения;</w:t>
            </w:r>
          </w:p>
          <w:p w14:paraId="386FBD08" w14:textId="77777777" w:rsidR="00EE31BB" w:rsidRDefault="00EE31BB" w:rsidP="00EE31BB">
            <w:pPr>
              <w:pStyle w:val="afd"/>
              <w:numPr>
                <w:ilvl w:val="0"/>
                <w:numId w:val="3"/>
              </w:numPr>
              <w:spacing w:line="276" w:lineRule="auto"/>
              <w:jc w:val="both"/>
              <w:rPr>
                <w:ins w:id="399" w:author="Автор" w:date="2026-08-25T18:10:00Z"/>
                <w:bCs/>
                <w:iCs/>
                <w:color w:val="0D0D0D" w:themeColor="text1" w:themeTint="F2"/>
              </w:rPr>
            </w:pPr>
            <w:r w:rsidRPr="00A057BC">
              <w:rPr>
                <w:bCs/>
                <w:iCs/>
                <w:color w:val="0D0D0D" w:themeColor="text1" w:themeTint="F2"/>
              </w:rPr>
              <w:t xml:space="preserve">оценка приверженности добровольца исследованию. </w:t>
            </w:r>
          </w:p>
          <w:p w14:paraId="192133F4" w14:textId="1ABBBCA4" w:rsidR="00A779BB" w:rsidRPr="00A057BC" w:rsidRDefault="00A779BB" w:rsidP="00EE31BB">
            <w:pPr>
              <w:pStyle w:val="afd"/>
              <w:numPr>
                <w:ilvl w:val="0"/>
                <w:numId w:val="3"/>
              </w:numPr>
              <w:spacing w:line="276" w:lineRule="auto"/>
              <w:jc w:val="both"/>
              <w:rPr>
                <w:bCs/>
                <w:iCs/>
                <w:color w:val="0D0D0D" w:themeColor="text1" w:themeTint="F2"/>
              </w:rPr>
            </w:pPr>
            <w:ins w:id="400" w:author="Автор" w:date="2026-08-25T18:10:00Z">
              <w:r>
                <w:rPr>
                  <w:bCs/>
                  <w:iCs/>
                  <w:color w:val="0D0D0D" w:themeColor="text1" w:themeTint="F2"/>
                </w:rPr>
                <w:t>выписка из стационара.</w:t>
              </w:r>
            </w:ins>
          </w:p>
          <w:p w14:paraId="31B3A26A" w14:textId="77777777" w:rsidR="00EE31BB" w:rsidRPr="00A057BC" w:rsidRDefault="00EE31BB" w:rsidP="00EE31BB">
            <w:pPr>
              <w:spacing w:line="276" w:lineRule="auto"/>
              <w:jc w:val="both"/>
              <w:rPr>
                <w:color w:val="000000"/>
              </w:rPr>
            </w:pPr>
            <w:r w:rsidRPr="00A057BC">
              <w:rPr>
                <w:color w:val="000000"/>
              </w:rPr>
              <w:t>После выполнения всех процедур и взятия образцов крови добровольцы отпускаются домой с последующим посещением центра на амбулаторных визитах.</w:t>
            </w:r>
          </w:p>
          <w:p w14:paraId="536A936C" w14:textId="77777777" w:rsidR="00EE31BB" w:rsidRPr="00A057BC" w:rsidRDefault="00EE31BB" w:rsidP="00EE31BB">
            <w:pPr>
              <w:spacing w:line="276" w:lineRule="auto"/>
              <w:jc w:val="both"/>
              <w:rPr>
                <w:b/>
                <w:bCs/>
              </w:rPr>
            </w:pPr>
            <w:r w:rsidRPr="00A057BC">
              <w:rPr>
                <w:b/>
                <w:bCs/>
              </w:rPr>
              <w:t>Процедуры амбулаторного визита 2 (День 2) включают в себя:</w:t>
            </w:r>
          </w:p>
          <w:p w14:paraId="3AA68B0C"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 xml:space="preserve">физикальный осмотр;  </w:t>
            </w:r>
          </w:p>
          <w:p w14:paraId="22312C05"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lastRenderedPageBreak/>
              <w:t xml:space="preserve">измерение ЖВП: САД, ДАД, ЧСС, ЧДД и температура тела; </w:t>
            </w:r>
          </w:p>
          <w:p w14:paraId="53727B6E" w14:textId="67A21F5F" w:rsidR="00EE31BB" w:rsidRPr="00A057BC" w:rsidRDefault="00EE31BB" w:rsidP="00EE31BB">
            <w:pPr>
              <w:pStyle w:val="afd"/>
              <w:numPr>
                <w:ilvl w:val="0"/>
                <w:numId w:val="3"/>
              </w:numPr>
              <w:spacing w:line="276" w:lineRule="auto"/>
              <w:jc w:val="both"/>
              <w:rPr>
                <w:bCs/>
                <w:iCs/>
                <w:kern w:val="2"/>
              </w:rPr>
            </w:pPr>
            <w:r w:rsidRPr="00A057BC">
              <w:rPr>
                <w:bCs/>
                <w:iCs/>
                <w:kern w:val="2"/>
              </w:rPr>
              <w:t xml:space="preserve">тест на </w:t>
            </w:r>
            <w:commentRangeStart w:id="401"/>
            <w:commentRangeStart w:id="402"/>
            <w:r w:rsidRPr="00A057BC">
              <w:rPr>
                <w:bCs/>
                <w:iCs/>
                <w:kern w:val="2"/>
              </w:rPr>
              <w:t>котинин</w:t>
            </w:r>
            <w:commentRangeEnd w:id="401"/>
            <w:r w:rsidR="00991CE1">
              <w:rPr>
                <w:rStyle w:val="a8"/>
              </w:rPr>
              <w:commentReference w:id="401"/>
            </w:r>
            <w:commentRangeEnd w:id="402"/>
            <w:r w:rsidR="00A423D1">
              <w:rPr>
                <w:rStyle w:val="a8"/>
              </w:rPr>
              <w:commentReference w:id="402"/>
            </w:r>
            <w:ins w:id="403" w:author="Автор" w:date="2026-08-25T18:03:00Z">
              <w:r w:rsidR="00A423D1">
                <w:rPr>
                  <w:bCs/>
                  <w:iCs/>
                  <w:kern w:val="2"/>
                </w:rPr>
                <w:t xml:space="preserve"> в моче</w:t>
              </w:r>
            </w:ins>
            <w:r w:rsidRPr="00A057BC">
              <w:rPr>
                <w:bCs/>
                <w:iCs/>
                <w:kern w:val="2"/>
              </w:rPr>
              <w:t>;</w:t>
            </w:r>
          </w:p>
          <w:p w14:paraId="69F60CF7" w14:textId="7B37B260" w:rsidR="00EE31BB" w:rsidRPr="00A057BC" w:rsidRDefault="00A423D1" w:rsidP="00EE31BB">
            <w:pPr>
              <w:pStyle w:val="afd"/>
              <w:numPr>
                <w:ilvl w:val="0"/>
                <w:numId w:val="3"/>
              </w:numPr>
              <w:spacing w:line="276" w:lineRule="auto"/>
              <w:jc w:val="both"/>
              <w:rPr>
                <w:bCs/>
                <w:iCs/>
                <w:kern w:val="2"/>
              </w:rPr>
            </w:pPr>
            <w:ins w:id="404" w:author="Автор" w:date="2026-08-25T18:04:00Z">
              <w:r w:rsidRPr="00A057BC">
                <w:rPr>
                  <w:color w:val="0D0D0D" w:themeColor="text1" w:themeTint="F2"/>
                </w:rPr>
                <w:t>тест на наличие алкоголя в выдыхаемом воздухе с использованием алкотестера</w:t>
              </w:r>
            </w:ins>
            <w:commentRangeStart w:id="405"/>
            <w:commentRangeStart w:id="406"/>
            <w:del w:id="407" w:author="Автор" w:date="2026-08-25T18:04:00Z">
              <w:r w:rsidR="00EE31BB" w:rsidRPr="00A057BC" w:rsidDel="00A423D1">
                <w:rPr>
                  <w:bCs/>
                  <w:iCs/>
                  <w:kern w:val="2"/>
                </w:rPr>
                <w:delText>тест на алкоголь</w:delText>
              </w:r>
            </w:del>
            <w:r w:rsidR="00EE31BB" w:rsidRPr="00A057BC">
              <w:rPr>
                <w:bCs/>
                <w:iCs/>
                <w:kern w:val="2"/>
              </w:rPr>
              <w:t>;</w:t>
            </w:r>
            <w:commentRangeEnd w:id="405"/>
            <w:r w:rsidR="007F2E04">
              <w:rPr>
                <w:rStyle w:val="a8"/>
              </w:rPr>
              <w:commentReference w:id="405"/>
            </w:r>
            <w:commentRangeEnd w:id="406"/>
            <w:r>
              <w:rPr>
                <w:rStyle w:val="a8"/>
              </w:rPr>
              <w:commentReference w:id="406"/>
            </w:r>
          </w:p>
          <w:p w14:paraId="1F5C500D" w14:textId="564C7E05" w:rsidR="00EE31BB" w:rsidRPr="00A057BC" w:rsidRDefault="00A423D1" w:rsidP="00EE31BB">
            <w:pPr>
              <w:pStyle w:val="afd"/>
              <w:numPr>
                <w:ilvl w:val="0"/>
                <w:numId w:val="3"/>
              </w:numPr>
              <w:spacing w:line="276" w:lineRule="auto"/>
              <w:jc w:val="both"/>
              <w:rPr>
                <w:bCs/>
                <w:iCs/>
                <w:kern w:val="2"/>
              </w:rPr>
            </w:pPr>
            <w:ins w:id="408" w:author="Автор" w:date="2026-08-25T18:04:00Z">
              <w:r w:rsidRPr="00A057BC">
                <w:rPr>
                  <w:color w:val="0D0D0D" w:themeColor="text1" w:themeTint="F2"/>
                </w:rPr>
                <w:t>тест на наркотические препараты в моче</w:t>
              </w:r>
            </w:ins>
            <w:commentRangeStart w:id="409"/>
            <w:commentRangeStart w:id="410"/>
            <w:del w:id="411" w:author="Автор" w:date="2026-08-25T18:04:00Z">
              <w:r w:rsidR="00EE31BB" w:rsidRPr="00A057BC" w:rsidDel="00A423D1">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ins w:id="412" w:author="Автор" w:date="2026-08-25T18:04:00Z">
              <w:r>
                <w:rPr>
                  <w:rFonts w:ascii="Times New Roman CYR" w:hAnsi="Times New Roman CYR" w:cs="Times New Roman CYR"/>
                  <w:color w:val="000000"/>
                  <w14:ligatures w14:val="standardContextual"/>
                </w:rPr>
                <w:t xml:space="preserve"> (таблица 6)</w:t>
              </w:r>
            </w:ins>
            <w:r w:rsidR="00EE31BB" w:rsidRPr="00A057BC">
              <w:rPr>
                <w:rFonts w:ascii="Times New Roman CYR" w:hAnsi="Times New Roman CYR" w:cs="Times New Roman CYR"/>
                <w:color w:val="000000"/>
                <w14:ligatures w14:val="standardContextual"/>
              </w:rPr>
              <w:t>;</w:t>
            </w:r>
            <w:commentRangeEnd w:id="409"/>
            <w:r w:rsidR="00991CE1">
              <w:rPr>
                <w:rStyle w:val="a8"/>
              </w:rPr>
              <w:commentReference w:id="409"/>
            </w:r>
            <w:commentRangeEnd w:id="410"/>
            <w:r>
              <w:rPr>
                <w:rStyle w:val="a8"/>
              </w:rPr>
              <w:commentReference w:id="410"/>
            </w:r>
          </w:p>
          <w:p w14:paraId="3377C0EA"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отбор пробы крови согласно плану исследования (точка 36 часов);</w:t>
            </w:r>
          </w:p>
          <w:p w14:paraId="1430A1B5"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регистрация жалоб добровольцев;</w:t>
            </w:r>
          </w:p>
          <w:p w14:paraId="28B86849" w14:textId="77777777" w:rsidR="00EE31BB" w:rsidRPr="00A057BC" w:rsidRDefault="00EE31BB" w:rsidP="00EE31BB">
            <w:pPr>
              <w:pStyle w:val="afd"/>
              <w:numPr>
                <w:ilvl w:val="0"/>
                <w:numId w:val="3"/>
              </w:numPr>
              <w:spacing w:line="276" w:lineRule="auto"/>
              <w:jc w:val="both"/>
              <w:rPr>
                <w:bCs/>
                <w:iCs/>
                <w:kern w:val="2"/>
              </w:rPr>
            </w:pPr>
            <w:commentRangeStart w:id="413"/>
            <w:commentRangeStart w:id="414"/>
            <w:r w:rsidRPr="00A057BC">
              <w:rPr>
                <w:bCs/>
                <w:iCs/>
                <w:kern w:val="2"/>
              </w:rPr>
              <w:t>сбор и регистрация СНЯ;</w:t>
            </w:r>
          </w:p>
          <w:p w14:paraId="45856F98"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сбор и регистрация НЯ;</w:t>
            </w:r>
            <w:commentRangeEnd w:id="413"/>
            <w:r w:rsidR="00256059">
              <w:rPr>
                <w:rStyle w:val="a8"/>
              </w:rPr>
              <w:commentReference w:id="413"/>
            </w:r>
            <w:commentRangeEnd w:id="414"/>
            <w:r w:rsidR="00A423D1">
              <w:rPr>
                <w:rStyle w:val="a8"/>
              </w:rPr>
              <w:commentReference w:id="414"/>
            </w:r>
          </w:p>
          <w:p w14:paraId="2B16E11A"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оценка наличия критериев исключения;</w:t>
            </w:r>
          </w:p>
          <w:p w14:paraId="27C675D8" w14:textId="77777777" w:rsidR="00EE31BB" w:rsidRPr="00A057BC" w:rsidRDefault="00EE31BB" w:rsidP="00EE31BB">
            <w:pPr>
              <w:pStyle w:val="afd"/>
              <w:numPr>
                <w:ilvl w:val="0"/>
                <w:numId w:val="3"/>
              </w:numPr>
              <w:spacing w:line="276" w:lineRule="auto"/>
              <w:jc w:val="both"/>
              <w:rPr>
                <w:bCs/>
                <w:iCs/>
                <w:kern w:val="2"/>
              </w:rPr>
            </w:pPr>
            <w:r w:rsidRPr="00A057BC">
              <w:rPr>
                <w:bCs/>
                <w:iCs/>
                <w:color w:val="0D0D0D" w:themeColor="text1" w:themeTint="F2"/>
              </w:rPr>
              <w:t>оценка приверженности добровольца исследованию.</w:t>
            </w:r>
          </w:p>
          <w:p w14:paraId="03A39951" w14:textId="77777777" w:rsidR="00EE31BB" w:rsidRPr="00A057BC" w:rsidRDefault="00EE31BB" w:rsidP="00EE31BB">
            <w:pPr>
              <w:spacing w:line="276" w:lineRule="auto"/>
              <w:jc w:val="both"/>
              <w:rPr>
                <w:bCs/>
                <w:iCs/>
                <w:color w:val="000000"/>
                <w:u w:color="000000"/>
              </w:rPr>
            </w:pPr>
            <w:r w:rsidRPr="00A057BC">
              <w:rPr>
                <w:bCs/>
                <w:iCs/>
                <w:color w:val="000000"/>
                <w:u w:color="000000"/>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363D7498" w14:textId="77777777" w:rsidR="00EE31BB" w:rsidRPr="00A057BC" w:rsidRDefault="00EE31BB" w:rsidP="00EE31BB">
            <w:pPr>
              <w:spacing w:line="276" w:lineRule="auto"/>
              <w:jc w:val="both"/>
              <w:rPr>
                <w:b/>
                <w:bCs/>
              </w:rPr>
            </w:pPr>
            <w:r w:rsidRPr="00A057BC">
              <w:rPr>
                <w:b/>
                <w:bCs/>
              </w:rPr>
              <w:t>Процедуры амбулаторного визита 3 (День 3) включают в себя:</w:t>
            </w:r>
          </w:p>
          <w:p w14:paraId="6EAEBF96"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 xml:space="preserve">физикальный осмотр;  </w:t>
            </w:r>
          </w:p>
          <w:p w14:paraId="40F8CB90"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измерение ЖВП: САД, ДАД, ЧСС, ЧДД и температура тела;</w:t>
            </w:r>
          </w:p>
          <w:p w14:paraId="23A626B6" w14:textId="52FDAF52" w:rsidR="00EE31BB" w:rsidRPr="00A057BC" w:rsidRDefault="00EE31BB" w:rsidP="00EE31BB">
            <w:pPr>
              <w:pStyle w:val="afd"/>
              <w:numPr>
                <w:ilvl w:val="0"/>
                <w:numId w:val="3"/>
              </w:numPr>
              <w:spacing w:line="276" w:lineRule="auto"/>
              <w:jc w:val="both"/>
              <w:rPr>
                <w:bCs/>
                <w:iCs/>
                <w:kern w:val="2"/>
              </w:rPr>
            </w:pPr>
            <w:r w:rsidRPr="00A057BC">
              <w:rPr>
                <w:bCs/>
                <w:iCs/>
                <w:kern w:val="2"/>
              </w:rPr>
              <w:t xml:space="preserve">тест на </w:t>
            </w:r>
            <w:commentRangeStart w:id="415"/>
            <w:commentRangeStart w:id="416"/>
            <w:r w:rsidRPr="00A057BC">
              <w:rPr>
                <w:bCs/>
                <w:iCs/>
                <w:kern w:val="2"/>
              </w:rPr>
              <w:t>котинин</w:t>
            </w:r>
            <w:commentRangeEnd w:id="415"/>
            <w:r w:rsidR="00991CE1">
              <w:rPr>
                <w:rStyle w:val="a8"/>
              </w:rPr>
              <w:commentReference w:id="415"/>
            </w:r>
            <w:commentRangeEnd w:id="416"/>
            <w:r w:rsidR="00A423D1">
              <w:rPr>
                <w:rStyle w:val="a8"/>
              </w:rPr>
              <w:commentReference w:id="416"/>
            </w:r>
            <w:ins w:id="417" w:author="Автор" w:date="2026-08-25T18:04:00Z">
              <w:r w:rsidR="00A423D1">
                <w:rPr>
                  <w:bCs/>
                  <w:iCs/>
                  <w:kern w:val="2"/>
                </w:rPr>
                <w:t xml:space="preserve"> в моче</w:t>
              </w:r>
            </w:ins>
            <w:r w:rsidRPr="00A057BC">
              <w:rPr>
                <w:bCs/>
                <w:iCs/>
                <w:kern w:val="2"/>
              </w:rPr>
              <w:t>;</w:t>
            </w:r>
          </w:p>
          <w:p w14:paraId="3827CDF6" w14:textId="5EFCBE37" w:rsidR="00EE31BB" w:rsidRPr="00A057BC" w:rsidRDefault="00A423D1" w:rsidP="00EE31BB">
            <w:pPr>
              <w:pStyle w:val="afd"/>
              <w:numPr>
                <w:ilvl w:val="0"/>
                <w:numId w:val="3"/>
              </w:numPr>
              <w:spacing w:line="276" w:lineRule="auto"/>
              <w:jc w:val="both"/>
              <w:rPr>
                <w:bCs/>
                <w:iCs/>
                <w:kern w:val="2"/>
              </w:rPr>
            </w:pPr>
            <w:ins w:id="418" w:author="Автор" w:date="2026-08-25T18:04:00Z">
              <w:r w:rsidRPr="00A057BC">
                <w:rPr>
                  <w:color w:val="0D0D0D" w:themeColor="text1" w:themeTint="F2"/>
                </w:rPr>
                <w:t>тест на наличие алкоголя в выдыхаемом воздухе с использованием алкотестера</w:t>
              </w:r>
            </w:ins>
            <w:commentRangeStart w:id="419"/>
            <w:commentRangeStart w:id="420"/>
            <w:del w:id="421" w:author="Автор" w:date="2026-08-25T18:04:00Z">
              <w:r w:rsidR="00EE31BB" w:rsidRPr="00A057BC" w:rsidDel="00A423D1">
                <w:rPr>
                  <w:bCs/>
                  <w:iCs/>
                  <w:kern w:val="2"/>
                </w:rPr>
                <w:delText>тест на алкоголь</w:delText>
              </w:r>
            </w:del>
            <w:r w:rsidR="00EE31BB" w:rsidRPr="00A057BC">
              <w:rPr>
                <w:bCs/>
                <w:iCs/>
                <w:kern w:val="2"/>
              </w:rPr>
              <w:t>;</w:t>
            </w:r>
            <w:commentRangeEnd w:id="419"/>
            <w:r w:rsidR="007F2E04">
              <w:rPr>
                <w:rStyle w:val="a8"/>
              </w:rPr>
              <w:commentReference w:id="419"/>
            </w:r>
            <w:commentRangeEnd w:id="420"/>
            <w:r>
              <w:rPr>
                <w:rStyle w:val="a8"/>
              </w:rPr>
              <w:commentReference w:id="420"/>
            </w:r>
          </w:p>
          <w:p w14:paraId="6A1538E5" w14:textId="6B86F72F" w:rsidR="00EE31BB" w:rsidRPr="00A057BC" w:rsidRDefault="00A423D1" w:rsidP="00EE31BB">
            <w:pPr>
              <w:pStyle w:val="afd"/>
              <w:numPr>
                <w:ilvl w:val="0"/>
                <w:numId w:val="3"/>
              </w:numPr>
              <w:spacing w:line="276" w:lineRule="auto"/>
              <w:jc w:val="both"/>
              <w:rPr>
                <w:bCs/>
                <w:iCs/>
                <w:kern w:val="2"/>
              </w:rPr>
            </w:pPr>
            <w:ins w:id="422" w:author="Автор" w:date="2026-08-25T18:05:00Z">
              <w:r w:rsidRPr="00A057BC">
                <w:rPr>
                  <w:color w:val="0D0D0D" w:themeColor="text1" w:themeTint="F2"/>
                </w:rPr>
                <w:t>тест на наркотические препараты в моче</w:t>
              </w:r>
            </w:ins>
            <w:commentRangeStart w:id="423"/>
            <w:commentRangeStart w:id="424"/>
            <w:del w:id="425" w:author="Автор" w:date="2026-08-25T18:05:00Z">
              <w:r w:rsidR="00EE31BB" w:rsidRPr="00A057BC" w:rsidDel="00A423D1">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ins w:id="426" w:author="Автор" w:date="2026-08-25T18:05:00Z">
              <w:r>
                <w:rPr>
                  <w:rFonts w:ascii="Times New Roman CYR" w:hAnsi="Times New Roman CYR" w:cs="Times New Roman CYR"/>
                  <w:color w:val="000000"/>
                  <w14:ligatures w14:val="standardContextual"/>
                </w:rPr>
                <w:t xml:space="preserve"> (таблица 6)</w:t>
              </w:r>
            </w:ins>
            <w:r w:rsidR="00EE31BB" w:rsidRPr="00A057BC">
              <w:rPr>
                <w:rFonts w:ascii="Times New Roman CYR" w:hAnsi="Times New Roman CYR" w:cs="Times New Roman CYR"/>
                <w:color w:val="000000"/>
                <w14:ligatures w14:val="standardContextual"/>
              </w:rPr>
              <w:t>;</w:t>
            </w:r>
            <w:r w:rsidR="00EE31BB" w:rsidRPr="00A057BC">
              <w:rPr>
                <w:bCs/>
                <w:iCs/>
                <w:kern w:val="2"/>
              </w:rPr>
              <w:t xml:space="preserve">  </w:t>
            </w:r>
            <w:commentRangeEnd w:id="423"/>
            <w:r w:rsidR="00991CE1">
              <w:rPr>
                <w:rStyle w:val="a8"/>
              </w:rPr>
              <w:commentReference w:id="423"/>
            </w:r>
            <w:commentRangeEnd w:id="424"/>
            <w:r>
              <w:rPr>
                <w:rStyle w:val="a8"/>
              </w:rPr>
              <w:commentReference w:id="424"/>
            </w:r>
          </w:p>
          <w:p w14:paraId="4B34A3EC"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отбор пробы крови согласно плану исследования (точка 48 часов);</w:t>
            </w:r>
          </w:p>
          <w:p w14:paraId="3D8182CE"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регистрация жалоб добровольцев;</w:t>
            </w:r>
          </w:p>
          <w:p w14:paraId="2C83EC28" w14:textId="77777777" w:rsidR="00EE31BB" w:rsidRPr="00A057BC" w:rsidRDefault="00EE31BB" w:rsidP="00EE31BB">
            <w:pPr>
              <w:pStyle w:val="afd"/>
              <w:numPr>
                <w:ilvl w:val="0"/>
                <w:numId w:val="3"/>
              </w:numPr>
              <w:spacing w:line="276" w:lineRule="auto"/>
              <w:jc w:val="both"/>
              <w:rPr>
                <w:bCs/>
                <w:iCs/>
                <w:kern w:val="2"/>
              </w:rPr>
            </w:pPr>
            <w:commentRangeStart w:id="427"/>
            <w:commentRangeStart w:id="428"/>
            <w:r w:rsidRPr="00A057BC">
              <w:rPr>
                <w:bCs/>
                <w:iCs/>
                <w:kern w:val="2"/>
              </w:rPr>
              <w:t>сбор и регистрация СНЯ;</w:t>
            </w:r>
          </w:p>
          <w:p w14:paraId="5C0793C5"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сбор и регистрация НЯ;</w:t>
            </w:r>
            <w:commentRangeEnd w:id="427"/>
            <w:r w:rsidR="00E073BE">
              <w:rPr>
                <w:rStyle w:val="a8"/>
              </w:rPr>
              <w:commentReference w:id="427"/>
            </w:r>
            <w:commentRangeEnd w:id="428"/>
            <w:r w:rsidR="00A423D1">
              <w:rPr>
                <w:rStyle w:val="a8"/>
              </w:rPr>
              <w:commentReference w:id="428"/>
            </w:r>
          </w:p>
          <w:p w14:paraId="29BCD338"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оценка наличия критериев исключения;</w:t>
            </w:r>
          </w:p>
          <w:p w14:paraId="4BFFDF57" w14:textId="77777777" w:rsidR="00EE31BB" w:rsidRPr="00A057BC" w:rsidRDefault="00EE31BB" w:rsidP="00EE31BB">
            <w:pPr>
              <w:pStyle w:val="afd"/>
              <w:numPr>
                <w:ilvl w:val="0"/>
                <w:numId w:val="3"/>
              </w:numPr>
              <w:spacing w:line="276" w:lineRule="auto"/>
              <w:jc w:val="both"/>
              <w:rPr>
                <w:bCs/>
                <w:iCs/>
              </w:rPr>
            </w:pPr>
            <w:r w:rsidRPr="00A057BC">
              <w:rPr>
                <w:bCs/>
                <w:iCs/>
                <w:kern w:val="2"/>
              </w:rPr>
              <w:t>оценка приверженности добровольца исследованию.</w:t>
            </w:r>
          </w:p>
          <w:p w14:paraId="3227D7D6" w14:textId="77777777" w:rsidR="00EE31BB" w:rsidRPr="00A057BC" w:rsidRDefault="00EE31BB" w:rsidP="00EE31BB">
            <w:pPr>
              <w:spacing w:line="276" w:lineRule="auto"/>
              <w:jc w:val="both"/>
              <w:rPr>
                <w:bCs/>
                <w:iCs/>
                <w:color w:val="000000"/>
                <w:u w:color="000000"/>
              </w:rPr>
            </w:pPr>
            <w:r w:rsidRPr="00A057BC">
              <w:rPr>
                <w:bCs/>
                <w:iCs/>
                <w:color w:val="000000"/>
                <w:u w:color="000000"/>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3D8FEE4E" w14:textId="77777777" w:rsidR="00EE31BB" w:rsidRPr="00A057BC" w:rsidRDefault="00EE31BB" w:rsidP="00EE31BB">
            <w:pPr>
              <w:spacing w:line="276" w:lineRule="auto"/>
              <w:jc w:val="both"/>
              <w:rPr>
                <w:b/>
                <w:bCs/>
              </w:rPr>
            </w:pPr>
            <w:r w:rsidRPr="00A057BC">
              <w:rPr>
                <w:b/>
                <w:bCs/>
              </w:rPr>
              <w:t>Процедуры амбулаторного визита 4 (День 4) включают в себя:</w:t>
            </w:r>
          </w:p>
          <w:p w14:paraId="55B5FDB4"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 xml:space="preserve">физикальный осмотр;  </w:t>
            </w:r>
          </w:p>
          <w:p w14:paraId="41D2B44A"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измерение ЖВП: САД, ДАД, ЧСС, ЧДД и температура тела;</w:t>
            </w:r>
          </w:p>
          <w:p w14:paraId="4B5B42D0" w14:textId="50228E6A" w:rsidR="00EE31BB" w:rsidRPr="00A057BC" w:rsidRDefault="00A423D1" w:rsidP="00EE31BB">
            <w:pPr>
              <w:pStyle w:val="afd"/>
              <w:numPr>
                <w:ilvl w:val="0"/>
                <w:numId w:val="3"/>
              </w:numPr>
              <w:spacing w:line="276" w:lineRule="auto"/>
              <w:jc w:val="both"/>
              <w:rPr>
                <w:bCs/>
                <w:iCs/>
                <w:kern w:val="2"/>
              </w:rPr>
            </w:pPr>
            <w:ins w:id="429" w:author="Автор" w:date="2026-08-25T18:05:00Z">
              <w:r w:rsidRPr="00A057BC">
                <w:rPr>
                  <w:color w:val="0D0D0D" w:themeColor="text1" w:themeTint="F2"/>
                </w:rPr>
                <w:lastRenderedPageBreak/>
                <w:t>тест на наличие алкоголя в выдыхаемом воздухе с использованием алкотестера</w:t>
              </w:r>
            </w:ins>
            <w:commentRangeStart w:id="430"/>
            <w:commentRangeStart w:id="431"/>
            <w:del w:id="432" w:author="Автор" w:date="2026-08-25T18:05:00Z">
              <w:r w:rsidR="00EE31BB" w:rsidRPr="00A057BC" w:rsidDel="00A423D1">
                <w:rPr>
                  <w:bCs/>
                  <w:iCs/>
                  <w:kern w:val="2"/>
                </w:rPr>
                <w:delText>тест на алкоголь</w:delText>
              </w:r>
            </w:del>
            <w:r w:rsidR="00EE31BB" w:rsidRPr="00A057BC">
              <w:rPr>
                <w:bCs/>
                <w:iCs/>
                <w:kern w:val="2"/>
              </w:rPr>
              <w:t>;</w:t>
            </w:r>
            <w:commentRangeEnd w:id="430"/>
            <w:r w:rsidR="007F2E04">
              <w:rPr>
                <w:rStyle w:val="a8"/>
              </w:rPr>
              <w:commentReference w:id="430"/>
            </w:r>
            <w:commentRangeEnd w:id="431"/>
            <w:r>
              <w:rPr>
                <w:rStyle w:val="a8"/>
              </w:rPr>
              <w:commentReference w:id="431"/>
            </w:r>
          </w:p>
          <w:p w14:paraId="071F0DCB" w14:textId="2017FFF5" w:rsidR="00EE31BB" w:rsidRPr="00A057BC" w:rsidRDefault="00EE31BB" w:rsidP="00EE31BB">
            <w:pPr>
              <w:pStyle w:val="afd"/>
              <w:numPr>
                <w:ilvl w:val="0"/>
                <w:numId w:val="3"/>
              </w:numPr>
              <w:spacing w:line="276" w:lineRule="auto"/>
              <w:jc w:val="both"/>
              <w:rPr>
                <w:bCs/>
                <w:iCs/>
                <w:kern w:val="2"/>
              </w:rPr>
            </w:pPr>
            <w:r w:rsidRPr="00A057BC">
              <w:rPr>
                <w:bCs/>
                <w:iCs/>
                <w:kern w:val="2"/>
              </w:rPr>
              <w:t xml:space="preserve">тест на </w:t>
            </w:r>
            <w:commentRangeStart w:id="433"/>
            <w:commentRangeStart w:id="434"/>
            <w:r w:rsidRPr="00A057BC">
              <w:rPr>
                <w:bCs/>
                <w:iCs/>
                <w:kern w:val="2"/>
              </w:rPr>
              <w:t>котинин</w:t>
            </w:r>
            <w:ins w:id="435" w:author="Автор" w:date="2026-08-25T18:05:00Z">
              <w:r w:rsidR="00A423D1">
                <w:rPr>
                  <w:bCs/>
                  <w:iCs/>
                  <w:kern w:val="2"/>
                </w:rPr>
                <w:t xml:space="preserve"> в моче</w:t>
              </w:r>
            </w:ins>
            <w:r w:rsidRPr="00A057BC">
              <w:rPr>
                <w:bCs/>
                <w:iCs/>
                <w:kern w:val="2"/>
              </w:rPr>
              <w:t>;</w:t>
            </w:r>
            <w:commentRangeEnd w:id="433"/>
            <w:r w:rsidR="00991CE1">
              <w:rPr>
                <w:rStyle w:val="a8"/>
              </w:rPr>
              <w:commentReference w:id="433"/>
            </w:r>
            <w:commentRangeEnd w:id="434"/>
            <w:r w:rsidR="00A423D1">
              <w:rPr>
                <w:rStyle w:val="a8"/>
              </w:rPr>
              <w:commentReference w:id="434"/>
            </w:r>
          </w:p>
          <w:p w14:paraId="4D60CB42" w14:textId="6296F9AD" w:rsidR="00EE31BB" w:rsidRPr="00A057BC" w:rsidRDefault="00A423D1" w:rsidP="00EE31BB">
            <w:pPr>
              <w:pStyle w:val="afd"/>
              <w:numPr>
                <w:ilvl w:val="0"/>
                <w:numId w:val="3"/>
              </w:numPr>
              <w:spacing w:line="276" w:lineRule="auto"/>
              <w:jc w:val="both"/>
              <w:rPr>
                <w:bCs/>
                <w:iCs/>
                <w:kern w:val="2"/>
              </w:rPr>
            </w:pPr>
            <w:ins w:id="436" w:author="Автор" w:date="2026-08-25T18:05:00Z">
              <w:r w:rsidRPr="00A057BC">
                <w:rPr>
                  <w:color w:val="0D0D0D" w:themeColor="text1" w:themeTint="F2"/>
                </w:rPr>
                <w:t>тест на наркотические препараты в моче</w:t>
              </w:r>
              <w:r>
                <w:rPr>
                  <w:rFonts w:ascii="Times New Roman CYR" w:hAnsi="Times New Roman CYR" w:cs="Times New Roman CYR"/>
                  <w:color w:val="000000"/>
                  <w14:ligatures w14:val="standardContextual"/>
                </w:rPr>
                <w:t xml:space="preserve"> (таблица 6</w:t>
              </w:r>
            </w:ins>
            <w:commentRangeStart w:id="437"/>
            <w:commentRangeStart w:id="438"/>
            <w:del w:id="439" w:author="Автор" w:date="2026-08-25T18:05:00Z">
              <w:r w:rsidR="00EE31BB" w:rsidRPr="00A057BC" w:rsidDel="00A423D1">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ins w:id="440" w:author="Автор" w:date="2026-08-25T18:05:00Z">
              <w:r>
                <w:rPr>
                  <w:rFonts w:ascii="Times New Roman CYR" w:hAnsi="Times New Roman CYR" w:cs="Times New Roman CYR"/>
                  <w:color w:val="000000"/>
                  <w14:ligatures w14:val="standardContextual"/>
                </w:rPr>
                <w:t>)</w:t>
              </w:r>
            </w:ins>
            <w:r w:rsidR="00EE31BB" w:rsidRPr="00A057BC">
              <w:rPr>
                <w:rFonts w:ascii="Times New Roman CYR" w:hAnsi="Times New Roman CYR" w:cs="Times New Roman CYR"/>
                <w:color w:val="000000"/>
                <w14:ligatures w14:val="standardContextual"/>
              </w:rPr>
              <w:t>;</w:t>
            </w:r>
            <w:r w:rsidR="00EE31BB" w:rsidRPr="00A057BC">
              <w:rPr>
                <w:bCs/>
                <w:iCs/>
                <w:kern w:val="2"/>
              </w:rPr>
              <w:t xml:space="preserve">    </w:t>
            </w:r>
            <w:commentRangeEnd w:id="437"/>
            <w:r w:rsidR="00991CE1">
              <w:rPr>
                <w:rStyle w:val="a8"/>
              </w:rPr>
              <w:commentReference w:id="437"/>
            </w:r>
            <w:commentRangeEnd w:id="438"/>
            <w:r w:rsidR="00B56882">
              <w:rPr>
                <w:rStyle w:val="a8"/>
              </w:rPr>
              <w:commentReference w:id="438"/>
            </w:r>
          </w:p>
          <w:p w14:paraId="15628AC1"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отбор пробы крови согласно плану исследования (точка 72 часа);</w:t>
            </w:r>
          </w:p>
          <w:p w14:paraId="0071D78C"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регистрация жалоб добровольцев;</w:t>
            </w:r>
          </w:p>
          <w:p w14:paraId="2A66C9A3" w14:textId="77777777" w:rsidR="00EE31BB" w:rsidRPr="00A057BC" w:rsidRDefault="00EE31BB" w:rsidP="00EE31BB">
            <w:pPr>
              <w:pStyle w:val="afd"/>
              <w:numPr>
                <w:ilvl w:val="0"/>
                <w:numId w:val="3"/>
              </w:numPr>
              <w:spacing w:line="276" w:lineRule="auto"/>
              <w:jc w:val="both"/>
              <w:rPr>
                <w:bCs/>
                <w:iCs/>
                <w:kern w:val="2"/>
              </w:rPr>
            </w:pPr>
            <w:commentRangeStart w:id="441"/>
            <w:commentRangeStart w:id="442"/>
            <w:r w:rsidRPr="00A057BC">
              <w:rPr>
                <w:bCs/>
                <w:iCs/>
                <w:kern w:val="2"/>
              </w:rPr>
              <w:t>сбор и регистрация СНЯ;</w:t>
            </w:r>
          </w:p>
          <w:p w14:paraId="44523966"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сбор и регистрация НЯ;</w:t>
            </w:r>
            <w:commentRangeEnd w:id="441"/>
            <w:r w:rsidR="00256059">
              <w:rPr>
                <w:rStyle w:val="a8"/>
              </w:rPr>
              <w:commentReference w:id="441"/>
            </w:r>
            <w:commentRangeEnd w:id="442"/>
            <w:r w:rsidR="00A423D1">
              <w:rPr>
                <w:rStyle w:val="a8"/>
              </w:rPr>
              <w:commentReference w:id="442"/>
            </w:r>
          </w:p>
          <w:p w14:paraId="2170D277" w14:textId="77777777" w:rsidR="00EE31BB" w:rsidRPr="00A057BC" w:rsidRDefault="00EE31BB" w:rsidP="00EE31BB">
            <w:pPr>
              <w:pStyle w:val="afd"/>
              <w:numPr>
                <w:ilvl w:val="0"/>
                <w:numId w:val="3"/>
              </w:numPr>
              <w:spacing w:line="276" w:lineRule="auto"/>
              <w:jc w:val="both"/>
              <w:rPr>
                <w:bCs/>
                <w:iCs/>
                <w:kern w:val="2"/>
              </w:rPr>
            </w:pPr>
            <w:r w:rsidRPr="00A057BC">
              <w:rPr>
                <w:bCs/>
                <w:iCs/>
                <w:kern w:val="2"/>
              </w:rPr>
              <w:t>оценка наличия критериев исключения;</w:t>
            </w:r>
          </w:p>
          <w:p w14:paraId="0046D748" w14:textId="77777777" w:rsidR="00EE31BB" w:rsidRPr="00A057BC" w:rsidRDefault="00EE31BB" w:rsidP="00EE31BB">
            <w:pPr>
              <w:pStyle w:val="afd"/>
              <w:numPr>
                <w:ilvl w:val="0"/>
                <w:numId w:val="3"/>
              </w:numPr>
              <w:spacing w:line="276" w:lineRule="auto"/>
              <w:jc w:val="both"/>
              <w:rPr>
                <w:bCs/>
                <w:iCs/>
              </w:rPr>
            </w:pPr>
            <w:r w:rsidRPr="00A057BC">
              <w:rPr>
                <w:bCs/>
                <w:iCs/>
                <w:kern w:val="2"/>
              </w:rPr>
              <w:t>оценка приверженности добровольца исследованию.</w:t>
            </w:r>
          </w:p>
          <w:p w14:paraId="38BD938A" w14:textId="77777777" w:rsidR="00EE31BB" w:rsidRPr="00A057BC" w:rsidRDefault="00EE31BB" w:rsidP="00EE31BB">
            <w:pPr>
              <w:spacing w:line="276" w:lineRule="auto"/>
              <w:jc w:val="both"/>
              <w:rPr>
                <w:color w:val="000000"/>
              </w:rPr>
            </w:pPr>
            <w:r w:rsidRPr="00A057BC">
              <w:rPr>
                <w:bCs/>
                <w:iCs/>
                <w:color w:val="000000"/>
                <w:u w:color="000000"/>
              </w:rPr>
              <w:t>После выполнения всех процедур и взятия образцов крови добровольцы отпускаются домой, с последующим посещением центра на следующем периоде исследования</w:t>
            </w:r>
          </w:p>
        </w:tc>
      </w:tr>
      <w:tr w:rsidR="00EE31BB" w14:paraId="42DD4EDF" w14:textId="77777777" w:rsidTr="00EE31BB">
        <w:trPr>
          <w:trHeight w:val="127"/>
        </w:trPr>
        <w:tc>
          <w:tcPr>
            <w:tcW w:w="0" w:type="auto"/>
            <w:gridSpan w:val="2"/>
          </w:tcPr>
          <w:p w14:paraId="1C8AEBE5" w14:textId="77777777" w:rsidR="00EE31BB" w:rsidRPr="00A057BC" w:rsidRDefault="00EE31BB" w:rsidP="00EE31BB">
            <w:pPr>
              <w:spacing w:line="276" w:lineRule="auto"/>
              <w:jc w:val="both"/>
              <w:rPr>
                <w:b/>
                <w:bCs/>
                <w:color w:val="0D0D0D" w:themeColor="text1" w:themeTint="F2"/>
                <w:u w:color="000000"/>
              </w:rPr>
            </w:pPr>
            <w:r w:rsidRPr="00A057BC">
              <w:rPr>
                <w:b/>
                <w:color w:val="000000"/>
              </w:rPr>
              <w:lastRenderedPageBreak/>
              <w:t>Отмывочный период</w:t>
            </w:r>
          </w:p>
        </w:tc>
        <w:tc>
          <w:tcPr>
            <w:tcW w:w="6618" w:type="dxa"/>
            <w:gridSpan w:val="3"/>
          </w:tcPr>
          <w:p w14:paraId="18886026" w14:textId="77777777" w:rsidR="00EE31BB" w:rsidRPr="00A057BC" w:rsidRDefault="00EE31BB" w:rsidP="00EE31BB">
            <w:pPr>
              <w:spacing w:line="276" w:lineRule="auto"/>
              <w:jc w:val="both"/>
              <w:rPr>
                <w:b/>
                <w:bCs/>
                <w:color w:val="0D0D0D" w:themeColor="text1" w:themeTint="F2"/>
              </w:rPr>
            </w:pPr>
            <w:r w:rsidRPr="00A057BC">
              <w:rPr>
                <w:color w:val="000000"/>
              </w:rPr>
              <w:t xml:space="preserve">Отмывочный период препарата – период между приемами препаратов. Между I и II периодами исследования будет отмывочный период длительностью 7 дней. Начинается отмывочный период со дня приема исследуемых препаратов (День 1) и завершается в день повторной госпитализации в клинический центр (День 7). В течение этого времени добровольцы должны сообщать врачу-исследователю обо всех возникающих НЯ/СНЯ, а также соблюдать ограничения протокола.  </w:t>
            </w:r>
          </w:p>
        </w:tc>
      </w:tr>
      <w:tr w:rsidR="00EE31BB" w14:paraId="021BA5E5" w14:textId="77777777" w:rsidTr="00EE31BB">
        <w:trPr>
          <w:trHeight w:val="127"/>
        </w:trPr>
        <w:tc>
          <w:tcPr>
            <w:tcW w:w="0" w:type="auto"/>
            <w:gridSpan w:val="2"/>
          </w:tcPr>
          <w:p w14:paraId="3F279C46" w14:textId="77777777" w:rsidR="00EE31BB" w:rsidRPr="00A057BC" w:rsidRDefault="00EE31BB" w:rsidP="00EE31BB">
            <w:pPr>
              <w:spacing w:line="276" w:lineRule="auto"/>
              <w:jc w:val="both"/>
              <w:rPr>
                <w:b/>
                <w:color w:val="000000"/>
              </w:rPr>
            </w:pPr>
            <w:r w:rsidRPr="00A057BC">
              <w:rPr>
                <w:b/>
                <w:color w:val="000000"/>
              </w:rPr>
              <w:t>II период</w:t>
            </w:r>
          </w:p>
        </w:tc>
        <w:tc>
          <w:tcPr>
            <w:tcW w:w="6618" w:type="dxa"/>
            <w:gridSpan w:val="3"/>
          </w:tcPr>
          <w:p w14:paraId="6DA30C68" w14:textId="77777777" w:rsidR="00EE31BB" w:rsidRPr="00A057BC" w:rsidRDefault="00EE31BB" w:rsidP="00EE31BB">
            <w:pPr>
              <w:spacing w:line="276" w:lineRule="auto"/>
              <w:jc w:val="both"/>
              <w:rPr>
                <w:color w:val="0D0D0D" w:themeColor="text1" w:themeTint="F2"/>
              </w:rPr>
            </w:pPr>
            <w:r w:rsidRPr="00A057BC">
              <w:rPr>
                <w:b/>
                <w:bCs/>
                <w:color w:val="0D0D0D" w:themeColor="text1" w:themeTint="F2"/>
              </w:rPr>
              <w:t>I</w:t>
            </w:r>
            <w:r w:rsidRPr="00A057BC">
              <w:rPr>
                <w:b/>
                <w:bCs/>
                <w:color w:val="0D0D0D" w:themeColor="text1" w:themeTint="F2"/>
                <w:lang w:val="en-US"/>
              </w:rPr>
              <w:t>I</w:t>
            </w:r>
            <w:r w:rsidRPr="00A057BC">
              <w:rPr>
                <w:b/>
                <w:bCs/>
                <w:color w:val="0D0D0D" w:themeColor="text1" w:themeTint="F2"/>
              </w:rPr>
              <w:t xml:space="preserve"> период </w:t>
            </w:r>
            <w:r w:rsidRPr="00A057BC">
              <w:rPr>
                <w:color w:val="0D0D0D" w:themeColor="text1" w:themeTint="F2"/>
              </w:rPr>
              <w:t>включает госпитализацию не менее, чем за 11 часов до приема препаратов и нахождение в стационаре не менее 24 часов после приема препаратов.</w:t>
            </w:r>
          </w:p>
          <w:p w14:paraId="231FEFF6" w14:textId="2F620465"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Через 36, 48 и 72 часа после приема препарата </w:t>
            </w:r>
            <w:r w:rsidR="007A72F3" w:rsidRPr="00A057BC">
              <w:rPr>
                <w:color w:val="0D0D0D" w:themeColor="text1" w:themeTint="F2"/>
              </w:rPr>
              <w:t>добровольцы</w:t>
            </w:r>
            <w:r w:rsidRPr="00A057BC">
              <w:rPr>
                <w:color w:val="0D0D0D" w:themeColor="text1" w:themeTint="F2"/>
              </w:rPr>
              <w:t xml:space="preserve"> посещают клинический центр для прохождения процедур исследования.</w:t>
            </w:r>
          </w:p>
          <w:p w14:paraId="1B4585B7" w14:textId="77777777" w:rsidR="00EE31BB" w:rsidRPr="00A057BC" w:rsidRDefault="00EE31BB" w:rsidP="00EE31BB">
            <w:pPr>
              <w:spacing w:line="276" w:lineRule="auto"/>
              <w:jc w:val="both"/>
              <w:rPr>
                <w:b/>
                <w:bCs/>
                <w:color w:val="0D0D0D" w:themeColor="text1" w:themeTint="F2"/>
              </w:rPr>
            </w:pPr>
            <w:r w:rsidRPr="00A057BC">
              <w:rPr>
                <w:b/>
                <w:bCs/>
                <w:color w:val="0D0D0D" w:themeColor="text1" w:themeTint="F2"/>
              </w:rPr>
              <w:t>Процедура госпитализации (День 7, Визит 5) включает в себя:</w:t>
            </w:r>
          </w:p>
          <w:p w14:paraId="55276CAF"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идентификация добровольцев с помощью документа, удостоверяющего личность (паспорт, водительское удостоверение т.д.);</w:t>
            </w:r>
          </w:p>
          <w:p w14:paraId="6481600C"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 xml:space="preserve">физикальный осмотр; </w:t>
            </w:r>
          </w:p>
          <w:p w14:paraId="524E8A78"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 xml:space="preserve">измерение </w:t>
            </w:r>
            <w:r w:rsidRPr="00A057BC">
              <w:rPr>
                <w:bCs/>
                <w:iCs/>
                <w:color w:val="0D0D0D" w:themeColor="text1" w:themeTint="F2"/>
              </w:rPr>
              <w:t xml:space="preserve">ЖВП: </w:t>
            </w:r>
            <w:r w:rsidRPr="00A057BC">
              <w:rPr>
                <w:color w:val="0D0D0D" w:themeColor="text1" w:themeTint="F2"/>
              </w:rPr>
              <w:t>САД, ДАД, ЧСС, ЧДД и температура тела;</w:t>
            </w:r>
          </w:p>
          <w:p w14:paraId="2A22FCD4"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тест на наркотические препараты в моче (Таблица 6);</w:t>
            </w:r>
          </w:p>
          <w:p w14:paraId="1B4A25B0" w14:textId="77777777" w:rsidR="00EE31BB" w:rsidRPr="00A057BC" w:rsidRDefault="00EE31BB" w:rsidP="00A779BB">
            <w:pPr>
              <w:numPr>
                <w:ilvl w:val="0"/>
                <w:numId w:val="86"/>
              </w:numPr>
              <w:spacing w:line="276" w:lineRule="auto"/>
              <w:jc w:val="both"/>
              <w:rPr>
                <w:color w:val="0D0D0D" w:themeColor="text1" w:themeTint="F2"/>
                <w:u w:color="000000"/>
              </w:rPr>
            </w:pPr>
            <w:commentRangeStart w:id="443"/>
            <w:commentRangeStart w:id="444"/>
            <w:r w:rsidRPr="00A057BC">
              <w:rPr>
                <w:color w:val="0D0D0D" w:themeColor="text1" w:themeTint="F2"/>
              </w:rPr>
              <w:t>тест на наличие алкоголя в выдыхаемом воздухе с использованием алкотестера;</w:t>
            </w:r>
          </w:p>
          <w:p w14:paraId="06948E28"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тест на котинин в моче;</w:t>
            </w:r>
            <w:commentRangeEnd w:id="443"/>
            <w:r w:rsidR="00771155">
              <w:rPr>
                <w:rStyle w:val="a8"/>
              </w:rPr>
              <w:commentReference w:id="443"/>
            </w:r>
            <w:commentRangeEnd w:id="444"/>
            <w:r w:rsidR="00A423D1">
              <w:rPr>
                <w:rStyle w:val="a8"/>
              </w:rPr>
              <w:commentReference w:id="444"/>
            </w:r>
          </w:p>
          <w:p w14:paraId="0C1E575F"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lastRenderedPageBreak/>
              <w:t>выдача добровольцу браслета и/или бейджа, которые необходимо носить в течение периода госпитализации;</w:t>
            </w:r>
          </w:p>
          <w:p w14:paraId="030A8BE4" w14:textId="0D5AEE5B"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 xml:space="preserve">осмотр личных вещей для исключения возможности приема </w:t>
            </w:r>
            <w:r w:rsidR="007A72F3" w:rsidRPr="00A057BC">
              <w:rPr>
                <w:color w:val="0D0D0D" w:themeColor="text1" w:themeTint="F2"/>
              </w:rPr>
              <w:t>добровольцем</w:t>
            </w:r>
            <w:r w:rsidRPr="00A057BC">
              <w:rPr>
                <w:color w:val="0D0D0D" w:themeColor="text1" w:themeTint="F2"/>
              </w:rPr>
              <w:t xml:space="preserve"> запрещенных веществ (напитки, продукты, лекарства и т.д. в соответствии с ограничениями исследования);</w:t>
            </w:r>
          </w:p>
          <w:p w14:paraId="46A55C08"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проверка отсутствия критериев исключения;</w:t>
            </w:r>
          </w:p>
          <w:p w14:paraId="50C86D35"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341273FB" w14:textId="77777777" w:rsidR="00EE31BB" w:rsidRPr="00A057BC" w:rsidRDefault="00EE31BB" w:rsidP="00A779BB">
            <w:pPr>
              <w:numPr>
                <w:ilvl w:val="0"/>
                <w:numId w:val="86"/>
              </w:numPr>
              <w:spacing w:line="276" w:lineRule="auto"/>
              <w:jc w:val="both"/>
              <w:rPr>
                <w:color w:val="0D0D0D" w:themeColor="text1" w:themeTint="F2"/>
                <w:u w:color="000000"/>
              </w:rPr>
            </w:pPr>
            <w:commentRangeStart w:id="445"/>
            <w:commentRangeStart w:id="446"/>
            <w:r w:rsidRPr="00A057BC">
              <w:rPr>
                <w:color w:val="0D0D0D" w:themeColor="text1" w:themeTint="F2"/>
              </w:rPr>
              <w:t>сбор и регистрация СНЯ;</w:t>
            </w:r>
          </w:p>
          <w:p w14:paraId="42F822F9"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rPr>
              <w:t>сбор и регистрация НЯ;</w:t>
            </w:r>
            <w:commentRangeEnd w:id="445"/>
            <w:r w:rsidR="00256059">
              <w:rPr>
                <w:rStyle w:val="a8"/>
              </w:rPr>
              <w:commentReference w:id="445"/>
            </w:r>
            <w:commentRangeEnd w:id="446"/>
            <w:r w:rsidR="00A423D1">
              <w:rPr>
                <w:rStyle w:val="a8"/>
              </w:rPr>
              <w:commentReference w:id="446"/>
            </w:r>
          </w:p>
          <w:p w14:paraId="44628C8A"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оценка приверженности добровольца исследованию. </w:t>
            </w:r>
          </w:p>
          <w:p w14:paraId="13B65B0F" w14:textId="77777777" w:rsidR="00EE31BB" w:rsidRPr="00A057BC" w:rsidRDefault="00EE31BB" w:rsidP="00EE31BB">
            <w:pPr>
              <w:spacing w:line="276" w:lineRule="auto"/>
              <w:jc w:val="both"/>
              <w:rPr>
                <w:color w:val="0D0D0D" w:themeColor="text1" w:themeTint="F2"/>
              </w:rPr>
            </w:pPr>
            <w:r w:rsidRPr="00A057BC">
              <w:rPr>
                <w:b/>
                <w:bCs/>
                <w:color w:val="0D0D0D" w:themeColor="text1" w:themeTint="F2"/>
              </w:rPr>
              <w:t>Процедуры дня приема препарата (День 8) включают в себя:</w:t>
            </w:r>
          </w:p>
          <w:p w14:paraId="55D00885" w14:textId="77777777" w:rsidR="00EE31BB" w:rsidRPr="00A057BC" w:rsidRDefault="00EE31BB" w:rsidP="00EE31BB">
            <w:pPr>
              <w:spacing w:line="276" w:lineRule="auto"/>
              <w:jc w:val="both"/>
              <w:rPr>
                <w:bCs/>
                <w:color w:val="0D0D0D" w:themeColor="text1" w:themeTint="F2"/>
                <w:u w:val="single"/>
              </w:rPr>
            </w:pPr>
            <w:r w:rsidRPr="00A057BC">
              <w:rPr>
                <w:bCs/>
                <w:color w:val="0D0D0D" w:themeColor="text1" w:themeTint="F2"/>
                <w:u w:val="single"/>
              </w:rPr>
              <w:t xml:space="preserve">До приема препарата: </w:t>
            </w:r>
          </w:p>
          <w:p w14:paraId="28E3A764"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установка катетера;</w:t>
            </w:r>
          </w:p>
          <w:p w14:paraId="40996F56"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5950FF12"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color w:val="0D0D0D" w:themeColor="text1" w:themeTint="F2"/>
              </w:rPr>
              <w:t xml:space="preserve">измерение </w:t>
            </w:r>
            <w:r w:rsidRPr="00A057BC">
              <w:rPr>
                <w:bCs/>
                <w:iCs/>
                <w:color w:val="0D0D0D" w:themeColor="text1" w:themeTint="F2"/>
              </w:rPr>
              <w:t>ЖВП:</w:t>
            </w:r>
            <w:r w:rsidRPr="00A057BC">
              <w:rPr>
                <w:color w:val="0D0D0D" w:themeColor="text1" w:themeTint="F2"/>
              </w:rPr>
              <w:t xml:space="preserve"> САД, ДАД, ЧСС, ЧДД и температура тела </w:t>
            </w:r>
            <w:r w:rsidRPr="00A057BC">
              <w:rPr>
                <w:bCs/>
                <w:iCs/>
                <w:color w:val="0D0D0D" w:themeColor="text1" w:themeTint="F2"/>
              </w:rPr>
              <w:t>за 1 час до приема препарата;</w:t>
            </w:r>
          </w:p>
          <w:p w14:paraId="135644A9"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до приема препаратов (Таблица 4); </w:t>
            </w:r>
          </w:p>
          <w:p w14:paraId="6F94C92E"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оценка критериев исключения;</w:t>
            </w:r>
          </w:p>
          <w:p w14:paraId="39F6D5FC" w14:textId="77777777" w:rsidR="00EE31BB" w:rsidRPr="00A057BC" w:rsidRDefault="00EE31BB" w:rsidP="00A779BB">
            <w:pPr>
              <w:pStyle w:val="afd"/>
              <w:numPr>
                <w:ilvl w:val="0"/>
                <w:numId w:val="86"/>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4D7BEA28" w14:textId="77777777" w:rsidR="00EE31BB" w:rsidRPr="00A057BC" w:rsidRDefault="00EE31BB" w:rsidP="00A779BB">
            <w:pPr>
              <w:numPr>
                <w:ilvl w:val="0"/>
                <w:numId w:val="86"/>
              </w:numPr>
              <w:spacing w:line="276" w:lineRule="auto"/>
              <w:jc w:val="both"/>
              <w:rPr>
                <w:color w:val="0D0D0D" w:themeColor="text1" w:themeTint="F2"/>
                <w:u w:color="000000"/>
              </w:rPr>
            </w:pPr>
            <w:commentRangeStart w:id="447"/>
            <w:commentRangeStart w:id="448"/>
            <w:r w:rsidRPr="00A057BC">
              <w:rPr>
                <w:color w:val="0D0D0D" w:themeColor="text1" w:themeTint="F2"/>
              </w:rPr>
              <w:t>сбор и регистрация СНЯ;</w:t>
            </w:r>
          </w:p>
          <w:p w14:paraId="25D2D08E"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color w:val="0D0D0D" w:themeColor="text1" w:themeTint="F2"/>
              </w:rPr>
              <w:t>сбор и регистрация НЯ;</w:t>
            </w:r>
            <w:commentRangeEnd w:id="447"/>
            <w:r w:rsidR="00256059">
              <w:rPr>
                <w:rStyle w:val="a8"/>
              </w:rPr>
              <w:commentReference w:id="447"/>
            </w:r>
            <w:commentRangeEnd w:id="448"/>
            <w:r w:rsidR="00A423D1">
              <w:rPr>
                <w:rStyle w:val="a8"/>
              </w:rPr>
              <w:commentReference w:id="448"/>
            </w:r>
          </w:p>
          <w:p w14:paraId="2397B121"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оценка приверженности добровольца исследованию;</w:t>
            </w:r>
          </w:p>
          <w:p w14:paraId="0D72F4CA" w14:textId="1EE12F38"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прием </w:t>
            </w:r>
            <w:r w:rsidR="007A72F3" w:rsidRPr="00A057BC">
              <w:rPr>
                <w:color w:val="0D0D0D" w:themeColor="text1" w:themeTint="F2"/>
                <w:u w:color="000000"/>
              </w:rPr>
              <w:t xml:space="preserve">высококалорийного завтрака </w:t>
            </w:r>
            <w:r w:rsidRPr="00A057BC">
              <w:rPr>
                <w:bCs/>
                <w:iCs/>
                <w:color w:val="0D0D0D" w:themeColor="text1" w:themeTint="F2"/>
              </w:rPr>
              <w:t xml:space="preserve">(для добровольцев из групп 3 и 4) (Таблица 5). </w:t>
            </w:r>
          </w:p>
          <w:p w14:paraId="0E25ACE6" w14:textId="77777777" w:rsidR="00EE31BB" w:rsidRPr="00A057BC" w:rsidRDefault="00EE31BB" w:rsidP="00EE31BB">
            <w:pPr>
              <w:pStyle w:val="afd"/>
              <w:spacing w:line="276" w:lineRule="auto"/>
              <w:ind w:left="0"/>
              <w:jc w:val="both"/>
              <w:rPr>
                <w:bCs/>
                <w:iCs/>
                <w:kern w:val="2"/>
                <w:u w:val="single"/>
              </w:rPr>
            </w:pPr>
            <w:r w:rsidRPr="00A057BC">
              <w:rPr>
                <w:bCs/>
                <w:iCs/>
                <w:kern w:val="2"/>
                <w:u w:val="single"/>
              </w:rPr>
              <w:t>Во время приема препарата:</w:t>
            </w:r>
          </w:p>
          <w:p w14:paraId="566699EB"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оценка критериев исключения;</w:t>
            </w:r>
          </w:p>
          <w:p w14:paraId="392BA636"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регистрация жалоб добровольцев;</w:t>
            </w:r>
          </w:p>
          <w:p w14:paraId="5A94374A" w14:textId="77777777" w:rsidR="00EE31BB" w:rsidRPr="00A057BC" w:rsidRDefault="00EE31BB" w:rsidP="00A779BB">
            <w:pPr>
              <w:pStyle w:val="afd"/>
              <w:numPr>
                <w:ilvl w:val="0"/>
                <w:numId w:val="86"/>
              </w:numPr>
              <w:spacing w:line="276" w:lineRule="auto"/>
              <w:jc w:val="both"/>
              <w:rPr>
                <w:bCs/>
                <w:iCs/>
                <w:kern w:val="2"/>
              </w:rPr>
            </w:pPr>
            <w:commentRangeStart w:id="449"/>
            <w:commentRangeStart w:id="450"/>
            <w:r w:rsidRPr="00A057BC">
              <w:rPr>
                <w:bCs/>
                <w:iCs/>
                <w:kern w:val="2"/>
              </w:rPr>
              <w:t>сбор и регистрация СНЯ;</w:t>
            </w:r>
          </w:p>
          <w:p w14:paraId="0319EB47"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сбор и регистрация НЯ;</w:t>
            </w:r>
            <w:commentRangeEnd w:id="449"/>
            <w:r w:rsidR="00256059">
              <w:rPr>
                <w:rStyle w:val="a8"/>
              </w:rPr>
              <w:commentReference w:id="449"/>
            </w:r>
            <w:commentRangeEnd w:id="450"/>
            <w:r w:rsidR="00A423D1">
              <w:rPr>
                <w:rStyle w:val="a8"/>
              </w:rPr>
              <w:commentReference w:id="450"/>
            </w:r>
          </w:p>
          <w:p w14:paraId="1463AAA8" w14:textId="77777777" w:rsidR="00EE31BB" w:rsidRPr="00A057BC" w:rsidRDefault="00EE31BB" w:rsidP="00A779BB">
            <w:pPr>
              <w:numPr>
                <w:ilvl w:val="0"/>
                <w:numId w:val="86"/>
              </w:numPr>
              <w:spacing w:line="276" w:lineRule="auto"/>
              <w:jc w:val="both"/>
              <w:rPr>
                <w:bCs/>
                <w:color w:val="0D0D0D" w:themeColor="text1" w:themeTint="F2"/>
                <w:u w:val="single"/>
              </w:rPr>
            </w:pPr>
            <w:r w:rsidRPr="00A057BC">
              <w:rPr>
                <w:bCs/>
                <w:iCs/>
                <w:kern w:val="2"/>
              </w:rPr>
              <w:t>оценка приверженности добровольца исследованию.</w:t>
            </w:r>
          </w:p>
          <w:p w14:paraId="4E96BAC9" w14:textId="77777777" w:rsidR="00EE31BB" w:rsidRPr="00A057BC" w:rsidRDefault="00EE31BB" w:rsidP="00EE31BB">
            <w:pPr>
              <w:spacing w:line="276" w:lineRule="auto"/>
              <w:jc w:val="both"/>
              <w:rPr>
                <w:bCs/>
                <w:color w:val="0D0D0D" w:themeColor="text1" w:themeTint="F2"/>
                <w:u w:val="single"/>
              </w:rPr>
            </w:pPr>
            <w:r w:rsidRPr="00A057BC">
              <w:rPr>
                <w:bCs/>
                <w:color w:val="0D0D0D" w:themeColor="text1" w:themeTint="F2"/>
                <w:u w:val="single"/>
              </w:rPr>
              <w:t xml:space="preserve">После приема препарата: </w:t>
            </w:r>
          </w:p>
          <w:p w14:paraId="07889401"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проверка отсутствия критериев исключения; </w:t>
            </w:r>
          </w:p>
          <w:p w14:paraId="1DA29BD2"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после приема препаратов (Таблица 4); </w:t>
            </w:r>
          </w:p>
          <w:p w14:paraId="02407646"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через 1, 3, 6, 12 часов после приема препарата (после забора крови) в положении сидя; </w:t>
            </w:r>
          </w:p>
          <w:p w14:paraId="7E060AA2"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осуществление стандартизированных приемов пищи;</w:t>
            </w:r>
          </w:p>
          <w:p w14:paraId="48D2D354"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5B020C44" w14:textId="77777777" w:rsidR="00EE31BB" w:rsidRPr="00A057BC" w:rsidRDefault="00EE31BB" w:rsidP="00A779BB">
            <w:pPr>
              <w:pStyle w:val="afd"/>
              <w:numPr>
                <w:ilvl w:val="0"/>
                <w:numId w:val="86"/>
              </w:numPr>
              <w:spacing w:line="276" w:lineRule="auto"/>
              <w:jc w:val="both"/>
              <w:rPr>
                <w:color w:val="0D0D0D" w:themeColor="text1" w:themeTint="F2"/>
              </w:rPr>
            </w:pPr>
            <w:commentRangeStart w:id="451"/>
            <w:commentRangeStart w:id="452"/>
            <w:r w:rsidRPr="00A057BC">
              <w:rPr>
                <w:color w:val="0D0D0D" w:themeColor="text1" w:themeTint="F2"/>
              </w:rPr>
              <w:t>сбор и регистрация СНЯ;</w:t>
            </w:r>
          </w:p>
          <w:p w14:paraId="789D62DE"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color w:val="0D0D0D" w:themeColor="text1" w:themeTint="F2"/>
              </w:rPr>
              <w:lastRenderedPageBreak/>
              <w:t>сбор и регистрация НЯ;</w:t>
            </w:r>
            <w:commentRangeEnd w:id="451"/>
            <w:r w:rsidR="00256059">
              <w:rPr>
                <w:rStyle w:val="a8"/>
              </w:rPr>
              <w:commentReference w:id="451"/>
            </w:r>
            <w:commentRangeEnd w:id="452"/>
            <w:r w:rsidR="00A423D1">
              <w:rPr>
                <w:rStyle w:val="a8"/>
              </w:rPr>
              <w:commentReference w:id="452"/>
            </w:r>
          </w:p>
          <w:p w14:paraId="48E6DA81"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оценка приверженности добровольца исследованию. </w:t>
            </w:r>
          </w:p>
          <w:p w14:paraId="5B596A71" w14:textId="77777777" w:rsidR="00EE31BB" w:rsidRPr="00A057BC" w:rsidRDefault="00EE31BB" w:rsidP="00EE31BB">
            <w:pPr>
              <w:spacing w:line="276" w:lineRule="auto"/>
              <w:jc w:val="both"/>
              <w:rPr>
                <w:color w:val="0D0D0D" w:themeColor="text1" w:themeTint="F2"/>
              </w:rPr>
            </w:pPr>
            <w:r w:rsidRPr="00A057BC">
              <w:rPr>
                <w:b/>
                <w:bCs/>
                <w:iCs/>
                <w:color w:val="0D0D0D" w:themeColor="text1" w:themeTint="F2"/>
              </w:rPr>
              <w:t xml:space="preserve">Процедуры дня выписки из стационара (День 9) </w:t>
            </w:r>
            <w:r w:rsidRPr="00A057BC">
              <w:rPr>
                <w:b/>
                <w:bCs/>
                <w:color w:val="0D0D0D" w:themeColor="text1" w:themeTint="F2"/>
              </w:rPr>
              <w:t>включают в себя:</w:t>
            </w:r>
          </w:p>
          <w:p w14:paraId="10555A41"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357423FD"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w:t>
            </w:r>
          </w:p>
          <w:p w14:paraId="4395797A"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отбор пробы крови согласно плану исследования через 24 часа после приема препаратов;</w:t>
            </w:r>
          </w:p>
          <w:p w14:paraId="58620B9F"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bCs/>
                <w:iCs/>
                <w:color w:val="0D0D0D" w:themeColor="text1" w:themeTint="F2"/>
              </w:rPr>
              <w:t xml:space="preserve">удаление </w:t>
            </w:r>
            <w:commentRangeStart w:id="453"/>
            <w:commentRangeStart w:id="454"/>
            <w:r w:rsidRPr="00A057BC">
              <w:rPr>
                <w:bCs/>
                <w:iCs/>
                <w:color w:val="0D0D0D" w:themeColor="text1" w:themeTint="F2"/>
              </w:rPr>
              <w:t>катетера</w:t>
            </w:r>
            <w:commentRangeEnd w:id="453"/>
            <w:r w:rsidR="004B1127">
              <w:rPr>
                <w:rStyle w:val="a8"/>
              </w:rPr>
              <w:commentReference w:id="453"/>
            </w:r>
            <w:commentRangeEnd w:id="454"/>
            <w:r w:rsidR="00A423D1">
              <w:rPr>
                <w:rStyle w:val="a8"/>
              </w:rPr>
              <w:commentReference w:id="454"/>
            </w:r>
            <w:r w:rsidRPr="00A057BC">
              <w:rPr>
                <w:bCs/>
                <w:iCs/>
                <w:color w:val="0D0D0D" w:themeColor="text1" w:themeTint="F2"/>
              </w:rPr>
              <w:t>;</w:t>
            </w:r>
          </w:p>
          <w:p w14:paraId="4464A57C"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642D4DE7" w14:textId="77777777" w:rsidR="00EE31BB" w:rsidRPr="00A057BC" w:rsidRDefault="00EE31BB" w:rsidP="00A779BB">
            <w:pPr>
              <w:pStyle w:val="afd"/>
              <w:numPr>
                <w:ilvl w:val="0"/>
                <w:numId w:val="86"/>
              </w:numPr>
              <w:spacing w:line="276" w:lineRule="auto"/>
              <w:jc w:val="both"/>
              <w:rPr>
                <w:color w:val="0D0D0D" w:themeColor="text1" w:themeTint="F2"/>
              </w:rPr>
            </w:pPr>
            <w:commentRangeStart w:id="455"/>
            <w:commentRangeStart w:id="456"/>
            <w:r w:rsidRPr="00A057BC">
              <w:rPr>
                <w:color w:val="0D0D0D" w:themeColor="text1" w:themeTint="F2"/>
              </w:rPr>
              <w:t>сбор и регистрация СНЯ;</w:t>
            </w:r>
          </w:p>
          <w:p w14:paraId="3912782D" w14:textId="77777777" w:rsidR="00EE31BB" w:rsidRPr="00A057BC" w:rsidRDefault="00EE31BB" w:rsidP="00A779BB">
            <w:pPr>
              <w:pStyle w:val="afd"/>
              <w:numPr>
                <w:ilvl w:val="0"/>
                <w:numId w:val="86"/>
              </w:numPr>
              <w:spacing w:line="276" w:lineRule="auto"/>
              <w:jc w:val="both"/>
              <w:rPr>
                <w:bCs/>
                <w:iCs/>
                <w:color w:val="0D0D0D" w:themeColor="text1" w:themeTint="F2"/>
              </w:rPr>
            </w:pPr>
            <w:r w:rsidRPr="00A057BC">
              <w:rPr>
                <w:color w:val="0D0D0D" w:themeColor="text1" w:themeTint="F2"/>
              </w:rPr>
              <w:t>сбор и регистрация НЯ;</w:t>
            </w:r>
            <w:commentRangeEnd w:id="455"/>
            <w:r w:rsidR="00256059">
              <w:rPr>
                <w:rStyle w:val="a8"/>
              </w:rPr>
              <w:commentReference w:id="455"/>
            </w:r>
            <w:commentRangeEnd w:id="456"/>
            <w:r w:rsidR="00A423D1">
              <w:rPr>
                <w:rStyle w:val="a8"/>
              </w:rPr>
              <w:commentReference w:id="456"/>
            </w:r>
          </w:p>
          <w:p w14:paraId="14992759" w14:textId="72AF7AD6" w:rsidR="00EE31BB" w:rsidRDefault="00EE31BB" w:rsidP="00A779BB">
            <w:pPr>
              <w:pStyle w:val="afd"/>
              <w:numPr>
                <w:ilvl w:val="0"/>
                <w:numId w:val="86"/>
              </w:numPr>
              <w:spacing w:line="276" w:lineRule="auto"/>
              <w:jc w:val="both"/>
              <w:rPr>
                <w:ins w:id="457" w:author="Автор" w:date="2026-08-25T18:11:00Z"/>
                <w:bCs/>
                <w:iCs/>
                <w:color w:val="0D0D0D" w:themeColor="text1" w:themeTint="F2"/>
              </w:rPr>
            </w:pPr>
            <w:r w:rsidRPr="00A057BC">
              <w:rPr>
                <w:bCs/>
                <w:iCs/>
                <w:color w:val="0D0D0D" w:themeColor="text1" w:themeTint="F2"/>
              </w:rPr>
              <w:t>оценка приверженности добровольца исследованию</w:t>
            </w:r>
            <w:del w:id="458" w:author="Автор" w:date="2026-08-25T18:11:00Z">
              <w:r w:rsidRPr="00A057BC" w:rsidDel="00A779BB">
                <w:rPr>
                  <w:bCs/>
                  <w:iCs/>
                  <w:color w:val="0D0D0D" w:themeColor="text1" w:themeTint="F2"/>
                </w:rPr>
                <w:delText>.</w:delText>
              </w:r>
            </w:del>
            <w:ins w:id="459" w:author="Автор" w:date="2026-08-25T18:11:00Z">
              <w:r w:rsidR="00A779BB">
                <w:rPr>
                  <w:bCs/>
                  <w:iCs/>
                  <w:color w:val="0D0D0D" w:themeColor="text1" w:themeTint="F2"/>
                  <w:lang w:val="en-US"/>
                </w:rPr>
                <w:t>;</w:t>
              </w:r>
            </w:ins>
            <w:r w:rsidRPr="00A057BC">
              <w:rPr>
                <w:bCs/>
                <w:iCs/>
                <w:color w:val="0D0D0D" w:themeColor="text1" w:themeTint="F2"/>
              </w:rPr>
              <w:t xml:space="preserve"> </w:t>
            </w:r>
          </w:p>
          <w:p w14:paraId="475F7FD0" w14:textId="45830416" w:rsidR="00A779BB" w:rsidRPr="00361523" w:rsidRDefault="00A779BB" w:rsidP="00A779BB">
            <w:pPr>
              <w:pStyle w:val="afd"/>
              <w:numPr>
                <w:ilvl w:val="0"/>
                <w:numId w:val="86"/>
              </w:numPr>
              <w:spacing w:line="276" w:lineRule="auto"/>
              <w:jc w:val="both"/>
              <w:rPr>
                <w:bCs/>
                <w:iCs/>
                <w:color w:val="0D0D0D" w:themeColor="text1" w:themeTint="F2"/>
                <w:rPrChange w:id="460" w:author="Автор" w:date="2026-08-25T18:11:00Z">
                  <w:rPr/>
                </w:rPrChange>
              </w:rPr>
            </w:pPr>
            <w:ins w:id="461" w:author="Автор" w:date="2026-08-25T18:11:00Z">
              <w:r>
                <w:rPr>
                  <w:bCs/>
                  <w:iCs/>
                  <w:color w:val="0D0D0D" w:themeColor="text1" w:themeTint="F2"/>
                </w:rPr>
                <w:t>выписка из стационара.</w:t>
              </w:r>
            </w:ins>
          </w:p>
          <w:p w14:paraId="5287425E" w14:textId="77777777" w:rsidR="00EE31BB" w:rsidRPr="00A057BC" w:rsidRDefault="00EE31BB" w:rsidP="00EE31BB">
            <w:pPr>
              <w:spacing w:line="276" w:lineRule="auto"/>
              <w:jc w:val="both"/>
              <w:rPr>
                <w:color w:val="000000"/>
              </w:rPr>
            </w:pPr>
            <w:r w:rsidRPr="00A057BC">
              <w:rPr>
                <w:color w:val="000000"/>
              </w:rPr>
              <w:t>После выполнения всех процедур и взятия образцов крови добровольцы отпускаются домой с последующим посещением центра на амбулаторных визитах.</w:t>
            </w:r>
          </w:p>
          <w:p w14:paraId="2A0A0377" w14:textId="77777777" w:rsidR="00EE31BB" w:rsidRPr="00A057BC" w:rsidRDefault="00EE31BB" w:rsidP="00EE31BB">
            <w:pPr>
              <w:spacing w:line="276" w:lineRule="auto"/>
              <w:jc w:val="both"/>
              <w:rPr>
                <w:b/>
                <w:bCs/>
              </w:rPr>
            </w:pPr>
            <w:r w:rsidRPr="00A057BC">
              <w:rPr>
                <w:b/>
                <w:bCs/>
              </w:rPr>
              <w:t>Процедуры амбулаторного визита 6 (День 9) включают в себя:</w:t>
            </w:r>
          </w:p>
          <w:p w14:paraId="5D33B49C"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 xml:space="preserve">физикальный осмотр;  </w:t>
            </w:r>
          </w:p>
          <w:p w14:paraId="23A4B059"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измерение ЖВП: САД, ДАД, ЧСС, ЧДД и температура тела;</w:t>
            </w:r>
          </w:p>
          <w:p w14:paraId="000DFA7D" w14:textId="24C10E39" w:rsidR="00EE31BB" w:rsidRPr="00A057BC" w:rsidRDefault="00EE31BB" w:rsidP="00A779BB">
            <w:pPr>
              <w:pStyle w:val="afd"/>
              <w:numPr>
                <w:ilvl w:val="0"/>
                <w:numId w:val="86"/>
              </w:numPr>
              <w:spacing w:line="276" w:lineRule="auto"/>
              <w:jc w:val="both"/>
              <w:rPr>
                <w:bCs/>
                <w:iCs/>
                <w:kern w:val="2"/>
              </w:rPr>
            </w:pPr>
            <w:r w:rsidRPr="00A057BC">
              <w:rPr>
                <w:bCs/>
                <w:iCs/>
                <w:kern w:val="2"/>
              </w:rPr>
              <w:t xml:space="preserve">тест на </w:t>
            </w:r>
            <w:commentRangeStart w:id="462"/>
            <w:commentRangeStart w:id="463"/>
            <w:r w:rsidRPr="00A057BC">
              <w:rPr>
                <w:bCs/>
                <w:iCs/>
                <w:kern w:val="2"/>
              </w:rPr>
              <w:t>котинин</w:t>
            </w:r>
            <w:commentRangeEnd w:id="462"/>
            <w:r w:rsidR="004B1127">
              <w:rPr>
                <w:rStyle w:val="a8"/>
              </w:rPr>
              <w:commentReference w:id="462"/>
            </w:r>
            <w:commentRangeEnd w:id="463"/>
            <w:r w:rsidR="00A423D1">
              <w:rPr>
                <w:rStyle w:val="a8"/>
              </w:rPr>
              <w:commentReference w:id="463"/>
            </w:r>
            <w:ins w:id="464" w:author="Автор" w:date="2026-08-25T18:07:00Z">
              <w:r w:rsidR="00A423D1">
                <w:rPr>
                  <w:bCs/>
                  <w:iCs/>
                  <w:kern w:val="2"/>
                </w:rPr>
                <w:t xml:space="preserve"> в моче</w:t>
              </w:r>
            </w:ins>
            <w:r w:rsidRPr="00A057BC">
              <w:rPr>
                <w:bCs/>
                <w:iCs/>
                <w:kern w:val="2"/>
              </w:rPr>
              <w:t>;</w:t>
            </w:r>
          </w:p>
          <w:p w14:paraId="334F2AB5" w14:textId="3141269B" w:rsidR="00EE31BB" w:rsidRPr="00A057BC" w:rsidRDefault="00A423D1" w:rsidP="00A779BB">
            <w:pPr>
              <w:pStyle w:val="afd"/>
              <w:numPr>
                <w:ilvl w:val="0"/>
                <w:numId w:val="86"/>
              </w:numPr>
              <w:spacing w:line="276" w:lineRule="auto"/>
              <w:jc w:val="both"/>
              <w:rPr>
                <w:bCs/>
                <w:iCs/>
                <w:kern w:val="2"/>
              </w:rPr>
            </w:pPr>
            <w:ins w:id="465" w:author="Автор" w:date="2026-08-25T18:07:00Z">
              <w:r w:rsidRPr="00A057BC">
                <w:rPr>
                  <w:color w:val="0D0D0D" w:themeColor="text1" w:themeTint="F2"/>
                </w:rPr>
                <w:t>тест на наличие алкоголя в выдыхаемом воздухе с использованием алкотестера</w:t>
              </w:r>
            </w:ins>
            <w:commentRangeStart w:id="466"/>
            <w:commentRangeStart w:id="467"/>
            <w:del w:id="468" w:author="Автор" w:date="2026-08-25T18:07:00Z">
              <w:r w:rsidR="00EE31BB" w:rsidRPr="00A057BC" w:rsidDel="00A423D1">
                <w:rPr>
                  <w:bCs/>
                  <w:iCs/>
                  <w:kern w:val="2"/>
                </w:rPr>
                <w:delText>тест на алкоголь</w:delText>
              </w:r>
            </w:del>
            <w:r w:rsidR="00EE31BB" w:rsidRPr="00A057BC">
              <w:rPr>
                <w:bCs/>
                <w:iCs/>
                <w:kern w:val="2"/>
              </w:rPr>
              <w:t>;</w:t>
            </w:r>
            <w:commentRangeEnd w:id="466"/>
            <w:r w:rsidR="004B1127">
              <w:rPr>
                <w:rStyle w:val="a8"/>
              </w:rPr>
              <w:commentReference w:id="466"/>
            </w:r>
            <w:commentRangeEnd w:id="467"/>
            <w:r>
              <w:rPr>
                <w:rStyle w:val="a8"/>
              </w:rPr>
              <w:commentReference w:id="467"/>
            </w:r>
          </w:p>
          <w:p w14:paraId="7F263C6A" w14:textId="6353C122" w:rsidR="00EE31BB" w:rsidRPr="00A057BC" w:rsidRDefault="00A423D1" w:rsidP="00A779BB">
            <w:pPr>
              <w:pStyle w:val="afd"/>
              <w:numPr>
                <w:ilvl w:val="0"/>
                <w:numId w:val="86"/>
              </w:numPr>
              <w:spacing w:line="276" w:lineRule="auto"/>
              <w:jc w:val="both"/>
              <w:rPr>
                <w:bCs/>
                <w:iCs/>
                <w:kern w:val="2"/>
              </w:rPr>
            </w:pPr>
            <w:ins w:id="469" w:author="Автор" w:date="2026-08-25T18:08:00Z">
              <w:r w:rsidRPr="00A057BC">
                <w:rPr>
                  <w:color w:val="0D0D0D" w:themeColor="text1" w:themeTint="F2"/>
                </w:rPr>
                <w:t>тест на наркотические препараты в моче</w:t>
              </w:r>
            </w:ins>
            <w:commentRangeStart w:id="470"/>
            <w:commentRangeStart w:id="471"/>
            <w:del w:id="472" w:author="Автор" w:date="2026-08-25T18:08:00Z">
              <w:r w:rsidR="00EE31BB" w:rsidRPr="00A057BC" w:rsidDel="00A423D1">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ins w:id="473" w:author="Автор" w:date="2026-08-25T18:08:00Z">
              <w:r>
                <w:rPr>
                  <w:rFonts w:ascii="Times New Roman CYR" w:hAnsi="Times New Roman CYR" w:cs="Times New Roman CYR"/>
                  <w:color w:val="000000"/>
                  <w14:ligatures w14:val="standardContextual"/>
                </w:rPr>
                <w:t xml:space="preserve"> (таблица 6)</w:t>
              </w:r>
            </w:ins>
            <w:r w:rsidR="00EE31BB" w:rsidRPr="00A057BC">
              <w:rPr>
                <w:rFonts w:ascii="Times New Roman CYR" w:hAnsi="Times New Roman CYR" w:cs="Times New Roman CYR"/>
                <w:color w:val="000000"/>
                <w14:ligatures w14:val="standardContextual"/>
              </w:rPr>
              <w:t>;</w:t>
            </w:r>
            <w:r w:rsidR="00EE31BB" w:rsidRPr="00A057BC">
              <w:rPr>
                <w:bCs/>
                <w:iCs/>
                <w:kern w:val="2"/>
              </w:rPr>
              <w:t xml:space="preserve">      </w:t>
            </w:r>
            <w:commentRangeEnd w:id="470"/>
            <w:r w:rsidR="004B1127">
              <w:rPr>
                <w:rStyle w:val="a8"/>
              </w:rPr>
              <w:commentReference w:id="470"/>
            </w:r>
            <w:commentRangeEnd w:id="471"/>
            <w:r>
              <w:rPr>
                <w:rStyle w:val="a8"/>
              </w:rPr>
              <w:commentReference w:id="471"/>
            </w:r>
          </w:p>
          <w:p w14:paraId="78E8B41A"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отбор пробы крови согласно плану исследования (точка 36 часов);</w:t>
            </w:r>
          </w:p>
          <w:p w14:paraId="1252448E"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регистрация жалоб добровольцев;</w:t>
            </w:r>
          </w:p>
          <w:p w14:paraId="791CBFD8" w14:textId="77777777" w:rsidR="00EE31BB" w:rsidRPr="00A057BC" w:rsidRDefault="00EE31BB" w:rsidP="00A779BB">
            <w:pPr>
              <w:pStyle w:val="afd"/>
              <w:numPr>
                <w:ilvl w:val="0"/>
                <w:numId w:val="86"/>
              </w:numPr>
              <w:spacing w:line="276" w:lineRule="auto"/>
              <w:jc w:val="both"/>
              <w:rPr>
                <w:bCs/>
                <w:iCs/>
                <w:kern w:val="2"/>
              </w:rPr>
            </w:pPr>
            <w:commentRangeStart w:id="474"/>
            <w:commentRangeStart w:id="475"/>
            <w:r w:rsidRPr="00A057BC">
              <w:rPr>
                <w:bCs/>
                <w:iCs/>
                <w:kern w:val="2"/>
              </w:rPr>
              <w:t>сбор и регистрация СНЯ;</w:t>
            </w:r>
          </w:p>
          <w:p w14:paraId="5EF8AD84"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сбор и регистрация НЯ;</w:t>
            </w:r>
            <w:commentRangeEnd w:id="474"/>
            <w:r w:rsidR="00256059">
              <w:rPr>
                <w:rStyle w:val="a8"/>
              </w:rPr>
              <w:commentReference w:id="474"/>
            </w:r>
            <w:commentRangeEnd w:id="475"/>
            <w:r w:rsidR="00A423D1">
              <w:rPr>
                <w:rStyle w:val="a8"/>
              </w:rPr>
              <w:commentReference w:id="475"/>
            </w:r>
          </w:p>
          <w:p w14:paraId="05257819"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оценка наличия критериев исключения;</w:t>
            </w:r>
          </w:p>
          <w:p w14:paraId="097D1414" w14:textId="77777777" w:rsidR="00EE31BB" w:rsidRPr="00A057BC" w:rsidRDefault="00EE31BB" w:rsidP="00A779BB">
            <w:pPr>
              <w:pStyle w:val="afd"/>
              <w:numPr>
                <w:ilvl w:val="0"/>
                <w:numId w:val="86"/>
              </w:numPr>
              <w:spacing w:line="276" w:lineRule="auto"/>
              <w:jc w:val="both"/>
              <w:rPr>
                <w:bCs/>
                <w:iCs/>
                <w:kern w:val="2"/>
              </w:rPr>
            </w:pPr>
            <w:r w:rsidRPr="00A057BC">
              <w:rPr>
                <w:bCs/>
                <w:iCs/>
                <w:color w:val="0D0D0D" w:themeColor="text1" w:themeTint="F2"/>
              </w:rPr>
              <w:t>оценка приверженности добровольца исследованию.</w:t>
            </w:r>
          </w:p>
          <w:p w14:paraId="1E77F133" w14:textId="2794924D" w:rsidR="00EE31BB" w:rsidRPr="00A057BC" w:rsidRDefault="00EE31BB" w:rsidP="00EE31BB">
            <w:pPr>
              <w:spacing w:line="276" w:lineRule="auto"/>
              <w:jc w:val="both"/>
              <w:rPr>
                <w:bCs/>
                <w:iCs/>
                <w:color w:val="000000"/>
                <w:u w:color="000000"/>
              </w:rPr>
            </w:pPr>
            <w:r w:rsidRPr="00A057BC">
              <w:rPr>
                <w:bCs/>
                <w:iCs/>
                <w:color w:val="000000"/>
                <w:u w:color="000000"/>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7A6CF243" w14:textId="77777777" w:rsidR="00EE31BB" w:rsidRPr="00A057BC" w:rsidRDefault="00EE31BB" w:rsidP="00EE31BB">
            <w:pPr>
              <w:spacing w:line="276" w:lineRule="auto"/>
              <w:jc w:val="both"/>
              <w:rPr>
                <w:b/>
                <w:bCs/>
              </w:rPr>
            </w:pPr>
            <w:r w:rsidRPr="00A057BC">
              <w:rPr>
                <w:b/>
                <w:bCs/>
              </w:rPr>
              <w:t>Процедуры амбулаторного визита 7 (День 10) включают в себя:</w:t>
            </w:r>
          </w:p>
          <w:p w14:paraId="4096F225"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 xml:space="preserve">физикальный осмотр;  </w:t>
            </w:r>
          </w:p>
          <w:p w14:paraId="79D44E61"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 xml:space="preserve">измерение ЖВП: САД, ДАД, ЧСС, ЧДД и температура тела; </w:t>
            </w:r>
          </w:p>
          <w:p w14:paraId="60CFD061" w14:textId="0894F73D" w:rsidR="00EE31BB" w:rsidRPr="00A057BC" w:rsidRDefault="00EE31BB" w:rsidP="00A779BB">
            <w:pPr>
              <w:pStyle w:val="afd"/>
              <w:numPr>
                <w:ilvl w:val="0"/>
                <w:numId w:val="86"/>
              </w:numPr>
              <w:spacing w:line="276" w:lineRule="auto"/>
              <w:jc w:val="both"/>
              <w:rPr>
                <w:bCs/>
                <w:iCs/>
                <w:kern w:val="2"/>
              </w:rPr>
            </w:pPr>
            <w:r w:rsidRPr="00A057BC">
              <w:rPr>
                <w:bCs/>
                <w:iCs/>
                <w:kern w:val="2"/>
              </w:rPr>
              <w:lastRenderedPageBreak/>
              <w:t xml:space="preserve">тест на </w:t>
            </w:r>
            <w:commentRangeStart w:id="476"/>
            <w:commentRangeStart w:id="477"/>
            <w:r w:rsidRPr="00A057BC">
              <w:rPr>
                <w:bCs/>
                <w:iCs/>
                <w:kern w:val="2"/>
              </w:rPr>
              <w:t>котинин</w:t>
            </w:r>
            <w:commentRangeEnd w:id="476"/>
            <w:r w:rsidR="004B1127">
              <w:rPr>
                <w:rStyle w:val="a8"/>
              </w:rPr>
              <w:commentReference w:id="476"/>
            </w:r>
            <w:commentRangeEnd w:id="477"/>
            <w:r w:rsidR="00A423D1">
              <w:rPr>
                <w:rStyle w:val="a8"/>
              </w:rPr>
              <w:commentReference w:id="477"/>
            </w:r>
            <w:ins w:id="478" w:author="Автор" w:date="2026-08-25T18:08:00Z">
              <w:r w:rsidR="00A423D1">
                <w:rPr>
                  <w:bCs/>
                  <w:iCs/>
                  <w:kern w:val="2"/>
                </w:rPr>
                <w:t xml:space="preserve"> в моче</w:t>
              </w:r>
            </w:ins>
            <w:r w:rsidRPr="00A057BC">
              <w:rPr>
                <w:bCs/>
                <w:iCs/>
                <w:kern w:val="2"/>
              </w:rPr>
              <w:t>;</w:t>
            </w:r>
          </w:p>
          <w:p w14:paraId="1F79FDDF" w14:textId="42246446" w:rsidR="00EE31BB" w:rsidRPr="00A057BC" w:rsidRDefault="00A423D1" w:rsidP="00A779BB">
            <w:pPr>
              <w:pStyle w:val="afd"/>
              <w:numPr>
                <w:ilvl w:val="0"/>
                <w:numId w:val="86"/>
              </w:numPr>
              <w:spacing w:line="276" w:lineRule="auto"/>
              <w:jc w:val="both"/>
              <w:rPr>
                <w:bCs/>
                <w:iCs/>
                <w:kern w:val="2"/>
              </w:rPr>
            </w:pPr>
            <w:ins w:id="479" w:author="Автор" w:date="2026-08-25T18:08:00Z">
              <w:r w:rsidRPr="00A057BC">
                <w:rPr>
                  <w:color w:val="0D0D0D" w:themeColor="text1" w:themeTint="F2"/>
                </w:rPr>
                <w:t>тест на наличие алкоголя в выдыхаемом воздухе с использованием алкотестера</w:t>
              </w:r>
            </w:ins>
            <w:commentRangeStart w:id="480"/>
            <w:commentRangeStart w:id="481"/>
            <w:del w:id="482" w:author="Автор" w:date="2026-08-25T18:08:00Z">
              <w:r w:rsidR="00EE31BB" w:rsidRPr="00A057BC" w:rsidDel="00A423D1">
                <w:rPr>
                  <w:bCs/>
                  <w:iCs/>
                  <w:kern w:val="2"/>
                </w:rPr>
                <w:delText>тест на алкоголь</w:delText>
              </w:r>
            </w:del>
            <w:r w:rsidR="00EE31BB" w:rsidRPr="00A057BC">
              <w:rPr>
                <w:bCs/>
                <w:iCs/>
                <w:kern w:val="2"/>
              </w:rPr>
              <w:t>;</w:t>
            </w:r>
            <w:commentRangeEnd w:id="480"/>
            <w:r w:rsidR="004B1127">
              <w:rPr>
                <w:rStyle w:val="a8"/>
              </w:rPr>
              <w:commentReference w:id="480"/>
            </w:r>
            <w:commentRangeEnd w:id="481"/>
            <w:r>
              <w:rPr>
                <w:rStyle w:val="a8"/>
              </w:rPr>
              <w:commentReference w:id="481"/>
            </w:r>
          </w:p>
          <w:p w14:paraId="260D0551" w14:textId="560CBD77" w:rsidR="00EE31BB" w:rsidRPr="00A057BC" w:rsidRDefault="00A423D1" w:rsidP="00A779BB">
            <w:pPr>
              <w:pStyle w:val="afd"/>
              <w:numPr>
                <w:ilvl w:val="0"/>
                <w:numId w:val="86"/>
              </w:numPr>
              <w:spacing w:line="276" w:lineRule="auto"/>
              <w:jc w:val="both"/>
              <w:rPr>
                <w:bCs/>
                <w:iCs/>
                <w:kern w:val="2"/>
              </w:rPr>
            </w:pPr>
            <w:ins w:id="483" w:author="Автор" w:date="2026-08-25T18:08:00Z">
              <w:r w:rsidRPr="00A057BC">
                <w:rPr>
                  <w:color w:val="0D0D0D" w:themeColor="text1" w:themeTint="F2"/>
                </w:rPr>
                <w:t>тест на наркотические препараты в моче</w:t>
              </w:r>
            </w:ins>
            <w:commentRangeStart w:id="484"/>
            <w:commentRangeStart w:id="485"/>
            <w:del w:id="486" w:author="Автор" w:date="2026-08-25T18:08:00Z">
              <w:r w:rsidR="00EE31BB" w:rsidRPr="00A057BC" w:rsidDel="00A423D1">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ins w:id="487" w:author="Автор" w:date="2026-08-25T18:08:00Z">
              <w:r>
                <w:rPr>
                  <w:rFonts w:ascii="Times New Roman CYR" w:hAnsi="Times New Roman CYR" w:cs="Times New Roman CYR"/>
                  <w:color w:val="000000"/>
                  <w14:ligatures w14:val="standardContextual"/>
                </w:rPr>
                <w:t xml:space="preserve"> (таблица 6)</w:t>
              </w:r>
            </w:ins>
            <w:r w:rsidR="00EE31BB" w:rsidRPr="00A057BC">
              <w:rPr>
                <w:rFonts w:ascii="Times New Roman CYR" w:hAnsi="Times New Roman CYR" w:cs="Times New Roman CYR"/>
                <w:color w:val="000000"/>
                <w14:ligatures w14:val="standardContextual"/>
              </w:rPr>
              <w:t>;</w:t>
            </w:r>
            <w:r w:rsidR="00EE31BB" w:rsidRPr="00A057BC">
              <w:rPr>
                <w:bCs/>
                <w:iCs/>
                <w:kern w:val="2"/>
              </w:rPr>
              <w:t xml:space="preserve">     </w:t>
            </w:r>
            <w:commentRangeEnd w:id="484"/>
            <w:r w:rsidR="004B1127">
              <w:rPr>
                <w:rStyle w:val="a8"/>
              </w:rPr>
              <w:commentReference w:id="484"/>
            </w:r>
            <w:commentRangeEnd w:id="485"/>
            <w:r>
              <w:rPr>
                <w:rStyle w:val="a8"/>
              </w:rPr>
              <w:commentReference w:id="485"/>
            </w:r>
          </w:p>
          <w:p w14:paraId="5C91BBD5"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отбор пробы крови согласно плану исследования (точка 48 часов);</w:t>
            </w:r>
          </w:p>
          <w:p w14:paraId="5DDFB830"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регистрация жалоб добровольцев;</w:t>
            </w:r>
          </w:p>
          <w:p w14:paraId="6AA9F329" w14:textId="77777777" w:rsidR="00EE31BB" w:rsidRPr="00A057BC" w:rsidRDefault="00EE31BB" w:rsidP="00A779BB">
            <w:pPr>
              <w:pStyle w:val="afd"/>
              <w:numPr>
                <w:ilvl w:val="0"/>
                <w:numId w:val="86"/>
              </w:numPr>
              <w:spacing w:line="276" w:lineRule="auto"/>
              <w:jc w:val="both"/>
              <w:rPr>
                <w:bCs/>
                <w:iCs/>
                <w:kern w:val="2"/>
              </w:rPr>
            </w:pPr>
            <w:commentRangeStart w:id="488"/>
            <w:commentRangeStart w:id="489"/>
            <w:r w:rsidRPr="00A057BC">
              <w:rPr>
                <w:bCs/>
                <w:iCs/>
                <w:kern w:val="2"/>
              </w:rPr>
              <w:t>сбор и регистрация СНЯ;</w:t>
            </w:r>
          </w:p>
          <w:p w14:paraId="14E2510D"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сбор и регистрация НЯ;</w:t>
            </w:r>
            <w:commentRangeEnd w:id="488"/>
            <w:r w:rsidR="00256059">
              <w:rPr>
                <w:rStyle w:val="a8"/>
              </w:rPr>
              <w:commentReference w:id="488"/>
            </w:r>
            <w:commentRangeEnd w:id="489"/>
            <w:r w:rsidR="00A423D1">
              <w:rPr>
                <w:rStyle w:val="a8"/>
              </w:rPr>
              <w:commentReference w:id="489"/>
            </w:r>
          </w:p>
          <w:p w14:paraId="494C1B71"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оценка наличия критериев исключения;</w:t>
            </w:r>
          </w:p>
          <w:p w14:paraId="07C58EFA" w14:textId="77777777" w:rsidR="00EE31BB" w:rsidRPr="00A057BC" w:rsidRDefault="00EE31BB" w:rsidP="00A779BB">
            <w:pPr>
              <w:pStyle w:val="afd"/>
              <w:numPr>
                <w:ilvl w:val="0"/>
                <w:numId w:val="86"/>
              </w:numPr>
              <w:spacing w:line="276" w:lineRule="auto"/>
              <w:jc w:val="both"/>
              <w:rPr>
                <w:bCs/>
                <w:iCs/>
              </w:rPr>
            </w:pPr>
            <w:r w:rsidRPr="00A057BC">
              <w:rPr>
                <w:bCs/>
                <w:iCs/>
                <w:kern w:val="2"/>
              </w:rPr>
              <w:t>оценка приверженности добровольца исследованию.</w:t>
            </w:r>
          </w:p>
          <w:p w14:paraId="410AC6E4" w14:textId="77777777" w:rsidR="00EE31BB" w:rsidRPr="00A057BC" w:rsidRDefault="00EE31BB" w:rsidP="00EE31BB">
            <w:pPr>
              <w:spacing w:line="276" w:lineRule="auto"/>
              <w:jc w:val="both"/>
              <w:rPr>
                <w:bCs/>
                <w:iCs/>
                <w:color w:val="000000"/>
                <w:u w:color="000000"/>
              </w:rPr>
            </w:pPr>
            <w:r w:rsidRPr="00A057BC">
              <w:rPr>
                <w:bCs/>
                <w:iCs/>
                <w:color w:val="000000"/>
                <w:u w:color="000000"/>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557CE9E6" w14:textId="77777777" w:rsidR="00EE31BB" w:rsidRPr="00A057BC" w:rsidRDefault="00EE31BB" w:rsidP="00EE31BB">
            <w:pPr>
              <w:spacing w:line="276" w:lineRule="auto"/>
              <w:jc w:val="both"/>
              <w:rPr>
                <w:b/>
                <w:bCs/>
              </w:rPr>
            </w:pPr>
            <w:r w:rsidRPr="00A057BC">
              <w:rPr>
                <w:b/>
                <w:bCs/>
              </w:rPr>
              <w:t>Процедуры амбулаторного визита 8 (День 11) включают в себя:</w:t>
            </w:r>
          </w:p>
          <w:p w14:paraId="34260AED"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 xml:space="preserve">физикальный осмотр;  </w:t>
            </w:r>
          </w:p>
          <w:p w14:paraId="327DEEEE"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 xml:space="preserve">измерение ЖВП: САД, ДАД, ЧСС, ЧДД и температура тела;  </w:t>
            </w:r>
          </w:p>
          <w:p w14:paraId="2443E938" w14:textId="1D1F9D4D" w:rsidR="00EE31BB" w:rsidRPr="00A057BC" w:rsidRDefault="00EE31BB" w:rsidP="00A779BB">
            <w:pPr>
              <w:pStyle w:val="afd"/>
              <w:numPr>
                <w:ilvl w:val="0"/>
                <w:numId w:val="86"/>
              </w:numPr>
              <w:spacing w:line="276" w:lineRule="auto"/>
              <w:jc w:val="both"/>
              <w:rPr>
                <w:bCs/>
                <w:iCs/>
                <w:kern w:val="2"/>
              </w:rPr>
            </w:pPr>
            <w:r w:rsidRPr="00A057BC">
              <w:rPr>
                <w:bCs/>
                <w:iCs/>
                <w:kern w:val="2"/>
              </w:rPr>
              <w:t xml:space="preserve">тест на </w:t>
            </w:r>
            <w:commentRangeStart w:id="490"/>
            <w:commentRangeStart w:id="491"/>
            <w:r w:rsidRPr="00A057BC">
              <w:rPr>
                <w:bCs/>
                <w:iCs/>
                <w:kern w:val="2"/>
              </w:rPr>
              <w:t>котинин</w:t>
            </w:r>
            <w:commentRangeEnd w:id="490"/>
            <w:r w:rsidR="004B1127">
              <w:rPr>
                <w:rStyle w:val="a8"/>
              </w:rPr>
              <w:commentReference w:id="490"/>
            </w:r>
            <w:commentRangeEnd w:id="491"/>
            <w:r w:rsidR="00A423D1">
              <w:rPr>
                <w:rStyle w:val="a8"/>
              </w:rPr>
              <w:commentReference w:id="491"/>
            </w:r>
            <w:ins w:id="492" w:author="Автор" w:date="2026-08-25T18:08:00Z">
              <w:r w:rsidR="00A423D1">
                <w:rPr>
                  <w:bCs/>
                  <w:iCs/>
                  <w:kern w:val="2"/>
                </w:rPr>
                <w:t xml:space="preserve"> в моче</w:t>
              </w:r>
            </w:ins>
            <w:r w:rsidRPr="00A057BC">
              <w:rPr>
                <w:bCs/>
                <w:iCs/>
                <w:kern w:val="2"/>
              </w:rPr>
              <w:t>;</w:t>
            </w:r>
          </w:p>
          <w:p w14:paraId="5C56CB21" w14:textId="5C8A28EA" w:rsidR="00EE31BB" w:rsidRPr="00A057BC" w:rsidRDefault="00A423D1" w:rsidP="00A779BB">
            <w:pPr>
              <w:pStyle w:val="afd"/>
              <w:numPr>
                <w:ilvl w:val="0"/>
                <w:numId w:val="86"/>
              </w:numPr>
              <w:spacing w:line="276" w:lineRule="auto"/>
              <w:jc w:val="both"/>
              <w:rPr>
                <w:bCs/>
                <w:iCs/>
                <w:kern w:val="2"/>
              </w:rPr>
            </w:pPr>
            <w:ins w:id="493" w:author="Автор" w:date="2026-08-25T18:09:00Z">
              <w:r w:rsidRPr="00A057BC">
                <w:rPr>
                  <w:color w:val="0D0D0D" w:themeColor="text1" w:themeTint="F2"/>
                </w:rPr>
                <w:t>тест на наличие алкоголя в выдыхаемом воздухе с использованием алкотестера</w:t>
              </w:r>
            </w:ins>
            <w:commentRangeStart w:id="494"/>
            <w:commentRangeStart w:id="495"/>
            <w:del w:id="496" w:author="Автор" w:date="2026-08-25T18:09:00Z">
              <w:r w:rsidR="00EE31BB" w:rsidRPr="00A057BC" w:rsidDel="00A423D1">
                <w:rPr>
                  <w:bCs/>
                  <w:iCs/>
                  <w:kern w:val="2"/>
                </w:rPr>
                <w:delText>тест на алкоголь</w:delText>
              </w:r>
            </w:del>
            <w:r w:rsidR="00EE31BB" w:rsidRPr="00A057BC">
              <w:rPr>
                <w:bCs/>
                <w:iCs/>
                <w:kern w:val="2"/>
              </w:rPr>
              <w:t>;</w:t>
            </w:r>
            <w:commentRangeEnd w:id="494"/>
            <w:r w:rsidR="004B1127">
              <w:rPr>
                <w:rStyle w:val="a8"/>
              </w:rPr>
              <w:commentReference w:id="494"/>
            </w:r>
            <w:commentRangeEnd w:id="495"/>
            <w:r>
              <w:rPr>
                <w:rStyle w:val="a8"/>
              </w:rPr>
              <w:commentReference w:id="495"/>
            </w:r>
          </w:p>
          <w:p w14:paraId="08BB9D43" w14:textId="04976360" w:rsidR="00EE31BB" w:rsidRPr="00A057BC" w:rsidRDefault="00A423D1" w:rsidP="00A779BB">
            <w:pPr>
              <w:pStyle w:val="afd"/>
              <w:numPr>
                <w:ilvl w:val="0"/>
                <w:numId w:val="86"/>
              </w:numPr>
              <w:spacing w:line="276" w:lineRule="auto"/>
              <w:jc w:val="both"/>
              <w:rPr>
                <w:bCs/>
                <w:iCs/>
                <w:kern w:val="2"/>
              </w:rPr>
            </w:pPr>
            <w:ins w:id="497" w:author="Автор" w:date="2026-08-25T18:09:00Z">
              <w:r w:rsidRPr="00A057BC">
                <w:rPr>
                  <w:color w:val="0D0D0D" w:themeColor="text1" w:themeTint="F2"/>
                </w:rPr>
                <w:t>тест на наркотические препараты в моче</w:t>
              </w:r>
            </w:ins>
            <w:commentRangeStart w:id="498"/>
            <w:commentRangeStart w:id="499"/>
            <w:del w:id="500" w:author="Автор" w:date="2026-08-25T18:09:00Z">
              <w:r w:rsidR="00EE31BB" w:rsidRPr="00A057BC" w:rsidDel="00A423D1">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ins w:id="501" w:author="Автор" w:date="2026-08-25T18:09:00Z">
              <w:r>
                <w:rPr>
                  <w:rFonts w:ascii="Times New Roman CYR" w:hAnsi="Times New Roman CYR" w:cs="Times New Roman CYR"/>
                  <w:color w:val="000000"/>
                  <w14:ligatures w14:val="standardContextual"/>
                </w:rPr>
                <w:t xml:space="preserve"> (таблица 6)</w:t>
              </w:r>
            </w:ins>
            <w:r w:rsidR="00EE31BB" w:rsidRPr="00A057BC">
              <w:rPr>
                <w:rFonts w:ascii="Times New Roman CYR" w:hAnsi="Times New Roman CYR" w:cs="Times New Roman CYR"/>
                <w:color w:val="000000"/>
                <w14:ligatures w14:val="standardContextual"/>
              </w:rPr>
              <w:t>;</w:t>
            </w:r>
            <w:r w:rsidR="00EE31BB" w:rsidRPr="00A057BC">
              <w:rPr>
                <w:bCs/>
                <w:iCs/>
                <w:kern w:val="2"/>
              </w:rPr>
              <w:t xml:space="preserve">    </w:t>
            </w:r>
            <w:commentRangeEnd w:id="498"/>
            <w:r w:rsidR="004B1127">
              <w:rPr>
                <w:rStyle w:val="a8"/>
              </w:rPr>
              <w:commentReference w:id="498"/>
            </w:r>
            <w:commentRangeEnd w:id="499"/>
            <w:r>
              <w:rPr>
                <w:rStyle w:val="a8"/>
              </w:rPr>
              <w:commentReference w:id="499"/>
            </w:r>
          </w:p>
          <w:p w14:paraId="208CD8E0"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отбор пробы крови согласно плану исследования (точка 72 часа);</w:t>
            </w:r>
          </w:p>
          <w:p w14:paraId="5668D26E"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регистрация жалоб добровольцев;</w:t>
            </w:r>
          </w:p>
          <w:p w14:paraId="0E5DA3A0" w14:textId="77777777" w:rsidR="00EE31BB" w:rsidRPr="00A057BC" w:rsidRDefault="00EE31BB" w:rsidP="00A779BB">
            <w:pPr>
              <w:pStyle w:val="afd"/>
              <w:numPr>
                <w:ilvl w:val="0"/>
                <w:numId w:val="86"/>
              </w:numPr>
              <w:spacing w:line="276" w:lineRule="auto"/>
              <w:jc w:val="both"/>
              <w:rPr>
                <w:bCs/>
                <w:iCs/>
                <w:kern w:val="2"/>
              </w:rPr>
            </w:pPr>
            <w:commentRangeStart w:id="502"/>
            <w:commentRangeStart w:id="503"/>
            <w:r w:rsidRPr="00A057BC">
              <w:rPr>
                <w:bCs/>
                <w:iCs/>
                <w:kern w:val="2"/>
              </w:rPr>
              <w:t>сбор и регистрация СНЯ;</w:t>
            </w:r>
          </w:p>
          <w:p w14:paraId="395AE68D"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сбор и регистрация НЯ;</w:t>
            </w:r>
            <w:commentRangeEnd w:id="502"/>
            <w:r w:rsidR="00256059">
              <w:rPr>
                <w:rStyle w:val="a8"/>
              </w:rPr>
              <w:commentReference w:id="502"/>
            </w:r>
            <w:commentRangeEnd w:id="503"/>
            <w:r w:rsidR="00A423D1">
              <w:rPr>
                <w:rStyle w:val="a8"/>
              </w:rPr>
              <w:commentReference w:id="503"/>
            </w:r>
          </w:p>
          <w:p w14:paraId="6F4B7641" w14:textId="77777777" w:rsidR="00EE31BB" w:rsidRPr="00A057BC" w:rsidRDefault="00EE31BB" w:rsidP="00A779BB">
            <w:pPr>
              <w:pStyle w:val="afd"/>
              <w:numPr>
                <w:ilvl w:val="0"/>
                <w:numId w:val="86"/>
              </w:numPr>
              <w:spacing w:line="276" w:lineRule="auto"/>
              <w:jc w:val="both"/>
              <w:rPr>
                <w:bCs/>
                <w:iCs/>
                <w:kern w:val="2"/>
              </w:rPr>
            </w:pPr>
            <w:r w:rsidRPr="00A057BC">
              <w:rPr>
                <w:bCs/>
                <w:iCs/>
                <w:kern w:val="2"/>
              </w:rPr>
              <w:t>оценка наличия критериев исключения;</w:t>
            </w:r>
          </w:p>
          <w:p w14:paraId="3D047CF2" w14:textId="77777777" w:rsidR="00EE31BB" w:rsidRPr="00A057BC" w:rsidRDefault="00EE31BB" w:rsidP="00A779BB">
            <w:pPr>
              <w:pStyle w:val="afd"/>
              <w:numPr>
                <w:ilvl w:val="0"/>
                <w:numId w:val="86"/>
              </w:numPr>
              <w:spacing w:line="276" w:lineRule="auto"/>
              <w:jc w:val="both"/>
              <w:rPr>
                <w:bCs/>
                <w:iCs/>
              </w:rPr>
            </w:pPr>
            <w:r w:rsidRPr="00A057BC">
              <w:rPr>
                <w:bCs/>
                <w:iCs/>
                <w:kern w:val="2"/>
              </w:rPr>
              <w:t>оценка приверженности добровольца исследованию.</w:t>
            </w:r>
          </w:p>
          <w:p w14:paraId="703A27F4" w14:textId="77777777" w:rsidR="00EE31BB" w:rsidRPr="00A057BC" w:rsidRDefault="00EE31BB" w:rsidP="00EE31BB">
            <w:pPr>
              <w:spacing w:line="276" w:lineRule="auto"/>
              <w:jc w:val="both"/>
              <w:rPr>
                <w:color w:val="000000"/>
              </w:rPr>
            </w:pPr>
            <w:r w:rsidRPr="00A057BC">
              <w:rPr>
                <w:color w:val="000000"/>
              </w:rPr>
              <w:t>После выполнения всех процедур и взятия образцов крови проводятся процедуры завершающего обследования.</w:t>
            </w:r>
          </w:p>
        </w:tc>
      </w:tr>
      <w:tr w:rsidR="00EE31BB" w14:paraId="612606EB" w14:textId="77777777" w:rsidTr="00EE31BB">
        <w:trPr>
          <w:trHeight w:val="127"/>
        </w:trPr>
        <w:tc>
          <w:tcPr>
            <w:tcW w:w="0" w:type="auto"/>
            <w:gridSpan w:val="2"/>
          </w:tcPr>
          <w:p w14:paraId="79B7E52E" w14:textId="77777777" w:rsidR="00EE31BB" w:rsidRPr="00A057BC" w:rsidRDefault="00EE31BB" w:rsidP="00EE31BB">
            <w:pPr>
              <w:spacing w:line="276" w:lineRule="auto"/>
              <w:jc w:val="both"/>
              <w:rPr>
                <w:b/>
                <w:color w:val="000000"/>
              </w:rPr>
            </w:pPr>
            <w:r w:rsidRPr="00A057BC">
              <w:rPr>
                <w:b/>
                <w:color w:val="000000"/>
              </w:rPr>
              <w:lastRenderedPageBreak/>
              <w:t>Завершающее обследование</w:t>
            </w:r>
          </w:p>
        </w:tc>
        <w:tc>
          <w:tcPr>
            <w:tcW w:w="6618" w:type="dxa"/>
            <w:gridSpan w:val="3"/>
          </w:tcPr>
          <w:p w14:paraId="1EE00F40" w14:textId="77777777" w:rsidR="00EE31BB" w:rsidRPr="00A057BC" w:rsidRDefault="00EE31BB" w:rsidP="00EE31BB">
            <w:pPr>
              <w:spacing w:line="276" w:lineRule="auto"/>
              <w:jc w:val="both"/>
            </w:pPr>
            <w:r w:rsidRPr="00A057BC">
              <w:t xml:space="preserve">По окончании последнего периода исследования добровольцам проводится </w:t>
            </w:r>
            <w:r w:rsidRPr="00A057BC">
              <w:rPr>
                <w:b/>
                <w:bCs/>
              </w:rPr>
              <w:t>завершающее обследование</w:t>
            </w:r>
            <w:r w:rsidRPr="00A057BC">
              <w:t>.</w:t>
            </w:r>
          </w:p>
          <w:p w14:paraId="14B5C645" w14:textId="77777777" w:rsidR="00EE31BB" w:rsidRPr="00A057BC" w:rsidRDefault="00EE31BB" w:rsidP="00EE31BB">
            <w:pPr>
              <w:pStyle w:val="afd"/>
              <w:numPr>
                <w:ilvl w:val="0"/>
                <w:numId w:val="3"/>
              </w:numPr>
              <w:tabs>
                <w:tab w:val="left" w:pos="23"/>
              </w:tabs>
              <w:suppressAutoHyphens/>
              <w:spacing w:line="276" w:lineRule="auto"/>
              <w:contextualSpacing w:val="0"/>
              <w:jc w:val="both"/>
              <w:rPr>
                <w:color w:val="0D0D0D" w:themeColor="text1" w:themeTint="F2"/>
              </w:rPr>
            </w:pPr>
            <w:r w:rsidRPr="00A057BC">
              <w:rPr>
                <w:bCs/>
                <w:iCs/>
                <w:color w:val="0D0D0D" w:themeColor="text1" w:themeTint="F2"/>
              </w:rPr>
              <w:t>ЭКГ в 12 отведениях</w:t>
            </w:r>
            <w:r w:rsidRPr="00A057BC">
              <w:rPr>
                <w:color w:val="0D0D0D" w:themeColor="text1" w:themeTint="F2"/>
              </w:rPr>
              <w:t>;</w:t>
            </w:r>
          </w:p>
          <w:p w14:paraId="1C840B80" w14:textId="77777777" w:rsidR="00EE31BB" w:rsidRPr="00A057BC" w:rsidRDefault="00EE31BB" w:rsidP="00EE31BB">
            <w:pPr>
              <w:pStyle w:val="afd"/>
              <w:numPr>
                <w:ilvl w:val="0"/>
                <w:numId w:val="3"/>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крови (Таблица 6);</w:t>
            </w:r>
          </w:p>
          <w:p w14:paraId="10B9FD74" w14:textId="77777777" w:rsidR="00EE31BB" w:rsidRPr="00A057BC" w:rsidRDefault="00EE31BB" w:rsidP="00EE31BB">
            <w:pPr>
              <w:pStyle w:val="afd"/>
              <w:numPr>
                <w:ilvl w:val="0"/>
                <w:numId w:val="3"/>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мочи (Таблица 6);</w:t>
            </w:r>
          </w:p>
          <w:p w14:paraId="4A3CF759"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rPr>
              <w:t>биохимический анализ крови (Таблица 6).</w:t>
            </w:r>
          </w:p>
          <w:p w14:paraId="1FE9F19E"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оценка наличия критериев исключения; </w:t>
            </w:r>
          </w:p>
          <w:p w14:paraId="6CE6FD88"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74994104" w14:textId="77777777" w:rsidR="00EE31BB" w:rsidRPr="00A057BC" w:rsidRDefault="00EE31BB" w:rsidP="00EE31BB">
            <w:pPr>
              <w:pStyle w:val="afd"/>
              <w:numPr>
                <w:ilvl w:val="0"/>
                <w:numId w:val="3"/>
              </w:numPr>
              <w:spacing w:line="276" w:lineRule="auto"/>
              <w:jc w:val="both"/>
              <w:rPr>
                <w:bCs/>
                <w:iCs/>
                <w:color w:val="0D0D0D" w:themeColor="text1" w:themeTint="F2"/>
              </w:rPr>
            </w:pPr>
            <w:commentRangeStart w:id="504"/>
            <w:commentRangeStart w:id="505"/>
            <w:r w:rsidRPr="00A057BC">
              <w:rPr>
                <w:bCs/>
                <w:iCs/>
                <w:color w:val="0D0D0D" w:themeColor="text1" w:themeTint="F2"/>
              </w:rPr>
              <w:lastRenderedPageBreak/>
              <w:t>сбор и регистрация СНЯ;</w:t>
            </w:r>
          </w:p>
          <w:p w14:paraId="366024F9"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bCs/>
                <w:iCs/>
                <w:color w:val="0D0D0D" w:themeColor="text1" w:themeTint="F2"/>
              </w:rPr>
              <w:t>сбор и регистрация НЯ;</w:t>
            </w:r>
            <w:commentRangeEnd w:id="504"/>
            <w:r w:rsidR="00256059">
              <w:rPr>
                <w:rStyle w:val="a8"/>
              </w:rPr>
              <w:commentReference w:id="504"/>
            </w:r>
            <w:commentRangeEnd w:id="505"/>
            <w:r w:rsidR="00A423D1">
              <w:rPr>
                <w:rStyle w:val="a8"/>
              </w:rPr>
              <w:commentReference w:id="505"/>
            </w:r>
          </w:p>
          <w:p w14:paraId="21773B4D"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bCs/>
                <w:iCs/>
                <w:color w:val="0D0D0D" w:themeColor="text1" w:themeTint="F2"/>
              </w:rPr>
              <w:t>оценка приверженности добровольца исследованию.</w:t>
            </w:r>
          </w:p>
          <w:p w14:paraId="762AC074" w14:textId="52810338" w:rsidR="00EE31BB" w:rsidRPr="00A057BC" w:rsidRDefault="00EE31BB" w:rsidP="00EE31BB">
            <w:pPr>
              <w:spacing w:line="276" w:lineRule="auto"/>
              <w:jc w:val="both"/>
              <w:rPr>
                <w:b/>
                <w:bCs/>
                <w:color w:val="0D0D0D" w:themeColor="text1" w:themeTint="F2"/>
              </w:rPr>
            </w:pPr>
            <w:r w:rsidRPr="00A057BC">
              <w:rPr>
                <w:bCs/>
                <w:iCs/>
                <w:color w:val="0D0D0D" w:themeColor="text1" w:themeTint="F2"/>
                <w:u w:color="000000"/>
              </w:rPr>
              <w:t xml:space="preserve">После выполнения всех процедур и взятия образцов крови </w:t>
            </w:r>
            <w:del w:id="506" w:author="Автор" w:date="2026-08-25T18:09:00Z">
              <w:r w:rsidRPr="00A057BC" w:rsidDel="00A423D1">
                <w:rPr>
                  <w:bCs/>
                  <w:iCs/>
                  <w:color w:val="0D0D0D" w:themeColor="text1" w:themeTint="F2"/>
                  <w:u w:color="000000"/>
                </w:rPr>
                <w:delText xml:space="preserve">добровольцы </w:delText>
              </w:r>
              <w:commentRangeStart w:id="507"/>
              <w:commentRangeStart w:id="508"/>
              <w:r w:rsidRPr="00A057BC" w:rsidDel="00A423D1">
                <w:rPr>
                  <w:bCs/>
                  <w:iCs/>
                  <w:color w:val="0D0D0D" w:themeColor="text1" w:themeTint="F2"/>
                  <w:u w:color="000000"/>
                </w:rPr>
                <w:delText>выписываются домой</w:delText>
              </w:r>
            </w:del>
            <w:ins w:id="509" w:author="Автор" w:date="2026-08-25T18:09:00Z">
              <w:r w:rsidR="00A423D1">
                <w:rPr>
                  <w:bCs/>
                  <w:iCs/>
                  <w:color w:val="0D0D0D" w:themeColor="text1" w:themeTint="F2"/>
                  <w:u w:color="000000"/>
                </w:rPr>
                <w:t>участие добровольца в исследовании считается завершенным</w:t>
              </w:r>
            </w:ins>
            <w:r w:rsidRPr="00A057BC">
              <w:rPr>
                <w:bCs/>
                <w:iCs/>
                <w:color w:val="0D0D0D" w:themeColor="text1" w:themeTint="F2"/>
                <w:u w:color="000000"/>
              </w:rPr>
              <w:t>.</w:t>
            </w:r>
            <w:commentRangeEnd w:id="507"/>
            <w:r w:rsidR="00256059">
              <w:rPr>
                <w:rStyle w:val="a8"/>
              </w:rPr>
              <w:commentReference w:id="507"/>
            </w:r>
            <w:commentRangeEnd w:id="508"/>
            <w:r w:rsidR="00B56882">
              <w:rPr>
                <w:rStyle w:val="a8"/>
              </w:rPr>
              <w:commentReference w:id="508"/>
            </w:r>
          </w:p>
        </w:tc>
      </w:tr>
      <w:tr w:rsidR="00EE31BB" w14:paraId="6AED6BB7" w14:textId="77777777" w:rsidTr="00EE31BB">
        <w:trPr>
          <w:trHeight w:val="127"/>
        </w:trPr>
        <w:tc>
          <w:tcPr>
            <w:tcW w:w="0" w:type="auto"/>
            <w:gridSpan w:val="2"/>
          </w:tcPr>
          <w:p w14:paraId="0AE44B0D" w14:textId="77777777" w:rsidR="00EE31BB" w:rsidRPr="00A057BC" w:rsidRDefault="00EE31BB" w:rsidP="00EE31BB">
            <w:pPr>
              <w:spacing w:line="276" w:lineRule="auto"/>
              <w:jc w:val="both"/>
              <w:rPr>
                <w:b/>
                <w:color w:val="000000"/>
              </w:rPr>
            </w:pPr>
            <w:r w:rsidRPr="00A057BC">
              <w:rPr>
                <w:b/>
                <w:bCs/>
                <w:color w:val="0D0D0D" w:themeColor="text1" w:themeTint="F2"/>
                <w:u w:color="000000"/>
              </w:rPr>
              <w:lastRenderedPageBreak/>
              <w:t>Контрольный визит</w:t>
            </w:r>
          </w:p>
        </w:tc>
        <w:tc>
          <w:tcPr>
            <w:tcW w:w="6618" w:type="dxa"/>
            <w:gridSpan w:val="3"/>
          </w:tcPr>
          <w:p w14:paraId="731FF7DA" w14:textId="77777777" w:rsidR="00EE31BB" w:rsidRPr="00A057BC" w:rsidRDefault="00EE31BB" w:rsidP="00EE31BB">
            <w:pPr>
              <w:spacing w:line="276" w:lineRule="auto"/>
              <w:jc w:val="both"/>
              <w:rPr>
                <w:color w:val="0D0D0D" w:themeColor="text1" w:themeTint="F2"/>
                <w:u w:color="000000"/>
              </w:rPr>
            </w:pPr>
            <w:r w:rsidRPr="00A057BC">
              <w:rPr>
                <w:color w:val="0D0D0D" w:themeColor="text1" w:themeTint="F2"/>
                <w:u w:color="000000"/>
              </w:rPr>
              <w:t xml:space="preserve">Для добровольцев, у которых на последнем визите зарегистрированы НЯ или клинически значимые отклонения результатов обследования, проводится </w:t>
            </w:r>
            <w:r w:rsidRPr="00A057BC">
              <w:rPr>
                <w:b/>
                <w:bCs/>
                <w:color w:val="0D0D0D" w:themeColor="text1" w:themeTint="F2"/>
                <w:u w:color="000000"/>
              </w:rPr>
              <w:t>контрольный визит</w:t>
            </w:r>
            <w:r w:rsidRPr="00A057BC">
              <w:rPr>
                <w:color w:val="0D0D0D" w:themeColor="text1" w:themeTint="F2"/>
                <w:u w:color="000000"/>
              </w:rPr>
              <w:t xml:space="preserve"> через 7 дней. </w:t>
            </w:r>
          </w:p>
          <w:p w14:paraId="2C746700"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 xml:space="preserve">Контрольный визит включает процедуры: </w:t>
            </w:r>
          </w:p>
          <w:p w14:paraId="08A027C5"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color w:val="0D0D0D" w:themeColor="text1" w:themeTint="F2"/>
              </w:rPr>
              <w:t xml:space="preserve">физикальный осмотр;  </w:t>
            </w:r>
          </w:p>
          <w:p w14:paraId="03226FF6" w14:textId="77777777" w:rsidR="00EE31BB" w:rsidRPr="00A057BC" w:rsidRDefault="00EE31BB" w:rsidP="00EE31BB">
            <w:pPr>
              <w:pStyle w:val="afd"/>
              <w:keepNext/>
              <w:keepLines/>
              <w:numPr>
                <w:ilvl w:val="0"/>
                <w:numId w:val="4"/>
              </w:numPr>
              <w:spacing w:line="276" w:lineRule="auto"/>
              <w:ind w:left="714" w:hanging="357"/>
              <w:jc w:val="both"/>
              <w:rPr>
                <w:color w:val="0D0D0D" w:themeColor="text1" w:themeTint="F2"/>
              </w:rPr>
            </w:pPr>
            <w:r w:rsidRPr="00A057BC">
              <w:rPr>
                <w:color w:val="0D0D0D" w:themeColor="text1" w:themeTint="F2"/>
              </w:rPr>
              <w:t xml:space="preserve">измерение ЖВП: САД, ДАД, ЧСС, ЧДД и температура тела;  </w:t>
            </w:r>
          </w:p>
          <w:p w14:paraId="5B2DD71B"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color w:val="0D0D0D" w:themeColor="text1" w:themeTint="F2"/>
              </w:rPr>
              <w:t xml:space="preserve">ЭКГ в 12 отведениях;  </w:t>
            </w:r>
          </w:p>
          <w:p w14:paraId="08A1FD22" w14:textId="77777777" w:rsidR="00EE31BB" w:rsidRPr="00A057BC" w:rsidRDefault="00EE31BB" w:rsidP="00EE31BB">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крови (Таблица 6);</w:t>
            </w:r>
          </w:p>
          <w:p w14:paraId="4978AF0F" w14:textId="77777777" w:rsidR="00EE31BB" w:rsidRPr="00A057BC" w:rsidRDefault="00EE31BB" w:rsidP="00EE31BB">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мочи (Таблица 6);</w:t>
            </w:r>
          </w:p>
          <w:p w14:paraId="35E0A4A6" w14:textId="77777777" w:rsidR="00EE31BB" w:rsidRPr="00A057BC" w:rsidRDefault="00EE31BB" w:rsidP="00EE31BB">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биохимический анализ крови (Таблица 6);</w:t>
            </w:r>
          </w:p>
          <w:p w14:paraId="061931C0"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color w:val="0D0D0D" w:themeColor="text1" w:themeTint="F2"/>
              </w:rPr>
              <w:t xml:space="preserve">оценка наличия критериев исключения; </w:t>
            </w:r>
          </w:p>
          <w:p w14:paraId="0F964422" w14:textId="77777777" w:rsidR="00EE31BB" w:rsidRPr="00A057BC" w:rsidRDefault="00EE31BB" w:rsidP="00EE31BB">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r w:rsidRPr="00A057BC">
              <w:rPr>
                <w:bCs/>
                <w:iCs/>
                <w:color w:val="0D0D0D" w:themeColor="text1" w:themeTint="F2"/>
              </w:rPr>
              <w:t xml:space="preserve"> </w:t>
            </w:r>
          </w:p>
          <w:p w14:paraId="12C0745E"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СНЯ;</w:t>
            </w:r>
          </w:p>
          <w:p w14:paraId="7C3CED79"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НЯ;</w:t>
            </w:r>
          </w:p>
          <w:p w14:paraId="486F250E" w14:textId="77777777" w:rsidR="00EE31BB" w:rsidRPr="00A057BC" w:rsidRDefault="00EE31BB" w:rsidP="00EE31BB">
            <w:pPr>
              <w:pStyle w:val="afd"/>
              <w:numPr>
                <w:ilvl w:val="0"/>
                <w:numId w:val="3"/>
              </w:numPr>
              <w:spacing w:line="276" w:lineRule="auto"/>
              <w:jc w:val="both"/>
              <w:rPr>
                <w:color w:val="0D0D0D" w:themeColor="text1" w:themeTint="F2"/>
              </w:rPr>
            </w:pPr>
            <w:r w:rsidRPr="00A057BC">
              <w:rPr>
                <w:bCs/>
                <w:iCs/>
                <w:color w:val="0D0D0D" w:themeColor="text1" w:themeTint="F2"/>
              </w:rPr>
              <w:t>оценка приверженности добровольца исследованию.</w:t>
            </w:r>
          </w:p>
        </w:tc>
      </w:tr>
      <w:tr w:rsidR="00EE31BB" w14:paraId="06F784F3" w14:textId="77777777" w:rsidTr="00EE31BB">
        <w:trPr>
          <w:trHeight w:val="127"/>
        </w:trPr>
        <w:tc>
          <w:tcPr>
            <w:tcW w:w="0" w:type="auto"/>
            <w:gridSpan w:val="2"/>
          </w:tcPr>
          <w:p w14:paraId="314A3F52"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Визит досрочного завершения исследования</w:t>
            </w:r>
          </w:p>
        </w:tc>
        <w:tc>
          <w:tcPr>
            <w:tcW w:w="6618" w:type="dxa"/>
            <w:gridSpan w:val="3"/>
          </w:tcPr>
          <w:p w14:paraId="086BFFBD" w14:textId="77777777" w:rsidR="00EE31BB" w:rsidRPr="00A057BC" w:rsidRDefault="00EE31BB" w:rsidP="00EE31BB">
            <w:pPr>
              <w:pStyle w:val="afb"/>
              <w:spacing w:before="0" w:line="276" w:lineRule="auto"/>
              <w:ind w:firstLine="0"/>
              <w:jc w:val="both"/>
              <w:rPr>
                <w:color w:val="0D0D0D" w:themeColor="text1" w:themeTint="F2"/>
                <w:szCs w:val="22"/>
              </w:rPr>
            </w:pPr>
            <w:r w:rsidRPr="00A057BC">
              <w:rPr>
                <w:color w:val="0D0D0D" w:themeColor="text1" w:themeTint="F2"/>
                <w:szCs w:val="22"/>
              </w:rPr>
              <w:t>В случае преждевременного завершения исследования добровольцем в соответствии с критерием исключения из исследования добровольцу проводятся следующие процедуры:</w:t>
            </w:r>
          </w:p>
          <w:p w14:paraId="323EAC0F"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color w:val="0D0D0D" w:themeColor="text1" w:themeTint="F2"/>
              </w:rPr>
              <w:t xml:space="preserve">физикальный осмотр;  </w:t>
            </w:r>
          </w:p>
          <w:p w14:paraId="295B9058" w14:textId="77777777" w:rsidR="00EE31BB" w:rsidRPr="00A057BC" w:rsidRDefault="00EE31BB" w:rsidP="00EE31BB">
            <w:pPr>
              <w:pStyle w:val="afd"/>
              <w:keepNext/>
              <w:keepLines/>
              <w:numPr>
                <w:ilvl w:val="0"/>
                <w:numId w:val="4"/>
              </w:numPr>
              <w:spacing w:line="276" w:lineRule="auto"/>
              <w:jc w:val="both"/>
              <w:rPr>
                <w:color w:val="0D0D0D" w:themeColor="text1" w:themeTint="F2"/>
              </w:rPr>
            </w:pPr>
            <w:r w:rsidRPr="00A057BC">
              <w:rPr>
                <w:color w:val="0D0D0D" w:themeColor="text1" w:themeTint="F2"/>
              </w:rPr>
              <w:t xml:space="preserve">измерение ЖВП: САД, ДАД, ЧСС, ЧДД и температура тела;  </w:t>
            </w:r>
          </w:p>
          <w:p w14:paraId="38BD5217"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color w:val="0D0D0D" w:themeColor="text1" w:themeTint="F2"/>
              </w:rPr>
              <w:t xml:space="preserve">ЭКГ в 12 отведениях;  </w:t>
            </w:r>
          </w:p>
          <w:p w14:paraId="52031931" w14:textId="77777777" w:rsidR="00EE31BB" w:rsidRPr="00A057BC" w:rsidRDefault="00EE31BB" w:rsidP="00EE31BB">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крови (Таблица 6);</w:t>
            </w:r>
          </w:p>
          <w:p w14:paraId="5BEA48A9" w14:textId="77777777" w:rsidR="00EE31BB" w:rsidRPr="00A057BC" w:rsidRDefault="00EE31BB" w:rsidP="00EE31BB">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мочи (Таблица 6);</w:t>
            </w:r>
          </w:p>
          <w:p w14:paraId="45F26FC2" w14:textId="77777777" w:rsidR="00EE31BB" w:rsidRPr="00A057BC" w:rsidRDefault="00EE31BB" w:rsidP="00EE31BB">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биохимический анализ крови (Таблица 6);</w:t>
            </w:r>
          </w:p>
          <w:p w14:paraId="00B642B1" w14:textId="77777777" w:rsidR="00EE31BB" w:rsidRPr="00A057BC" w:rsidRDefault="00EE31BB" w:rsidP="00EE31BB">
            <w:pPr>
              <w:pStyle w:val="afd"/>
              <w:numPr>
                <w:ilvl w:val="0"/>
                <w:numId w:val="4"/>
              </w:numPr>
              <w:spacing w:line="276" w:lineRule="auto"/>
              <w:jc w:val="both"/>
              <w:rPr>
                <w:bCs/>
                <w:iCs/>
                <w:color w:val="0D0D0D" w:themeColor="text1" w:themeTint="F2"/>
              </w:rPr>
            </w:pPr>
            <w:r w:rsidRPr="00A057BC">
              <w:rPr>
                <w:bCs/>
                <w:iCs/>
                <w:color w:val="0D0D0D" w:themeColor="text1" w:themeTint="F2"/>
              </w:rPr>
              <w:t xml:space="preserve">оценка наличия критериев исключения; </w:t>
            </w:r>
          </w:p>
          <w:p w14:paraId="6B293247"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267AAD8E" w14:textId="77777777" w:rsidR="00EE31BB" w:rsidRPr="00A057BC" w:rsidRDefault="00EE31BB" w:rsidP="00EE31BB">
            <w:pPr>
              <w:pStyle w:val="afd"/>
              <w:numPr>
                <w:ilvl w:val="0"/>
                <w:numId w:val="4"/>
              </w:numPr>
              <w:spacing w:line="276" w:lineRule="auto"/>
              <w:jc w:val="both"/>
              <w:rPr>
                <w:color w:val="0D0D0D" w:themeColor="text1" w:themeTint="F2"/>
              </w:rPr>
            </w:pPr>
            <w:commentRangeStart w:id="510"/>
            <w:commentRangeStart w:id="511"/>
            <w:r w:rsidRPr="00A057BC">
              <w:rPr>
                <w:color w:val="0D0D0D" w:themeColor="text1" w:themeTint="F2"/>
              </w:rPr>
              <w:t>сбор и регистрация СНЯ;</w:t>
            </w:r>
          </w:p>
          <w:p w14:paraId="4B60E4D8"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color w:val="0D0D0D" w:themeColor="text1" w:themeTint="F2"/>
              </w:rPr>
              <w:t>сбор и регистрация НЯ;</w:t>
            </w:r>
            <w:commentRangeEnd w:id="510"/>
            <w:r w:rsidR="00256059">
              <w:rPr>
                <w:rStyle w:val="a8"/>
              </w:rPr>
              <w:commentReference w:id="510"/>
            </w:r>
            <w:commentRangeEnd w:id="511"/>
            <w:r w:rsidR="00B56882">
              <w:rPr>
                <w:rStyle w:val="a8"/>
              </w:rPr>
              <w:commentReference w:id="511"/>
            </w:r>
          </w:p>
          <w:p w14:paraId="5F381E84" w14:textId="77777777" w:rsidR="00EE31BB" w:rsidRPr="00A057BC" w:rsidRDefault="00EE31BB" w:rsidP="00EE31BB">
            <w:pPr>
              <w:pStyle w:val="afd"/>
              <w:numPr>
                <w:ilvl w:val="0"/>
                <w:numId w:val="4"/>
              </w:numPr>
              <w:spacing w:line="276" w:lineRule="auto"/>
              <w:jc w:val="both"/>
              <w:rPr>
                <w:color w:val="0D0D0D" w:themeColor="text1" w:themeTint="F2"/>
              </w:rPr>
            </w:pPr>
            <w:r w:rsidRPr="00A057BC">
              <w:rPr>
                <w:bCs/>
                <w:iCs/>
                <w:color w:val="0D0D0D" w:themeColor="text1" w:themeTint="F2"/>
              </w:rPr>
              <w:t>оценка приверженности добровольца исследованию.</w:t>
            </w:r>
          </w:p>
        </w:tc>
      </w:tr>
      <w:tr w:rsidR="00EE31BB" w14:paraId="4E1692DC" w14:textId="77777777" w:rsidTr="00EE31BB">
        <w:trPr>
          <w:trHeight w:val="1655"/>
        </w:trPr>
        <w:tc>
          <w:tcPr>
            <w:tcW w:w="0" w:type="auto"/>
            <w:gridSpan w:val="2"/>
            <w:tcBorders>
              <w:top w:val="single" w:sz="4" w:space="0" w:color="auto"/>
              <w:left w:val="single" w:sz="4" w:space="0" w:color="auto"/>
              <w:bottom w:val="single" w:sz="4" w:space="0" w:color="auto"/>
              <w:right w:val="single" w:sz="4" w:space="0" w:color="auto"/>
            </w:tcBorders>
          </w:tcPr>
          <w:p w14:paraId="60B40D55"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 xml:space="preserve">Аналитический метод </w:t>
            </w:r>
          </w:p>
        </w:tc>
        <w:tc>
          <w:tcPr>
            <w:tcW w:w="6618" w:type="dxa"/>
            <w:gridSpan w:val="3"/>
            <w:tcBorders>
              <w:top w:val="single" w:sz="4" w:space="0" w:color="auto"/>
              <w:left w:val="single" w:sz="4" w:space="0" w:color="auto"/>
              <w:bottom w:val="single" w:sz="4" w:space="0" w:color="auto"/>
              <w:right w:val="single" w:sz="4" w:space="0" w:color="auto"/>
            </w:tcBorders>
          </w:tcPr>
          <w:p w14:paraId="7670526A" w14:textId="77777777"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Количественное определение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будет выполняться с использованием валидированной </w:t>
            </w:r>
            <w:proofErr w:type="spellStart"/>
            <w:r w:rsidRPr="00A057BC">
              <w:rPr>
                <w:color w:val="0D0D0D" w:themeColor="text1" w:themeTint="F2"/>
              </w:rPr>
              <w:t>биоаналитической</w:t>
            </w:r>
            <w:proofErr w:type="spellEnd"/>
            <w:r w:rsidRPr="00A057BC">
              <w:rPr>
                <w:color w:val="0D0D0D" w:themeColor="text1" w:themeTint="F2"/>
              </w:rPr>
              <w:t xml:space="preserve"> методики на основе высокоэффективной жидкостной хроматографии с масс-спектрометрическим детектированием </w:t>
            </w:r>
            <w:r w:rsidRPr="00A057BC">
              <w:rPr>
                <w:bCs/>
                <w:iCs/>
                <w:color w:val="0D0D0D" w:themeColor="text1" w:themeTint="F2"/>
              </w:rPr>
              <w:t>(ВЭЖХ - МС/МС)</w:t>
            </w:r>
            <w:r w:rsidRPr="00A057BC">
              <w:rPr>
                <w:color w:val="0D0D0D" w:themeColor="text1" w:themeTint="F2"/>
              </w:rPr>
              <w:t>.</w:t>
            </w:r>
          </w:p>
        </w:tc>
      </w:tr>
      <w:tr w:rsidR="00EE31BB" w14:paraId="604388FB" w14:textId="77777777" w:rsidTr="00EE31BB">
        <w:trPr>
          <w:trHeight w:val="328"/>
        </w:trPr>
        <w:tc>
          <w:tcPr>
            <w:tcW w:w="0" w:type="auto"/>
            <w:gridSpan w:val="2"/>
            <w:tcBorders>
              <w:top w:val="single" w:sz="4" w:space="0" w:color="auto"/>
              <w:left w:val="single" w:sz="4" w:space="0" w:color="auto"/>
              <w:bottom w:val="single" w:sz="4" w:space="0" w:color="auto"/>
              <w:right w:val="single" w:sz="4" w:space="0" w:color="auto"/>
            </w:tcBorders>
          </w:tcPr>
          <w:p w14:paraId="530CE08E"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Валидация аналитического метода</w:t>
            </w:r>
          </w:p>
        </w:tc>
        <w:tc>
          <w:tcPr>
            <w:tcW w:w="6618" w:type="dxa"/>
            <w:gridSpan w:val="3"/>
            <w:tcBorders>
              <w:top w:val="single" w:sz="4" w:space="0" w:color="auto"/>
              <w:left w:val="single" w:sz="4" w:space="0" w:color="auto"/>
              <w:bottom w:val="single" w:sz="4" w:space="0" w:color="auto"/>
              <w:right w:val="single" w:sz="4" w:space="0" w:color="auto"/>
            </w:tcBorders>
          </w:tcPr>
          <w:p w14:paraId="300F913C" w14:textId="2368484B" w:rsidR="00EE31BB" w:rsidRPr="00A057BC" w:rsidRDefault="00EE31BB" w:rsidP="00EE31BB">
            <w:pPr>
              <w:spacing w:line="276" w:lineRule="auto"/>
              <w:jc w:val="both"/>
              <w:rPr>
                <w:color w:val="0D0D0D" w:themeColor="text1" w:themeTint="F2"/>
              </w:rPr>
            </w:pPr>
            <w:r w:rsidRPr="00A057BC">
              <w:rPr>
                <w:color w:val="0D0D0D" w:themeColor="text1" w:themeTint="F2"/>
              </w:rPr>
              <w:t xml:space="preserve">Методика будет валидирована по следующим показателям: </w:t>
            </w:r>
            <w:r w:rsidR="006D694F" w:rsidRPr="00A057BC">
              <w:rPr>
                <w:color w:val="0D0D0D" w:themeColor="text1" w:themeTint="F2"/>
              </w:rPr>
              <w:t xml:space="preserve">нижний и верхний предел количественного определения, селективность; интервал линейной зависимости, правильность внутри- и </w:t>
            </w:r>
            <w:proofErr w:type="spellStart"/>
            <w:r w:rsidR="006D694F" w:rsidRPr="00A057BC">
              <w:rPr>
                <w:color w:val="0D0D0D" w:themeColor="text1" w:themeTint="F2"/>
              </w:rPr>
              <w:t>межсерийная</w:t>
            </w:r>
            <w:proofErr w:type="spellEnd"/>
            <w:r w:rsidR="006D694F" w:rsidRPr="00A057BC">
              <w:rPr>
                <w:color w:val="0D0D0D" w:themeColor="text1" w:themeTint="F2"/>
              </w:rPr>
              <w:t xml:space="preserve">, прецизионность внутри- и </w:t>
            </w:r>
            <w:proofErr w:type="spellStart"/>
            <w:r w:rsidR="006D694F" w:rsidRPr="00A057BC">
              <w:rPr>
                <w:color w:val="0D0D0D" w:themeColor="text1" w:themeTint="F2"/>
              </w:rPr>
              <w:t>межсерийная</w:t>
            </w:r>
            <w:proofErr w:type="spellEnd"/>
            <w:r w:rsidR="006D694F" w:rsidRPr="00A057BC">
              <w:rPr>
                <w:color w:val="0D0D0D" w:themeColor="text1" w:themeTint="F2"/>
              </w:rPr>
              <w:t>, допустимость разведения, эффект матрицы, степень извлечения, эффект переноса, долгосрочная стабильность испытуемых образцов в условиях хранения, стабильность испытуемых образцов в условиях замораживания-размораживания, краткосрочная стабильность маточных растворов и испытуемых образцов, стабильность аналитических растворов в условиях анализа</w:t>
            </w:r>
            <w:r w:rsidRPr="00A057BC">
              <w:rPr>
                <w:color w:val="0D0D0D" w:themeColor="text1" w:themeTint="F2"/>
              </w:rPr>
              <w:t>.</w:t>
            </w:r>
          </w:p>
        </w:tc>
      </w:tr>
      <w:tr w:rsidR="00EE31BB" w14:paraId="267F0D4E" w14:textId="77777777" w:rsidTr="00EE31BB">
        <w:trPr>
          <w:trHeight w:val="788"/>
        </w:trPr>
        <w:tc>
          <w:tcPr>
            <w:tcW w:w="0" w:type="auto"/>
            <w:gridSpan w:val="2"/>
            <w:tcBorders>
              <w:top w:val="single" w:sz="4" w:space="0" w:color="auto"/>
              <w:left w:val="single" w:sz="4" w:space="0" w:color="auto"/>
              <w:bottom w:val="single" w:sz="4" w:space="0" w:color="auto"/>
              <w:right w:val="single" w:sz="4" w:space="0" w:color="auto"/>
            </w:tcBorders>
          </w:tcPr>
          <w:p w14:paraId="19EAEB63"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 xml:space="preserve">Фармакокинетические </w:t>
            </w:r>
          </w:p>
          <w:p w14:paraId="64550583"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параметры</w:t>
            </w:r>
          </w:p>
        </w:tc>
        <w:tc>
          <w:tcPr>
            <w:tcW w:w="6618" w:type="dxa"/>
            <w:gridSpan w:val="3"/>
            <w:tcBorders>
              <w:top w:val="single" w:sz="4" w:space="0" w:color="auto"/>
              <w:left w:val="single" w:sz="4" w:space="0" w:color="auto"/>
              <w:bottom w:val="single" w:sz="4" w:space="0" w:color="auto"/>
              <w:right w:val="single" w:sz="4" w:space="0" w:color="auto"/>
            </w:tcBorders>
          </w:tcPr>
          <w:p w14:paraId="2CC1568C" w14:textId="77777777" w:rsidR="00EE31BB" w:rsidRPr="00A057BC" w:rsidRDefault="00EE31BB" w:rsidP="00EE31BB">
            <w:pPr>
              <w:suppressAutoHyphens/>
              <w:spacing w:line="276" w:lineRule="auto"/>
              <w:jc w:val="both"/>
              <w:rPr>
                <w:bCs/>
                <w:color w:val="0D0D0D" w:themeColor="text1" w:themeTint="F2"/>
              </w:rPr>
            </w:pPr>
            <w:r w:rsidRPr="00A057BC">
              <w:rPr>
                <w:bCs/>
                <w:color w:val="0D0D0D" w:themeColor="text1" w:themeTint="F2"/>
              </w:rPr>
              <w:t xml:space="preserve">Будет произведен расчет следующих параметров </w:t>
            </w:r>
          </w:p>
          <w:p w14:paraId="1021F82D" w14:textId="77777777" w:rsidR="00EE31BB" w:rsidRPr="00A057BC" w:rsidRDefault="00EE31BB" w:rsidP="00EE31BB">
            <w:pPr>
              <w:suppressAutoHyphens/>
              <w:spacing w:line="276" w:lineRule="auto"/>
              <w:jc w:val="both"/>
              <w:rPr>
                <w:bCs/>
                <w:color w:val="0D0D0D" w:themeColor="text1" w:themeTint="F2"/>
              </w:rPr>
            </w:pPr>
            <w:r w:rsidRPr="00A057BC">
              <w:rPr>
                <w:bCs/>
                <w:color w:val="0D0D0D" w:themeColor="text1" w:themeTint="F2"/>
              </w:rPr>
              <w:t xml:space="preserve">фармакокинетики </w:t>
            </w:r>
            <w:proofErr w:type="spellStart"/>
            <w:r w:rsidRPr="00A057BC">
              <w:rPr>
                <w:bCs/>
                <w:color w:val="0D0D0D" w:themeColor="text1" w:themeTint="F2"/>
              </w:rPr>
              <w:t>упадацитиниба</w:t>
            </w:r>
            <w:proofErr w:type="spellEnd"/>
            <w:r w:rsidRPr="00A057BC">
              <w:rPr>
                <w:bCs/>
                <w:color w:val="0D0D0D" w:themeColor="text1" w:themeTint="F2"/>
              </w:rPr>
              <w:t xml:space="preserve"> </w:t>
            </w:r>
            <w:proofErr w:type="spellStart"/>
            <w:r w:rsidRPr="00A057BC">
              <w:rPr>
                <w:bCs/>
                <w:color w:val="0D0D0D" w:themeColor="text1" w:themeTint="F2"/>
              </w:rPr>
              <w:t>внемодельным</w:t>
            </w:r>
            <w:proofErr w:type="spellEnd"/>
            <w:r w:rsidRPr="00A057BC">
              <w:rPr>
                <w:bCs/>
                <w:color w:val="0D0D0D" w:themeColor="text1" w:themeTint="F2"/>
              </w:rPr>
              <w:t xml:space="preserve"> методом:</w:t>
            </w:r>
          </w:p>
          <w:p w14:paraId="023A9C7C" w14:textId="77777777" w:rsidR="00EE31BB" w:rsidRPr="00A057BC" w:rsidRDefault="00EE31BB" w:rsidP="00EE31BB">
            <w:pPr>
              <w:suppressAutoHyphens/>
              <w:spacing w:line="276" w:lineRule="auto"/>
              <w:jc w:val="both"/>
              <w:rPr>
                <w:bCs/>
                <w:color w:val="0D0D0D" w:themeColor="text1" w:themeTint="F2"/>
              </w:rPr>
            </w:pPr>
            <w:r w:rsidRPr="00A057BC">
              <w:rPr>
                <w:bCs/>
                <w:color w:val="0D0D0D" w:themeColor="text1" w:themeTint="F2"/>
              </w:rPr>
              <w:t>C</w:t>
            </w:r>
            <w:r w:rsidRPr="00A057BC">
              <w:rPr>
                <w:bCs/>
                <w:color w:val="0D0D0D" w:themeColor="text1" w:themeTint="F2"/>
                <w:vertAlign w:val="subscript"/>
              </w:rPr>
              <w:t>max</w:t>
            </w:r>
            <w:r w:rsidRPr="00A057BC">
              <w:rPr>
                <w:bCs/>
                <w:color w:val="0D0D0D" w:themeColor="text1" w:themeTint="F2"/>
              </w:rPr>
              <w:t xml:space="preserve"> — максимальная концентрация в плазме; </w:t>
            </w:r>
          </w:p>
          <w:p w14:paraId="1D91F520" w14:textId="77777777" w:rsidR="00EE31BB" w:rsidRPr="00A057BC" w:rsidRDefault="00EE31BB" w:rsidP="00EE31BB">
            <w:pPr>
              <w:suppressAutoHyphens/>
              <w:spacing w:line="276" w:lineRule="auto"/>
              <w:jc w:val="both"/>
              <w:rPr>
                <w:bCs/>
                <w:color w:val="0D0D0D" w:themeColor="text1" w:themeTint="F2"/>
              </w:rPr>
            </w:pPr>
            <w:r w:rsidRPr="00A057BC">
              <w:rPr>
                <w:bCs/>
                <w:color w:val="0D0D0D" w:themeColor="text1" w:themeTint="F2"/>
              </w:rPr>
              <w:t>t</w:t>
            </w:r>
            <w:r w:rsidRPr="00A057BC">
              <w:rPr>
                <w:bCs/>
                <w:color w:val="0D0D0D" w:themeColor="text1" w:themeTint="F2"/>
                <w:vertAlign w:val="subscript"/>
              </w:rPr>
              <w:t>max</w:t>
            </w:r>
            <w:r w:rsidRPr="00A057BC">
              <w:rPr>
                <w:bCs/>
                <w:color w:val="0D0D0D" w:themeColor="text1" w:themeTint="F2"/>
              </w:rPr>
              <w:t xml:space="preserve"> — время достижения C</w:t>
            </w:r>
            <w:r w:rsidRPr="00A057BC">
              <w:rPr>
                <w:bCs/>
                <w:color w:val="0D0D0D" w:themeColor="text1" w:themeTint="F2"/>
                <w:vertAlign w:val="subscript"/>
              </w:rPr>
              <w:t>max</w:t>
            </w:r>
            <w:r w:rsidRPr="00A057BC">
              <w:rPr>
                <w:bCs/>
                <w:color w:val="0D0D0D" w:themeColor="text1" w:themeTint="F2"/>
              </w:rPr>
              <w:t>;</w:t>
            </w:r>
          </w:p>
          <w:p w14:paraId="03758953" w14:textId="77777777" w:rsidR="00EE31BB" w:rsidRPr="00A057BC" w:rsidRDefault="00EE31BB" w:rsidP="00EE31BB">
            <w:pPr>
              <w:suppressAutoHyphens/>
              <w:spacing w:line="276" w:lineRule="auto"/>
              <w:jc w:val="both"/>
              <w:rPr>
                <w:bCs/>
                <w:color w:val="0D0D0D" w:themeColor="text1" w:themeTint="F2"/>
              </w:rPr>
            </w:pPr>
            <w:r w:rsidRPr="00A057BC">
              <w:rPr>
                <w:bCs/>
                <w:color w:val="0D0D0D" w:themeColor="text1" w:themeTint="F2"/>
              </w:rPr>
              <w:t>t</w:t>
            </w:r>
            <w:r w:rsidRPr="00A057BC">
              <w:rPr>
                <w:bCs/>
                <w:color w:val="0D0D0D" w:themeColor="text1" w:themeTint="F2"/>
                <w:vertAlign w:val="subscript"/>
              </w:rPr>
              <w:t>½</w:t>
            </w:r>
            <w:r w:rsidRPr="00A057BC">
              <w:rPr>
                <w:bCs/>
                <w:color w:val="0D0D0D" w:themeColor="text1" w:themeTint="F2"/>
              </w:rPr>
              <w:t xml:space="preserve"> — период полувыведения из плазмы;</w:t>
            </w:r>
          </w:p>
          <w:p w14:paraId="4F21DE36" w14:textId="77777777" w:rsidR="00EE31BB" w:rsidRPr="00A057BC" w:rsidRDefault="00EE31BB" w:rsidP="00EE31BB">
            <w:pPr>
              <w:suppressAutoHyphens/>
              <w:spacing w:line="276" w:lineRule="auto"/>
              <w:jc w:val="both"/>
              <w:rPr>
                <w:bCs/>
                <w:color w:val="0D0D0D" w:themeColor="text1" w:themeTint="F2"/>
              </w:rPr>
            </w:pPr>
            <w:r w:rsidRPr="00A057BC">
              <w:rPr>
                <w:bCs/>
                <w:color w:val="0D0D0D" w:themeColor="text1" w:themeTint="F2"/>
              </w:rPr>
              <w:t>AUC</w:t>
            </w:r>
            <w:r w:rsidRPr="00A057BC">
              <w:rPr>
                <w:bCs/>
                <w:color w:val="0D0D0D" w:themeColor="text1" w:themeTint="F2"/>
                <w:vertAlign w:val="subscript"/>
              </w:rPr>
              <w:t>0–</w:t>
            </w:r>
            <w:r w:rsidRPr="00A057BC">
              <w:rPr>
                <w:bCs/>
                <w:color w:val="0D0D0D" w:themeColor="text1" w:themeTint="F2"/>
                <w:vertAlign w:val="subscript"/>
                <w:lang w:val="en-US"/>
              </w:rPr>
              <w:t>t</w:t>
            </w:r>
            <w:r w:rsidRPr="00A057BC">
              <w:rPr>
                <w:bCs/>
                <w:color w:val="0D0D0D" w:themeColor="text1" w:themeTint="F2"/>
                <w:vertAlign w:val="subscript"/>
              </w:rPr>
              <w:t xml:space="preserve"> </w:t>
            </w:r>
            <w:r w:rsidRPr="00A057BC">
              <w:rPr>
                <w:bCs/>
                <w:color w:val="0D0D0D" w:themeColor="text1" w:themeTint="F2"/>
              </w:rPr>
              <w:t>— площадь под кривой «плазменная концентрация–время» с момента приема препарата до последней определяемой концентрации во временной точке t;</w:t>
            </w:r>
          </w:p>
          <w:p w14:paraId="6156AC22" w14:textId="77777777" w:rsidR="00EE31BB" w:rsidRPr="00A057BC" w:rsidRDefault="00EE31BB" w:rsidP="00EE31BB">
            <w:pPr>
              <w:suppressAutoHyphens/>
              <w:spacing w:line="276" w:lineRule="auto"/>
              <w:jc w:val="both"/>
              <w:rPr>
                <w:bCs/>
                <w:color w:val="0D0D0D" w:themeColor="text1" w:themeTint="F2"/>
              </w:rPr>
            </w:pPr>
            <w:r w:rsidRPr="00A057BC">
              <w:rPr>
                <w:bCs/>
                <w:color w:val="0D0D0D" w:themeColor="text1" w:themeTint="F2"/>
              </w:rPr>
              <w:t>AUC</w:t>
            </w:r>
            <w:r w:rsidRPr="00A057BC">
              <w:rPr>
                <w:bCs/>
                <w:color w:val="0D0D0D" w:themeColor="text1" w:themeTint="F2"/>
                <w:vertAlign w:val="subscript"/>
              </w:rPr>
              <w:t>0–∞</w:t>
            </w:r>
            <w:r w:rsidRPr="00A057BC">
              <w:rPr>
                <w:bCs/>
                <w:color w:val="0D0D0D" w:themeColor="text1" w:themeTint="F2"/>
              </w:rPr>
              <w:t xml:space="preserve"> — площадь под кривой «плазменная концентрация–время» экстраполированная до бесконечности;</w:t>
            </w:r>
          </w:p>
          <w:p w14:paraId="5516917B" w14:textId="77777777" w:rsidR="00EE31BB" w:rsidRPr="00A057BC" w:rsidRDefault="00EE31BB" w:rsidP="00EE31BB">
            <w:pPr>
              <w:tabs>
                <w:tab w:val="left" w:pos="23"/>
              </w:tabs>
              <w:spacing w:line="276" w:lineRule="auto"/>
              <w:ind w:left="402" w:hanging="357"/>
              <w:jc w:val="both"/>
              <w:rPr>
                <w:color w:val="000000"/>
              </w:rPr>
            </w:pPr>
            <w:r w:rsidRPr="00A057BC">
              <w:rPr>
                <w:color w:val="000000"/>
              </w:rPr>
              <w:t>k</w:t>
            </w:r>
            <w:r w:rsidRPr="00A057BC">
              <w:rPr>
                <w:color w:val="000000"/>
                <w:vertAlign w:val="subscript"/>
              </w:rPr>
              <w:t>el</w:t>
            </w:r>
            <w:r w:rsidRPr="00A057BC">
              <w:rPr>
                <w:color w:val="000000"/>
              </w:rPr>
              <w:t xml:space="preserve"> – константа скорости терминальной элиминации</w:t>
            </w:r>
          </w:p>
          <w:p w14:paraId="5DD8028F" w14:textId="738A6161" w:rsidR="00EE31BB" w:rsidRPr="00A057BC" w:rsidRDefault="00EE31BB" w:rsidP="00EE31BB">
            <w:pPr>
              <w:suppressAutoHyphens/>
              <w:spacing w:line="276" w:lineRule="auto"/>
              <w:jc w:val="both"/>
              <w:rPr>
                <w:bCs/>
                <w:color w:val="0D0D0D" w:themeColor="text1" w:themeTint="F2"/>
              </w:rPr>
            </w:pPr>
            <w:r w:rsidRPr="00A057BC">
              <w:rPr>
                <w:color w:val="000000"/>
              </w:rPr>
              <w:t>AUC</w:t>
            </w:r>
            <w:r w:rsidRPr="00A057BC">
              <w:rPr>
                <w:color w:val="000000"/>
                <w:vertAlign w:val="subscript"/>
              </w:rPr>
              <w:t>extr</w:t>
            </w:r>
            <w:r w:rsidRPr="00A057BC">
              <w:rPr>
                <w:color w:val="000000"/>
              </w:rPr>
              <w:t xml:space="preserve"> – остаточная площадь под кривой </w:t>
            </w:r>
            <w:r w:rsidRPr="00A057BC">
              <w:rPr>
                <w:bCs/>
                <w:color w:val="0D0D0D" w:themeColor="text1" w:themeTint="F2"/>
              </w:rPr>
              <w:t>«плазменная концентрация–время</w:t>
            </w:r>
            <w:r w:rsidR="001D3AD0" w:rsidRPr="00A057BC">
              <w:rPr>
                <w:bCs/>
                <w:color w:val="0D0D0D" w:themeColor="text1" w:themeTint="F2"/>
              </w:rPr>
              <w:t>»</w:t>
            </w:r>
            <w:r w:rsidRPr="00A057BC">
              <w:rPr>
                <w:bCs/>
                <w:color w:val="0D0D0D" w:themeColor="text1" w:themeTint="F2"/>
              </w:rPr>
              <w:t>.</w:t>
            </w:r>
          </w:p>
          <w:p w14:paraId="42E710D9" w14:textId="77777777" w:rsidR="00EE31BB" w:rsidRPr="00A057BC" w:rsidRDefault="00EE31BB" w:rsidP="00EE31BB">
            <w:pPr>
              <w:suppressAutoHyphens/>
              <w:spacing w:line="276" w:lineRule="auto"/>
              <w:jc w:val="both"/>
              <w:rPr>
                <w:bCs/>
                <w:color w:val="0D0D0D" w:themeColor="text1" w:themeTint="F2"/>
              </w:rPr>
            </w:pPr>
          </w:p>
          <w:p w14:paraId="357E3A10" w14:textId="77777777" w:rsidR="00EE31BB" w:rsidRPr="00A057BC" w:rsidRDefault="00EE31BB" w:rsidP="00EE31BB">
            <w:pPr>
              <w:suppressAutoHyphens/>
              <w:spacing w:line="276" w:lineRule="auto"/>
              <w:jc w:val="both"/>
              <w:rPr>
                <w:bCs/>
                <w:color w:val="000000"/>
              </w:rPr>
            </w:pPr>
            <w:r w:rsidRPr="00A057BC">
              <w:rPr>
                <w:bCs/>
                <w:color w:val="000000"/>
              </w:rPr>
              <w:t>Ожидается, что предусмотренная данным протоколом длительность отбора биоматериала должна обеспечить выполнение условия «AUC</w:t>
            </w:r>
            <w:r w:rsidRPr="00A057BC">
              <w:rPr>
                <w:bCs/>
                <w:color w:val="000000"/>
                <w:vertAlign w:val="subscript"/>
              </w:rPr>
              <w:t xml:space="preserve">0-t </w:t>
            </w:r>
            <w:r w:rsidRPr="00A057BC">
              <w:rPr>
                <w:bCs/>
                <w:color w:val="000000"/>
              </w:rPr>
              <w:t xml:space="preserve">превышает 80% </w:t>
            </w:r>
            <w:r w:rsidRPr="00A057BC">
              <w:rPr>
                <w:bCs/>
                <w:color w:val="000000"/>
              </w:rPr>
              <w:br/>
              <w:t>от AUC</w:t>
            </w:r>
            <w:r w:rsidRPr="00A057BC">
              <w:rPr>
                <w:bCs/>
                <w:color w:val="000000"/>
                <w:vertAlign w:val="subscript"/>
              </w:rPr>
              <w:t>0-∞</w:t>
            </w:r>
            <w:r w:rsidRPr="00A057BC">
              <w:rPr>
                <w:bCs/>
                <w:color w:val="000000"/>
              </w:rPr>
              <w:t>».</w:t>
            </w:r>
          </w:p>
          <w:p w14:paraId="46863A80" w14:textId="77777777" w:rsidR="00EE31BB" w:rsidRPr="00A057BC" w:rsidRDefault="00EE31BB" w:rsidP="00EE31BB">
            <w:pPr>
              <w:suppressAutoHyphens/>
              <w:spacing w:line="276" w:lineRule="auto"/>
              <w:jc w:val="both"/>
              <w:rPr>
                <w:color w:val="000000"/>
              </w:rPr>
            </w:pPr>
            <w:r w:rsidRPr="00A057BC">
              <w:rPr>
                <w:color w:val="000000"/>
              </w:rPr>
              <w:t>Для расчета фармакокинетических параметров будет использоваться реальное время забора образцов.</w:t>
            </w:r>
          </w:p>
        </w:tc>
      </w:tr>
      <w:tr w:rsidR="00EE31BB" w14:paraId="58636130" w14:textId="77777777" w:rsidTr="00EE31BB">
        <w:trPr>
          <w:trHeight w:val="1611"/>
        </w:trPr>
        <w:tc>
          <w:tcPr>
            <w:tcW w:w="0" w:type="auto"/>
            <w:gridSpan w:val="2"/>
            <w:tcBorders>
              <w:top w:val="single" w:sz="4" w:space="0" w:color="auto"/>
              <w:left w:val="single" w:sz="4" w:space="0" w:color="auto"/>
              <w:bottom w:val="single" w:sz="4" w:space="0" w:color="auto"/>
              <w:right w:val="single" w:sz="4" w:space="0" w:color="auto"/>
            </w:tcBorders>
          </w:tcPr>
          <w:p w14:paraId="732E23C7"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 xml:space="preserve">Статистический анализ </w:t>
            </w:r>
          </w:p>
        </w:tc>
        <w:tc>
          <w:tcPr>
            <w:tcW w:w="6618" w:type="dxa"/>
            <w:gridSpan w:val="3"/>
            <w:tcBorders>
              <w:top w:val="single" w:sz="4" w:space="0" w:color="auto"/>
              <w:left w:val="single" w:sz="4" w:space="0" w:color="auto"/>
              <w:bottom w:val="single" w:sz="4" w:space="0" w:color="auto"/>
              <w:right w:val="single" w:sz="4" w:space="0" w:color="auto"/>
            </w:tcBorders>
          </w:tcPr>
          <w:p w14:paraId="4C1F7D35" w14:textId="77777777" w:rsidR="00EE31BB" w:rsidRPr="00A057BC" w:rsidRDefault="00EE31BB" w:rsidP="00EE31BB">
            <w:pPr>
              <w:suppressAutoHyphens/>
              <w:spacing w:line="276" w:lineRule="auto"/>
              <w:jc w:val="both"/>
              <w:rPr>
                <w:color w:val="0D0D0D" w:themeColor="text1" w:themeTint="F2"/>
              </w:rPr>
            </w:pPr>
            <w:bookmarkStart w:id="512" w:name="СТАТпрограммы"/>
            <w:r w:rsidRPr="00A057BC">
              <w:rPr>
                <w:color w:val="0D0D0D" w:themeColor="text1" w:themeTint="F2"/>
              </w:rPr>
              <w:t xml:space="preserve">Для оценки фармакокинетических параметров и статистической обработки данных будет использоваться программное </w:t>
            </w:r>
            <w:commentRangeStart w:id="513"/>
            <w:commentRangeStart w:id="514"/>
            <w:r w:rsidRPr="00A057BC">
              <w:rPr>
                <w:color w:val="0D0D0D" w:themeColor="text1" w:themeTint="F2"/>
              </w:rPr>
              <w:t xml:space="preserve">обеспечение R, </w:t>
            </w:r>
            <w:proofErr w:type="spellStart"/>
            <w:r w:rsidRPr="00A057BC">
              <w:rPr>
                <w:color w:val="0D0D0D" w:themeColor="text1" w:themeTint="F2"/>
              </w:rPr>
              <w:t>StatSoft</w:t>
            </w:r>
            <w:proofErr w:type="spellEnd"/>
            <w:r w:rsidRPr="00A057BC">
              <w:rPr>
                <w:color w:val="0D0D0D" w:themeColor="text1" w:themeTint="F2"/>
              </w:rPr>
              <w:t xml:space="preserve"> </w:t>
            </w:r>
            <w:proofErr w:type="spellStart"/>
            <w:r w:rsidRPr="00A057BC">
              <w:rPr>
                <w:color w:val="0D0D0D" w:themeColor="text1" w:themeTint="F2"/>
              </w:rPr>
              <w:t>Statistica</w:t>
            </w:r>
            <w:proofErr w:type="spellEnd"/>
            <w:r w:rsidRPr="00A057BC">
              <w:rPr>
                <w:color w:val="0D0D0D" w:themeColor="text1" w:themeTint="F2"/>
              </w:rPr>
              <w:t xml:space="preserve"> 13 или другое, соответствующее задачам статистического анализа</w:t>
            </w:r>
            <w:commentRangeEnd w:id="513"/>
            <w:r w:rsidR="00E5544F">
              <w:rPr>
                <w:rStyle w:val="a8"/>
              </w:rPr>
              <w:commentReference w:id="513"/>
            </w:r>
            <w:commentRangeEnd w:id="514"/>
            <w:r w:rsidR="00B56882">
              <w:rPr>
                <w:rStyle w:val="a8"/>
              </w:rPr>
              <w:commentReference w:id="514"/>
            </w:r>
            <w:r w:rsidRPr="00A057BC">
              <w:rPr>
                <w:color w:val="0D0D0D" w:themeColor="text1" w:themeTint="F2"/>
              </w:rPr>
              <w:t>.</w:t>
            </w:r>
            <w:bookmarkEnd w:id="512"/>
            <w:r w:rsidRPr="00A057BC">
              <w:rPr>
                <w:color w:val="0D0D0D" w:themeColor="text1" w:themeTint="F2"/>
              </w:rPr>
              <w:t xml:space="preserve"> </w:t>
            </w:r>
          </w:p>
          <w:p w14:paraId="6F133417"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Будут представлены:</w:t>
            </w:r>
          </w:p>
          <w:p w14:paraId="4EC24E64"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 индивидуальные и средние фармакокинетические профили, а также суммарные профили референтного и исследуемых лекарственных препаратов в линейном масштабе;</w:t>
            </w:r>
          </w:p>
          <w:p w14:paraId="0F462BDF"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lastRenderedPageBreak/>
              <w:t>- индивидуальные и средние фармакокинетические профили, а также суммарные профили референтного и исследуемых лекарственных препаратов в полулогарифмическом масштабе;</w:t>
            </w:r>
          </w:p>
          <w:p w14:paraId="120DBFD0"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 таблицы индивидуальных и средних значений концентраций, фармакокинетических параметров и дисперсионного анализа показателей фармакокинетики референтного и исследуемых лекарственных препаратов.</w:t>
            </w:r>
          </w:p>
          <w:p w14:paraId="34845213"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Для показателя t</w:t>
            </w:r>
            <w:r w:rsidRPr="00A057BC">
              <w:rPr>
                <w:color w:val="0D0D0D" w:themeColor="text1" w:themeTint="F2"/>
                <w:vertAlign w:val="subscript"/>
              </w:rPr>
              <w:t>max</w:t>
            </w:r>
            <w:r w:rsidRPr="00A057BC">
              <w:rPr>
                <w:color w:val="0D0D0D" w:themeColor="text1" w:themeTint="F2"/>
              </w:rPr>
              <w:t xml:space="preserve"> будет представлена описательная статистика.</w:t>
            </w:r>
          </w:p>
          <w:p w14:paraId="534D6FA1"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Для параметров безопасности будут приведены следующие показатели описательной статистики: среднее арифметическое значение (Mean), стандартное отклонение среднего результата (SD), максимальные (Max) и минимальные значения (Min).</w:t>
            </w:r>
          </w:p>
          <w:p w14:paraId="5CC04D53" w14:textId="59FF68F6"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 xml:space="preserve">Для нежелательных явлений будут представлены таблицы частот НЯ после приема препарата T и после приема препарата R: общая частота НЯ, </w:t>
            </w:r>
            <w:commentRangeStart w:id="515"/>
            <w:commentRangeStart w:id="516"/>
            <w:del w:id="517" w:author="Автор" w:date="2026-08-25T18:34:00Z">
              <w:r w:rsidRPr="00A057BC" w:rsidDel="00B56882">
                <w:rPr>
                  <w:color w:val="0D0D0D" w:themeColor="text1" w:themeTint="F2"/>
                </w:rPr>
                <w:delText>частота клинически значимых НЯ</w:delText>
              </w:r>
            </w:del>
            <w:commentRangeEnd w:id="515"/>
            <w:r w:rsidR="00256059">
              <w:rPr>
                <w:rStyle w:val="a8"/>
              </w:rPr>
              <w:commentReference w:id="515"/>
            </w:r>
            <w:commentRangeEnd w:id="516"/>
            <w:r w:rsidR="00B56882">
              <w:rPr>
                <w:rStyle w:val="a8"/>
              </w:rPr>
              <w:commentReference w:id="516"/>
            </w:r>
            <w:del w:id="518" w:author="Автор" w:date="2026-08-25T18:34:00Z">
              <w:r w:rsidRPr="00A057BC" w:rsidDel="00B56882">
                <w:rPr>
                  <w:color w:val="0D0D0D" w:themeColor="text1" w:themeTint="F2"/>
                </w:rPr>
                <w:delText xml:space="preserve">, </w:delText>
              </w:r>
            </w:del>
            <w:r w:rsidRPr="00A057BC">
              <w:rPr>
                <w:color w:val="0D0D0D" w:themeColor="text1" w:themeTint="F2"/>
              </w:rPr>
              <w:t>частота СНЯ, частота НЯ, ставших причиной досрочного выбывания, частота НЯ по степени тяжести, частота НЯ, связь которых с препаратом исследования оценена как возможная, вероятная или определенная. Проверка статистических гипотез для оценки безопасности не предусмотрена.</w:t>
            </w:r>
          </w:p>
        </w:tc>
      </w:tr>
      <w:tr w:rsidR="00EE31BB" w14:paraId="57453BC5" w14:textId="77777777" w:rsidTr="00EE31BB">
        <w:trPr>
          <w:trHeight w:val="1611"/>
        </w:trPr>
        <w:tc>
          <w:tcPr>
            <w:tcW w:w="0" w:type="auto"/>
            <w:gridSpan w:val="2"/>
            <w:tcBorders>
              <w:top w:val="single" w:sz="4" w:space="0" w:color="auto"/>
              <w:left w:val="single" w:sz="4" w:space="0" w:color="auto"/>
              <w:bottom w:val="single" w:sz="4" w:space="0" w:color="auto"/>
              <w:right w:val="single" w:sz="4" w:space="0" w:color="auto"/>
            </w:tcBorders>
          </w:tcPr>
          <w:p w14:paraId="779447D3"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lastRenderedPageBreak/>
              <w:t xml:space="preserve">Критерии </w:t>
            </w:r>
          </w:p>
          <w:p w14:paraId="0E945E3E" w14:textId="77777777" w:rsidR="00EE31BB" w:rsidRPr="00A057BC" w:rsidRDefault="00EE31BB" w:rsidP="00EE31BB">
            <w:pPr>
              <w:spacing w:line="276" w:lineRule="auto"/>
              <w:jc w:val="both"/>
              <w:rPr>
                <w:b/>
                <w:bCs/>
                <w:color w:val="0D0D0D" w:themeColor="text1" w:themeTint="F2"/>
                <w:u w:color="000000"/>
              </w:rPr>
            </w:pPr>
            <w:r w:rsidRPr="00A057BC">
              <w:rPr>
                <w:b/>
                <w:bCs/>
                <w:color w:val="0D0D0D" w:themeColor="text1" w:themeTint="F2"/>
                <w:u w:color="000000"/>
              </w:rPr>
              <w:t>биоэквивалентности</w:t>
            </w:r>
          </w:p>
        </w:tc>
        <w:tc>
          <w:tcPr>
            <w:tcW w:w="6618" w:type="dxa"/>
            <w:gridSpan w:val="3"/>
            <w:tcBorders>
              <w:top w:val="single" w:sz="4" w:space="0" w:color="auto"/>
              <w:left w:val="single" w:sz="4" w:space="0" w:color="auto"/>
              <w:bottom w:val="single" w:sz="4" w:space="0" w:color="auto"/>
              <w:right w:val="single" w:sz="4" w:space="0" w:color="auto"/>
            </w:tcBorders>
          </w:tcPr>
          <w:p w14:paraId="495B5C90" w14:textId="77777777" w:rsidR="00EE31BB" w:rsidRPr="00A057BC" w:rsidRDefault="00EE31BB" w:rsidP="00EE31BB">
            <w:pPr>
              <w:suppressAutoHyphens/>
              <w:spacing w:line="276" w:lineRule="auto"/>
              <w:jc w:val="both"/>
              <w:rPr>
                <w:color w:val="0D0D0D" w:themeColor="text1" w:themeTint="F2"/>
              </w:rPr>
            </w:pPr>
            <w:r w:rsidRPr="00A057BC">
              <w:rPr>
                <w:color w:val="0D0D0D" w:themeColor="text1" w:themeTint="F2"/>
              </w:rPr>
              <w:t>Дисперсионный анализ (ANOVA) показателей AUC</w:t>
            </w:r>
            <w:r w:rsidRPr="00A057BC">
              <w:rPr>
                <w:color w:val="0D0D0D" w:themeColor="text1" w:themeTint="F2"/>
                <w:vertAlign w:val="subscript"/>
              </w:rPr>
              <w:t>0–</w:t>
            </w:r>
            <w:r w:rsidRPr="00A057BC">
              <w:rPr>
                <w:color w:val="0D0D0D" w:themeColor="text1" w:themeTint="F2"/>
                <w:vertAlign w:val="subscript"/>
                <w:lang w:val="en-US"/>
              </w:rPr>
              <w:t>t</w:t>
            </w:r>
            <w:r w:rsidRPr="00A057BC">
              <w:rPr>
                <w:color w:val="0D0D0D" w:themeColor="text1" w:themeTint="F2"/>
              </w:rPr>
              <w:t>,</w:t>
            </w:r>
            <w:r w:rsidRPr="00A057BC">
              <w:rPr>
                <w:color w:val="0D0D0D" w:themeColor="text1" w:themeTint="F2"/>
                <w:vertAlign w:val="subscript"/>
              </w:rPr>
              <w:t xml:space="preserve"> </w:t>
            </w:r>
            <w:r w:rsidRPr="00A057BC">
              <w:rPr>
                <w:color w:val="0D0D0D" w:themeColor="text1" w:themeTint="F2"/>
              </w:rPr>
              <w:t>AUC</w:t>
            </w:r>
            <w:r w:rsidRPr="00A057BC">
              <w:rPr>
                <w:color w:val="0D0D0D" w:themeColor="text1" w:themeTint="F2"/>
                <w:vertAlign w:val="subscript"/>
              </w:rPr>
              <w:t xml:space="preserve">0–∞ </w:t>
            </w:r>
            <w:r w:rsidRPr="00A057BC">
              <w:rPr>
                <w:color w:val="0D0D0D" w:themeColor="text1" w:themeTint="F2"/>
              </w:rPr>
              <w:t>и C</w:t>
            </w:r>
            <w:r w:rsidRPr="00A057BC">
              <w:rPr>
                <w:color w:val="0D0D0D" w:themeColor="text1" w:themeTint="F2"/>
                <w:vertAlign w:val="subscript"/>
              </w:rPr>
              <w:t>max</w:t>
            </w:r>
            <w:r w:rsidRPr="00A057BC">
              <w:rPr>
                <w:color w:val="0D0D0D" w:themeColor="text1" w:themeTint="F2"/>
              </w:rPr>
              <w:t xml:space="preserve"> будет выполнен после проведения логарифмического преобразования.</w:t>
            </w:r>
            <w:r w:rsidRPr="00A057BC">
              <w:rPr>
                <w:color w:val="0D0D0D" w:themeColor="text1" w:themeTint="F2"/>
              </w:rPr>
              <w:br/>
              <w:t>Вывод о биоэквивалентности сравниваемых препаратов будет сделан с использованием подхода, основанного на оценке 90%-ных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референтного препарата. Исследуемый и референтный препараты будут признаны биоэквивалентными, если 90% доверительные интервалы для отношений геометрических средних значений C</w:t>
            </w:r>
            <w:r w:rsidRPr="00A057BC">
              <w:rPr>
                <w:color w:val="0D0D0D" w:themeColor="text1" w:themeTint="F2"/>
                <w:vertAlign w:val="subscript"/>
              </w:rPr>
              <w:t xml:space="preserve">max </w:t>
            </w:r>
            <w:r w:rsidR="009C30F7" w:rsidRPr="00A057BC">
              <w:rPr>
                <w:color w:val="0D0D0D" w:themeColor="text1" w:themeTint="F2"/>
              </w:rPr>
              <w:t xml:space="preserve">и </w:t>
            </w:r>
            <w:r w:rsidRPr="00A057BC">
              <w:rPr>
                <w:color w:val="0D0D0D" w:themeColor="text1" w:themeTint="F2"/>
              </w:rPr>
              <w:t>AUC</w:t>
            </w:r>
            <w:r w:rsidRPr="00A057BC">
              <w:rPr>
                <w:color w:val="0D0D0D" w:themeColor="text1" w:themeTint="F2"/>
                <w:vertAlign w:val="subscript"/>
              </w:rPr>
              <w:t>0–</w:t>
            </w:r>
            <w:r w:rsidRPr="00A057BC">
              <w:rPr>
                <w:color w:val="0D0D0D" w:themeColor="text1" w:themeTint="F2"/>
                <w:vertAlign w:val="subscript"/>
                <w:lang w:val="en-US"/>
              </w:rPr>
              <w:t>t</w:t>
            </w:r>
            <w:r w:rsidRPr="00A057BC">
              <w:rPr>
                <w:color w:val="0D0D0D" w:themeColor="text1" w:themeTint="F2"/>
              </w:rPr>
              <w:t xml:space="preserve"> </w:t>
            </w:r>
            <w:r w:rsidRPr="00A057BC">
              <w:rPr>
                <w:color w:val="0D0D0D" w:themeColor="text1" w:themeTint="F2"/>
                <w:vertAlign w:val="subscript"/>
              </w:rPr>
              <w:t xml:space="preserve"> </w:t>
            </w:r>
            <w:r w:rsidRPr="00A057BC">
              <w:rPr>
                <w:color w:val="0D0D0D" w:themeColor="text1" w:themeTint="F2"/>
              </w:rPr>
              <w:t>будут полностью находиться в пределах 80,00–125,00%.</w:t>
            </w:r>
          </w:p>
          <w:p w14:paraId="6CF03C46" w14:textId="2EC54C4D" w:rsidR="00831B61" w:rsidRPr="00A057BC" w:rsidRDefault="00831B61" w:rsidP="00831B61">
            <w:pPr>
              <w:suppressAutoHyphens/>
              <w:spacing w:before="120" w:line="276" w:lineRule="auto"/>
              <w:jc w:val="both"/>
              <w:rPr>
                <w:color w:val="000000"/>
              </w:rPr>
            </w:pPr>
            <w:r w:rsidRPr="00A057BC">
              <w:rPr>
                <w:color w:val="000000"/>
              </w:rPr>
              <w:t>Оценка биоэквивалентности будет проведена для двух условий приема: натощак и после еды.</w:t>
            </w:r>
          </w:p>
        </w:tc>
      </w:tr>
      <w:tr w:rsidR="00EE31BB" w14:paraId="6EFB1A08" w14:textId="77777777" w:rsidTr="00EE31BB">
        <w:trPr>
          <w:trHeight w:val="1611"/>
        </w:trPr>
        <w:tc>
          <w:tcPr>
            <w:tcW w:w="0" w:type="auto"/>
            <w:gridSpan w:val="2"/>
            <w:tcBorders>
              <w:top w:val="single" w:sz="4" w:space="0" w:color="auto"/>
              <w:left w:val="single" w:sz="4" w:space="0" w:color="auto"/>
              <w:bottom w:val="single" w:sz="4" w:space="0" w:color="auto"/>
              <w:right w:val="single" w:sz="4" w:space="0" w:color="auto"/>
            </w:tcBorders>
          </w:tcPr>
          <w:p w14:paraId="1612D59A" w14:textId="2548DBB4" w:rsidR="00EE31BB" w:rsidRPr="00A057BC" w:rsidRDefault="00EE31BB" w:rsidP="00F32F39">
            <w:pPr>
              <w:spacing w:line="276" w:lineRule="auto"/>
              <w:rPr>
                <w:b/>
                <w:bCs/>
                <w:color w:val="0D0D0D" w:themeColor="text1" w:themeTint="F2"/>
                <w:u w:color="000000"/>
              </w:rPr>
            </w:pPr>
            <w:r w:rsidRPr="00A057BC">
              <w:rPr>
                <w:b/>
                <w:bCs/>
                <w:color w:val="0D0D0D" w:themeColor="text1" w:themeTint="F2"/>
                <w:u w:color="000000"/>
              </w:rPr>
              <w:t xml:space="preserve">Безопасность и мониторинг состояния </w:t>
            </w:r>
            <w:r w:rsidR="007A72F3" w:rsidRPr="00A057BC">
              <w:rPr>
                <w:b/>
                <w:bCs/>
                <w:color w:val="0D0D0D" w:themeColor="text1" w:themeTint="F2"/>
                <w:u w:color="000000"/>
              </w:rPr>
              <w:t>добровольцев</w:t>
            </w:r>
          </w:p>
        </w:tc>
        <w:tc>
          <w:tcPr>
            <w:tcW w:w="6618" w:type="dxa"/>
            <w:gridSpan w:val="3"/>
            <w:tcBorders>
              <w:top w:val="single" w:sz="4" w:space="0" w:color="auto"/>
              <w:left w:val="single" w:sz="4" w:space="0" w:color="auto"/>
              <w:bottom w:val="single" w:sz="4" w:space="0" w:color="auto"/>
              <w:right w:val="single" w:sz="4" w:space="0" w:color="auto"/>
            </w:tcBorders>
          </w:tcPr>
          <w:p w14:paraId="6B993109" w14:textId="77777777" w:rsidR="00EE31BB" w:rsidRPr="00A057BC" w:rsidRDefault="00EE31BB" w:rsidP="00EE31BB">
            <w:pPr>
              <w:suppressAutoHyphens/>
              <w:spacing w:line="276" w:lineRule="auto"/>
              <w:jc w:val="both"/>
              <w:rPr>
                <w:bCs/>
                <w:color w:val="0D0D0D" w:themeColor="text1" w:themeTint="F2"/>
              </w:rPr>
            </w:pPr>
            <w:r w:rsidRPr="00A057BC">
              <w:rPr>
                <w:bCs/>
                <w:iCs/>
                <w:color w:val="0D0D0D" w:themeColor="text1" w:themeTint="F2"/>
                <w:u w:color="000000"/>
              </w:rPr>
              <w:t xml:space="preserve">В рамках исследования будет выполнена сравнительная оценка профиля безопасности исследуемых препаратов. НЯ отслеживаются на протяжении всего исследования после приема дозы исследуемого препарата/препарата сравнения. СНЯ и медицинские события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физикальное обследование, </w:t>
            </w:r>
            <w:r w:rsidRPr="00A057BC">
              <w:rPr>
                <w:bCs/>
                <w:iCs/>
                <w:color w:val="0D0D0D" w:themeColor="text1" w:themeTint="F2"/>
                <w:u w:color="000000"/>
              </w:rPr>
              <w:lastRenderedPageBreak/>
              <w:t xml:space="preserve">оценка основных жизненных показателей – САД, ДАД, ЧСС, ЧДД и температуры тела. Стандартная клиническая процедура записи ЭКГ будет выполнена во время скрининга, и в конце </w:t>
            </w:r>
            <w:r w:rsidRPr="00A057BC">
              <w:rPr>
                <w:bCs/>
                <w:iCs/>
                <w:color w:val="0D0D0D" w:themeColor="text1" w:themeTint="F2"/>
                <w:u w:color="000000"/>
                <w:lang w:val="en-US"/>
              </w:rPr>
              <w:t>II</w:t>
            </w:r>
            <w:r w:rsidRPr="00A057BC">
              <w:rPr>
                <w:bCs/>
                <w:iCs/>
                <w:color w:val="0D0D0D" w:themeColor="text1" w:themeTint="F2"/>
                <w:u w:color="000000"/>
              </w:rPr>
              <w:t xml:space="preserve"> периода исследования. Наличие нежелательных явлений оценивается по жалобам добровольцев, по данным физикального осмотра и по результатам лабораторных и инструментальных методов обследования. </w:t>
            </w:r>
          </w:p>
        </w:tc>
      </w:tr>
    </w:tbl>
    <w:p w14:paraId="54C6D6DB" w14:textId="77777777" w:rsidR="00F322E7" w:rsidRPr="006D079C" w:rsidRDefault="008D1B42" w:rsidP="004D10BF">
      <w:pPr>
        <w:spacing w:line="276" w:lineRule="auto"/>
        <w:jc w:val="both"/>
        <w:rPr>
          <w:color w:val="0D0D0D" w:themeColor="text1" w:themeTint="F2"/>
        </w:rPr>
      </w:pPr>
      <w:r w:rsidRPr="006D079C">
        <w:rPr>
          <w:color w:val="0D0D0D" w:themeColor="text1" w:themeTint="F2"/>
        </w:rPr>
        <w:lastRenderedPageBreak/>
        <w:br w:type="page"/>
      </w:r>
    </w:p>
    <w:p w14:paraId="6B2D71A3" w14:textId="320B07DE" w:rsidR="00F322E7" w:rsidRPr="006D079C" w:rsidRDefault="008D1B42" w:rsidP="004D10BF">
      <w:pPr>
        <w:pStyle w:val="1"/>
        <w:spacing w:after="0" w:line="276" w:lineRule="auto"/>
        <w:jc w:val="both"/>
        <w:rPr>
          <w:rFonts w:cs="Times New Roman"/>
          <w:color w:val="0D0D0D" w:themeColor="text1" w:themeTint="F2"/>
        </w:rPr>
      </w:pPr>
      <w:bookmarkStart w:id="519" w:name="_Toc203135881"/>
      <w:bookmarkStart w:id="520" w:name="_Toc233373510"/>
      <w:r w:rsidRPr="006D079C">
        <w:rPr>
          <w:rFonts w:cs="Times New Roman"/>
          <w:color w:val="0D0D0D" w:themeColor="text1" w:themeTint="F2"/>
        </w:rPr>
        <w:lastRenderedPageBreak/>
        <w:t>2.</w:t>
      </w:r>
      <w:r w:rsidRPr="006D079C">
        <w:rPr>
          <w:rFonts w:cs="Times New Roman"/>
          <w:color w:val="0D0D0D" w:themeColor="text1" w:themeTint="F2"/>
        </w:rPr>
        <w:tab/>
        <w:t>ОБОСНОВАНИЕ ИССЛЕДОВАНИЯ</w:t>
      </w:r>
      <w:bookmarkEnd w:id="519"/>
      <w:bookmarkEnd w:id="520"/>
    </w:p>
    <w:p w14:paraId="6F688CC4" w14:textId="76043871" w:rsidR="00AF20B7" w:rsidRPr="00A057BC" w:rsidRDefault="00AF20B7" w:rsidP="004D10BF">
      <w:pPr>
        <w:spacing w:line="276" w:lineRule="auto"/>
        <w:jc w:val="both"/>
        <w:rPr>
          <w:color w:val="0D0D0D" w:themeColor="text1" w:themeTint="F2"/>
        </w:rPr>
      </w:pPr>
      <w:r w:rsidRPr="00A057BC">
        <w:rPr>
          <w:color w:val="0D0D0D" w:themeColor="text1" w:themeTint="F2"/>
        </w:rPr>
        <w:t xml:space="preserve">Лекарственный препарат </w:t>
      </w:r>
      <w:r w:rsidR="002F4762" w:rsidRPr="00A057BC">
        <w:rPr>
          <w:color w:val="0D0D0D" w:themeColor="text1" w:themeTint="F2"/>
        </w:rPr>
        <w:t>XTBC12101</w:t>
      </w:r>
      <w:r w:rsidRPr="00A057BC">
        <w:rPr>
          <w:color w:val="0D0D0D" w:themeColor="text1" w:themeTint="F2"/>
        </w:rPr>
        <w:t xml:space="preserve">, разработанный компанией ООО «ПРОМОМЕД РУС», Россия, содержит в качестве действующего вещества упадацитиниб и представляет собой таблетки с пролонгированным высвобождением, покрытые пленочной </w:t>
      </w:r>
      <w:r w:rsidR="000616AD" w:rsidRPr="00A057BC">
        <w:rPr>
          <w:color w:val="0D0D0D" w:themeColor="text1" w:themeTint="F2"/>
        </w:rPr>
        <w:br/>
      </w:r>
      <w:r w:rsidRPr="00A057BC">
        <w:rPr>
          <w:color w:val="0D0D0D" w:themeColor="text1" w:themeTint="F2"/>
        </w:rPr>
        <w:t>оболочкой, 15 мг.</w:t>
      </w:r>
    </w:p>
    <w:p w14:paraId="5DF90E60" w14:textId="2D229CE1" w:rsidR="00AF20B7" w:rsidRPr="00A057BC" w:rsidRDefault="00AF20B7" w:rsidP="004D10BF">
      <w:pPr>
        <w:spacing w:line="276" w:lineRule="auto"/>
        <w:jc w:val="both"/>
        <w:rPr>
          <w:color w:val="0D0D0D" w:themeColor="text1" w:themeTint="F2"/>
        </w:rPr>
      </w:pPr>
      <w:r w:rsidRPr="00A057BC">
        <w:rPr>
          <w:color w:val="0D0D0D" w:themeColor="text1" w:themeTint="F2"/>
        </w:rPr>
        <w:t xml:space="preserve">Упадацитиниб является селективным обратимым ингибитором </w:t>
      </w:r>
      <w:proofErr w:type="spellStart"/>
      <w:r w:rsidRPr="00A057BC">
        <w:rPr>
          <w:color w:val="0D0D0D" w:themeColor="text1" w:themeTint="F2"/>
        </w:rPr>
        <w:t>янус</w:t>
      </w:r>
      <w:proofErr w:type="spellEnd"/>
      <w:r w:rsidRPr="00A057BC">
        <w:rPr>
          <w:color w:val="0D0D0D" w:themeColor="text1" w:themeTint="F2"/>
        </w:rPr>
        <w:t xml:space="preserve">-киназ (JAK), преимущественно JAK1. </w:t>
      </w:r>
      <w:ins w:id="521" w:author="Автор" w:date="2026-08-25T18:36:00Z">
        <w:r w:rsidR="00B56882">
          <w:rPr>
            <w:color w:val="0D0D0D" w:themeColor="text1" w:themeTint="F2"/>
          </w:rPr>
          <w:t xml:space="preserve">Ферменты семейства </w:t>
        </w:r>
      </w:ins>
      <w:ins w:id="522" w:author="Автор" w:date="2026-08-25T11:29:00Z">
        <w:r w:rsidR="009A7D59" w:rsidRPr="009A7D59">
          <w:rPr>
            <w:color w:val="0D0D0D" w:themeColor="text1" w:themeTint="F2"/>
          </w:rPr>
          <w:t>JAK</w:t>
        </w:r>
        <w:r w:rsidR="009A7D59" w:rsidRPr="009A7D59" w:rsidDel="009A7D59">
          <w:rPr>
            <w:color w:val="0D0D0D" w:themeColor="text1" w:themeTint="F2"/>
          </w:rPr>
          <w:t xml:space="preserve"> </w:t>
        </w:r>
      </w:ins>
      <w:commentRangeStart w:id="523"/>
      <w:commentRangeStart w:id="524"/>
      <w:del w:id="525" w:author="Автор" w:date="2026-08-25T11:29:00Z">
        <w:r w:rsidRPr="00A057BC" w:rsidDel="009A7D59">
          <w:rPr>
            <w:color w:val="0D0D0D" w:themeColor="text1" w:themeTint="F2"/>
          </w:rPr>
          <w:delText xml:space="preserve">Янус-киназы </w:delText>
        </w:r>
        <w:commentRangeEnd w:id="523"/>
        <w:r w:rsidR="00296409" w:rsidDel="009A7D59">
          <w:rPr>
            <w:rStyle w:val="a8"/>
          </w:rPr>
          <w:commentReference w:id="523"/>
        </w:r>
        <w:commentRangeEnd w:id="524"/>
        <w:r w:rsidR="009A7D59" w:rsidDel="009A7D59">
          <w:rPr>
            <w:rStyle w:val="a8"/>
          </w:rPr>
          <w:commentReference w:id="524"/>
        </w:r>
      </w:del>
      <w:r w:rsidRPr="00A057BC">
        <w:rPr>
          <w:color w:val="0D0D0D" w:themeColor="text1" w:themeTint="F2"/>
        </w:rPr>
        <w:t xml:space="preserve">представляют собой внутриклеточные ферменты, участвующие в передаче сигналов от ряда цитокинов </w:t>
      </w:r>
      <w:commentRangeStart w:id="526"/>
      <w:commentRangeStart w:id="527"/>
      <w:r w:rsidRPr="00A057BC">
        <w:rPr>
          <w:color w:val="0D0D0D" w:themeColor="text1" w:themeTint="F2"/>
        </w:rPr>
        <w:t>и</w:t>
      </w:r>
      <w:commentRangeEnd w:id="526"/>
      <w:r w:rsidR="00296409">
        <w:rPr>
          <w:rStyle w:val="a8"/>
        </w:rPr>
        <w:commentReference w:id="526"/>
      </w:r>
      <w:commentRangeEnd w:id="527"/>
      <w:r w:rsidR="00B56882">
        <w:rPr>
          <w:rStyle w:val="a8"/>
        </w:rPr>
        <w:commentReference w:id="527"/>
      </w:r>
      <w:r w:rsidRPr="00A057BC">
        <w:rPr>
          <w:color w:val="0D0D0D" w:themeColor="text1" w:themeTint="F2"/>
        </w:rPr>
        <w:t xml:space="preserve"> факторов роста, вовлеченных в процессы гемопоэза, иммунной функции и воспаления. Ингибирование JAK-зависимых сигнальных путей приводит к снижению активности провоспалительных цитокинов и выраженности </w:t>
      </w:r>
      <w:proofErr w:type="spellStart"/>
      <w:r w:rsidRPr="00A057BC">
        <w:rPr>
          <w:color w:val="0D0D0D" w:themeColor="text1" w:themeTint="F2"/>
        </w:rPr>
        <w:t>иммуновоспалительных</w:t>
      </w:r>
      <w:proofErr w:type="spellEnd"/>
      <w:r w:rsidRPr="00A057BC">
        <w:rPr>
          <w:color w:val="0D0D0D" w:themeColor="text1" w:themeTint="F2"/>
        </w:rPr>
        <w:t xml:space="preserve"> процессов</w:t>
      </w:r>
      <w:r w:rsidR="000616AD" w:rsidRPr="00A057BC">
        <w:rPr>
          <w:color w:val="0D0D0D" w:themeColor="text1" w:themeTint="F2"/>
        </w:rPr>
        <w:t xml:space="preserve"> [1]</w:t>
      </w:r>
      <w:r w:rsidRPr="00A057BC">
        <w:rPr>
          <w:color w:val="0D0D0D" w:themeColor="text1" w:themeTint="F2"/>
        </w:rPr>
        <w:t>.</w:t>
      </w:r>
    </w:p>
    <w:p w14:paraId="1DCAAF1F" w14:textId="578E8FA0" w:rsidR="00AF20B7" w:rsidRPr="00A057BC" w:rsidRDefault="00AF20B7" w:rsidP="004D10BF">
      <w:pPr>
        <w:spacing w:line="276" w:lineRule="auto"/>
        <w:jc w:val="both"/>
        <w:rPr>
          <w:color w:val="0D0D0D" w:themeColor="text1" w:themeTint="F2"/>
        </w:rPr>
      </w:pPr>
      <w:r w:rsidRPr="00A057BC">
        <w:rPr>
          <w:color w:val="0D0D0D" w:themeColor="text1" w:themeTint="F2"/>
        </w:rPr>
        <w:t xml:space="preserve">Референтным лекарственным препаратом является </w:t>
      </w:r>
      <w:r w:rsidR="00FF6DD7" w:rsidRPr="00A057BC">
        <w:rPr>
          <w:color w:val="0D0D0D" w:themeColor="text1" w:themeTint="F2"/>
        </w:rPr>
        <w:t>РАНВЭК</w:t>
      </w:r>
      <w:r w:rsidRPr="00A057BC">
        <w:rPr>
          <w:color w:val="0D0D0D" w:themeColor="text1" w:themeTint="F2"/>
        </w:rPr>
        <w:t xml:space="preserve">, таблетки с пролонгированным высвобождением, 15 мг, содержащие упадацитиниб в виде </w:t>
      </w:r>
      <w:proofErr w:type="spellStart"/>
      <w:r w:rsidRPr="00A057BC">
        <w:rPr>
          <w:color w:val="0D0D0D" w:themeColor="text1" w:themeTint="F2"/>
        </w:rPr>
        <w:t>упадацитиниба</w:t>
      </w:r>
      <w:proofErr w:type="spellEnd"/>
      <w:r w:rsidRPr="00A057BC">
        <w:rPr>
          <w:color w:val="0D0D0D" w:themeColor="text1" w:themeTint="F2"/>
        </w:rPr>
        <w:t xml:space="preserve"> гемигидрата. Референтный препарат применяется для лечения ряда хронических </w:t>
      </w:r>
      <w:proofErr w:type="spellStart"/>
      <w:r w:rsidRPr="00A057BC">
        <w:rPr>
          <w:color w:val="0D0D0D" w:themeColor="text1" w:themeTint="F2"/>
        </w:rPr>
        <w:t>иммуновоспалительных</w:t>
      </w:r>
      <w:proofErr w:type="spellEnd"/>
      <w:r w:rsidRPr="00A057BC">
        <w:rPr>
          <w:color w:val="0D0D0D" w:themeColor="text1" w:themeTint="F2"/>
        </w:rPr>
        <w:t xml:space="preserve"> заболеваний, включая ревматоидный артрит, псориатический артрит, аксиальный спондилоартрит, </w:t>
      </w:r>
      <w:commentRangeStart w:id="528"/>
      <w:commentRangeStart w:id="529"/>
      <w:r w:rsidRPr="00A057BC">
        <w:rPr>
          <w:color w:val="0D0D0D" w:themeColor="text1" w:themeTint="F2"/>
        </w:rPr>
        <w:t>атопический</w:t>
      </w:r>
      <w:commentRangeEnd w:id="528"/>
      <w:r w:rsidR="008550C3">
        <w:rPr>
          <w:rStyle w:val="a8"/>
        </w:rPr>
        <w:commentReference w:id="528"/>
      </w:r>
      <w:commentRangeEnd w:id="529"/>
      <w:r w:rsidR="009A7D59">
        <w:rPr>
          <w:rStyle w:val="a8"/>
        </w:rPr>
        <w:commentReference w:id="529"/>
      </w:r>
      <w:r w:rsidRPr="00A057BC">
        <w:rPr>
          <w:color w:val="0D0D0D" w:themeColor="text1" w:themeTint="F2"/>
        </w:rPr>
        <w:t xml:space="preserve"> дерматит, </w:t>
      </w:r>
      <w:ins w:id="530" w:author="Автор" w:date="2026-08-25T11:29:00Z">
        <w:r w:rsidR="009A7D59">
          <w:rPr>
            <w:color w:val="0D0D0D" w:themeColor="text1" w:themeTint="F2"/>
          </w:rPr>
          <w:t xml:space="preserve">гигантоклеточный артериит, </w:t>
        </w:r>
      </w:ins>
      <w:r w:rsidRPr="00A057BC">
        <w:rPr>
          <w:color w:val="0D0D0D" w:themeColor="text1" w:themeTint="F2"/>
        </w:rPr>
        <w:t xml:space="preserve">язвенный колит и болезнь </w:t>
      </w:r>
      <w:commentRangeStart w:id="531"/>
      <w:commentRangeStart w:id="532"/>
      <w:r w:rsidRPr="00A057BC">
        <w:rPr>
          <w:color w:val="0D0D0D" w:themeColor="text1" w:themeTint="F2"/>
        </w:rPr>
        <w:t>Крона</w:t>
      </w:r>
      <w:commentRangeEnd w:id="531"/>
      <w:r w:rsidR="00296409">
        <w:rPr>
          <w:rStyle w:val="a8"/>
        </w:rPr>
        <w:commentReference w:id="531"/>
      </w:r>
      <w:commentRangeEnd w:id="532"/>
      <w:r w:rsidR="009A7D59">
        <w:rPr>
          <w:rStyle w:val="a8"/>
        </w:rPr>
        <w:commentReference w:id="532"/>
      </w:r>
      <w:ins w:id="533" w:author="Автор" w:date="2026-08-25T11:29:00Z">
        <w:r w:rsidR="009A7D59">
          <w:rPr>
            <w:color w:val="0D0D0D" w:themeColor="text1" w:themeTint="F2"/>
          </w:rPr>
          <w:t xml:space="preserve"> </w:t>
        </w:r>
        <w:r w:rsidR="009A7D59" w:rsidRPr="009A7D59">
          <w:rPr>
            <w:color w:val="0D0D0D" w:themeColor="text1" w:themeTint="F2"/>
            <w:rPrChange w:id="534" w:author="Автор" w:date="2026-08-25T11:29:00Z">
              <w:rPr>
                <w:color w:val="0D0D0D" w:themeColor="text1" w:themeTint="F2"/>
                <w:lang w:val="en-US"/>
              </w:rPr>
            </w:rPrChange>
          </w:rPr>
          <w:t>[1]</w:t>
        </w:r>
      </w:ins>
      <w:r w:rsidRPr="00A057BC">
        <w:rPr>
          <w:color w:val="0D0D0D" w:themeColor="text1" w:themeTint="F2"/>
        </w:rPr>
        <w:t>.</w:t>
      </w:r>
    </w:p>
    <w:p w14:paraId="1F65FA99" w14:textId="6FE6FF51" w:rsidR="00AF20B7" w:rsidRPr="00A057BC" w:rsidRDefault="00AF20B7" w:rsidP="004D10BF">
      <w:pPr>
        <w:spacing w:line="276" w:lineRule="auto"/>
        <w:jc w:val="both"/>
        <w:rPr>
          <w:color w:val="0D0D0D" w:themeColor="text1" w:themeTint="F2"/>
        </w:rPr>
      </w:pPr>
      <w:r w:rsidRPr="00A057BC">
        <w:rPr>
          <w:color w:val="0D0D0D" w:themeColor="text1" w:themeTint="F2"/>
        </w:rPr>
        <w:t xml:space="preserve">Проведение исследования сравнительной фармакокинетики и биоэквивалентности </w:t>
      </w:r>
      <w:r w:rsidR="000616AD" w:rsidRPr="00A057BC">
        <w:rPr>
          <w:color w:val="0D0D0D" w:themeColor="text1" w:themeTint="F2"/>
        </w:rPr>
        <w:t>XTBC12101</w:t>
      </w:r>
      <w:r w:rsidRPr="00A057BC">
        <w:rPr>
          <w:color w:val="0D0D0D" w:themeColor="text1" w:themeTint="F2"/>
        </w:rPr>
        <w:t xml:space="preserve"> и референтного препарата необходимо для подтверждения сопоставимости скорости и степени абсорбции </w:t>
      </w:r>
      <w:proofErr w:type="spellStart"/>
      <w:r w:rsidRPr="00A057BC">
        <w:rPr>
          <w:color w:val="0D0D0D" w:themeColor="text1" w:themeTint="F2"/>
        </w:rPr>
        <w:t>упадацитиниба</w:t>
      </w:r>
      <w:proofErr w:type="spellEnd"/>
      <w:r w:rsidRPr="00A057BC">
        <w:rPr>
          <w:color w:val="0D0D0D" w:themeColor="text1" w:themeTint="F2"/>
        </w:rPr>
        <w:t xml:space="preserve"> из исследуемой и референтной лекарственных форм.</w:t>
      </w:r>
    </w:p>
    <w:p w14:paraId="4FC8E385" w14:textId="55A1312A" w:rsidR="00AF20B7" w:rsidRPr="00A057BC" w:rsidRDefault="00AF20B7" w:rsidP="004D10BF">
      <w:pPr>
        <w:spacing w:line="276" w:lineRule="auto"/>
        <w:jc w:val="both"/>
        <w:rPr>
          <w:color w:val="0D0D0D" w:themeColor="text1" w:themeTint="F2"/>
        </w:rPr>
      </w:pPr>
      <w:r w:rsidRPr="00A057BC">
        <w:rPr>
          <w:color w:val="0D0D0D" w:themeColor="text1" w:themeTint="F2"/>
        </w:rPr>
        <w:t>Поскольку сравниваемые препараты представляют собой таблетки с пролонгированным высвобождением, программа исследования должна обеспечивать оценку биоэквивалентности как в условиях приема натощак, так и после приема пищи</w:t>
      </w:r>
      <w:r w:rsidR="00831B61" w:rsidRPr="00A057BC">
        <w:rPr>
          <w:color w:val="0D0D0D" w:themeColor="text1" w:themeTint="F2"/>
        </w:rPr>
        <w:t xml:space="preserve"> [2]</w:t>
      </w:r>
      <w:r w:rsidRPr="00A057BC">
        <w:rPr>
          <w:color w:val="0D0D0D" w:themeColor="text1" w:themeTint="F2"/>
        </w:rPr>
        <w:t>. Прием пищи может влиять на скорость транзита лекарственного препарата по желудочно-кишечному тракту, профиль высвобождения действующего вещества, скорость и степень его абсорбции, а также потенциальный риск нарушения механизма пролонгированного высвобождения.</w:t>
      </w:r>
    </w:p>
    <w:p w14:paraId="25C02A69" w14:textId="53D6CED4" w:rsidR="00AF20B7" w:rsidRPr="00A057BC" w:rsidRDefault="00AF20B7" w:rsidP="004D10BF">
      <w:pPr>
        <w:spacing w:line="276" w:lineRule="auto"/>
        <w:jc w:val="both"/>
        <w:rPr>
          <w:color w:val="0D0D0D" w:themeColor="text1" w:themeTint="F2"/>
        </w:rPr>
      </w:pPr>
      <w:r w:rsidRPr="00A057BC">
        <w:rPr>
          <w:color w:val="0D0D0D" w:themeColor="text1" w:themeTint="F2"/>
        </w:rPr>
        <w:t xml:space="preserve">В соответствии с пунктом 45 Правил проведения исследований биоэквивалентности лекарственных препаратов в рамках Евразийского экономического союза, утвержденных Решением Совета Евразийской экономической комиссии от 3 ноября 2016 г. № 85 (далее по тексту – </w:t>
      </w:r>
      <w:r w:rsidR="00FF6DD7" w:rsidRPr="00A057BC">
        <w:rPr>
          <w:color w:val="0D0D0D" w:themeColor="text1" w:themeTint="F2"/>
        </w:rPr>
        <w:t>Правила биоэквивалентности ЕАЭС</w:t>
      </w:r>
      <w:r w:rsidRPr="00A057BC">
        <w:rPr>
          <w:color w:val="0D0D0D" w:themeColor="text1" w:themeTint="F2"/>
        </w:rPr>
        <w:t xml:space="preserve">), если требуется проведение исследований биоэквивалентности как натощак, так и после приема пищи, допускается проведение двух отдельных перекрестных исследований в двух группах </w:t>
      </w:r>
      <w:r w:rsidR="007A72F3" w:rsidRPr="00A057BC">
        <w:rPr>
          <w:color w:val="0D0D0D" w:themeColor="text1" w:themeTint="F2"/>
        </w:rPr>
        <w:t>добровольцев</w:t>
      </w:r>
      <w:r w:rsidRPr="00A057BC">
        <w:rPr>
          <w:color w:val="0D0D0D" w:themeColor="text1" w:themeTint="F2"/>
        </w:rPr>
        <w:t xml:space="preserve"> либо одного перекрестного исследования в четырех группах </w:t>
      </w:r>
      <w:r w:rsidR="007A72F3" w:rsidRPr="00A057BC">
        <w:rPr>
          <w:color w:val="0D0D0D" w:themeColor="text1" w:themeTint="F2"/>
        </w:rPr>
        <w:t>добровольцев</w:t>
      </w:r>
      <w:r w:rsidRPr="00A057BC">
        <w:rPr>
          <w:color w:val="0D0D0D" w:themeColor="text1" w:themeTint="F2"/>
        </w:rPr>
        <w:t>.</w:t>
      </w:r>
    </w:p>
    <w:p w14:paraId="09C4052C" w14:textId="1A801CF4" w:rsidR="00AF20B7" w:rsidRPr="00A057BC" w:rsidRDefault="00FF6DD7" w:rsidP="004D10BF">
      <w:pPr>
        <w:spacing w:line="276" w:lineRule="auto"/>
        <w:jc w:val="both"/>
        <w:rPr>
          <w:color w:val="0D0D0D" w:themeColor="text1" w:themeTint="F2"/>
        </w:rPr>
      </w:pPr>
      <w:r w:rsidRPr="00A057BC">
        <w:rPr>
          <w:color w:val="0D0D0D" w:themeColor="text1" w:themeTint="F2"/>
        </w:rPr>
        <w:t>С учетом указанного положения настоящее исследование проводится по единому протоколу и включает две независимые части, в каждой из которых участвует отдельная группа здоровых добровольцев</w:t>
      </w:r>
      <w:r w:rsidR="00AF20B7" w:rsidRPr="00A057BC">
        <w:rPr>
          <w:color w:val="0D0D0D" w:themeColor="text1" w:themeTint="F2"/>
        </w:rPr>
        <w:t>:</w:t>
      </w:r>
    </w:p>
    <w:p w14:paraId="6E1A92AC" w14:textId="6CEB9212" w:rsidR="00AF20B7" w:rsidRPr="00A057BC" w:rsidRDefault="00AF20B7" w:rsidP="004D10BF">
      <w:pPr>
        <w:spacing w:line="276" w:lineRule="auto"/>
        <w:jc w:val="both"/>
        <w:rPr>
          <w:color w:val="0D0D0D" w:themeColor="text1" w:themeTint="F2"/>
        </w:rPr>
      </w:pPr>
      <w:r w:rsidRPr="00A057BC">
        <w:rPr>
          <w:color w:val="0D0D0D" w:themeColor="text1" w:themeTint="F2"/>
        </w:rPr>
        <w:t>– Часть 1 — исследование биоэквивалентности при однократном приеме исследуемого и референтного препаратов натощак</w:t>
      </w:r>
      <w:r w:rsidR="00831B61" w:rsidRPr="00A057BC">
        <w:rPr>
          <w:color w:val="0D0D0D" w:themeColor="text1" w:themeTint="F2"/>
        </w:rPr>
        <w:t xml:space="preserve"> (добровольцы 1-2 группы)</w:t>
      </w:r>
      <w:r w:rsidRPr="00A057BC">
        <w:rPr>
          <w:color w:val="0D0D0D" w:themeColor="text1" w:themeTint="F2"/>
        </w:rPr>
        <w:t>;</w:t>
      </w:r>
    </w:p>
    <w:p w14:paraId="38672E2A" w14:textId="13B8E2AC" w:rsidR="00AF20B7" w:rsidRPr="00A057BC" w:rsidRDefault="00AF20B7" w:rsidP="004D10BF">
      <w:pPr>
        <w:spacing w:line="276" w:lineRule="auto"/>
        <w:jc w:val="both"/>
        <w:rPr>
          <w:color w:val="0D0D0D" w:themeColor="text1" w:themeTint="F2"/>
        </w:rPr>
      </w:pPr>
      <w:r w:rsidRPr="00A057BC">
        <w:rPr>
          <w:color w:val="0D0D0D" w:themeColor="text1" w:themeTint="F2"/>
        </w:rPr>
        <w:t>– Часть 2 — исследование биоэквивалентности при однократном приеме исследуемого и референтного препаратов после приема пищи</w:t>
      </w:r>
      <w:r w:rsidR="00831B61" w:rsidRPr="00A057BC">
        <w:rPr>
          <w:color w:val="0D0D0D" w:themeColor="text1" w:themeTint="F2"/>
        </w:rPr>
        <w:t xml:space="preserve"> (добровольцы 3-4 группы)</w:t>
      </w:r>
      <w:r w:rsidRPr="00A057BC">
        <w:rPr>
          <w:color w:val="0D0D0D" w:themeColor="text1" w:themeTint="F2"/>
        </w:rPr>
        <w:t>.</w:t>
      </w:r>
    </w:p>
    <w:p w14:paraId="4CB6687D" w14:textId="4B999934" w:rsidR="00FF6DD7" w:rsidRPr="00A057BC" w:rsidRDefault="00AF20B7" w:rsidP="004D10BF">
      <w:pPr>
        <w:spacing w:line="276" w:lineRule="auto"/>
        <w:jc w:val="both"/>
        <w:rPr>
          <w:color w:val="0D0D0D" w:themeColor="text1" w:themeTint="F2"/>
        </w:rPr>
      </w:pPr>
      <w:r w:rsidRPr="00A057BC">
        <w:rPr>
          <w:color w:val="0D0D0D" w:themeColor="text1" w:themeTint="F2"/>
        </w:rPr>
        <w:t xml:space="preserve">Каждая часть исследования имеет </w:t>
      </w:r>
      <w:proofErr w:type="spellStart"/>
      <w:r w:rsidRPr="00A057BC">
        <w:rPr>
          <w:color w:val="0D0D0D" w:themeColor="text1" w:themeTint="F2"/>
        </w:rPr>
        <w:t>одноцентровой</w:t>
      </w:r>
      <w:proofErr w:type="spellEnd"/>
      <w:r w:rsidRPr="00A057BC">
        <w:rPr>
          <w:color w:val="0D0D0D" w:themeColor="text1" w:themeTint="F2"/>
        </w:rPr>
        <w:t xml:space="preserve">, открытый, рандомизированный, двухпериодный, </w:t>
      </w:r>
      <w:proofErr w:type="spellStart"/>
      <w:r w:rsidRPr="00A057BC">
        <w:rPr>
          <w:color w:val="0D0D0D" w:themeColor="text1" w:themeTint="F2"/>
        </w:rPr>
        <w:t>двухпоследовательный</w:t>
      </w:r>
      <w:proofErr w:type="spellEnd"/>
      <w:r w:rsidRPr="00A057BC">
        <w:rPr>
          <w:color w:val="0D0D0D" w:themeColor="text1" w:themeTint="F2"/>
        </w:rPr>
        <w:t xml:space="preserve">, перекрестный дизайн 2×2. В каждом периоде добровольцы однократно получают исследуемый или референтный препарат в </w:t>
      </w:r>
      <w:r w:rsidRPr="00A057BC">
        <w:rPr>
          <w:color w:val="0D0D0D" w:themeColor="text1" w:themeTint="F2"/>
        </w:rPr>
        <w:lastRenderedPageBreak/>
        <w:t xml:space="preserve">соответствии с последовательностью рандомизации TR или RT. </w:t>
      </w:r>
      <w:r w:rsidR="00FF6DD7" w:rsidRPr="00A057BC">
        <w:rPr>
          <w:color w:val="0D0D0D" w:themeColor="text1" w:themeTint="F2"/>
        </w:rPr>
        <w:t>Добровольцы, включенные в одну часть исследования, не участвуют в другой части исследования.</w:t>
      </w:r>
    </w:p>
    <w:p w14:paraId="0EDB5282" w14:textId="07052C26" w:rsidR="00AF20B7" w:rsidRPr="00A057BC" w:rsidRDefault="00FF6DD7" w:rsidP="004D10BF">
      <w:pPr>
        <w:spacing w:line="276" w:lineRule="auto"/>
        <w:jc w:val="both"/>
        <w:rPr>
          <w:color w:val="0D0D0D" w:themeColor="text1" w:themeTint="F2"/>
        </w:rPr>
      </w:pPr>
      <w:r w:rsidRPr="00A057BC">
        <w:rPr>
          <w:color w:val="0D0D0D" w:themeColor="text1" w:themeTint="F2"/>
        </w:rPr>
        <w:t>Оценка биоэквивалентности и статистический анализ фармакокинетических параметров будут проводиться отдельно для условий приема натощак и после приема пищи.</w:t>
      </w:r>
    </w:p>
    <w:p w14:paraId="03A89DB1" w14:textId="30AB892A" w:rsidR="00AF20B7" w:rsidRPr="00A057BC" w:rsidRDefault="00AF20B7" w:rsidP="004D10BF">
      <w:pPr>
        <w:spacing w:line="276" w:lineRule="auto"/>
        <w:jc w:val="both"/>
        <w:rPr>
          <w:color w:val="0D0D0D" w:themeColor="text1" w:themeTint="F2"/>
        </w:rPr>
      </w:pPr>
      <w:r w:rsidRPr="00A057BC">
        <w:rPr>
          <w:color w:val="0D0D0D" w:themeColor="text1" w:themeTint="F2"/>
        </w:rPr>
        <w:t>Перекрестный дизайн позволяет каждому добровольцу получить оба сравниваемых препарата и выступать в качестве собственного контроля, что уменьшает влияние межиндивидуальной вариабельности на результаты фармакокинетической оценки. Участие здоровых добровольцев обеспечивает получение данных в стандартизированных условиях и позволяет снизить вариабельность, связанную с сопутствующими заболеваниями и сопутствующей терапией.</w:t>
      </w:r>
    </w:p>
    <w:p w14:paraId="0A4ACB7B" w14:textId="2C484A01" w:rsidR="00AF20B7" w:rsidRPr="00A057BC" w:rsidRDefault="00AF20B7" w:rsidP="004D10BF">
      <w:pPr>
        <w:spacing w:line="276" w:lineRule="auto"/>
        <w:jc w:val="both"/>
        <w:rPr>
          <w:color w:val="0D0D0D" w:themeColor="text1" w:themeTint="F2"/>
        </w:rPr>
      </w:pPr>
      <w:r w:rsidRPr="00A057BC">
        <w:rPr>
          <w:color w:val="0D0D0D" w:themeColor="text1" w:themeTint="F2"/>
        </w:rPr>
        <w:t xml:space="preserve">После приема таблетки с пролонгированным высвобождением упадацитиниб постепенно абсорбируется из желудочно-кишечного тракта. Для оценки скорости и степени абсорбции будет проводиться определение концентрации неизмененного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Основными фармакокинетическими параметрами для оценки биоэквивалентности являются C</w:t>
      </w:r>
      <w:r w:rsidRPr="00A057BC">
        <w:rPr>
          <w:color w:val="0D0D0D" w:themeColor="text1" w:themeTint="F2"/>
          <w:vertAlign w:val="subscript"/>
        </w:rPr>
        <w:t>max</w:t>
      </w:r>
      <w:r w:rsidRPr="00A057BC">
        <w:rPr>
          <w:color w:val="0D0D0D" w:themeColor="text1" w:themeTint="F2"/>
        </w:rPr>
        <w:t xml:space="preserve"> и AUC</w:t>
      </w:r>
      <w:r w:rsidRPr="00A057BC">
        <w:rPr>
          <w:color w:val="0D0D0D" w:themeColor="text1" w:themeTint="F2"/>
          <w:vertAlign w:val="subscript"/>
        </w:rPr>
        <w:t>0–</w:t>
      </w:r>
      <w:r w:rsidR="006542CD" w:rsidRPr="00A057BC">
        <w:rPr>
          <w:color w:val="0D0D0D" w:themeColor="text1" w:themeTint="F2"/>
          <w:vertAlign w:val="subscript"/>
          <w:lang w:val="en-US"/>
        </w:rPr>
        <w:t>t</w:t>
      </w:r>
      <w:r w:rsidRPr="00A057BC">
        <w:rPr>
          <w:color w:val="0D0D0D" w:themeColor="text1" w:themeTint="F2"/>
        </w:rPr>
        <w:t>. Дополнительно будут рассчитываться t</w:t>
      </w:r>
      <w:r w:rsidRPr="00A057BC">
        <w:rPr>
          <w:color w:val="0D0D0D" w:themeColor="text1" w:themeTint="F2"/>
          <w:vertAlign w:val="subscript"/>
        </w:rPr>
        <w:t>max</w:t>
      </w:r>
      <w:r w:rsidRPr="00A057BC">
        <w:rPr>
          <w:color w:val="0D0D0D" w:themeColor="text1" w:themeTint="F2"/>
        </w:rPr>
        <w:t>, AUC</w:t>
      </w:r>
      <w:r w:rsidRPr="00A057BC">
        <w:rPr>
          <w:color w:val="0D0D0D" w:themeColor="text1" w:themeTint="F2"/>
          <w:vertAlign w:val="subscript"/>
        </w:rPr>
        <w:t>0–∞</w:t>
      </w:r>
      <w:r w:rsidRPr="00A057BC">
        <w:rPr>
          <w:color w:val="0D0D0D" w:themeColor="text1" w:themeTint="F2"/>
        </w:rPr>
        <w:t>, k</w:t>
      </w:r>
      <w:r w:rsidRPr="00A057BC">
        <w:rPr>
          <w:color w:val="0D0D0D" w:themeColor="text1" w:themeTint="F2"/>
          <w:vertAlign w:val="subscript"/>
        </w:rPr>
        <w:t>el</w:t>
      </w:r>
      <w:r w:rsidRPr="00A057BC">
        <w:rPr>
          <w:color w:val="0D0D0D" w:themeColor="text1" w:themeTint="F2"/>
        </w:rPr>
        <w:t>, t</w:t>
      </w:r>
      <w:r w:rsidRPr="00A057BC">
        <w:rPr>
          <w:color w:val="0D0D0D" w:themeColor="text1" w:themeTint="F2"/>
          <w:vertAlign w:val="subscript"/>
        </w:rPr>
        <w:t>1/2</w:t>
      </w:r>
      <w:r w:rsidRPr="00A057BC">
        <w:rPr>
          <w:color w:val="0D0D0D" w:themeColor="text1" w:themeTint="F2"/>
        </w:rPr>
        <w:t xml:space="preserve"> и доля экстраполированной площади AUC</w:t>
      </w:r>
      <w:r w:rsidRPr="00A057BC">
        <w:rPr>
          <w:color w:val="0D0D0D" w:themeColor="text1" w:themeTint="F2"/>
          <w:vertAlign w:val="subscript"/>
        </w:rPr>
        <w:t>extr</w:t>
      </w:r>
      <w:r w:rsidRPr="00A057BC">
        <w:rPr>
          <w:color w:val="0D0D0D" w:themeColor="text1" w:themeTint="F2"/>
        </w:rPr>
        <w:t>.</w:t>
      </w:r>
    </w:p>
    <w:p w14:paraId="571AA726" w14:textId="1CF1A05A" w:rsidR="00AF20B7" w:rsidRPr="00A057BC" w:rsidRDefault="00AF20B7" w:rsidP="004D10BF">
      <w:pPr>
        <w:spacing w:line="276" w:lineRule="auto"/>
        <w:jc w:val="both"/>
        <w:rPr>
          <w:color w:val="0D0D0D" w:themeColor="text1" w:themeTint="F2"/>
        </w:rPr>
      </w:pPr>
      <w:r w:rsidRPr="00A057BC">
        <w:rPr>
          <w:color w:val="0D0D0D" w:themeColor="text1" w:themeTint="F2"/>
        </w:rPr>
        <w:t>Вывод о биоэквивалентности исследуемого и референтного препаратов будет сделан на основании 90% доверительных интервалов для отношений геометрических средних значений C</w:t>
      </w:r>
      <w:r w:rsidRPr="00A057BC">
        <w:rPr>
          <w:color w:val="0D0D0D" w:themeColor="text1" w:themeTint="F2"/>
          <w:vertAlign w:val="subscript"/>
        </w:rPr>
        <w:t>max</w:t>
      </w:r>
      <w:r w:rsidRPr="00A057BC">
        <w:rPr>
          <w:color w:val="0D0D0D" w:themeColor="text1" w:themeTint="F2"/>
        </w:rPr>
        <w:t xml:space="preserve"> и AUC</w:t>
      </w:r>
      <w:r w:rsidRPr="00A057BC">
        <w:rPr>
          <w:color w:val="0D0D0D" w:themeColor="text1" w:themeTint="F2"/>
          <w:vertAlign w:val="subscript"/>
        </w:rPr>
        <w:t>0–</w:t>
      </w:r>
      <w:r w:rsidR="006542CD" w:rsidRPr="00A057BC">
        <w:rPr>
          <w:color w:val="0D0D0D" w:themeColor="text1" w:themeTint="F2"/>
          <w:vertAlign w:val="subscript"/>
          <w:lang w:val="en-US"/>
        </w:rPr>
        <w:t>t</w:t>
      </w:r>
      <w:r w:rsidRPr="00A057BC">
        <w:rPr>
          <w:color w:val="0D0D0D" w:themeColor="text1" w:themeTint="F2"/>
        </w:rPr>
        <w:t>. Препараты будут признаны биоэквивалентными, если соответствующие 90% доверительные интервалы полностью находятся в пределах 80,00–125,00%.</w:t>
      </w:r>
      <w:r w:rsidR="006542CD" w:rsidRPr="00A057BC">
        <w:rPr>
          <w:color w:val="0D0D0D" w:themeColor="text1" w:themeTint="F2"/>
        </w:rPr>
        <w:t xml:space="preserve"> Оценка биоэквивалентности будет проведена для двух условий приема – натощак и после еды.</w:t>
      </w:r>
    </w:p>
    <w:p w14:paraId="4A2E4301" w14:textId="04A7A795" w:rsidR="009E5A3D" w:rsidRPr="00A057BC" w:rsidRDefault="00AF20B7" w:rsidP="004D10BF">
      <w:pPr>
        <w:spacing w:line="276" w:lineRule="auto"/>
        <w:jc w:val="both"/>
        <w:rPr>
          <w:color w:val="0D0D0D" w:themeColor="text1" w:themeTint="F2"/>
        </w:rPr>
      </w:pPr>
      <w:r w:rsidRPr="00A057BC">
        <w:rPr>
          <w:color w:val="0D0D0D" w:themeColor="text1" w:themeTint="F2"/>
        </w:rPr>
        <w:t xml:space="preserve">Таким образом, настоящее исследование направлено на подтверждение биоэквивалентности лекарственного препарата </w:t>
      </w:r>
      <w:r w:rsidR="006542CD" w:rsidRPr="00A057BC">
        <w:rPr>
          <w:color w:val="0D0D0D" w:themeColor="text1" w:themeTint="F2"/>
        </w:rPr>
        <w:t>XTBC12101</w:t>
      </w:r>
      <w:r w:rsidRPr="00A057BC">
        <w:rPr>
          <w:color w:val="0D0D0D" w:themeColor="text1" w:themeTint="F2"/>
        </w:rPr>
        <w:t xml:space="preserve"> и референтного препарата </w:t>
      </w:r>
      <w:r w:rsidR="00FF6DD7" w:rsidRPr="00A057BC">
        <w:rPr>
          <w:color w:val="0D0D0D" w:themeColor="text1" w:themeTint="F2"/>
        </w:rPr>
        <w:t>РАНВЭК</w:t>
      </w:r>
      <w:r w:rsidRPr="00A057BC">
        <w:rPr>
          <w:color w:val="0D0D0D" w:themeColor="text1" w:themeTint="F2"/>
        </w:rPr>
        <w:t xml:space="preserve"> в условиях приема натощак и после приема пищи и является этапом программы разработки и последующей регистрации воспроизведенного лекарственного препарата</w:t>
      </w:r>
      <w:r w:rsidR="000C6157" w:rsidRPr="00A057BC">
        <w:rPr>
          <w:color w:val="0D0D0D" w:themeColor="text1" w:themeTint="F2"/>
        </w:rPr>
        <w:t xml:space="preserve"> в лекарственной форме с пролонгированным высвобождением [2]</w:t>
      </w:r>
      <w:r w:rsidR="009E5A3D" w:rsidRPr="00A057BC">
        <w:rPr>
          <w:color w:val="0D0D0D" w:themeColor="text1" w:themeTint="F2"/>
        </w:rPr>
        <w:t>.</w:t>
      </w:r>
    </w:p>
    <w:p w14:paraId="07170A45" w14:textId="4665948C" w:rsidR="004B7645" w:rsidRPr="00A057BC" w:rsidRDefault="008D1B42" w:rsidP="004D10BF">
      <w:pPr>
        <w:pStyle w:val="20"/>
        <w:spacing w:after="0" w:line="276" w:lineRule="auto"/>
        <w:jc w:val="both"/>
        <w:rPr>
          <w:rFonts w:cs="Times New Roman"/>
          <w:color w:val="0D0D0D" w:themeColor="text1" w:themeTint="F2"/>
        </w:rPr>
      </w:pPr>
      <w:bookmarkStart w:id="535" w:name="_Toc203135882"/>
      <w:bookmarkStart w:id="536" w:name="_Toc233373511"/>
      <w:r w:rsidRPr="00A057BC">
        <w:rPr>
          <w:rFonts w:cs="Times New Roman"/>
          <w:color w:val="0D0D0D" w:themeColor="text1" w:themeTint="F2"/>
        </w:rPr>
        <w:t>2.1.</w:t>
      </w:r>
      <w:r w:rsidRPr="00A057BC">
        <w:rPr>
          <w:rFonts w:cs="Times New Roman"/>
          <w:color w:val="0D0D0D" w:themeColor="text1" w:themeTint="F2"/>
        </w:rPr>
        <w:tab/>
        <w:t>Введение</w:t>
      </w:r>
      <w:bookmarkStart w:id="537" w:name="_Hlk108074284"/>
      <w:bookmarkEnd w:id="535"/>
      <w:bookmarkEnd w:id="536"/>
    </w:p>
    <w:p w14:paraId="4BDB08FD" w14:textId="01D198E3"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Упадацитиниб</w:t>
      </w:r>
      <w:r w:rsidR="00210330" w:rsidRPr="00A057BC">
        <w:rPr>
          <w:color w:val="0D0D0D" w:themeColor="text1" w:themeTint="F2"/>
        </w:rPr>
        <w:t xml:space="preserve"> </w:t>
      </w:r>
      <w:r w:rsidRPr="00A057BC">
        <w:rPr>
          <w:color w:val="0D0D0D" w:themeColor="text1" w:themeTint="F2"/>
        </w:rPr>
        <w:t xml:space="preserve">представляет собой пероральный селективный обратимый ингибитор </w:t>
      </w:r>
      <w:proofErr w:type="spellStart"/>
      <w:r w:rsidRPr="00A057BC">
        <w:rPr>
          <w:color w:val="0D0D0D" w:themeColor="text1" w:themeTint="F2"/>
        </w:rPr>
        <w:t>янус</w:t>
      </w:r>
      <w:proofErr w:type="spellEnd"/>
      <w:r w:rsidRPr="00A057BC">
        <w:rPr>
          <w:color w:val="0D0D0D" w:themeColor="text1" w:themeTint="F2"/>
        </w:rPr>
        <w:t xml:space="preserve">-киназ (JAK), преимущественно JAK1. </w:t>
      </w:r>
      <w:ins w:id="538" w:author="Автор" w:date="2026-08-25T18:36:00Z">
        <w:r w:rsidR="00B56882">
          <w:rPr>
            <w:color w:val="0D0D0D" w:themeColor="text1" w:themeTint="F2"/>
          </w:rPr>
          <w:t xml:space="preserve">Ферменты семейства </w:t>
        </w:r>
      </w:ins>
      <w:ins w:id="539" w:author="Автор" w:date="2026-08-25T11:28:00Z">
        <w:r w:rsidR="009A7D59">
          <w:rPr>
            <w:lang w:val="en-US"/>
          </w:rPr>
          <w:t>JAK</w:t>
        </w:r>
        <w:r w:rsidR="009A7D59" w:rsidRPr="00A057BC" w:rsidDel="009A7D59">
          <w:rPr>
            <w:color w:val="0D0D0D" w:themeColor="text1" w:themeTint="F2"/>
          </w:rPr>
          <w:t xml:space="preserve"> </w:t>
        </w:r>
      </w:ins>
      <w:commentRangeStart w:id="540"/>
      <w:commentRangeStart w:id="541"/>
      <w:del w:id="542" w:author="Автор" w:date="2026-08-25T11:28:00Z">
        <w:r w:rsidRPr="00A057BC" w:rsidDel="009A7D59">
          <w:rPr>
            <w:color w:val="0D0D0D" w:themeColor="text1" w:themeTint="F2"/>
          </w:rPr>
          <w:delText xml:space="preserve">Янус-киназы </w:delText>
        </w:r>
        <w:commentRangeEnd w:id="540"/>
        <w:r w:rsidR="0015360A" w:rsidDel="009A7D59">
          <w:rPr>
            <w:rStyle w:val="a8"/>
          </w:rPr>
          <w:commentReference w:id="540"/>
        </w:r>
        <w:commentRangeEnd w:id="541"/>
        <w:r w:rsidR="009A7D59" w:rsidDel="009A7D59">
          <w:rPr>
            <w:rStyle w:val="a8"/>
          </w:rPr>
          <w:commentReference w:id="541"/>
        </w:r>
      </w:del>
      <w:r w:rsidRPr="00A057BC">
        <w:rPr>
          <w:color w:val="0D0D0D" w:themeColor="text1" w:themeTint="F2"/>
        </w:rPr>
        <w:t xml:space="preserve">являются внутриклеточными ферментами, участвующими в передаче сигналов от ряда цитокинов </w:t>
      </w:r>
      <w:commentRangeStart w:id="543"/>
      <w:commentRangeStart w:id="544"/>
      <w:r w:rsidRPr="00A057BC">
        <w:rPr>
          <w:color w:val="0D0D0D" w:themeColor="text1" w:themeTint="F2"/>
        </w:rPr>
        <w:t>и</w:t>
      </w:r>
      <w:commentRangeEnd w:id="543"/>
      <w:r w:rsidR="0015360A">
        <w:rPr>
          <w:rStyle w:val="a8"/>
        </w:rPr>
        <w:commentReference w:id="543"/>
      </w:r>
      <w:commentRangeEnd w:id="544"/>
      <w:r w:rsidR="00B56882">
        <w:rPr>
          <w:rStyle w:val="a8"/>
        </w:rPr>
        <w:commentReference w:id="544"/>
      </w:r>
      <w:r w:rsidRPr="00A057BC">
        <w:rPr>
          <w:color w:val="0D0D0D" w:themeColor="text1" w:themeTint="F2"/>
        </w:rPr>
        <w:t xml:space="preserve"> факторов роста, вовлеченных в процессы иммунного ответа, воспаления и гемопоэза. Ингибирование JAK-зависимых сигнальных путей приводит к снижению активности провоспалительных цитокинов и позволяет контролировать воспалительный процесс в тканях.</w:t>
      </w:r>
    </w:p>
    <w:p w14:paraId="43DA9A7D" w14:textId="53C77081"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 xml:space="preserve">Первым одобренным в 2019 году показанием к применению </w:t>
      </w:r>
      <w:proofErr w:type="spellStart"/>
      <w:r w:rsidRPr="00A057BC">
        <w:rPr>
          <w:color w:val="0D0D0D" w:themeColor="text1" w:themeTint="F2"/>
        </w:rPr>
        <w:t>упадацитиниба</w:t>
      </w:r>
      <w:proofErr w:type="spellEnd"/>
      <w:r w:rsidRPr="00A057BC">
        <w:rPr>
          <w:color w:val="0D0D0D" w:themeColor="text1" w:themeTint="F2"/>
        </w:rPr>
        <w:t xml:space="preserve"> стал активный ревматоидный артрит </w:t>
      </w:r>
      <w:commentRangeStart w:id="545"/>
      <w:commentRangeStart w:id="546"/>
      <w:del w:id="547" w:author="Автор" w:date="2026-08-25T18:39:00Z">
        <w:r w:rsidRPr="00A057BC" w:rsidDel="00B56882">
          <w:rPr>
            <w:color w:val="0D0D0D" w:themeColor="text1" w:themeTint="F2"/>
          </w:rPr>
          <w:delText xml:space="preserve">средней или тяжелой степени </w:delText>
        </w:r>
        <w:commentRangeEnd w:id="545"/>
        <w:r w:rsidR="00384E7C" w:rsidDel="00B56882">
          <w:rPr>
            <w:rStyle w:val="a8"/>
          </w:rPr>
          <w:commentReference w:id="545"/>
        </w:r>
        <w:commentRangeEnd w:id="546"/>
        <w:r w:rsidR="00B56882" w:rsidDel="00B56882">
          <w:rPr>
            <w:rStyle w:val="a8"/>
          </w:rPr>
          <w:commentReference w:id="546"/>
        </w:r>
      </w:del>
      <w:r w:rsidRPr="00A057BC">
        <w:rPr>
          <w:color w:val="0D0D0D" w:themeColor="text1" w:themeTint="F2"/>
        </w:rPr>
        <w:t xml:space="preserve">у взрослых пациентов с недостаточным ответом или непереносимостью одного или нескольких базисных противоревматических препаратов. Упадацитиниб может применяться в качестве монотерапии или в сочетании с </w:t>
      </w:r>
      <w:commentRangeStart w:id="548"/>
      <w:commentRangeStart w:id="549"/>
      <w:r w:rsidRPr="00A057BC">
        <w:rPr>
          <w:color w:val="0D0D0D" w:themeColor="text1" w:themeTint="F2"/>
        </w:rPr>
        <w:t>метотрексатом</w:t>
      </w:r>
      <w:commentRangeEnd w:id="548"/>
      <w:r w:rsidR="00540248">
        <w:rPr>
          <w:rStyle w:val="a8"/>
        </w:rPr>
        <w:commentReference w:id="548"/>
      </w:r>
      <w:commentRangeEnd w:id="549"/>
      <w:r w:rsidR="00B56882">
        <w:rPr>
          <w:rStyle w:val="a8"/>
        </w:rPr>
        <w:commentReference w:id="549"/>
      </w:r>
      <w:ins w:id="550" w:author="Автор" w:date="2026-08-25T18:39:00Z">
        <w:r w:rsidR="00B56882">
          <w:rPr>
            <w:color w:val="0D0D0D" w:themeColor="text1" w:themeTint="F2"/>
          </w:rPr>
          <w:t xml:space="preserve"> или другими базисными противовоспалительными препаратами</w:t>
        </w:r>
      </w:ins>
      <w:r w:rsidR="00255C60" w:rsidRPr="00A057BC">
        <w:rPr>
          <w:color w:val="0D0D0D" w:themeColor="text1" w:themeTint="F2"/>
        </w:rPr>
        <w:t xml:space="preserve"> [3]</w:t>
      </w:r>
      <w:r w:rsidRPr="00A057BC">
        <w:rPr>
          <w:color w:val="0D0D0D" w:themeColor="text1" w:themeTint="F2"/>
        </w:rPr>
        <w:t>.</w:t>
      </w:r>
    </w:p>
    <w:p w14:paraId="34C64226" w14:textId="42D731E6"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 xml:space="preserve">В дальнейшем показания к применению </w:t>
      </w:r>
      <w:proofErr w:type="spellStart"/>
      <w:r w:rsidRPr="00A057BC">
        <w:rPr>
          <w:color w:val="0D0D0D" w:themeColor="text1" w:themeTint="F2"/>
        </w:rPr>
        <w:t>упадацитиниба</w:t>
      </w:r>
      <w:proofErr w:type="spellEnd"/>
      <w:r w:rsidRPr="00A057BC">
        <w:rPr>
          <w:color w:val="0D0D0D" w:themeColor="text1" w:themeTint="F2"/>
        </w:rPr>
        <w:t xml:space="preserve"> были расширены и включили псориатический артрит, анкилозирующий спондилит, </w:t>
      </w:r>
      <w:proofErr w:type="spellStart"/>
      <w:r w:rsidRPr="00A057BC">
        <w:rPr>
          <w:color w:val="0D0D0D" w:themeColor="text1" w:themeTint="F2"/>
        </w:rPr>
        <w:t>нерентгенографический</w:t>
      </w:r>
      <w:proofErr w:type="spellEnd"/>
      <w:r w:rsidRPr="00A057BC">
        <w:rPr>
          <w:color w:val="0D0D0D" w:themeColor="text1" w:themeTint="F2"/>
        </w:rPr>
        <w:t xml:space="preserve"> аксиальный спондилоартрит</w:t>
      </w:r>
      <w:r w:rsidR="00255C60" w:rsidRPr="00A057BC">
        <w:rPr>
          <w:color w:val="0D0D0D" w:themeColor="text1" w:themeTint="F2"/>
        </w:rPr>
        <w:t xml:space="preserve"> [4, 5, 6]</w:t>
      </w:r>
      <w:r w:rsidRPr="00A057BC">
        <w:rPr>
          <w:color w:val="0D0D0D" w:themeColor="text1" w:themeTint="F2"/>
        </w:rPr>
        <w:t>, атопический дерматит</w:t>
      </w:r>
      <w:r w:rsidR="007C35A4" w:rsidRPr="00A057BC">
        <w:rPr>
          <w:color w:val="0D0D0D" w:themeColor="text1" w:themeTint="F2"/>
        </w:rPr>
        <w:t xml:space="preserve"> [</w:t>
      </w:r>
      <w:ins w:id="551" w:author="Автор" w:date="2026-08-25T18:40:00Z">
        <w:r w:rsidR="00B56882">
          <w:rPr>
            <w:color w:val="0D0D0D" w:themeColor="text1" w:themeTint="F2"/>
          </w:rPr>
          <w:t xml:space="preserve">6, </w:t>
        </w:r>
      </w:ins>
      <w:commentRangeStart w:id="552"/>
      <w:commentRangeStart w:id="553"/>
      <w:r w:rsidR="007C35A4" w:rsidRPr="00A057BC">
        <w:rPr>
          <w:color w:val="0D0D0D" w:themeColor="text1" w:themeTint="F2"/>
        </w:rPr>
        <w:t>7</w:t>
      </w:r>
      <w:commentRangeEnd w:id="552"/>
      <w:r w:rsidR="00D34091">
        <w:rPr>
          <w:rStyle w:val="a8"/>
        </w:rPr>
        <w:commentReference w:id="552"/>
      </w:r>
      <w:commentRangeEnd w:id="553"/>
      <w:r w:rsidR="00B56882">
        <w:rPr>
          <w:rStyle w:val="a8"/>
        </w:rPr>
        <w:commentReference w:id="553"/>
      </w:r>
      <w:r w:rsidR="007C35A4" w:rsidRPr="00A057BC">
        <w:rPr>
          <w:color w:val="0D0D0D" w:themeColor="text1" w:themeTint="F2"/>
        </w:rPr>
        <w:t>]</w:t>
      </w:r>
      <w:r w:rsidRPr="00A057BC">
        <w:rPr>
          <w:color w:val="0D0D0D" w:themeColor="text1" w:themeTint="F2"/>
        </w:rPr>
        <w:t>, язвенный колит</w:t>
      </w:r>
      <w:r w:rsidR="007C35A4" w:rsidRPr="00A057BC">
        <w:rPr>
          <w:color w:val="0D0D0D" w:themeColor="text1" w:themeTint="F2"/>
        </w:rPr>
        <w:t xml:space="preserve"> [</w:t>
      </w:r>
      <w:ins w:id="554" w:author="Автор" w:date="2026-08-25T18:40:00Z">
        <w:r w:rsidR="00B56882">
          <w:rPr>
            <w:color w:val="0D0D0D" w:themeColor="text1" w:themeTint="F2"/>
          </w:rPr>
          <w:t xml:space="preserve">6, </w:t>
        </w:r>
      </w:ins>
      <w:commentRangeStart w:id="555"/>
      <w:commentRangeStart w:id="556"/>
      <w:r w:rsidR="007C35A4" w:rsidRPr="00A057BC">
        <w:rPr>
          <w:color w:val="0D0D0D" w:themeColor="text1" w:themeTint="F2"/>
        </w:rPr>
        <w:t>8</w:t>
      </w:r>
      <w:commentRangeEnd w:id="555"/>
      <w:r w:rsidR="00D34091">
        <w:rPr>
          <w:rStyle w:val="a8"/>
        </w:rPr>
        <w:commentReference w:id="555"/>
      </w:r>
      <w:commentRangeEnd w:id="556"/>
      <w:r w:rsidR="00B56882">
        <w:rPr>
          <w:rStyle w:val="a8"/>
        </w:rPr>
        <w:commentReference w:id="556"/>
      </w:r>
      <w:r w:rsidR="007C35A4" w:rsidRPr="00A057BC">
        <w:rPr>
          <w:color w:val="0D0D0D" w:themeColor="text1" w:themeTint="F2"/>
        </w:rPr>
        <w:t>]</w:t>
      </w:r>
      <w:r w:rsidRPr="00A057BC">
        <w:rPr>
          <w:color w:val="0D0D0D" w:themeColor="text1" w:themeTint="F2"/>
        </w:rPr>
        <w:t xml:space="preserve"> и болезнь Крона</w:t>
      </w:r>
      <w:r w:rsidR="007C35A4" w:rsidRPr="00A057BC">
        <w:rPr>
          <w:color w:val="0D0D0D" w:themeColor="text1" w:themeTint="F2"/>
        </w:rPr>
        <w:t xml:space="preserve"> [</w:t>
      </w:r>
      <w:ins w:id="557" w:author="Автор" w:date="2026-08-25T18:40:00Z">
        <w:r w:rsidR="00B56882">
          <w:rPr>
            <w:color w:val="0D0D0D" w:themeColor="text1" w:themeTint="F2"/>
          </w:rPr>
          <w:t xml:space="preserve">6, </w:t>
        </w:r>
      </w:ins>
      <w:commentRangeStart w:id="558"/>
      <w:commentRangeStart w:id="559"/>
      <w:r w:rsidR="007C35A4" w:rsidRPr="00A057BC">
        <w:rPr>
          <w:color w:val="0D0D0D" w:themeColor="text1" w:themeTint="F2"/>
        </w:rPr>
        <w:t>9</w:t>
      </w:r>
      <w:commentRangeEnd w:id="558"/>
      <w:r w:rsidR="00D34091">
        <w:rPr>
          <w:rStyle w:val="a8"/>
        </w:rPr>
        <w:commentReference w:id="558"/>
      </w:r>
      <w:commentRangeEnd w:id="559"/>
      <w:r w:rsidR="00B56882">
        <w:rPr>
          <w:rStyle w:val="a8"/>
        </w:rPr>
        <w:commentReference w:id="559"/>
      </w:r>
      <w:r w:rsidR="007C35A4" w:rsidRPr="00A057BC">
        <w:rPr>
          <w:color w:val="0D0D0D" w:themeColor="text1" w:themeTint="F2"/>
        </w:rPr>
        <w:t>]</w:t>
      </w:r>
      <w:r w:rsidRPr="00A057BC">
        <w:rPr>
          <w:color w:val="0D0D0D" w:themeColor="text1" w:themeTint="F2"/>
        </w:rPr>
        <w:t xml:space="preserve">. Конкретная дозировка и режим применения </w:t>
      </w:r>
      <w:proofErr w:type="spellStart"/>
      <w:r w:rsidRPr="00A057BC">
        <w:rPr>
          <w:color w:val="0D0D0D" w:themeColor="text1" w:themeTint="F2"/>
        </w:rPr>
        <w:t>упадацитиниба</w:t>
      </w:r>
      <w:proofErr w:type="spellEnd"/>
      <w:r w:rsidRPr="00A057BC">
        <w:rPr>
          <w:color w:val="0D0D0D" w:themeColor="text1" w:themeTint="F2"/>
        </w:rPr>
        <w:t xml:space="preserve"> зависят от показания, </w:t>
      </w:r>
      <w:r w:rsidRPr="00A057BC">
        <w:rPr>
          <w:color w:val="0D0D0D" w:themeColor="text1" w:themeTint="F2"/>
        </w:rPr>
        <w:lastRenderedPageBreak/>
        <w:t xml:space="preserve">возраста пациента, тяжести заболевания, этапа лечения и ответа на проводимую </w:t>
      </w:r>
      <w:commentRangeStart w:id="560"/>
      <w:commentRangeStart w:id="561"/>
      <w:r w:rsidRPr="00A057BC">
        <w:rPr>
          <w:color w:val="0D0D0D" w:themeColor="text1" w:themeTint="F2"/>
        </w:rPr>
        <w:t>терапию</w:t>
      </w:r>
      <w:commentRangeEnd w:id="560"/>
      <w:r w:rsidR="003E7490">
        <w:rPr>
          <w:rStyle w:val="a8"/>
        </w:rPr>
        <w:commentReference w:id="560"/>
      </w:r>
      <w:commentRangeEnd w:id="561"/>
      <w:r w:rsidR="00B56882">
        <w:rPr>
          <w:rStyle w:val="a8"/>
        </w:rPr>
        <w:commentReference w:id="561"/>
      </w:r>
      <w:ins w:id="562" w:author="Автор" w:date="2026-08-25T18:40:00Z">
        <w:r w:rsidR="00B56882" w:rsidRPr="00767CD6">
          <w:rPr>
            <w:color w:val="0D0D0D" w:themeColor="text1" w:themeTint="F2"/>
            <w:rPrChange w:id="563" w:author="Автор" w:date="2026-08-25T18:40:00Z">
              <w:rPr>
                <w:color w:val="0D0D0D" w:themeColor="text1" w:themeTint="F2"/>
                <w:lang w:val="en-US"/>
              </w:rPr>
            </w:rPrChange>
          </w:rPr>
          <w:t xml:space="preserve"> </w:t>
        </w:r>
        <w:r w:rsidR="00B56882" w:rsidRPr="007B20B1">
          <w:rPr>
            <w:color w:val="0D0D0D" w:themeColor="text1" w:themeTint="F2"/>
            <w:rPrChange w:id="564" w:author="Автор" w:date="2026-09-01T11:52:00Z">
              <w:rPr>
                <w:color w:val="0D0D0D" w:themeColor="text1" w:themeTint="F2"/>
                <w:lang w:val="en-US"/>
              </w:rPr>
            </w:rPrChange>
          </w:rPr>
          <w:t>[1]</w:t>
        </w:r>
      </w:ins>
      <w:r w:rsidRPr="00A057BC">
        <w:rPr>
          <w:color w:val="0D0D0D" w:themeColor="text1" w:themeTint="F2"/>
        </w:rPr>
        <w:t>.</w:t>
      </w:r>
    </w:p>
    <w:p w14:paraId="3CC8698C" w14:textId="7FEF0929"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 xml:space="preserve">Дозировка </w:t>
      </w:r>
      <w:proofErr w:type="spellStart"/>
      <w:r w:rsidRPr="00A057BC">
        <w:rPr>
          <w:color w:val="0D0D0D" w:themeColor="text1" w:themeTint="F2"/>
        </w:rPr>
        <w:t>упадацитиниба</w:t>
      </w:r>
      <w:proofErr w:type="spellEnd"/>
      <w:r w:rsidRPr="00A057BC">
        <w:rPr>
          <w:color w:val="0D0D0D" w:themeColor="text1" w:themeTint="F2"/>
        </w:rPr>
        <w:t xml:space="preserve"> 15 мг применяется, в частности, при ревматоидном артрите, псориатическом артрите, </w:t>
      </w:r>
      <w:proofErr w:type="spellStart"/>
      <w:r w:rsidRPr="00A057BC">
        <w:rPr>
          <w:color w:val="0D0D0D" w:themeColor="text1" w:themeTint="F2"/>
        </w:rPr>
        <w:t>анкилозирующем</w:t>
      </w:r>
      <w:proofErr w:type="spellEnd"/>
      <w:r w:rsidRPr="00A057BC">
        <w:rPr>
          <w:color w:val="0D0D0D" w:themeColor="text1" w:themeTint="F2"/>
        </w:rPr>
        <w:t xml:space="preserve"> спондилите</w:t>
      </w:r>
      <w:r w:rsidR="00B463F8" w:rsidRPr="00A057BC">
        <w:rPr>
          <w:color w:val="0D0D0D" w:themeColor="text1" w:themeTint="F2"/>
        </w:rPr>
        <w:t>,</w:t>
      </w:r>
      <w:r w:rsidRPr="00A057BC">
        <w:rPr>
          <w:color w:val="0D0D0D" w:themeColor="text1" w:themeTint="F2"/>
        </w:rPr>
        <w:t xml:space="preserve"> аксиальном спондилоартрите</w:t>
      </w:r>
      <w:r w:rsidR="00B463F8" w:rsidRPr="00A057BC">
        <w:rPr>
          <w:color w:val="0D0D0D" w:themeColor="text1" w:themeTint="F2"/>
        </w:rPr>
        <w:t>, гигантоклеточном артериите, атопическом дерматите, язвенном колите, болезни Крона</w:t>
      </w:r>
      <w:r w:rsidRPr="00A057BC">
        <w:rPr>
          <w:color w:val="0D0D0D" w:themeColor="text1" w:themeTint="F2"/>
        </w:rPr>
        <w:t xml:space="preserve">. При некоторых других </w:t>
      </w:r>
      <w:proofErr w:type="spellStart"/>
      <w:r w:rsidRPr="00A057BC">
        <w:rPr>
          <w:color w:val="0D0D0D" w:themeColor="text1" w:themeTint="F2"/>
        </w:rPr>
        <w:t>иммуновоспалительных</w:t>
      </w:r>
      <w:proofErr w:type="spellEnd"/>
      <w:r w:rsidRPr="00A057BC">
        <w:rPr>
          <w:color w:val="0D0D0D" w:themeColor="text1" w:themeTint="F2"/>
        </w:rPr>
        <w:t xml:space="preserve"> заболеваниях дозировка 15 мг может применяться в качестве поддерживающей терапии или одного из вариантов дозирования в зависимости от клинической </w:t>
      </w:r>
      <w:commentRangeStart w:id="565"/>
      <w:commentRangeStart w:id="566"/>
      <w:r w:rsidRPr="00A057BC">
        <w:rPr>
          <w:color w:val="0D0D0D" w:themeColor="text1" w:themeTint="F2"/>
        </w:rPr>
        <w:t>ситуации</w:t>
      </w:r>
      <w:commentRangeEnd w:id="565"/>
      <w:r w:rsidR="00F711BC">
        <w:rPr>
          <w:rStyle w:val="a8"/>
        </w:rPr>
        <w:commentReference w:id="565"/>
      </w:r>
      <w:commentRangeEnd w:id="566"/>
      <w:r w:rsidR="009A7D59">
        <w:rPr>
          <w:rStyle w:val="a8"/>
        </w:rPr>
        <w:commentReference w:id="566"/>
      </w:r>
      <w:ins w:id="567" w:author="Автор" w:date="2026-08-25T11:28:00Z">
        <w:r w:rsidR="009A7D59" w:rsidRPr="009A7D59">
          <w:rPr>
            <w:color w:val="0D0D0D" w:themeColor="text1" w:themeTint="F2"/>
            <w:rPrChange w:id="568" w:author="Автор" w:date="2026-08-25T11:28:00Z">
              <w:rPr>
                <w:color w:val="0D0D0D" w:themeColor="text1" w:themeTint="F2"/>
                <w:lang w:val="en-US"/>
              </w:rPr>
            </w:rPrChange>
          </w:rPr>
          <w:t xml:space="preserve"> [1]</w:t>
        </w:r>
      </w:ins>
      <w:r w:rsidRPr="00A057BC">
        <w:rPr>
          <w:color w:val="0D0D0D" w:themeColor="text1" w:themeTint="F2"/>
        </w:rPr>
        <w:t>.</w:t>
      </w:r>
    </w:p>
    <w:p w14:paraId="003C6B8D" w14:textId="2FE060F9"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 xml:space="preserve">В Российской Федерации зарегистрирован оригинальный лекарственный препарат РАНВЭК, содержащий упадацитиниб, в лекарственной форме таблетки с пролонгированным высвобождением, покрытые пленочной оболочкой, 15 мг. В связи с этим актуальной является разработка и последующая регистрация воспроизведенного лекарственного препарата </w:t>
      </w:r>
      <w:proofErr w:type="spellStart"/>
      <w:r w:rsidRPr="00A057BC">
        <w:rPr>
          <w:color w:val="0D0D0D" w:themeColor="text1" w:themeTint="F2"/>
        </w:rPr>
        <w:t>упадацитиниба</w:t>
      </w:r>
      <w:proofErr w:type="spellEnd"/>
      <w:r w:rsidRPr="00A057BC">
        <w:rPr>
          <w:color w:val="0D0D0D" w:themeColor="text1" w:themeTint="F2"/>
        </w:rPr>
        <w:t xml:space="preserve"> отечественного производства.</w:t>
      </w:r>
    </w:p>
    <w:p w14:paraId="1A44B81E" w14:textId="484EA255"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 xml:space="preserve">Исследуемый лекарственный препарат </w:t>
      </w:r>
      <w:r w:rsidR="00B463F8" w:rsidRPr="00A057BC">
        <w:rPr>
          <w:color w:val="0D0D0D" w:themeColor="text1" w:themeTint="F2"/>
        </w:rPr>
        <w:t>XTBC12101</w:t>
      </w:r>
      <w:r w:rsidRPr="00A057BC">
        <w:rPr>
          <w:color w:val="0D0D0D" w:themeColor="text1" w:themeTint="F2"/>
        </w:rPr>
        <w:t>, разработанный ООО «ПРОМОМЕД РУС», Россия, содержит упадацитиниб и представляет собой таблетки с пролонгированным высвобождением, покрытые пленочной оболочкой, 15 мг.</w:t>
      </w:r>
    </w:p>
    <w:p w14:paraId="257569CD" w14:textId="4DF50EDE"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Исследуемый лекарственный препарат является воспроизведенным по отношению к референтному лекарственному препарату РАНВЭК, таблетки с пролонгированным высвобождением, покрытые пленочной оболочкой, 15 мг, ООО «</w:t>
      </w:r>
      <w:proofErr w:type="spellStart"/>
      <w:r w:rsidRPr="00A057BC">
        <w:rPr>
          <w:color w:val="0D0D0D" w:themeColor="text1" w:themeTint="F2"/>
        </w:rPr>
        <w:t>ЭббВи</w:t>
      </w:r>
      <w:proofErr w:type="spellEnd"/>
      <w:r w:rsidRPr="00A057BC">
        <w:rPr>
          <w:color w:val="0D0D0D" w:themeColor="text1" w:themeTint="F2"/>
        </w:rPr>
        <w:t>», Россия.</w:t>
      </w:r>
    </w:p>
    <w:p w14:paraId="170E323B" w14:textId="54483095" w:rsidR="00FF6DD7" w:rsidRPr="00A057BC" w:rsidRDefault="00FF6DD7" w:rsidP="004D10BF">
      <w:pPr>
        <w:autoSpaceDE w:val="0"/>
        <w:autoSpaceDN w:val="0"/>
        <w:adjustRightInd w:val="0"/>
        <w:spacing w:line="276" w:lineRule="auto"/>
        <w:jc w:val="both"/>
        <w:rPr>
          <w:color w:val="0D0D0D" w:themeColor="text1" w:themeTint="F2"/>
        </w:rPr>
      </w:pPr>
      <w:r w:rsidRPr="00A057BC">
        <w:rPr>
          <w:color w:val="0D0D0D" w:themeColor="text1" w:themeTint="F2"/>
        </w:rPr>
        <w:t xml:space="preserve">Настоящее исследование является частью программы разработки воспроизведенного лекарственного препарата </w:t>
      </w:r>
      <w:r w:rsidR="00B463F8" w:rsidRPr="00A057BC">
        <w:rPr>
          <w:color w:val="0D0D0D" w:themeColor="text1" w:themeTint="F2"/>
        </w:rPr>
        <w:t>XTBC12101</w:t>
      </w:r>
      <w:r w:rsidRPr="00A057BC">
        <w:rPr>
          <w:color w:val="0D0D0D" w:themeColor="text1" w:themeTint="F2"/>
        </w:rPr>
        <w:t>, осуществляемой компанией ООО «ПРОМОМЕД РУС», Россия, и проводится с целью изучения сравнительной фармакокинетики и подтверждения биоэквивалентности исследуемого и референтного лекарственных препаратов в соответствии с Правилами проведения исследований биоэквивалентности лекарственных препаратов в рамках Евразийского экономического союза, утвержденными Правилами биоэквивалентности ЕАЭС, для последующей регистрации препарата в Российской Федерации и других государствах — членах Евразийского экономического союза.</w:t>
      </w:r>
    </w:p>
    <w:p w14:paraId="7A9C4324" w14:textId="1ABD8780" w:rsidR="00F322E7" w:rsidRPr="00A057BC" w:rsidRDefault="008D1B42" w:rsidP="004D10BF">
      <w:pPr>
        <w:pStyle w:val="20"/>
        <w:spacing w:after="0" w:line="276" w:lineRule="auto"/>
        <w:jc w:val="both"/>
        <w:rPr>
          <w:rFonts w:cs="Times New Roman"/>
          <w:color w:val="0D0D0D" w:themeColor="text1" w:themeTint="F2"/>
        </w:rPr>
      </w:pPr>
      <w:bookmarkStart w:id="569" w:name="_Toc203135883"/>
      <w:bookmarkStart w:id="570" w:name="_Toc233373512"/>
      <w:bookmarkEnd w:id="537"/>
      <w:r w:rsidRPr="00A057BC">
        <w:rPr>
          <w:rFonts w:cs="Times New Roman"/>
          <w:color w:val="0D0D0D" w:themeColor="text1" w:themeTint="F2"/>
        </w:rPr>
        <w:t>2.2.</w:t>
      </w:r>
      <w:r w:rsidRPr="00A057BC">
        <w:rPr>
          <w:rFonts w:cs="Times New Roman"/>
          <w:color w:val="0D0D0D" w:themeColor="text1" w:themeTint="F2"/>
        </w:rPr>
        <w:tab/>
        <w:t>Препараты исследования</w:t>
      </w:r>
      <w:bookmarkEnd w:id="569"/>
      <w:bookmarkEnd w:id="570"/>
    </w:p>
    <w:p w14:paraId="57C8C259"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настоящем клиническом исследовании сравниваются следующие препараты:</w:t>
      </w:r>
    </w:p>
    <w:tbl>
      <w:tblPr>
        <w:tblStyle w:val="afc"/>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85"/>
        <w:gridCol w:w="3806"/>
      </w:tblGrid>
      <w:tr w:rsidR="00450505" w:rsidRPr="00A057BC" w14:paraId="14DB225F" w14:textId="77777777" w:rsidTr="00032271">
        <w:trPr>
          <w:tblHeader/>
        </w:trPr>
        <w:tc>
          <w:tcPr>
            <w:tcW w:w="1980" w:type="dxa"/>
            <w:shd w:val="clear" w:color="auto" w:fill="D9E2F3" w:themeFill="accent1" w:themeFillTint="33"/>
            <w:vAlign w:val="center"/>
          </w:tcPr>
          <w:p w14:paraId="4BD4BD5A" w14:textId="77777777" w:rsidR="00F322E7" w:rsidRPr="00A057BC" w:rsidRDefault="008D1B42" w:rsidP="004D10BF">
            <w:pPr>
              <w:pStyle w:val="af4"/>
              <w:tabs>
                <w:tab w:val="left" w:pos="2642"/>
              </w:tabs>
              <w:spacing w:before="160" w:line="276" w:lineRule="auto"/>
              <w:ind w:left="0" w:right="189" w:firstLine="34"/>
              <w:jc w:val="both"/>
              <w:rPr>
                <w:b/>
                <w:iCs/>
                <w:color w:val="0D0D0D" w:themeColor="text1" w:themeTint="F2"/>
              </w:rPr>
            </w:pPr>
            <w:r w:rsidRPr="00A057BC">
              <w:rPr>
                <w:b/>
                <w:iCs/>
                <w:color w:val="0D0D0D" w:themeColor="text1" w:themeTint="F2"/>
              </w:rPr>
              <w:t>Описание</w:t>
            </w:r>
          </w:p>
        </w:tc>
        <w:tc>
          <w:tcPr>
            <w:tcW w:w="3685" w:type="dxa"/>
            <w:shd w:val="clear" w:color="auto" w:fill="D9E2F3" w:themeFill="accent1" w:themeFillTint="33"/>
            <w:vAlign w:val="center"/>
          </w:tcPr>
          <w:p w14:paraId="5B9BC25C" w14:textId="77777777" w:rsidR="002F136D" w:rsidRPr="00A057BC" w:rsidRDefault="008D1B42" w:rsidP="004D10BF">
            <w:pPr>
              <w:pStyle w:val="af4"/>
              <w:spacing w:before="160" w:line="276" w:lineRule="auto"/>
              <w:ind w:left="0" w:right="274" w:firstLine="0"/>
              <w:jc w:val="both"/>
              <w:rPr>
                <w:b/>
                <w:iCs/>
                <w:color w:val="0D0D0D" w:themeColor="text1" w:themeTint="F2"/>
              </w:rPr>
            </w:pPr>
            <w:r w:rsidRPr="00A057BC">
              <w:rPr>
                <w:b/>
                <w:iCs/>
                <w:color w:val="0D0D0D" w:themeColor="text1" w:themeTint="F2"/>
              </w:rPr>
              <w:t>Исследуемый препарат</w:t>
            </w:r>
          </w:p>
          <w:p w14:paraId="3B710A8D" w14:textId="150428BE" w:rsidR="00F322E7" w:rsidRPr="00A057BC" w:rsidRDefault="008D1B42" w:rsidP="004D10BF">
            <w:pPr>
              <w:pStyle w:val="af4"/>
              <w:spacing w:before="160" w:line="276" w:lineRule="auto"/>
              <w:ind w:left="0" w:right="274" w:firstLine="0"/>
              <w:jc w:val="both"/>
              <w:rPr>
                <w:b/>
                <w:iCs/>
                <w:color w:val="0D0D0D" w:themeColor="text1" w:themeTint="F2"/>
              </w:rPr>
            </w:pPr>
            <w:r w:rsidRPr="00A057BC">
              <w:rPr>
                <w:b/>
                <w:iCs/>
                <w:color w:val="0D0D0D" w:themeColor="text1" w:themeTint="F2"/>
              </w:rPr>
              <w:t>(</w:t>
            </w:r>
            <w:r w:rsidR="00E227F5" w:rsidRPr="00A057BC">
              <w:rPr>
                <w:b/>
                <w:iCs/>
                <w:color w:val="0D0D0D" w:themeColor="text1" w:themeTint="F2"/>
              </w:rPr>
              <w:t>исследуемый</w:t>
            </w:r>
            <w:r w:rsidRPr="00A057BC">
              <w:rPr>
                <w:b/>
                <w:iCs/>
                <w:color w:val="0D0D0D" w:themeColor="text1" w:themeTint="F2"/>
              </w:rPr>
              <w:t>, Т)</w:t>
            </w:r>
          </w:p>
        </w:tc>
        <w:tc>
          <w:tcPr>
            <w:tcW w:w="3806" w:type="dxa"/>
            <w:shd w:val="clear" w:color="auto" w:fill="D9E2F3" w:themeFill="accent1" w:themeFillTint="33"/>
            <w:vAlign w:val="center"/>
          </w:tcPr>
          <w:p w14:paraId="13BA4B26" w14:textId="77777777" w:rsidR="002F136D" w:rsidRPr="00A057BC" w:rsidRDefault="008D1B42" w:rsidP="004D10BF">
            <w:pPr>
              <w:pStyle w:val="af4"/>
              <w:spacing w:before="160" w:line="276" w:lineRule="auto"/>
              <w:ind w:left="0" w:right="274" w:firstLine="0"/>
              <w:jc w:val="both"/>
              <w:rPr>
                <w:b/>
                <w:iCs/>
                <w:color w:val="0D0D0D" w:themeColor="text1" w:themeTint="F2"/>
              </w:rPr>
            </w:pPr>
            <w:r w:rsidRPr="00A057BC">
              <w:rPr>
                <w:b/>
                <w:iCs/>
                <w:color w:val="0D0D0D" w:themeColor="text1" w:themeTint="F2"/>
              </w:rPr>
              <w:t xml:space="preserve">Препарат сравнения </w:t>
            </w:r>
          </w:p>
          <w:p w14:paraId="7AAE896D" w14:textId="017C2C40" w:rsidR="00F322E7" w:rsidRPr="00A057BC" w:rsidRDefault="008D1B42" w:rsidP="004D10BF">
            <w:pPr>
              <w:pStyle w:val="af4"/>
              <w:spacing w:before="160" w:line="276" w:lineRule="auto"/>
              <w:ind w:left="0" w:right="274" w:firstLine="0"/>
              <w:jc w:val="both"/>
              <w:rPr>
                <w:rFonts w:eastAsiaTheme="minorHAnsi"/>
                <w:b/>
                <w:iCs/>
                <w:color w:val="0D0D0D" w:themeColor="text1" w:themeTint="F2"/>
                <w:szCs w:val="28"/>
                <w:lang w:eastAsia="en-US" w:bidi="ar-SA"/>
              </w:rPr>
            </w:pPr>
            <w:r w:rsidRPr="00A057BC">
              <w:rPr>
                <w:b/>
                <w:iCs/>
                <w:color w:val="0D0D0D" w:themeColor="text1" w:themeTint="F2"/>
              </w:rPr>
              <w:t xml:space="preserve">(референтный, </w:t>
            </w:r>
            <w:r w:rsidRPr="00A057BC">
              <w:rPr>
                <w:b/>
                <w:iCs/>
                <w:color w:val="0D0D0D" w:themeColor="text1" w:themeTint="F2"/>
                <w:lang w:val="en-US"/>
              </w:rPr>
              <w:t>R</w:t>
            </w:r>
            <w:r w:rsidRPr="00A057BC">
              <w:rPr>
                <w:b/>
                <w:iCs/>
                <w:color w:val="0D0D0D" w:themeColor="text1" w:themeTint="F2"/>
              </w:rPr>
              <w:t>)</w:t>
            </w:r>
          </w:p>
        </w:tc>
      </w:tr>
      <w:tr w:rsidR="00E65EBB" w:rsidRPr="006D079C" w14:paraId="6492A367" w14:textId="77777777" w:rsidTr="00032271">
        <w:tc>
          <w:tcPr>
            <w:tcW w:w="1980" w:type="dxa"/>
            <w:vAlign w:val="center"/>
          </w:tcPr>
          <w:p w14:paraId="35C24F15" w14:textId="77777777" w:rsidR="00F322E7" w:rsidRPr="00A057BC" w:rsidRDefault="008D1B42" w:rsidP="004D10BF">
            <w:pPr>
              <w:pStyle w:val="af4"/>
              <w:spacing w:line="276" w:lineRule="auto"/>
              <w:ind w:left="0" w:firstLine="0"/>
              <w:jc w:val="both"/>
              <w:rPr>
                <w:color w:val="0D0D0D" w:themeColor="text1" w:themeTint="F2"/>
              </w:rPr>
            </w:pPr>
            <w:r w:rsidRPr="00A057BC">
              <w:rPr>
                <w:color w:val="0D0D0D" w:themeColor="text1" w:themeTint="F2"/>
              </w:rPr>
              <w:t>Название, лекарственная форма, дозировка</w:t>
            </w:r>
          </w:p>
        </w:tc>
        <w:tc>
          <w:tcPr>
            <w:tcW w:w="3685" w:type="dxa"/>
            <w:vAlign w:val="center"/>
          </w:tcPr>
          <w:p w14:paraId="7A60B7C9" w14:textId="609DE328" w:rsidR="00F322E7" w:rsidRPr="00A057BC" w:rsidRDefault="00B463F8" w:rsidP="004D10BF">
            <w:pPr>
              <w:pStyle w:val="af4"/>
              <w:spacing w:line="276" w:lineRule="auto"/>
              <w:ind w:left="0" w:right="-17" w:firstLine="0"/>
              <w:jc w:val="both"/>
              <w:rPr>
                <w:rFonts w:eastAsiaTheme="minorHAnsi"/>
                <w:color w:val="0D0D0D" w:themeColor="text1" w:themeTint="F2"/>
              </w:rPr>
            </w:pPr>
            <w:r w:rsidRPr="00A057BC">
              <w:rPr>
                <w:color w:val="0D0D0D" w:themeColor="text1" w:themeTint="F2"/>
                <w:u w:color="000000"/>
                <w:bdr w:val="nil"/>
              </w:rPr>
              <w:t>XTBC12101, таблетки с пролонгированным высвобождением, покрытые пленочной оболочкой, 15 мг</w:t>
            </w:r>
          </w:p>
        </w:tc>
        <w:tc>
          <w:tcPr>
            <w:tcW w:w="3806" w:type="dxa"/>
            <w:vAlign w:val="center"/>
          </w:tcPr>
          <w:p w14:paraId="6B778E15" w14:textId="4D482F64" w:rsidR="00F322E7" w:rsidRPr="00A057BC" w:rsidRDefault="00FF6DD7" w:rsidP="004D10BF">
            <w:pPr>
              <w:spacing w:line="276" w:lineRule="auto"/>
              <w:jc w:val="both"/>
              <w:rPr>
                <w:color w:val="0D0D0D" w:themeColor="text1" w:themeTint="F2"/>
              </w:rPr>
            </w:pPr>
            <w:r w:rsidRPr="00A057BC">
              <w:rPr>
                <w:color w:val="0D0D0D" w:themeColor="text1" w:themeTint="F2"/>
              </w:rPr>
              <w:t>РАНВЭК, таблетки с пролонгированным высвобождением, покрытые пленочной оболочкой, 15 мг</w:t>
            </w:r>
          </w:p>
        </w:tc>
      </w:tr>
      <w:tr w:rsidR="00E65EBB" w:rsidRPr="006D079C" w14:paraId="4F51F49B" w14:textId="77777777" w:rsidTr="00032271">
        <w:tc>
          <w:tcPr>
            <w:tcW w:w="1980" w:type="dxa"/>
            <w:vAlign w:val="center"/>
          </w:tcPr>
          <w:p w14:paraId="68939649" w14:textId="77777777" w:rsidR="00183CFE" w:rsidRPr="00B463F8" w:rsidRDefault="00183CFE" w:rsidP="004D10BF">
            <w:pPr>
              <w:pStyle w:val="af4"/>
              <w:spacing w:line="276" w:lineRule="auto"/>
              <w:ind w:left="0" w:firstLine="0"/>
              <w:jc w:val="both"/>
              <w:rPr>
                <w:color w:val="0D0D0D" w:themeColor="text1" w:themeTint="F2"/>
                <w:highlight w:val="yellow"/>
              </w:rPr>
            </w:pPr>
            <w:r w:rsidRPr="00B463F8">
              <w:rPr>
                <w:color w:val="0D0D0D" w:themeColor="text1" w:themeTint="F2"/>
                <w:highlight w:val="yellow"/>
              </w:rPr>
              <w:t>Действующее вещество (химическое наименование, МНН)</w:t>
            </w:r>
          </w:p>
        </w:tc>
        <w:tc>
          <w:tcPr>
            <w:tcW w:w="3685" w:type="dxa"/>
            <w:vAlign w:val="center"/>
          </w:tcPr>
          <w:p w14:paraId="7770968C" w14:textId="242068D9" w:rsidR="00183CFE" w:rsidRPr="00B463F8" w:rsidRDefault="00183CFE" w:rsidP="004D10BF">
            <w:pPr>
              <w:autoSpaceDE w:val="0"/>
              <w:autoSpaceDN w:val="0"/>
              <w:adjustRightInd w:val="0"/>
              <w:jc w:val="both"/>
              <w:rPr>
                <w:color w:val="0D0D0D" w:themeColor="text1" w:themeTint="F2"/>
                <w:highlight w:val="yellow"/>
              </w:rPr>
            </w:pPr>
          </w:p>
        </w:tc>
        <w:tc>
          <w:tcPr>
            <w:tcW w:w="3806" w:type="dxa"/>
            <w:vAlign w:val="center"/>
          </w:tcPr>
          <w:p w14:paraId="354C6881" w14:textId="3970DFB0" w:rsidR="00183CFE" w:rsidRPr="00A057BC" w:rsidRDefault="00FF6DD7" w:rsidP="004D10BF">
            <w:pPr>
              <w:pStyle w:val="af4"/>
              <w:spacing w:line="276" w:lineRule="auto"/>
              <w:ind w:left="0" w:firstLine="0"/>
              <w:jc w:val="both"/>
              <w:rPr>
                <w:color w:val="0D0D0D" w:themeColor="text1" w:themeTint="F2"/>
              </w:rPr>
            </w:pPr>
            <w:r w:rsidRPr="00A057BC">
              <w:rPr>
                <w:color w:val="0D0D0D" w:themeColor="text1" w:themeTint="F2"/>
                <w:lang w:eastAsia="en-US"/>
              </w:rPr>
              <w:t xml:space="preserve">Упадацитиниб в виде </w:t>
            </w:r>
            <w:proofErr w:type="spellStart"/>
            <w:r w:rsidR="00032271" w:rsidRPr="00A057BC">
              <w:rPr>
                <w:color w:val="0D0D0D" w:themeColor="text1" w:themeTint="F2"/>
                <w:lang w:eastAsia="en-US"/>
              </w:rPr>
              <w:t>упадацитиниба</w:t>
            </w:r>
            <w:proofErr w:type="spellEnd"/>
            <w:r w:rsidRPr="00A057BC">
              <w:rPr>
                <w:color w:val="0D0D0D" w:themeColor="text1" w:themeTint="F2"/>
                <w:lang w:eastAsia="en-US"/>
              </w:rPr>
              <w:t xml:space="preserve"> гемигидрата</w:t>
            </w:r>
          </w:p>
        </w:tc>
      </w:tr>
      <w:tr w:rsidR="00E65EBB" w:rsidRPr="0090799E" w14:paraId="33699552" w14:textId="77777777" w:rsidTr="00032271">
        <w:tc>
          <w:tcPr>
            <w:tcW w:w="1980" w:type="dxa"/>
            <w:vAlign w:val="center"/>
          </w:tcPr>
          <w:p w14:paraId="1621ACB0" w14:textId="77777777" w:rsidR="00F322E7" w:rsidRPr="00A057BC" w:rsidRDefault="008D1B42" w:rsidP="004D10BF">
            <w:pPr>
              <w:pStyle w:val="af4"/>
              <w:spacing w:line="276" w:lineRule="auto"/>
              <w:ind w:left="0" w:firstLine="0"/>
              <w:jc w:val="both"/>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Производитель</w:t>
            </w:r>
          </w:p>
        </w:tc>
        <w:tc>
          <w:tcPr>
            <w:tcW w:w="3685" w:type="dxa"/>
            <w:vAlign w:val="center"/>
          </w:tcPr>
          <w:p w14:paraId="24EA8F44" w14:textId="77777777" w:rsidR="00F322E7" w:rsidRPr="00A057BC" w:rsidRDefault="008D1B42" w:rsidP="004D10BF">
            <w:pPr>
              <w:pStyle w:val="af4"/>
              <w:spacing w:line="276" w:lineRule="auto"/>
              <w:ind w:left="0" w:right="29" w:firstLine="0"/>
              <w:jc w:val="both"/>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АО «Биохимик», Россия</w:t>
            </w:r>
          </w:p>
        </w:tc>
        <w:tc>
          <w:tcPr>
            <w:tcW w:w="3806" w:type="dxa"/>
            <w:vAlign w:val="center"/>
          </w:tcPr>
          <w:p w14:paraId="5586E770" w14:textId="4998F747" w:rsidR="00F322E7" w:rsidRPr="00A057BC" w:rsidRDefault="0090799E" w:rsidP="004D10BF">
            <w:pPr>
              <w:pStyle w:val="af4"/>
              <w:spacing w:line="276" w:lineRule="auto"/>
              <w:ind w:left="0" w:right="274" w:firstLine="0"/>
              <w:jc w:val="both"/>
              <w:rPr>
                <w:rFonts w:eastAsiaTheme="minorHAnsi"/>
                <w:bCs/>
                <w:iCs/>
                <w:color w:val="0D0D0D" w:themeColor="text1" w:themeTint="F2"/>
                <w:szCs w:val="28"/>
                <w:lang w:eastAsia="en-US" w:bidi="ar-SA"/>
              </w:rPr>
            </w:pPr>
            <w:r w:rsidRPr="00A057BC">
              <w:rPr>
                <w:color w:val="0D0D0D" w:themeColor="text1" w:themeTint="F2"/>
              </w:rPr>
              <w:t>«</w:t>
            </w:r>
            <w:proofErr w:type="spellStart"/>
            <w:r w:rsidRPr="00A057BC">
              <w:rPr>
                <w:color w:val="0D0D0D" w:themeColor="text1" w:themeTint="F2"/>
              </w:rPr>
              <w:t>ЭббВи</w:t>
            </w:r>
            <w:proofErr w:type="spellEnd"/>
            <w:r w:rsidRPr="00A057BC">
              <w:rPr>
                <w:color w:val="0D0D0D" w:themeColor="text1" w:themeTint="F2"/>
              </w:rPr>
              <w:t xml:space="preserve"> </w:t>
            </w:r>
            <w:proofErr w:type="spellStart"/>
            <w:r w:rsidRPr="00A057BC">
              <w:rPr>
                <w:color w:val="0D0D0D" w:themeColor="text1" w:themeTint="F2"/>
              </w:rPr>
              <w:t>Айрлэнд</w:t>
            </w:r>
            <w:proofErr w:type="spellEnd"/>
            <w:r w:rsidRPr="00A057BC">
              <w:rPr>
                <w:color w:val="0D0D0D" w:themeColor="text1" w:themeTint="F2"/>
              </w:rPr>
              <w:t xml:space="preserve"> НЛ Б.В», Ирландия</w:t>
            </w:r>
          </w:p>
        </w:tc>
      </w:tr>
      <w:tr w:rsidR="00E65EBB" w:rsidRPr="00FE0727" w14:paraId="4A96B725" w14:textId="77777777" w:rsidTr="00032271">
        <w:tc>
          <w:tcPr>
            <w:tcW w:w="1980" w:type="dxa"/>
            <w:vAlign w:val="center"/>
          </w:tcPr>
          <w:p w14:paraId="28855B80" w14:textId="187092AD" w:rsidR="00F322E7" w:rsidRPr="00A057BC" w:rsidRDefault="008D1B42" w:rsidP="004D10BF">
            <w:pPr>
              <w:pStyle w:val="af4"/>
              <w:spacing w:line="276" w:lineRule="auto"/>
              <w:ind w:left="0" w:firstLine="0"/>
              <w:jc w:val="both"/>
              <w:rPr>
                <w:rFonts w:eastAsiaTheme="minorHAnsi"/>
                <w:bCs/>
                <w:iCs/>
                <w:color w:val="0D0D0D" w:themeColor="text1" w:themeTint="F2"/>
                <w:szCs w:val="28"/>
                <w:lang w:eastAsia="en-US" w:bidi="ar-SA"/>
              </w:rPr>
            </w:pPr>
            <w:r w:rsidRPr="00A057BC">
              <w:rPr>
                <w:rFonts w:eastAsiaTheme="minorHAnsi"/>
                <w:color w:val="0D0D0D" w:themeColor="text1" w:themeTint="F2"/>
              </w:rPr>
              <w:lastRenderedPageBreak/>
              <w:t>Разработчик препарата</w:t>
            </w:r>
          </w:p>
        </w:tc>
        <w:tc>
          <w:tcPr>
            <w:tcW w:w="3685" w:type="dxa"/>
            <w:vAlign w:val="center"/>
          </w:tcPr>
          <w:p w14:paraId="1F140C67" w14:textId="55505E69" w:rsidR="00F322E7" w:rsidRPr="00A057BC" w:rsidRDefault="00C37722" w:rsidP="004D10BF">
            <w:pPr>
              <w:pStyle w:val="af4"/>
              <w:spacing w:line="276" w:lineRule="auto"/>
              <w:ind w:left="0" w:right="274" w:firstLine="63"/>
              <w:jc w:val="both"/>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ООО «ПРОМОМЕД РУС», Россия</w:t>
            </w:r>
          </w:p>
        </w:tc>
        <w:tc>
          <w:tcPr>
            <w:tcW w:w="3806" w:type="dxa"/>
            <w:vAlign w:val="center"/>
          </w:tcPr>
          <w:p w14:paraId="5F2C8928" w14:textId="34AD1DD3" w:rsidR="00F322E7" w:rsidRPr="00A057BC" w:rsidRDefault="0090799E" w:rsidP="004D10BF">
            <w:pPr>
              <w:spacing w:line="276" w:lineRule="auto"/>
              <w:jc w:val="both"/>
              <w:rPr>
                <w:color w:val="0D0D0D" w:themeColor="text1" w:themeTint="F2"/>
              </w:rPr>
            </w:pPr>
            <w:r w:rsidRPr="00A057BC">
              <w:rPr>
                <w:color w:val="0D0D0D" w:themeColor="text1" w:themeTint="F2"/>
              </w:rPr>
              <w:t>ООО «</w:t>
            </w:r>
            <w:proofErr w:type="spellStart"/>
            <w:r w:rsidRPr="00A057BC">
              <w:rPr>
                <w:color w:val="0D0D0D" w:themeColor="text1" w:themeTint="F2"/>
              </w:rPr>
              <w:t>ЭббВи</w:t>
            </w:r>
            <w:proofErr w:type="spellEnd"/>
            <w:r w:rsidRPr="00A057BC">
              <w:rPr>
                <w:color w:val="0D0D0D" w:themeColor="text1" w:themeTint="F2"/>
              </w:rPr>
              <w:t>», Россия</w:t>
            </w:r>
          </w:p>
        </w:tc>
      </w:tr>
    </w:tbl>
    <w:p w14:paraId="6F85D41F" w14:textId="77777777" w:rsidR="002E7F77" w:rsidRPr="006D079C" w:rsidRDefault="002E7F77" w:rsidP="004D10BF">
      <w:pPr>
        <w:spacing w:line="276" w:lineRule="auto"/>
        <w:jc w:val="both"/>
        <w:rPr>
          <w:color w:val="0D0D0D" w:themeColor="text1" w:themeTint="F2"/>
          <w:lang w:val="en-US"/>
        </w:rPr>
      </w:pPr>
    </w:p>
    <w:p w14:paraId="12FCEAB3" w14:textId="7C2789C4" w:rsidR="00F322E7" w:rsidRPr="00A057BC" w:rsidRDefault="008D1B42" w:rsidP="004D10BF">
      <w:pPr>
        <w:spacing w:line="276" w:lineRule="auto"/>
        <w:jc w:val="both"/>
        <w:rPr>
          <w:color w:val="0D0D0D" w:themeColor="text1" w:themeTint="F2"/>
        </w:rPr>
      </w:pPr>
      <w:r w:rsidRPr="00A057BC">
        <w:rPr>
          <w:color w:val="0D0D0D" w:themeColor="text1" w:themeTint="F2"/>
        </w:rPr>
        <w:t>Дополнительные сведения о препаратах исследования, включая состав вспомогательных веществ и условия хранения, представлены в разделе 5.</w:t>
      </w:r>
    </w:p>
    <w:p w14:paraId="36BCFEF4" w14:textId="77777777" w:rsidR="002E7F77" w:rsidRPr="00A057BC" w:rsidRDefault="002E7F77" w:rsidP="004D10BF">
      <w:pPr>
        <w:spacing w:line="276" w:lineRule="auto"/>
        <w:jc w:val="both"/>
        <w:rPr>
          <w:color w:val="0D0D0D" w:themeColor="text1" w:themeTint="F2"/>
        </w:rPr>
      </w:pPr>
    </w:p>
    <w:p w14:paraId="0BC489DB" w14:textId="71881552" w:rsidR="00F322E7" w:rsidRPr="00A057BC" w:rsidRDefault="008D1B42" w:rsidP="004D10BF">
      <w:pPr>
        <w:spacing w:line="276" w:lineRule="auto"/>
        <w:jc w:val="both"/>
        <w:rPr>
          <w:b/>
          <w:bCs/>
          <w:color w:val="0D0D0D" w:themeColor="text1" w:themeTint="F2"/>
        </w:rPr>
      </w:pPr>
      <w:r w:rsidRPr="00A057BC">
        <w:rPr>
          <w:b/>
          <w:bCs/>
          <w:color w:val="0D0D0D" w:themeColor="text1" w:themeTint="F2"/>
        </w:rPr>
        <w:t>Обоснование выбора препаратов исследования</w:t>
      </w:r>
    </w:p>
    <w:p w14:paraId="0CA6DC02" w14:textId="1864D7D5" w:rsidR="00FB5878" w:rsidRPr="00A057BC" w:rsidRDefault="00FB5878" w:rsidP="004D10BF">
      <w:pPr>
        <w:spacing w:line="276" w:lineRule="auto"/>
        <w:jc w:val="both"/>
        <w:rPr>
          <w:b/>
          <w:bCs/>
          <w:color w:val="0D0D0D" w:themeColor="text1" w:themeTint="F2"/>
        </w:rPr>
      </w:pPr>
      <w:r w:rsidRPr="00A057BC">
        <w:rPr>
          <w:b/>
          <w:bCs/>
          <w:color w:val="0D0D0D" w:themeColor="text1" w:themeTint="F2"/>
        </w:rPr>
        <w:t>Исследуемый препарат</w:t>
      </w:r>
    </w:p>
    <w:p w14:paraId="27BD302A" w14:textId="09D53199" w:rsidR="00FD7F6B" w:rsidRPr="00A057BC" w:rsidRDefault="00F44A81" w:rsidP="00511051">
      <w:pPr>
        <w:spacing w:line="276" w:lineRule="auto"/>
        <w:jc w:val="both"/>
        <w:rPr>
          <w:rFonts w:eastAsia="Calibri"/>
          <w:iCs/>
          <w:color w:val="0D0D0D" w:themeColor="text1" w:themeTint="F2"/>
          <w:lang w:eastAsia="x-none"/>
        </w:rPr>
      </w:pPr>
      <w:r w:rsidRPr="00A057BC">
        <w:rPr>
          <w:rFonts w:eastAsia="Calibri"/>
          <w:iCs/>
          <w:color w:val="0D0D0D" w:themeColor="text1" w:themeTint="F2"/>
          <w:lang w:eastAsia="x-none"/>
        </w:rPr>
        <w:t>При выборе исследуемого препарата в соответствии с п. 22 Правил</w:t>
      </w:r>
      <w:r w:rsidR="0090799E" w:rsidRPr="00A057BC">
        <w:t xml:space="preserve"> </w:t>
      </w:r>
      <w:r w:rsidR="0090799E" w:rsidRPr="00A057BC">
        <w:rPr>
          <w:rFonts w:eastAsia="Calibri"/>
          <w:iCs/>
          <w:color w:val="0D0D0D" w:themeColor="text1" w:themeTint="F2"/>
          <w:lang w:eastAsia="x-none"/>
        </w:rPr>
        <w:t>биоэквивалентности ЕАЭС</w:t>
      </w:r>
      <w:r w:rsidRPr="00A057BC">
        <w:rPr>
          <w:rFonts w:eastAsia="Calibri"/>
          <w:iCs/>
          <w:color w:val="0D0D0D" w:themeColor="text1" w:themeTint="F2"/>
          <w:lang w:eastAsia="x-none"/>
        </w:rPr>
        <w:t xml:space="preserve"> будут действовать следующие </w:t>
      </w:r>
      <w:commentRangeStart w:id="571"/>
      <w:commentRangeStart w:id="572"/>
      <w:r w:rsidRPr="00A057BC">
        <w:rPr>
          <w:rFonts w:eastAsia="Calibri"/>
          <w:iCs/>
          <w:color w:val="0D0D0D" w:themeColor="text1" w:themeTint="F2"/>
          <w:lang w:eastAsia="x-none"/>
        </w:rPr>
        <w:t>правила</w:t>
      </w:r>
      <w:commentRangeEnd w:id="571"/>
      <w:r w:rsidR="00F711BC">
        <w:rPr>
          <w:rStyle w:val="a8"/>
        </w:rPr>
        <w:commentReference w:id="571"/>
      </w:r>
      <w:commentRangeEnd w:id="572"/>
      <w:r w:rsidR="00511051">
        <w:rPr>
          <w:rStyle w:val="a8"/>
        </w:rPr>
        <w:commentReference w:id="572"/>
      </w:r>
      <w:ins w:id="573" w:author="Автор" w:date="2026-08-25T18:41:00Z">
        <w:r w:rsidR="00B56882">
          <w:rPr>
            <w:rFonts w:eastAsia="Calibri"/>
            <w:iCs/>
            <w:color w:val="0D0D0D" w:themeColor="text1" w:themeTint="F2"/>
            <w:lang w:eastAsia="x-none"/>
          </w:rPr>
          <w:t xml:space="preserve"> (раздел </w:t>
        </w:r>
        <w:r w:rsidR="00B56882">
          <w:rPr>
            <w:rFonts w:eastAsia="Calibri"/>
            <w:iCs/>
            <w:color w:val="0D0D0D" w:themeColor="text1" w:themeTint="F2"/>
            <w:lang w:val="en-US" w:eastAsia="x-none"/>
          </w:rPr>
          <w:t>III</w:t>
        </w:r>
        <w:r w:rsidR="00511051">
          <w:rPr>
            <w:rFonts w:eastAsia="Calibri"/>
            <w:iCs/>
            <w:color w:val="0D0D0D" w:themeColor="text1" w:themeTint="F2"/>
            <w:lang w:eastAsia="x-none"/>
          </w:rPr>
          <w:t xml:space="preserve"> Решения </w:t>
        </w:r>
        <w:r w:rsidR="00511051" w:rsidRPr="00511051">
          <w:rPr>
            <w:rFonts w:eastAsia="Calibri"/>
            <w:iCs/>
            <w:color w:val="0D0D0D" w:themeColor="text1" w:themeTint="F2"/>
            <w:lang w:eastAsia="x-none"/>
          </w:rPr>
          <w:t>Совета ЕЭК от 03.11.2016 № 85</w:t>
        </w:r>
        <w:r w:rsidR="00511051">
          <w:rPr>
            <w:rFonts w:eastAsia="Calibri"/>
            <w:iCs/>
            <w:color w:val="0D0D0D" w:themeColor="text1" w:themeTint="F2"/>
            <w:lang w:eastAsia="x-none"/>
          </w:rPr>
          <w:t>)</w:t>
        </w:r>
      </w:ins>
      <w:r w:rsidR="00FD7F6B" w:rsidRPr="00A057BC">
        <w:rPr>
          <w:color w:val="0D0D0D" w:themeColor="text1" w:themeTint="F2"/>
        </w:rPr>
        <w:t>:</w:t>
      </w:r>
    </w:p>
    <w:p w14:paraId="1859BDED" w14:textId="77777777" w:rsidR="00FD7F6B" w:rsidRPr="00A057BC" w:rsidRDefault="00FD7F6B" w:rsidP="004D10BF">
      <w:pPr>
        <w:spacing w:line="276" w:lineRule="auto"/>
        <w:jc w:val="both"/>
        <w:rPr>
          <w:color w:val="0D0D0D" w:themeColor="text1" w:themeTint="F2"/>
        </w:rPr>
      </w:pPr>
      <w:r w:rsidRPr="00A057BC">
        <w:rPr>
          <w:color w:val="0D0D0D" w:themeColor="text1" w:themeTint="F2"/>
        </w:rPr>
        <w:t>а) в отсутствие должных обоснований исследуемый лекарственный препарат должен быть отобран из серии, составляющей, по меньшей мере, 1/10 промышленной серии, или 100 000 единиц лекарственных форм, в зависимости от того, какой из объемов больше;</w:t>
      </w:r>
    </w:p>
    <w:p w14:paraId="45D7E4D8" w14:textId="77777777" w:rsidR="00FD7F6B" w:rsidRPr="00A057BC" w:rsidRDefault="00FD7F6B" w:rsidP="004D10BF">
      <w:pPr>
        <w:spacing w:line="276" w:lineRule="auto"/>
        <w:jc w:val="both"/>
        <w:rPr>
          <w:color w:val="0D0D0D" w:themeColor="text1" w:themeTint="F2"/>
        </w:rPr>
      </w:pPr>
      <w:r w:rsidRPr="00A057BC">
        <w:rPr>
          <w:color w:val="0D0D0D" w:themeColor="text1" w:themeTint="F2"/>
        </w:rPr>
        <w:t>б) производство использованных серий лекарственного препарата должно обеспечивать высокую степень уверенности в том, что лекарственный препарат и процесс его производства будут воспроизведены в промышленном масштабе.</w:t>
      </w:r>
    </w:p>
    <w:p w14:paraId="067311B5" w14:textId="77777777" w:rsidR="00FD7F6B" w:rsidRPr="00A057BC" w:rsidRDefault="00FD7F6B" w:rsidP="004D10BF">
      <w:pPr>
        <w:spacing w:line="276" w:lineRule="auto"/>
        <w:jc w:val="both"/>
        <w:rPr>
          <w:color w:val="0D0D0D" w:themeColor="text1" w:themeTint="F2"/>
        </w:rPr>
      </w:pPr>
      <w:r w:rsidRPr="00A057BC">
        <w:rPr>
          <w:color w:val="0D0D0D" w:themeColor="text1" w:themeTint="F2"/>
        </w:rPr>
        <w:t>Объем серии, предназначенной для подтверждения биоэквивалентности, менее 100 000 единиц возможен при условии, что это предлагаемый объем серийного производства, и последующее масштабирование производственных серий не предполагается.</w:t>
      </w:r>
    </w:p>
    <w:p w14:paraId="077AFB10" w14:textId="77777777" w:rsidR="00FD7F6B" w:rsidRPr="00A057BC" w:rsidRDefault="00FD7F6B" w:rsidP="004D10BF">
      <w:pPr>
        <w:spacing w:line="276" w:lineRule="auto"/>
        <w:jc w:val="both"/>
        <w:rPr>
          <w:color w:val="0D0D0D" w:themeColor="text1" w:themeTint="F2"/>
        </w:rPr>
      </w:pPr>
      <w:r w:rsidRPr="00A057BC">
        <w:rPr>
          <w:color w:val="0D0D0D" w:themeColor="text1" w:themeTint="F2"/>
        </w:rPr>
        <w:t>в) описание свойств и составление спецификации на такие критические показатели качества лекарственного препарата, как растворение, следует осуществлять, используя исследованную серию, т.е. серию, изученную в клинических исследованиях, в отношении которой подтверждена биоэквивалентность;</w:t>
      </w:r>
    </w:p>
    <w:p w14:paraId="13FE5208" w14:textId="4287FFD1" w:rsidR="00FD7F6B" w:rsidRPr="00A057BC" w:rsidRDefault="00FD7F6B" w:rsidP="004D10BF">
      <w:pPr>
        <w:spacing w:line="276" w:lineRule="auto"/>
        <w:jc w:val="both"/>
        <w:rPr>
          <w:color w:val="0D0D0D" w:themeColor="text1" w:themeTint="F2"/>
        </w:rPr>
      </w:pPr>
      <w:r w:rsidRPr="00A057BC">
        <w:rPr>
          <w:color w:val="0D0D0D" w:themeColor="text1" w:themeTint="F2"/>
        </w:rPr>
        <w:t xml:space="preserve">г) образцы лекарственного препарата из дополнительных опытно-промышленных и (или) промышленных серий, предоставленные на регистрацию, необходимо сравнить с образцами из серии, использованной в исследовании биоэквивалентности; они должны иметь сопоставимые профили растворения </w:t>
      </w:r>
      <w:r w:rsidRPr="00A057BC">
        <w:rPr>
          <w:i/>
          <w:iCs/>
          <w:color w:val="0D0D0D" w:themeColor="text1" w:themeTint="F2"/>
        </w:rPr>
        <w:t>in vitro</w:t>
      </w:r>
      <w:r w:rsidRPr="00A057BC">
        <w:rPr>
          <w:color w:val="0D0D0D" w:themeColor="text1" w:themeTint="F2"/>
        </w:rPr>
        <w:t xml:space="preserve"> в подходящих условиях </w:t>
      </w:r>
      <w:r w:rsidR="008831A3" w:rsidRPr="00A057BC">
        <w:rPr>
          <w:color w:val="0D0D0D" w:themeColor="text1" w:themeTint="F2"/>
        </w:rPr>
        <w:t>теста сравнительной кинетики растворения (</w:t>
      </w:r>
      <w:r w:rsidRPr="00A057BC">
        <w:rPr>
          <w:color w:val="0D0D0D" w:themeColor="text1" w:themeTint="F2"/>
        </w:rPr>
        <w:t>ТСКР</w:t>
      </w:r>
      <w:r w:rsidR="008831A3" w:rsidRPr="00A057BC">
        <w:rPr>
          <w:color w:val="0D0D0D" w:themeColor="text1" w:themeTint="F2"/>
        </w:rPr>
        <w:t>).</w:t>
      </w:r>
      <w:r w:rsidR="00B463F8" w:rsidRPr="00A057BC">
        <w:rPr>
          <w:color w:val="0D0D0D" w:themeColor="text1" w:themeTint="F2"/>
        </w:rPr>
        <w:t xml:space="preserve"> </w:t>
      </w:r>
    </w:p>
    <w:p w14:paraId="400F7C97" w14:textId="03071A48" w:rsidR="00B86988" w:rsidRPr="00A057BC" w:rsidRDefault="00B86988" w:rsidP="00B463F8">
      <w:pPr>
        <w:spacing w:before="120" w:line="276" w:lineRule="auto"/>
        <w:jc w:val="both"/>
        <w:rPr>
          <w:rFonts w:eastAsia="Calibri"/>
          <w:iCs/>
          <w:color w:val="0D0D0D" w:themeColor="text1" w:themeTint="F2"/>
          <w:lang w:eastAsia="x-none"/>
        </w:rPr>
      </w:pPr>
      <w:r w:rsidRPr="00A057BC">
        <w:rPr>
          <w:rFonts w:eastAsia="Calibri"/>
          <w:iCs/>
          <w:color w:val="0D0D0D" w:themeColor="text1" w:themeTint="F2"/>
          <w:lang w:eastAsia="x-none"/>
        </w:rPr>
        <w:t xml:space="preserve">Выбранная серия препарата </w:t>
      </w:r>
      <w:r w:rsidR="00B463F8" w:rsidRPr="00A057BC">
        <w:rPr>
          <w:color w:val="000000"/>
          <w:szCs w:val="28"/>
          <w:u w:color="000000"/>
        </w:rPr>
        <w:t>XTBC12101, таблетки с пролонгированным высвобождением, покрытые пленочной оболочкой, 15 мг</w:t>
      </w:r>
      <w:r w:rsidRPr="00A057BC">
        <w:rPr>
          <w:color w:val="0D0D0D" w:themeColor="text1" w:themeTint="F2"/>
        </w:rPr>
        <w:t xml:space="preserve"> </w:t>
      </w:r>
      <w:r w:rsidRPr="00A057BC">
        <w:rPr>
          <w:rFonts w:eastAsia="Calibri"/>
          <w:iCs/>
          <w:color w:val="0D0D0D" w:themeColor="text1" w:themeTint="F2"/>
          <w:lang w:eastAsia="x-none"/>
        </w:rPr>
        <w:t xml:space="preserve">для проведения клинического исследования удовлетворяет требованиям п. 22 </w:t>
      </w:r>
      <w:r w:rsidR="0090799E" w:rsidRPr="00A057BC">
        <w:rPr>
          <w:rFonts w:eastAsia="Calibri"/>
          <w:iCs/>
          <w:color w:val="0D0D0D" w:themeColor="text1" w:themeTint="F2"/>
          <w:lang w:eastAsia="x-none"/>
        </w:rPr>
        <w:t>Правил биоэквивалентности ЕАЭС</w:t>
      </w:r>
      <w:r w:rsidRPr="00A057BC">
        <w:rPr>
          <w:rFonts w:eastAsia="Calibri"/>
          <w:iCs/>
          <w:color w:val="0D0D0D" w:themeColor="text1" w:themeTint="F2"/>
          <w:lang w:eastAsia="x-none"/>
        </w:rPr>
        <w:t>, а именно имеет промышленный объем и дальнейшего ее масштабирования не планируется.</w:t>
      </w:r>
    </w:p>
    <w:p w14:paraId="659CD77F" w14:textId="2469ADAA" w:rsidR="003751D3" w:rsidRPr="00A057BC" w:rsidRDefault="003751D3" w:rsidP="004D10BF">
      <w:pPr>
        <w:autoSpaceDE w:val="0"/>
        <w:autoSpaceDN w:val="0"/>
        <w:adjustRightInd w:val="0"/>
        <w:spacing w:line="276" w:lineRule="auto"/>
        <w:jc w:val="both"/>
        <w:rPr>
          <w:color w:val="0D0D0D" w:themeColor="text1" w:themeTint="F2"/>
        </w:rPr>
      </w:pPr>
      <w:r w:rsidRPr="00A057BC">
        <w:rPr>
          <w:color w:val="0D0D0D" w:themeColor="text1" w:themeTint="F2"/>
        </w:rPr>
        <w:t xml:space="preserve">В серии, подлежащей использованию в качестве исследуемого лекарственного препарата, количественное содержание (установленное с помощью аналитической методики, предложенной для стандартных испытаний качества исследуемого препарата, включенной в спецификацию (нормативный документ по контролю качества)) не должно отличаться более чем на 5 процентов от серии референтного лекарственного препарата (при отсутствии должных обоснований). </w:t>
      </w:r>
    </w:p>
    <w:p w14:paraId="1E9DBFBF" w14:textId="7615A320" w:rsidR="00FD7F6B" w:rsidRPr="00A057BC" w:rsidRDefault="00FD7F6B" w:rsidP="004D10BF">
      <w:pPr>
        <w:spacing w:line="276" w:lineRule="auto"/>
        <w:jc w:val="both"/>
        <w:rPr>
          <w:color w:val="0D0D0D" w:themeColor="text1" w:themeTint="F2"/>
        </w:rPr>
      </w:pPr>
      <w:r w:rsidRPr="00A057BC">
        <w:rPr>
          <w:color w:val="0D0D0D" w:themeColor="text1" w:themeTint="F2"/>
        </w:rPr>
        <w:t xml:space="preserve">В соответствии с требованиями п. 20 </w:t>
      </w:r>
      <w:commentRangeStart w:id="574"/>
      <w:commentRangeStart w:id="575"/>
      <w:r w:rsidR="0090799E" w:rsidRPr="00A057BC">
        <w:rPr>
          <w:color w:val="0D0D0D" w:themeColor="text1" w:themeTint="F2"/>
        </w:rPr>
        <w:t>Правил</w:t>
      </w:r>
      <w:commentRangeEnd w:id="574"/>
      <w:r w:rsidR="003A512B">
        <w:rPr>
          <w:rStyle w:val="a8"/>
        </w:rPr>
        <w:commentReference w:id="574"/>
      </w:r>
      <w:commentRangeEnd w:id="575"/>
      <w:r w:rsidR="00511051">
        <w:rPr>
          <w:rStyle w:val="a8"/>
        </w:rPr>
        <w:commentReference w:id="575"/>
      </w:r>
      <w:r w:rsidR="0090799E" w:rsidRPr="00A057BC">
        <w:rPr>
          <w:color w:val="0D0D0D" w:themeColor="text1" w:themeTint="F2"/>
        </w:rPr>
        <w:t xml:space="preserve"> биоэквивалентности ЕАЭС</w:t>
      </w:r>
      <w:r w:rsidRPr="00A057BC">
        <w:rPr>
          <w:color w:val="0D0D0D" w:themeColor="text1" w:themeTint="F2"/>
        </w:rPr>
        <w:t>, компанией ООО «ПРОМОМЕД РУС»</w:t>
      </w:r>
      <w:r w:rsidR="006630D8" w:rsidRPr="00A057BC">
        <w:rPr>
          <w:color w:val="0D0D0D" w:themeColor="text1" w:themeTint="F2"/>
        </w:rPr>
        <w:t xml:space="preserve"> для данного исследования биоэквивалентности</w:t>
      </w:r>
      <w:r w:rsidRPr="00A057BC">
        <w:rPr>
          <w:color w:val="0D0D0D" w:themeColor="text1" w:themeTint="F2"/>
        </w:rPr>
        <w:t xml:space="preserve"> будет осуществлено проведение</w:t>
      </w:r>
      <w:r w:rsidR="00032271" w:rsidRPr="00A057BC">
        <w:rPr>
          <w:color w:val="0D0D0D" w:themeColor="text1" w:themeTint="F2"/>
        </w:rPr>
        <w:t xml:space="preserve"> </w:t>
      </w:r>
      <w:r w:rsidR="0090799E" w:rsidRPr="00A057BC">
        <w:rPr>
          <w:color w:val="0D0D0D" w:themeColor="text1" w:themeTint="F2"/>
        </w:rPr>
        <w:t>ТСКР</w:t>
      </w:r>
      <w:r w:rsidRPr="00A057BC">
        <w:rPr>
          <w:color w:val="0D0D0D" w:themeColor="text1" w:themeTint="F2"/>
        </w:rPr>
        <w:t>, обосновывающие выбор сери</w:t>
      </w:r>
      <w:del w:id="576" w:author="Автор" w:date="2026-08-25T18:43:00Z">
        <w:r w:rsidRPr="00A057BC" w:rsidDel="00511051">
          <w:rPr>
            <w:color w:val="0D0D0D" w:themeColor="text1" w:themeTint="F2"/>
          </w:rPr>
          <w:delText>и</w:delText>
        </w:r>
      </w:del>
      <w:ins w:id="577" w:author="Автор" w:date="2026-08-25T18:43:00Z">
        <w:r w:rsidR="00511051">
          <w:rPr>
            <w:color w:val="0D0D0D" w:themeColor="text1" w:themeTint="F2"/>
          </w:rPr>
          <w:t>й</w:t>
        </w:r>
      </w:ins>
      <w:r w:rsidRPr="00A057BC">
        <w:rPr>
          <w:color w:val="0D0D0D" w:themeColor="text1" w:themeTint="F2"/>
        </w:rPr>
        <w:t xml:space="preserve"> референтного </w:t>
      </w:r>
      <w:ins w:id="578" w:author="Автор" w:date="2026-08-25T18:43:00Z">
        <w:r w:rsidR="00511051">
          <w:rPr>
            <w:color w:val="0D0D0D" w:themeColor="text1" w:themeTint="F2"/>
          </w:rPr>
          <w:t xml:space="preserve">и </w:t>
        </w:r>
      </w:ins>
      <w:ins w:id="579" w:author="Автор" w:date="2026-08-25T18:42:00Z">
        <w:r w:rsidR="00511051">
          <w:rPr>
            <w:color w:val="0D0D0D" w:themeColor="text1" w:themeTint="F2"/>
          </w:rPr>
          <w:t>исследуемого</w:t>
        </w:r>
        <w:r w:rsidR="00511051" w:rsidRPr="00A057BC">
          <w:rPr>
            <w:color w:val="0D0D0D" w:themeColor="text1" w:themeTint="F2"/>
          </w:rPr>
          <w:t xml:space="preserve"> </w:t>
        </w:r>
      </w:ins>
      <w:r w:rsidRPr="00A057BC">
        <w:rPr>
          <w:color w:val="0D0D0D" w:themeColor="text1" w:themeTint="F2"/>
        </w:rPr>
        <w:lastRenderedPageBreak/>
        <w:t xml:space="preserve">препарата. Результаты проведенного ТСКР будут предоставлены в составе регистрационного досье на лекарственный препарат.  </w:t>
      </w:r>
    </w:p>
    <w:p w14:paraId="655951C4" w14:textId="6699FDC1" w:rsidR="00F322E7" w:rsidRPr="00F43ACB" w:rsidRDefault="008D1B42" w:rsidP="004D10BF">
      <w:pPr>
        <w:keepNext/>
        <w:spacing w:line="276" w:lineRule="auto"/>
        <w:jc w:val="both"/>
        <w:rPr>
          <w:b/>
          <w:bCs/>
          <w:color w:val="0D0D0D" w:themeColor="text1" w:themeTint="F2"/>
          <w:sz w:val="23"/>
          <w:szCs w:val="23"/>
        </w:rPr>
      </w:pPr>
      <w:r w:rsidRPr="00A057BC">
        <w:rPr>
          <w:b/>
          <w:bCs/>
          <w:color w:val="0D0D0D" w:themeColor="text1" w:themeTint="F2"/>
          <w:sz w:val="23"/>
          <w:szCs w:val="23"/>
        </w:rPr>
        <w:t>Препарат сравнения</w:t>
      </w:r>
      <w:r w:rsidR="0090799E" w:rsidRPr="00A057BC">
        <w:rPr>
          <w:b/>
          <w:bCs/>
          <w:color w:val="0D0D0D" w:themeColor="text1" w:themeTint="F2"/>
          <w:sz w:val="23"/>
          <w:szCs w:val="23"/>
        </w:rPr>
        <w:t xml:space="preserve"> </w:t>
      </w:r>
      <w:r w:rsidR="00CA5907" w:rsidRPr="00A057BC">
        <w:rPr>
          <w:b/>
          <w:bCs/>
          <w:color w:val="0D0D0D" w:themeColor="text1" w:themeTint="F2"/>
          <w:sz w:val="23"/>
          <w:szCs w:val="23"/>
        </w:rPr>
        <w:t>(р</w:t>
      </w:r>
      <w:r w:rsidR="0090799E" w:rsidRPr="00A057BC">
        <w:rPr>
          <w:b/>
          <w:bCs/>
          <w:color w:val="0D0D0D" w:themeColor="text1" w:themeTint="F2"/>
          <w:sz w:val="23"/>
          <w:szCs w:val="23"/>
        </w:rPr>
        <w:t>еферентный препарат)</w:t>
      </w:r>
    </w:p>
    <w:p w14:paraId="108F0F8C" w14:textId="44B13CF4" w:rsidR="000A18B2" w:rsidRPr="00767CD6" w:rsidRDefault="008D1B42" w:rsidP="004D10BF">
      <w:pPr>
        <w:spacing w:line="276" w:lineRule="auto"/>
        <w:jc w:val="both"/>
        <w:rPr>
          <w:color w:val="000000"/>
          <w:u w:color="000000"/>
          <w:rPrChange w:id="580" w:author="Автор" w:date="2026-08-25T18:43:00Z">
            <w:rPr>
              <w:rFonts w:eastAsia="Calibri"/>
              <w:iCs/>
              <w:color w:val="0D0D0D" w:themeColor="text1" w:themeTint="F2"/>
              <w:lang w:eastAsia="x-none"/>
            </w:rPr>
          </w:rPrChange>
        </w:rPr>
      </w:pPr>
      <w:r w:rsidRPr="00A057BC">
        <w:rPr>
          <w:rFonts w:eastAsia="Calibri"/>
          <w:iCs/>
          <w:color w:val="0D0D0D" w:themeColor="text1" w:themeTint="F2"/>
          <w:lang w:eastAsia="x-none"/>
        </w:rPr>
        <w:t xml:space="preserve">В качестве препарата сравнения выбран </w:t>
      </w:r>
      <w:commentRangeStart w:id="581"/>
      <w:commentRangeStart w:id="582"/>
      <w:r w:rsidRPr="00A057BC">
        <w:rPr>
          <w:rFonts w:eastAsia="Calibri"/>
          <w:iCs/>
          <w:color w:val="0D0D0D" w:themeColor="text1" w:themeTint="F2"/>
          <w:lang w:eastAsia="x-none"/>
        </w:rPr>
        <w:t>препарат</w:t>
      </w:r>
      <w:commentRangeEnd w:id="581"/>
      <w:r w:rsidR="001752DA">
        <w:rPr>
          <w:rStyle w:val="a8"/>
        </w:rPr>
        <w:commentReference w:id="581"/>
      </w:r>
      <w:commentRangeEnd w:id="582"/>
      <w:r w:rsidR="00511051">
        <w:rPr>
          <w:rStyle w:val="a8"/>
        </w:rPr>
        <w:commentReference w:id="582"/>
      </w:r>
      <w:ins w:id="583" w:author="Автор" w:date="2026-08-25T18:43:00Z">
        <w:r w:rsidR="00511051">
          <w:rPr>
            <w:rFonts w:eastAsia="Calibri"/>
            <w:iCs/>
            <w:color w:val="0D0D0D" w:themeColor="text1" w:themeTint="F2"/>
            <w:lang w:eastAsia="x-none"/>
          </w:rPr>
          <w:t xml:space="preserve"> (</w:t>
        </w:r>
        <w:r w:rsidR="00511051" w:rsidRPr="00A057BC">
          <w:rPr>
            <w:color w:val="000000"/>
            <w:u w:color="000000"/>
          </w:rPr>
          <w:t>РАНВЭК, таблетки с пролонгированным высвобождением, покрытые пленочной оболочкой, 15 мг (ООО «</w:t>
        </w:r>
        <w:proofErr w:type="spellStart"/>
        <w:r w:rsidR="00511051" w:rsidRPr="00A057BC">
          <w:rPr>
            <w:color w:val="000000"/>
            <w:u w:color="000000"/>
          </w:rPr>
          <w:t>ЭббВи</w:t>
        </w:r>
        <w:proofErr w:type="spellEnd"/>
        <w:r w:rsidR="00511051" w:rsidRPr="00A057BC">
          <w:rPr>
            <w:color w:val="000000"/>
            <w:u w:color="000000"/>
          </w:rPr>
          <w:t>», Россия)</w:t>
        </w:r>
      </w:ins>
      <w:r w:rsidRPr="00A057BC">
        <w:rPr>
          <w:rFonts w:eastAsia="Calibri"/>
          <w:iCs/>
          <w:color w:val="0D0D0D" w:themeColor="text1" w:themeTint="F2"/>
          <w:lang w:eastAsia="x-none"/>
        </w:rPr>
        <w:t xml:space="preserve">, соответствующий требованиям к референтному препарату согласно п. </w:t>
      </w:r>
      <w:commentRangeStart w:id="584"/>
      <w:commentRangeStart w:id="585"/>
      <w:r w:rsidRPr="00A057BC">
        <w:rPr>
          <w:rFonts w:eastAsia="Calibri"/>
          <w:iCs/>
          <w:color w:val="0D0D0D" w:themeColor="text1" w:themeTint="F2"/>
          <w:lang w:eastAsia="x-none"/>
        </w:rPr>
        <w:t>18</w:t>
      </w:r>
      <w:r w:rsidR="00032271" w:rsidRPr="00A057BC">
        <w:rPr>
          <w:rFonts w:eastAsia="Calibri"/>
          <w:iCs/>
          <w:color w:val="0D0D0D" w:themeColor="text1" w:themeTint="F2"/>
          <w:lang w:eastAsia="x-none"/>
        </w:rPr>
        <w:t>а</w:t>
      </w:r>
      <w:commentRangeEnd w:id="584"/>
      <w:r w:rsidR="001752DA">
        <w:rPr>
          <w:rStyle w:val="a8"/>
        </w:rPr>
        <w:commentReference w:id="584"/>
      </w:r>
      <w:commentRangeEnd w:id="585"/>
      <w:r w:rsidR="00511051">
        <w:rPr>
          <w:rStyle w:val="a8"/>
        </w:rPr>
        <w:commentReference w:id="585"/>
      </w:r>
      <w:r w:rsidRPr="00A057BC">
        <w:rPr>
          <w:rFonts w:eastAsia="Calibri"/>
          <w:iCs/>
          <w:color w:val="0D0D0D" w:themeColor="text1" w:themeTint="F2"/>
          <w:lang w:eastAsia="x-none"/>
        </w:rPr>
        <w:t xml:space="preserve"> Правил проведения исследований биоэквивалентности лекарственных препаратов в рамках ЕАЭС</w:t>
      </w:r>
      <w:r w:rsidR="000A18B2" w:rsidRPr="00A057BC">
        <w:rPr>
          <w:color w:val="0D0D0D" w:themeColor="text1" w:themeTint="F2"/>
        </w:rPr>
        <w:t>, а именно выбирался по следующему алгоритму</w:t>
      </w:r>
      <w:ins w:id="586" w:author="Автор" w:date="2026-08-25T18:43:00Z">
        <w:r w:rsidR="00511051">
          <w:rPr>
            <w:color w:val="0D0D0D" w:themeColor="text1" w:themeTint="F2"/>
          </w:rPr>
          <w:t xml:space="preserve"> </w:t>
        </w:r>
        <w:r w:rsidR="00511051">
          <w:rPr>
            <w:rFonts w:eastAsia="Calibri"/>
            <w:iCs/>
            <w:color w:val="0D0D0D" w:themeColor="text1" w:themeTint="F2"/>
            <w:lang w:eastAsia="x-none"/>
          </w:rPr>
          <w:t xml:space="preserve">(раздел </w:t>
        </w:r>
        <w:r w:rsidR="00511051">
          <w:rPr>
            <w:rFonts w:eastAsia="Calibri"/>
            <w:iCs/>
            <w:color w:val="0D0D0D" w:themeColor="text1" w:themeTint="F2"/>
            <w:lang w:val="en-US" w:eastAsia="x-none"/>
          </w:rPr>
          <w:t>III</w:t>
        </w:r>
        <w:r w:rsidR="00511051">
          <w:rPr>
            <w:rFonts w:eastAsia="Calibri"/>
            <w:iCs/>
            <w:color w:val="0D0D0D" w:themeColor="text1" w:themeTint="F2"/>
            <w:lang w:eastAsia="x-none"/>
          </w:rPr>
          <w:t xml:space="preserve"> Решения </w:t>
        </w:r>
        <w:r w:rsidR="00511051" w:rsidRPr="00511051">
          <w:rPr>
            <w:rFonts w:eastAsia="Calibri"/>
            <w:iCs/>
            <w:color w:val="0D0D0D" w:themeColor="text1" w:themeTint="F2"/>
            <w:lang w:eastAsia="x-none"/>
          </w:rPr>
          <w:t>Совета ЕЭК от 03.11.2016 № 85</w:t>
        </w:r>
        <w:r w:rsidR="00511051">
          <w:rPr>
            <w:rFonts w:eastAsia="Calibri"/>
            <w:iCs/>
            <w:color w:val="0D0D0D" w:themeColor="text1" w:themeTint="F2"/>
            <w:lang w:eastAsia="x-none"/>
          </w:rPr>
          <w:t>)</w:t>
        </w:r>
        <w:r w:rsidR="00511051" w:rsidRPr="00A057BC">
          <w:rPr>
            <w:color w:val="0D0D0D" w:themeColor="text1" w:themeTint="F2"/>
          </w:rPr>
          <w:t>:</w:t>
        </w:r>
      </w:ins>
      <w:del w:id="587" w:author="Автор" w:date="2026-08-25T18:43:00Z">
        <w:r w:rsidR="000A18B2" w:rsidRPr="00A057BC" w:rsidDel="00511051">
          <w:rPr>
            <w:color w:val="0D0D0D" w:themeColor="text1" w:themeTint="F2"/>
          </w:rPr>
          <w:delText>:</w:delText>
        </w:r>
      </w:del>
    </w:p>
    <w:p w14:paraId="5B5430FE" w14:textId="77777777" w:rsidR="000A18B2" w:rsidRPr="00A057BC" w:rsidRDefault="000A18B2" w:rsidP="004D10BF">
      <w:pPr>
        <w:spacing w:line="276" w:lineRule="auto"/>
        <w:jc w:val="both"/>
        <w:rPr>
          <w:color w:val="0D0D0D" w:themeColor="text1" w:themeTint="F2"/>
        </w:rPr>
      </w:pPr>
      <w:r w:rsidRPr="00A057BC">
        <w:rPr>
          <w:color w:val="0D0D0D" w:themeColor="text1" w:themeTint="F2"/>
        </w:rPr>
        <w:t>а) оригинальный лекарственный препарат, безопасность, эффективность и качество которого были установлены при регистрации в Союзе, а также зарегистрированный в соответствии с законодательством государств-членов ("зарегистрированный в Союзе оригинальный препарат");</w:t>
      </w:r>
    </w:p>
    <w:p w14:paraId="47E876E2" w14:textId="77777777" w:rsidR="000A18B2" w:rsidRPr="00A057BC" w:rsidRDefault="000A18B2" w:rsidP="004D10BF">
      <w:pPr>
        <w:spacing w:line="276" w:lineRule="auto"/>
        <w:jc w:val="both"/>
        <w:rPr>
          <w:color w:val="0D0D0D" w:themeColor="text1" w:themeTint="F2"/>
        </w:rPr>
      </w:pPr>
      <w:r w:rsidRPr="00A057BC">
        <w:rPr>
          <w:color w:val="0D0D0D" w:themeColor="text1" w:themeTint="F2"/>
        </w:rPr>
        <w:t>б) оригинальный лекарственный препарат, зарегистрированный в странах региона Международного совета по гармонизации технических требований к лекарственным препаратам для медицинского применения (ICH), либо при обосновании его отсутствия в обращении на фармацевтическом рынке стран региона ICH или невозможности его приобретения воспроизведенный (или гибридный) лекарственный препарат, зарегистрированный как минимум в одном из государств-членов и подтвердивший свою биоэквивалентность оригинальному лекарственному препарату (при одобрении выбора воспроизведенного препарата Экспертным комитетом), при невозможности выполнения подпункта "а" настоящего пункта;</w:t>
      </w:r>
    </w:p>
    <w:p w14:paraId="3C25AA8C" w14:textId="77777777" w:rsidR="000A18B2" w:rsidRPr="00A057BC" w:rsidRDefault="000A18B2" w:rsidP="004D10BF">
      <w:pPr>
        <w:spacing w:line="276" w:lineRule="auto"/>
        <w:jc w:val="both"/>
        <w:rPr>
          <w:color w:val="0D0D0D" w:themeColor="text1" w:themeTint="F2"/>
        </w:rPr>
      </w:pPr>
      <w:r w:rsidRPr="00A057BC">
        <w:rPr>
          <w:color w:val="0D0D0D" w:themeColor="text1" w:themeTint="F2"/>
        </w:rPr>
        <w:t>в) лекарственные препараты, утвержденные Экспертным комитетом (список решений размещен на официальном сайте Союза), при невозможности выполнения подпунктов "а" и "б" настоящего пункта;</w:t>
      </w:r>
    </w:p>
    <w:p w14:paraId="0C0C8CA9" w14:textId="77777777" w:rsidR="000A18B2" w:rsidRPr="00A057BC" w:rsidRDefault="000A18B2" w:rsidP="004D10BF">
      <w:pPr>
        <w:spacing w:line="276" w:lineRule="auto"/>
        <w:jc w:val="both"/>
        <w:rPr>
          <w:color w:val="0D0D0D" w:themeColor="text1" w:themeTint="F2"/>
        </w:rPr>
      </w:pPr>
      <w:r w:rsidRPr="00A057BC">
        <w:rPr>
          <w:color w:val="0D0D0D" w:themeColor="text1" w:themeTint="F2"/>
        </w:rPr>
        <w:t>г) лекарственный препарат, имеющий опыт применения на территории как минимум одного из государств-членов не менее 20 лет (при одобрении Экспертным комитетом), при невозможности выполнения подпунктов "а" - "в" настоящего пункта;</w:t>
      </w:r>
    </w:p>
    <w:p w14:paraId="1E447650" w14:textId="360B58FF" w:rsidR="000A18B2" w:rsidRPr="00A057BC" w:rsidRDefault="000A18B2" w:rsidP="004D10BF">
      <w:pPr>
        <w:spacing w:line="276" w:lineRule="auto"/>
        <w:jc w:val="both"/>
        <w:rPr>
          <w:color w:val="0D0D0D" w:themeColor="text1" w:themeTint="F2"/>
        </w:rPr>
      </w:pPr>
      <w:r w:rsidRPr="00A057BC">
        <w:rPr>
          <w:color w:val="0D0D0D" w:themeColor="text1" w:themeTint="F2"/>
        </w:rPr>
        <w:t>д) комбинированный лекарственный препарат, рассмотренный и одобренный Экспертным комитетом при невозможности выполнения подпунктов "а" - "б" настоящего пункта.</w:t>
      </w:r>
    </w:p>
    <w:p w14:paraId="528CC705" w14:textId="654EF9E0" w:rsidR="00EE5155" w:rsidRPr="00A057BC" w:rsidRDefault="00EE5155" w:rsidP="004D10BF">
      <w:pPr>
        <w:widowControl w:val="0"/>
        <w:shd w:val="clear" w:color="auto" w:fill="FFFFFF"/>
        <w:spacing w:line="276" w:lineRule="auto"/>
        <w:jc w:val="both"/>
        <w:rPr>
          <w:iCs/>
          <w:color w:val="0D0D0D" w:themeColor="text1" w:themeTint="F2"/>
          <w:szCs w:val="28"/>
        </w:rPr>
      </w:pPr>
      <w:r w:rsidRPr="00A057BC">
        <w:rPr>
          <w:iCs/>
          <w:color w:val="0D0D0D" w:themeColor="text1" w:themeTint="F2"/>
          <w:szCs w:val="28"/>
        </w:rPr>
        <w:t xml:space="preserve">Выбор препарата сравнения </w:t>
      </w:r>
      <w:r w:rsidR="00CA5907" w:rsidRPr="00A057BC">
        <w:t>РАНВЭК</w:t>
      </w:r>
      <w:r w:rsidR="009A46BC" w:rsidRPr="00A057BC">
        <w:rPr>
          <w:iCs/>
          <w:color w:val="0D0D0D" w:themeColor="text1" w:themeTint="F2"/>
          <w:szCs w:val="28"/>
        </w:rPr>
        <w:t xml:space="preserve"> </w:t>
      </w:r>
      <w:r w:rsidRPr="00A057BC">
        <w:rPr>
          <w:iCs/>
          <w:color w:val="0D0D0D" w:themeColor="text1" w:themeTint="F2"/>
          <w:szCs w:val="28"/>
        </w:rPr>
        <w:t>обусловлен следующими причинами:</w:t>
      </w:r>
    </w:p>
    <w:p w14:paraId="7DBBF6DC" w14:textId="3B7AD1CA" w:rsidR="00EE5155" w:rsidRPr="00A057BC" w:rsidRDefault="00CA5907" w:rsidP="004D10BF">
      <w:pPr>
        <w:widowControl w:val="0"/>
        <w:numPr>
          <w:ilvl w:val="0"/>
          <w:numId w:val="7"/>
        </w:numPr>
        <w:shd w:val="clear" w:color="auto" w:fill="FFFFFF"/>
        <w:spacing w:line="276" w:lineRule="auto"/>
        <w:ind w:left="426" w:hanging="426"/>
        <w:jc w:val="both"/>
        <w:rPr>
          <w:iCs/>
          <w:color w:val="0D0D0D" w:themeColor="text1" w:themeTint="F2"/>
          <w:szCs w:val="28"/>
        </w:rPr>
      </w:pPr>
      <w:r w:rsidRPr="00A057BC">
        <w:t xml:space="preserve">Препарат РАНВЭК является оригинальным лекарственным препаратом </w:t>
      </w:r>
      <w:proofErr w:type="spellStart"/>
      <w:r w:rsidRPr="00A057BC">
        <w:t>упадацитиниба</w:t>
      </w:r>
      <w:proofErr w:type="spellEnd"/>
      <w:r w:rsidRPr="00A057BC">
        <w:t xml:space="preserve">, зарегистрированным в Российской Федерации, и соответствует критериям выбора референтного лекарственного препарата, установленным подпунктом «а» </w:t>
      </w:r>
      <w:commentRangeStart w:id="588"/>
      <w:commentRangeStart w:id="589"/>
      <w:r w:rsidRPr="00A057BC">
        <w:t>пункта 18 Правил биоэквивалентности ЕАЭС</w:t>
      </w:r>
      <w:ins w:id="590" w:author="Автор" w:date="2026-08-25T18:43:00Z">
        <w:r w:rsidR="00511051">
          <w:t xml:space="preserve"> (</w:t>
        </w:r>
        <w:r w:rsidR="00511051">
          <w:rPr>
            <w:rFonts w:eastAsia="Calibri"/>
            <w:iCs/>
            <w:color w:val="0D0D0D" w:themeColor="text1" w:themeTint="F2"/>
            <w:lang w:eastAsia="x-none"/>
          </w:rPr>
          <w:t xml:space="preserve">раздел </w:t>
        </w:r>
        <w:r w:rsidR="00511051">
          <w:rPr>
            <w:rFonts w:eastAsia="Calibri"/>
            <w:iCs/>
            <w:color w:val="0D0D0D" w:themeColor="text1" w:themeTint="F2"/>
            <w:lang w:val="en-US" w:eastAsia="x-none"/>
          </w:rPr>
          <w:t>III</w:t>
        </w:r>
        <w:r w:rsidR="00511051">
          <w:rPr>
            <w:rFonts w:eastAsia="Calibri"/>
            <w:iCs/>
            <w:color w:val="0D0D0D" w:themeColor="text1" w:themeTint="F2"/>
            <w:lang w:eastAsia="x-none"/>
          </w:rPr>
          <w:t xml:space="preserve"> Решения </w:t>
        </w:r>
        <w:r w:rsidR="00511051" w:rsidRPr="00511051">
          <w:rPr>
            <w:rFonts w:eastAsia="Calibri"/>
            <w:iCs/>
            <w:color w:val="0D0D0D" w:themeColor="text1" w:themeTint="F2"/>
            <w:lang w:eastAsia="x-none"/>
          </w:rPr>
          <w:t>Совета ЕЭК от 03.11.2016 № 85</w:t>
        </w:r>
        <w:r w:rsidR="00511051">
          <w:rPr>
            <w:rFonts w:eastAsia="Calibri"/>
            <w:iCs/>
            <w:color w:val="0D0D0D" w:themeColor="text1" w:themeTint="F2"/>
            <w:lang w:eastAsia="x-none"/>
          </w:rPr>
          <w:t>)</w:t>
        </w:r>
      </w:ins>
      <w:r w:rsidRPr="00A057BC">
        <w:t>.</w:t>
      </w:r>
      <w:commentRangeEnd w:id="588"/>
      <w:r w:rsidR="001752DA">
        <w:rPr>
          <w:rStyle w:val="a8"/>
        </w:rPr>
        <w:commentReference w:id="588"/>
      </w:r>
      <w:commentRangeEnd w:id="589"/>
      <w:r w:rsidR="00511051">
        <w:rPr>
          <w:rStyle w:val="a8"/>
        </w:rPr>
        <w:commentReference w:id="589"/>
      </w:r>
    </w:p>
    <w:p w14:paraId="5459A049" w14:textId="64EA5251" w:rsidR="00EE5155" w:rsidRPr="00A057BC" w:rsidRDefault="00EE5155" w:rsidP="004D10BF">
      <w:pPr>
        <w:widowControl w:val="0"/>
        <w:numPr>
          <w:ilvl w:val="0"/>
          <w:numId w:val="7"/>
        </w:numPr>
        <w:shd w:val="clear" w:color="auto" w:fill="FFFFFF"/>
        <w:spacing w:line="276" w:lineRule="auto"/>
        <w:ind w:left="426" w:hanging="426"/>
        <w:jc w:val="both"/>
        <w:rPr>
          <w:iCs/>
          <w:color w:val="0D0D0D" w:themeColor="text1" w:themeTint="F2"/>
          <w:szCs w:val="28"/>
        </w:rPr>
      </w:pPr>
      <w:r w:rsidRPr="00A057BC">
        <w:rPr>
          <w:iCs/>
          <w:color w:val="0D0D0D" w:themeColor="text1" w:themeTint="F2"/>
          <w:szCs w:val="28"/>
        </w:rPr>
        <w:t xml:space="preserve">Исследуемый препарат и </w:t>
      </w:r>
      <w:r w:rsidR="00CA5907" w:rsidRPr="00A057BC">
        <w:rPr>
          <w:iCs/>
          <w:color w:val="0D0D0D" w:themeColor="text1" w:themeTint="F2"/>
          <w:szCs w:val="28"/>
        </w:rPr>
        <w:t>референтный</w:t>
      </w:r>
      <w:r w:rsidRPr="00A057BC">
        <w:rPr>
          <w:iCs/>
          <w:color w:val="0D0D0D" w:themeColor="text1" w:themeTint="F2"/>
          <w:szCs w:val="28"/>
        </w:rPr>
        <w:t xml:space="preserve"> </w:t>
      </w:r>
      <w:r w:rsidR="00CA5907" w:rsidRPr="00A057BC">
        <w:rPr>
          <w:iCs/>
          <w:color w:val="0D0D0D" w:themeColor="text1" w:themeTint="F2"/>
          <w:szCs w:val="28"/>
        </w:rPr>
        <w:t>препарат</w:t>
      </w:r>
      <w:r w:rsidRPr="00A057BC">
        <w:rPr>
          <w:iCs/>
          <w:color w:val="0D0D0D" w:themeColor="text1" w:themeTint="F2"/>
          <w:szCs w:val="28"/>
        </w:rPr>
        <w:t xml:space="preserve"> </w:t>
      </w:r>
      <w:r w:rsidR="00CA5907" w:rsidRPr="00A057BC">
        <w:rPr>
          <w:iCs/>
          <w:color w:val="0D0D0D" w:themeColor="text1" w:themeTint="F2"/>
          <w:szCs w:val="28"/>
        </w:rPr>
        <w:t xml:space="preserve">содержат </w:t>
      </w:r>
      <w:r w:rsidR="00CA5907" w:rsidRPr="00A057BC">
        <w:t>одно и то же действующее вещество — упадацитиниб — в одинаковой дозировке 15 мг.</w:t>
      </w:r>
    </w:p>
    <w:p w14:paraId="5287A566" w14:textId="5D94A9BC" w:rsidR="00CA5907" w:rsidRPr="00A057BC" w:rsidRDefault="00CA5907" w:rsidP="004D10BF">
      <w:pPr>
        <w:widowControl w:val="0"/>
        <w:numPr>
          <w:ilvl w:val="0"/>
          <w:numId w:val="7"/>
        </w:numPr>
        <w:shd w:val="clear" w:color="auto" w:fill="FFFFFF"/>
        <w:spacing w:line="276" w:lineRule="auto"/>
        <w:ind w:left="426" w:hanging="426"/>
        <w:jc w:val="both"/>
        <w:rPr>
          <w:iCs/>
          <w:color w:val="0D0D0D" w:themeColor="text1" w:themeTint="F2"/>
          <w:szCs w:val="28"/>
        </w:rPr>
      </w:pPr>
      <w:r w:rsidRPr="00A057BC">
        <w:rPr>
          <w:iCs/>
          <w:color w:val="0D0D0D" w:themeColor="text1" w:themeTint="F2"/>
          <w:szCs w:val="28"/>
        </w:rPr>
        <w:t>Исследуемый препарат и референтный препарат имеют одинаковую лекарственную форму — таблетки с пролонгированным высвобождением, покрытые пленочной оболочкой, — и предназначены для приема внутрь.</w:t>
      </w:r>
    </w:p>
    <w:p w14:paraId="144E67F0" w14:textId="64322EAA" w:rsidR="00CA5907" w:rsidRPr="00A057BC" w:rsidRDefault="00CA5907" w:rsidP="004D10BF">
      <w:pPr>
        <w:widowControl w:val="0"/>
        <w:numPr>
          <w:ilvl w:val="0"/>
          <w:numId w:val="7"/>
        </w:numPr>
        <w:shd w:val="clear" w:color="auto" w:fill="FFFFFF"/>
        <w:spacing w:line="276" w:lineRule="auto"/>
        <w:ind w:left="426" w:hanging="426"/>
        <w:jc w:val="both"/>
        <w:rPr>
          <w:iCs/>
          <w:color w:val="0D0D0D" w:themeColor="text1" w:themeTint="F2"/>
          <w:szCs w:val="28"/>
        </w:rPr>
      </w:pPr>
      <w:r w:rsidRPr="00A057BC">
        <w:rPr>
          <w:iCs/>
          <w:color w:val="0D0D0D" w:themeColor="text1" w:themeTint="F2"/>
          <w:szCs w:val="28"/>
        </w:rPr>
        <w:t>Сравниваемые препараты имеют одинаковый путь введения и предполагаемый режим применения.</w:t>
      </w:r>
    </w:p>
    <w:p w14:paraId="0D66F407" w14:textId="5BF545B8" w:rsidR="00EE5155" w:rsidRPr="00A057BC" w:rsidRDefault="00EE5155" w:rsidP="004D10BF">
      <w:pPr>
        <w:widowControl w:val="0"/>
        <w:numPr>
          <w:ilvl w:val="0"/>
          <w:numId w:val="7"/>
        </w:numPr>
        <w:shd w:val="clear" w:color="auto" w:fill="FFFFFF"/>
        <w:spacing w:line="276" w:lineRule="auto"/>
        <w:ind w:left="426" w:hanging="426"/>
        <w:jc w:val="both"/>
        <w:rPr>
          <w:iCs/>
          <w:color w:val="0D0D0D" w:themeColor="text1" w:themeTint="F2"/>
          <w:szCs w:val="28"/>
        </w:rPr>
      </w:pPr>
      <w:r w:rsidRPr="00A057BC">
        <w:rPr>
          <w:iCs/>
          <w:color w:val="0D0D0D" w:themeColor="text1" w:themeTint="F2"/>
          <w:szCs w:val="28"/>
        </w:rPr>
        <w:t xml:space="preserve">Вспомогательные вещества, входящие в состав сравниваемых препаратов, хорошо </w:t>
      </w:r>
      <w:r w:rsidR="00CA5907" w:rsidRPr="00A057BC">
        <w:rPr>
          <w:iCs/>
          <w:color w:val="0D0D0D" w:themeColor="text1" w:themeTint="F2"/>
          <w:szCs w:val="28"/>
        </w:rPr>
        <w:t xml:space="preserve">изучены. Отсутствие значимого влияния различий в составе вспомогательных веществ </w:t>
      </w:r>
      <w:r w:rsidR="00CA5907" w:rsidRPr="00A057BC">
        <w:rPr>
          <w:iCs/>
          <w:color w:val="0D0D0D" w:themeColor="text1" w:themeTint="F2"/>
          <w:szCs w:val="28"/>
        </w:rPr>
        <w:lastRenderedPageBreak/>
        <w:t xml:space="preserve">на высвобождение и абсорбцию </w:t>
      </w:r>
      <w:proofErr w:type="spellStart"/>
      <w:r w:rsidR="00CA5907" w:rsidRPr="00A057BC">
        <w:rPr>
          <w:iCs/>
          <w:color w:val="0D0D0D" w:themeColor="text1" w:themeTint="F2"/>
          <w:szCs w:val="28"/>
        </w:rPr>
        <w:t>упадацитиниба</w:t>
      </w:r>
      <w:proofErr w:type="spellEnd"/>
      <w:r w:rsidR="00CA5907" w:rsidRPr="00A057BC">
        <w:rPr>
          <w:iCs/>
          <w:color w:val="0D0D0D" w:themeColor="text1" w:themeTint="F2"/>
          <w:szCs w:val="28"/>
        </w:rPr>
        <w:t xml:space="preserve"> будет подтверждено результатами сравнительных исследований растворения </w:t>
      </w:r>
      <w:r w:rsidR="00CA5907" w:rsidRPr="00A057BC">
        <w:rPr>
          <w:i/>
          <w:color w:val="0D0D0D" w:themeColor="text1" w:themeTint="F2"/>
          <w:szCs w:val="28"/>
        </w:rPr>
        <w:t xml:space="preserve">in vitro </w:t>
      </w:r>
      <w:r w:rsidR="00CA5907" w:rsidRPr="00A057BC">
        <w:rPr>
          <w:iCs/>
          <w:color w:val="0D0D0D" w:themeColor="text1" w:themeTint="F2"/>
          <w:szCs w:val="28"/>
        </w:rPr>
        <w:t>и исследования биоэквивалентности.</w:t>
      </w:r>
    </w:p>
    <w:p w14:paraId="366BC4BF" w14:textId="77777777" w:rsidR="00F322E7" w:rsidRPr="00A057BC" w:rsidRDefault="008D1B42" w:rsidP="004D10BF">
      <w:pPr>
        <w:pStyle w:val="20"/>
        <w:spacing w:after="0" w:line="276" w:lineRule="auto"/>
        <w:jc w:val="both"/>
        <w:rPr>
          <w:rFonts w:cs="Times New Roman"/>
          <w:color w:val="0D0D0D" w:themeColor="text1" w:themeTint="F2"/>
        </w:rPr>
      </w:pPr>
      <w:bookmarkStart w:id="591" w:name="_Toc203135884"/>
      <w:bookmarkStart w:id="592" w:name="_Toc233373513"/>
      <w:bookmarkStart w:id="593" w:name="_Toc106137480"/>
      <w:r w:rsidRPr="00A057BC">
        <w:rPr>
          <w:rFonts w:cs="Times New Roman"/>
          <w:color w:val="0D0D0D" w:themeColor="text1" w:themeTint="F2"/>
        </w:rPr>
        <w:t>2.3.</w:t>
      </w:r>
      <w:r w:rsidRPr="00A057BC">
        <w:rPr>
          <w:rFonts w:cs="Times New Roman"/>
          <w:color w:val="0D0D0D" w:themeColor="text1" w:themeTint="F2"/>
        </w:rPr>
        <w:tab/>
        <w:t>Фармакологические свойства</w:t>
      </w:r>
      <w:bookmarkEnd w:id="591"/>
      <w:bookmarkEnd w:id="592"/>
      <w:r w:rsidRPr="00A057BC">
        <w:rPr>
          <w:rFonts w:cs="Times New Roman"/>
          <w:color w:val="0D0D0D" w:themeColor="text1" w:themeTint="F2"/>
        </w:rPr>
        <w:t xml:space="preserve"> </w:t>
      </w:r>
      <w:bookmarkEnd w:id="593"/>
    </w:p>
    <w:p w14:paraId="05F099F5" w14:textId="77777777" w:rsidR="007F2B75" w:rsidRPr="00A057BC" w:rsidRDefault="008D1B42" w:rsidP="004D10BF">
      <w:pPr>
        <w:autoSpaceDE w:val="0"/>
        <w:autoSpaceDN w:val="0"/>
        <w:adjustRightInd w:val="0"/>
        <w:spacing w:line="276" w:lineRule="auto"/>
        <w:jc w:val="both"/>
        <w:rPr>
          <w:color w:val="0D0D0D" w:themeColor="text1" w:themeTint="F2"/>
        </w:rPr>
      </w:pPr>
      <w:r w:rsidRPr="00A057BC">
        <w:rPr>
          <w:b/>
          <w:color w:val="0D0D0D" w:themeColor="text1" w:themeTint="F2"/>
        </w:rPr>
        <w:t xml:space="preserve">Химическое наименование (ИЮПАК): </w:t>
      </w:r>
    </w:p>
    <w:tbl>
      <w:tblPr>
        <w:tblStyle w:val="af9"/>
        <w:tblW w:w="0" w:type="auto"/>
        <w:tblLayout w:type="fixed"/>
        <w:tblLook w:val="04A0" w:firstRow="1" w:lastRow="0" w:firstColumn="1" w:lastColumn="0" w:noHBand="0" w:noVBand="1"/>
      </w:tblPr>
      <w:tblGrid>
        <w:gridCol w:w="8075"/>
        <w:gridCol w:w="1134"/>
      </w:tblGrid>
      <w:tr w:rsidR="00C37722" w:rsidRPr="00A057BC" w14:paraId="460C334C" w14:textId="77777777" w:rsidTr="00117E9C">
        <w:tc>
          <w:tcPr>
            <w:tcW w:w="8075" w:type="dxa"/>
          </w:tcPr>
          <w:p w14:paraId="081D0C1E" w14:textId="77777777" w:rsidR="00C37722" w:rsidRPr="00A057BC" w:rsidRDefault="00C37722" w:rsidP="004D10BF">
            <w:pPr>
              <w:pBdr>
                <w:top w:val="nil"/>
                <w:left w:val="nil"/>
                <w:bottom w:val="nil"/>
                <w:right w:val="nil"/>
                <w:between w:val="nil"/>
                <w:bar w:val="nil"/>
              </w:pBdr>
              <w:spacing w:line="276" w:lineRule="auto"/>
              <w:jc w:val="both"/>
              <w:rPr>
                <w:rFonts w:eastAsia="Calibri"/>
                <w:i/>
                <w:iCs/>
                <w:color w:val="0D0D0D" w:themeColor="text1" w:themeTint="F2"/>
              </w:rPr>
            </w:pPr>
            <w:r w:rsidRPr="00A057BC">
              <w:rPr>
                <w:rFonts w:eastAsia="Calibri"/>
                <w:i/>
                <w:iCs/>
                <w:color w:val="0D0D0D" w:themeColor="text1" w:themeTint="F2"/>
              </w:rPr>
              <w:t>Действующее вещество:</w:t>
            </w:r>
          </w:p>
          <w:p w14:paraId="300B2A5A" w14:textId="3951D02E" w:rsidR="00CA5907" w:rsidRPr="00A057BC" w:rsidRDefault="00CA5907" w:rsidP="004D10BF">
            <w:pPr>
              <w:autoSpaceDE w:val="0"/>
              <w:autoSpaceDN w:val="0"/>
              <w:adjustRightInd w:val="0"/>
              <w:spacing w:line="276" w:lineRule="auto"/>
              <w:jc w:val="both"/>
              <w:rPr>
                <w:color w:val="000000"/>
              </w:rPr>
            </w:pPr>
            <w:r w:rsidRPr="00A057BC">
              <w:rPr>
                <w:color w:val="000000"/>
              </w:rPr>
              <w:t>(3S,4R)-3-этил-4-(3H-имидазо[1,2-a]пирроло[2,3-e]пиразин-8-ил)-N-(2,2,2-трифторэтил)пирролидин-1-карбоксамид, гемигидрат</w:t>
            </w:r>
          </w:p>
          <w:p w14:paraId="2DCC04BA" w14:textId="27C15F47" w:rsidR="00CA5907" w:rsidRPr="00A057BC" w:rsidRDefault="00CA5907" w:rsidP="004D10BF">
            <w:pPr>
              <w:autoSpaceDE w:val="0"/>
              <w:autoSpaceDN w:val="0"/>
              <w:adjustRightInd w:val="0"/>
              <w:spacing w:line="276" w:lineRule="auto"/>
              <w:jc w:val="both"/>
              <w:rPr>
                <w:i/>
                <w:iCs/>
                <w:color w:val="000000"/>
              </w:rPr>
            </w:pPr>
            <w:r w:rsidRPr="00A057BC">
              <w:rPr>
                <w:i/>
                <w:iCs/>
                <w:color w:val="000000"/>
              </w:rPr>
              <w:t>в пересчете на безводное вещество:</w:t>
            </w:r>
          </w:p>
          <w:p w14:paraId="42B8A750" w14:textId="6C4B7D64" w:rsidR="00CA5907" w:rsidRPr="00A057BC" w:rsidRDefault="00012AAA" w:rsidP="004D10BF">
            <w:pPr>
              <w:autoSpaceDE w:val="0"/>
              <w:autoSpaceDN w:val="0"/>
              <w:adjustRightInd w:val="0"/>
              <w:spacing w:line="276" w:lineRule="auto"/>
              <w:jc w:val="both"/>
              <w:rPr>
                <w:color w:val="000000"/>
              </w:rPr>
            </w:pPr>
            <w:r>
              <w:rPr>
                <w:color w:val="000000"/>
              </w:rPr>
              <w:t>(</w:t>
            </w:r>
            <w:r w:rsidR="00CA5907" w:rsidRPr="00A057BC">
              <w:rPr>
                <w:color w:val="000000"/>
              </w:rPr>
              <w:t>3</w:t>
            </w:r>
            <w:r w:rsidR="00CA5907" w:rsidRPr="00A057BC">
              <w:rPr>
                <w:color w:val="000000"/>
                <w:lang w:val="en-US"/>
              </w:rPr>
              <w:t>S</w:t>
            </w:r>
            <w:r w:rsidR="00CA5907" w:rsidRPr="00A057BC">
              <w:rPr>
                <w:color w:val="000000"/>
              </w:rPr>
              <w:t>,4</w:t>
            </w:r>
            <w:r w:rsidR="00CA5907" w:rsidRPr="00A057BC">
              <w:rPr>
                <w:color w:val="000000"/>
                <w:lang w:val="en-US"/>
              </w:rPr>
              <w:t>R</w:t>
            </w:r>
            <w:r w:rsidR="00CA5907" w:rsidRPr="00A057BC">
              <w:rPr>
                <w:color w:val="000000"/>
              </w:rPr>
              <w:t>)-3-этил-4-(3</w:t>
            </w:r>
            <w:r w:rsidR="00CA5907" w:rsidRPr="00A057BC">
              <w:rPr>
                <w:color w:val="000000"/>
                <w:lang w:val="en-US"/>
              </w:rPr>
              <w:t>H</w:t>
            </w:r>
            <w:r w:rsidR="00CA5907" w:rsidRPr="00A057BC">
              <w:rPr>
                <w:color w:val="000000"/>
              </w:rPr>
              <w:t>-</w:t>
            </w:r>
            <w:proofErr w:type="spellStart"/>
            <w:r w:rsidR="00CA5907" w:rsidRPr="00A057BC">
              <w:rPr>
                <w:color w:val="000000"/>
              </w:rPr>
              <w:t>имидазо</w:t>
            </w:r>
            <w:proofErr w:type="spellEnd"/>
            <w:r w:rsidR="00CA5907" w:rsidRPr="00A057BC">
              <w:rPr>
                <w:color w:val="000000"/>
              </w:rPr>
              <w:t>[1,2-</w:t>
            </w:r>
            <w:r w:rsidR="00CA5907" w:rsidRPr="00A057BC">
              <w:rPr>
                <w:color w:val="000000"/>
                <w:lang w:val="en-US"/>
              </w:rPr>
              <w:t>a</w:t>
            </w:r>
            <w:r w:rsidR="00CA5907" w:rsidRPr="00A057BC">
              <w:rPr>
                <w:color w:val="000000"/>
              </w:rPr>
              <w:t>]</w:t>
            </w:r>
            <w:proofErr w:type="spellStart"/>
            <w:r w:rsidR="00CA5907" w:rsidRPr="00A057BC">
              <w:rPr>
                <w:color w:val="000000"/>
              </w:rPr>
              <w:t>пирроло</w:t>
            </w:r>
            <w:proofErr w:type="spellEnd"/>
            <w:r w:rsidR="00CA5907" w:rsidRPr="00A057BC">
              <w:rPr>
                <w:color w:val="000000"/>
              </w:rPr>
              <w:t>[2,3-</w:t>
            </w:r>
            <w:r w:rsidR="00CA5907" w:rsidRPr="00A057BC">
              <w:rPr>
                <w:color w:val="000000"/>
                <w:lang w:val="en-US"/>
              </w:rPr>
              <w:t>e</w:t>
            </w:r>
            <w:r w:rsidR="00CA5907" w:rsidRPr="00A057BC">
              <w:rPr>
                <w:color w:val="000000"/>
              </w:rPr>
              <w:t>]пиразин-8-ил)-</w:t>
            </w:r>
            <w:r w:rsidR="00CA5907" w:rsidRPr="00A057BC">
              <w:rPr>
                <w:color w:val="000000"/>
                <w:lang w:val="en-US"/>
              </w:rPr>
              <w:t>N</w:t>
            </w:r>
            <w:r w:rsidR="00CA5907" w:rsidRPr="00A057BC">
              <w:rPr>
                <w:color w:val="000000"/>
              </w:rPr>
              <w:t>-(2,2,2-трифторэтил)пирролидин-1-карбоксамид</w:t>
            </w:r>
          </w:p>
        </w:tc>
        <w:tc>
          <w:tcPr>
            <w:tcW w:w="1134" w:type="dxa"/>
          </w:tcPr>
          <w:p w14:paraId="7DC01369" w14:textId="77777777" w:rsidR="00F97528" w:rsidRPr="00A057BC" w:rsidRDefault="00F97528" w:rsidP="004D10BF">
            <w:pPr>
              <w:autoSpaceDE w:val="0"/>
              <w:autoSpaceDN w:val="0"/>
              <w:adjustRightInd w:val="0"/>
              <w:spacing w:line="276" w:lineRule="auto"/>
              <w:jc w:val="both"/>
              <w:rPr>
                <w:color w:val="0D0D0D" w:themeColor="text1" w:themeTint="F2"/>
                <w:sz w:val="22"/>
              </w:rPr>
            </w:pPr>
          </w:p>
          <w:p w14:paraId="7E1D082E" w14:textId="55414F26" w:rsidR="00C37722" w:rsidRPr="00A057BC" w:rsidRDefault="00CA5907" w:rsidP="004D10BF">
            <w:pPr>
              <w:autoSpaceDE w:val="0"/>
              <w:autoSpaceDN w:val="0"/>
              <w:adjustRightInd w:val="0"/>
              <w:spacing w:line="276" w:lineRule="auto"/>
              <w:jc w:val="both"/>
              <w:rPr>
                <w:color w:val="0D0D0D" w:themeColor="text1" w:themeTint="F2"/>
              </w:rPr>
            </w:pPr>
            <w:r w:rsidRPr="00A057BC">
              <w:rPr>
                <w:color w:val="0D0D0D" w:themeColor="text1" w:themeTint="F2"/>
              </w:rPr>
              <w:t>15,4</w:t>
            </w:r>
            <w:r w:rsidR="00F97528" w:rsidRPr="00A057BC">
              <w:rPr>
                <w:color w:val="0D0D0D" w:themeColor="text1" w:themeTint="F2"/>
              </w:rPr>
              <w:t xml:space="preserve"> мг</w:t>
            </w:r>
          </w:p>
          <w:p w14:paraId="10D2B62B" w14:textId="77777777" w:rsidR="00CA5907" w:rsidRPr="00A057BC" w:rsidRDefault="00CA5907" w:rsidP="004D10BF">
            <w:pPr>
              <w:autoSpaceDE w:val="0"/>
              <w:autoSpaceDN w:val="0"/>
              <w:adjustRightInd w:val="0"/>
              <w:spacing w:line="276" w:lineRule="auto"/>
              <w:jc w:val="both"/>
              <w:rPr>
                <w:color w:val="0D0D0D" w:themeColor="text1" w:themeTint="F2"/>
              </w:rPr>
            </w:pPr>
          </w:p>
          <w:p w14:paraId="44E961F2" w14:textId="77777777" w:rsidR="00CA5907" w:rsidRPr="00A057BC" w:rsidRDefault="00CA5907" w:rsidP="004D10BF">
            <w:pPr>
              <w:autoSpaceDE w:val="0"/>
              <w:autoSpaceDN w:val="0"/>
              <w:adjustRightInd w:val="0"/>
              <w:spacing w:line="276" w:lineRule="auto"/>
              <w:jc w:val="both"/>
              <w:rPr>
                <w:color w:val="0D0D0D" w:themeColor="text1" w:themeTint="F2"/>
              </w:rPr>
            </w:pPr>
          </w:p>
          <w:p w14:paraId="73FCD88B" w14:textId="3A29DB0B" w:rsidR="00CA5907" w:rsidRPr="00A057BC" w:rsidRDefault="00CA5907" w:rsidP="004D10BF">
            <w:pPr>
              <w:autoSpaceDE w:val="0"/>
              <w:autoSpaceDN w:val="0"/>
              <w:adjustRightInd w:val="0"/>
              <w:spacing w:line="276" w:lineRule="auto"/>
              <w:jc w:val="both"/>
              <w:rPr>
                <w:color w:val="0D0D0D" w:themeColor="text1" w:themeTint="F2"/>
              </w:rPr>
            </w:pPr>
            <w:r w:rsidRPr="00A057BC">
              <w:rPr>
                <w:color w:val="0D0D0D" w:themeColor="text1" w:themeTint="F2"/>
              </w:rPr>
              <w:t>15,0 мг</w:t>
            </w:r>
          </w:p>
        </w:tc>
      </w:tr>
    </w:tbl>
    <w:p w14:paraId="27C9579B" w14:textId="69C2BFA1" w:rsidR="00F322E7" w:rsidRPr="00A057BC" w:rsidRDefault="008D1B42" w:rsidP="004D10BF">
      <w:pPr>
        <w:spacing w:line="276" w:lineRule="auto"/>
        <w:jc w:val="both"/>
        <w:rPr>
          <w:bCs/>
          <w:color w:val="0D0D0D" w:themeColor="text1" w:themeTint="F2"/>
        </w:rPr>
      </w:pPr>
      <w:r w:rsidRPr="00A057BC">
        <w:rPr>
          <w:b/>
          <w:color w:val="0D0D0D" w:themeColor="text1" w:themeTint="F2"/>
        </w:rPr>
        <w:t xml:space="preserve">Код ATX: </w:t>
      </w:r>
      <w:r w:rsidR="00CA5907" w:rsidRPr="00A057BC">
        <w:rPr>
          <w:bCs/>
          <w:color w:val="0D0D0D" w:themeColor="text1" w:themeTint="F2"/>
        </w:rPr>
        <w:t>L04AF03.</w:t>
      </w:r>
    </w:p>
    <w:p w14:paraId="659C8B91" w14:textId="52ED8E50" w:rsidR="00183CFE" w:rsidRPr="00A057BC" w:rsidRDefault="008D1B42" w:rsidP="004D10BF">
      <w:pPr>
        <w:spacing w:line="276" w:lineRule="auto"/>
        <w:jc w:val="both"/>
        <w:rPr>
          <w:rStyle w:val="35"/>
          <w:rFonts w:eastAsiaTheme="minorHAnsi"/>
          <w:b w:val="0"/>
          <w:bCs w:val="0"/>
          <w:i w:val="0"/>
          <w:iCs w:val="0"/>
          <w:color w:val="0D0D0D" w:themeColor="text1" w:themeTint="F2"/>
          <w:shd w:val="clear" w:color="auto" w:fill="auto"/>
          <w:lang w:eastAsia="en-US" w:bidi="ar-SA"/>
        </w:rPr>
      </w:pPr>
      <w:r w:rsidRPr="00A057BC">
        <w:rPr>
          <w:b/>
          <w:color w:val="0D0D0D" w:themeColor="text1" w:themeTint="F2"/>
        </w:rPr>
        <w:t xml:space="preserve">Фармакотерапевтическая группа: </w:t>
      </w:r>
      <w:r w:rsidR="00CA5907" w:rsidRPr="00A057BC">
        <w:rPr>
          <w:bCs/>
          <w:color w:val="0D0D0D" w:themeColor="text1" w:themeTint="F2"/>
        </w:rPr>
        <w:t>и</w:t>
      </w:r>
      <w:r w:rsidR="00CA5907" w:rsidRPr="00A057BC">
        <w:rPr>
          <w:color w:val="0D0D0D" w:themeColor="text1" w:themeTint="F2"/>
        </w:rPr>
        <w:t>ммунодепрессанты; ингибиторы Янус-киназ (JAK)</w:t>
      </w:r>
      <w:r w:rsidR="006A37B5" w:rsidRPr="00A057BC">
        <w:rPr>
          <w:color w:val="0D0D0D" w:themeColor="text1" w:themeTint="F2"/>
        </w:rPr>
        <w:t>.</w:t>
      </w:r>
    </w:p>
    <w:p w14:paraId="0FA81DB1" w14:textId="77777777" w:rsidR="00E65EBB" w:rsidRPr="00A057BC" w:rsidRDefault="00E65EBB" w:rsidP="004D10BF">
      <w:pPr>
        <w:spacing w:line="276" w:lineRule="auto"/>
        <w:jc w:val="both"/>
        <w:rPr>
          <w:rStyle w:val="35"/>
          <w:rFonts w:eastAsiaTheme="majorEastAsia"/>
          <w:bCs w:val="0"/>
          <w:color w:val="0D0D0D" w:themeColor="text1" w:themeTint="F2"/>
        </w:rPr>
      </w:pPr>
    </w:p>
    <w:p w14:paraId="1AE0F439" w14:textId="758AB707" w:rsidR="00F322E7" w:rsidRPr="00A057BC" w:rsidRDefault="008D1B42" w:rsidP="004D10BF">
      <w:pPr>
        <w:spacing w:line="276" w:lineRule="auto"/>
        <w:jc w:val="both"/>
        <w:rPr>
          <w:rStyle w:val="35"/>
          <w:rFonts w:eastAsiaTheme="majorEastAsia"/>
          <w:bCs w:val="0"/>
          <w:color w:val="0D0D0D" w:themeColor="text1" w:themeTint="F2"/>
        </w:rPr>
      </w:pPr>
      <w:r w:rsidRPr="00A057BC">
        <w:rPr>
          <w:rStyle w:val="35"/>
          <w:rFonts w:eastAsiaTheme="majorEastAsia"/>
          <w:bCs w:val="0"/>
          <w:color w:val="0D0D0D" w:themeColor="text1" w:themeTint="F2"/>
        </w:rPr>
        <w:t>Фармакодинамика</w:t>
      </w:r>
    </w:p>
    <w:p w14:paraId="07AF9243" w14:textId="41A3159D" w:rsidR="00183CFE" w:rsidRPr="00A057BC" w:rsidRDefault="008D1B42" w:rsidP="004D10BF">
      <w:pPr>
        <w:spacing w:line="276" w:lineRule="auto"/>
        <w:jc w:val="both"/>
        <w:rPr>
          <w:b/>
          <w:bCs/>
          <w:i/>
          <w:iCs/>
          <w:color w:val="0D0D0D" w:themeColor="text1" w:themeTint="F2"/>
        </w:rPr>
      </w:pPr>
      <w:r w:rsidRPr="00A057BC">
        <w:rPr>
          <w:b/>
          <w:bCs/>
          <w:i/>
          <w:iCs/>
          <w:color w:val="0D0D0D" w:themeColor="text1" w:themeTint="F2"/>
        </w:rPr>
        <w:t>Механизм действия</w:t>
      </w:r>
    </w:p>
    <w:p w14:paraId="7CB5083E" w14:textId="77777777" w:rsidR="00DF54B6" w:rsidRDefault="00CA5907" w:rsidP="004D10BF">
      <w:pPr>
        <w:spacing w:line="276" w:lineRule="auto"/>
        <w:jc w:val="both"/>
        <w:rPr>
          <w:ins w:id="594" w:author="Автор" w:date="2026-08-10T16:49:00Z"/>
          <w:color w:val="0D0D0D" w:themeColor="text1" w:themeTint="F2"/>
        </w:rPr>
      </w:pPr>
      <w:r w:rsidRPr="00A057BC">
        <w:rPr>
          <w:color w:val="0D0D0D" w:themeColor="text1" w:themeTint="F2"/>
        </w:rPr>
        <w:t xml:space="preserve">Упадацитиниб — селективный обратимый ингибитор JAK1. JAK являются важными внутриклеточными ферментами, которые участвуют в передаче сигналов цитокинов или факторов роста, а также вовлечены в широкий спектр клеточных процессов, включая воспалительные реакции, кроветворение и иммунный надзор. Семейство ферментов JAK представлено четырьмя JAK-белками: JAK1, JAK2, JAK3 и </w:t>
      </w:r>
      <w:proofErr w:type="spellStart"/>
      <w:r w:rsidRPr="00A057BC">
        <w:rPr>
          <w:color w:val="0D0D0D" w:themeColor="text1" w:themeTint="F2"/>
        </w:rPr>
        <w:t>нерецепторной</w:t>
      </w:r>
      <w:proofErr w:type="spellEnd"/>
      <w:r w:rsidRPr="00A057BC">
        <w:rPr>
          <w:color w:val="0D0D0D" w:themeColor="text1" w:themeTint="F2"/>
        </w:rPr>
        <w:t xml:space="preserve"> тирозин-</w:t>
      </w:r>
      <w:proofErr w:type="spellStart"/>
      <w:r w:rsidRPr="00A057BC">
        <w:rPr>
          <w:color w:val="0D0D0D" w:themeColor="text1" w:themeTint="F2"/>
        </w:rPr>
        <w:t>протеинкиназой</w:t>
      </w:r>
      <w:proofErr w:type="spellEnd"/>
      <w:r w:rsidRPr="00A057BC">
        <w:rPr>
          <w:color w:val="0D0D0D" w:themeColor="text1" w:themeTint="F2"/>
        </w:rPr>
        <w:t xml:space="preserve"> TYK2, которые работают в парах, </w:t>
      </w:r>
      <w:proofErr w:type="spellStart"/>
      <w:r w:rsidRPr="00A057BC">
        <w:rPr>
          <w:color w:val="0D0D0D" w:themeColor="text1" w:themeTint="F2"/>
        </w:rPr>
        <w:t>фосфорилируя</w:t>
      </w:r>
      <w:proofErr w:type="spellEnd"/>
      <w:r w:rsidRPr="00A057BC">
        <w:rPr>
          <w:color w:val="0D0D0D" w:themeColor="text1" w:themeTint="F2"/>
        </w:rPr>
        <w:t xml:space="preserve"> и активируя белки — переносчики сигнала и активаторы транскрипции (STAT). Процесс фосфорилирования, в свою очередь, модулирует экспрессию генов и функции клеток. JAK1 играет важную роль в передаче цитокинами сигналов воспаления, в то время как JAK2 важен для созревания эритроцитов, а JAK3 принимает участие в иммунном надзоре и регуляции функции лимфоцитов. </w:t>
      </w:r>
    </w:p>
    <w:p w14:paraId="5620ADD1" w14:textId="6C7C6ED6" w:rsidR="00CA5907" w:rsidRDefault="00CA5907" w:rsidP="004D10BF">
      <w:pPr>
        <w:spacing w:line="276" w:lineRule="auto"/>
        <w:jc w:val="both"/>
        <w:rPr>
          <w:ins w:id="595" w:author="Автор" w:date="2026-08-25T18:44:00Z"/>
          <w:color w:val="0D0D0D" w:themeColor="text1" w:themeTint="F2"/>
        </w:rPr>
      </w:pPr>
      <w:r w:rsidRPr="00A057BC">
        <w:rPr>
          <w:color w:val="0D0D0D" w:themeColor="text1" w:themeTint="F2"/>
        </w:rPr>
        <w:t xml:space="preserve">Упадацитиниб является более мощным ингибитором JAK1 по сравнению с JAK2 и JAK3. В исследованиях активности на культурах клеток с целью прогнозирования фармакодинамического ответа </w:t>
      </w:r>
      <w:r w:rsidRPr="00A057BC">
        <w:rPr>
          <w:i/>
          <w:iCs/>
          <w:color w:val="0D0D0D" w:themeColor="text1" w:themeTint="F2"/>
        </w:rPr>
        <w:t>in vivo</w:t>
      </w:r>
      <w:r w:rsidRPr="00A057BC">
        <w:rPr>
          <w:color w:val="0D0D0D" w:themeColor="text1" w:themeTint="F2"/>
        </w:rPr>
        <w:t xml:space="preserve"> упадацитиниб демонстрировал селективность в отношении JAK1 в 50–70 раз выше, чем в отношении JAK2, и более чем в 100 раз выше, чем в отношении JAK3. Ключевую роль в патогенезе атопического дерматита играют провоспалительные цитокины, в том числе интерлейкин (ИЛ)-4, ИЛ-13, ИЛ-22, </w:t>
      </w:r>
      <w:proofErr w:type="spellStart"/>
      <w:r w:rsidRPr="00A057BC">
        <w:rPr>
          <w:color w:val="0D0D0D" w:themeColor="text1" w:themeTint="F2"/>
        </w:rPr>
        <w:t>тимусный</w:t>
      </w:r>
      <w:proofErr w:type="spellEnd"/>
      <w:r w:rsidRPr="00A057BC">
        <w:rPr>
          <w:color w:val="0D0D0D" w:themeColor="text1" w:themeTint="F2"/>
        </w:rPr>
        <w:t xml:space="preserve"> </w:t>
      </w:r>
      <w:proofErr w:type="spellStart"/>
      <w:r w:rsidRPr="00A057BC">
        <w:rPr>
          <w:color w:val="0D0D0D" w:themeColor="text1" w:themeTint="F2"/>
        </w:rPr>
        <w:t>стромальный</w:t>
      </w:r>
      <w:proofErr w:type="spellEnd"/>
      <w:r w:rsidRPr="00A057BC">
        <w:rPr>
          <w:color w:val="0D0D0D" w:themeColor="text1" w:themeTint="F2"/>
        </w:rPr>
        <w:t xml:space="preserve"> </w:t>
      </w:r>
      <w:proofErr w:type="spellStart"/>
      <w:r w:rsidRPr="00A057BC">
        <w:rPr>
          <w:color w:val="0D0D0D" w:themeColor="text1" w:themeTint="F2"/>
        </w:rPr>
        <w:t>лимфопоэтин</w:t>
      </w:r>
      <w:proofErr w:type="spellEnd"/>
      <w:r w:rsidRPr="00A057BC">
        <w:rPr>
          <w:color w:val="0D0D0D" w:themeColor="text1" w:themeTint="F2"/>
        </w:rPr>
        <w:t xml:space="preserve"> (TSLP), ИЛ-31 и интерферон (ИФН)-γ, которые передают сигнал через сигнальный путь JAK1. Упадацитиниб ингибирует JAK1, вследствие чего снижается передача сигналов многих медиаторов воспаления, способствующих развитию признаков и симптомов атопического дерматита, таких как экзематозные поражения кожи и зуд. Провоспалительные цитокины, преимущественно ИЛ-6, ИЛ-7, ИЛ-15 и ИФН-γ, передают сигналы через путь JAK1 и вовлечены в патогенез воспалительных заболеваний кишечника. Ингибирование JAK1 </w:t>
      </w:r>
      <w:proofErr w:type="spellStart"/>
      <w:r w:rsidRPr="00A057BC">
        <w:rPr>
          <w:color w:val="0D0D0D" w:themeColor="text1" w:themeTint="F2"/>
        </w:rPr>
        <w:t>упадацитинибом</w:t>
      </w:r>
      <w:proofErr w:type="spellEnd"/>
      <w:r w:rsidRPr="00A057BC">
        <w:rPr>
          <w:color w:val="0D0D0D" w:themeColor="text1" w:themeTint="F2"/>
        </w:rPr>
        <w:t xml:space="preserve"> модулирует передачу сигналов JAK-зависимых цитокинов, лежащих в основе воспалительной реакции, признаков и симптомов воспалительных заболеваний кишечника</w:t>
      </w:r>
      <w:r w:rsidR="001A6BB3" w:rsidRPr="00A057BC">
        <w:rPr>
          <w:color w:val="0D0D0D" w:themeColor="text1" w:themeTint="F2"/>
        </w:rPr>
        <w:t xml:space="preserve"> [1]</w:t>
      </w:r>
      <w:r w:rsidR="008F6D1A" w:rsidRPr="00A057BC">
        <w:rPr>
          <w:color w:val="0D0D0D" w:themeColor="text1" w:themeTint="F2"/>
        </w:rPr>
        <w:t>.</w:t>
      </w:r>
    </w:p>
    <w:p w14:paraId="24739280" w14:textId="77777777" w:rsidR="00511051" w:rsidRDefault="00511051" w:rsidP="004D10BF">
      <w:pPr>
        <w:spacing w:line="276" w:lineRule="auto"/>
        <w:jc w:val="both"/>
        <w:rPr>
          <w:ins w:id="596" w:author="Автор" w:date="2026-08-25T18:44:00Z"/>
          <w:color w:val="0D0D0D" w:themeColor="text1" w:themeTint="F2"/>
        </w:rPr>
      </w:pPr>
    </w:p>
    <w:p w14:paraId="31C84A78" w14:textId="77777777" w:rsidR="00511051" w:rsidRDefault="00511051" w:rsidP="004D10BF">
      <w:pPr>
        <w:spacing w:line="276" w:lineRule="auto"/>
        <w:jc w:val="both"/>
        <w:rPr>
          <w:ins w:id="597" w:author="Автор" w:date="2026-08-25T18:44:00Z"/>
          <w:color w:val="0D0D0D" w:themeColor="text1" w:themeTint="F2"/>
        </w:rPr>
      </w:pPr>
    </w:p>
    <w:p w14:paraId="567215AD" w14:textId="77777777" w:rsidR="00511051" w:rsidRDefault="00511051" w:rsidP="004D10BF">
      <w:pPr>
        <w:spacing w:line="276" w:lineRule="auto"/>
        <w:jc w:val="both"/>
        <w:rPr>
          <w:ins w:id="598" w:author="Автор" w:date="2026-08-25T18:44:00Z"/>
          <w:color w:val="0D0D0D" w:themeColor="text1" w:themeTint="F2"/>
        </w:rPr>
      </w:pPr>
    </w:p>
    <w:p w14:paraId="26EA1BCA" w14:textId="77777777" w:rsidR="00511051" w:rsidRPr="00A057BC" w:rsidRDefault="00511051" w:rsidP="004D10BF">
      <w:pPr>
        <w:spacing w:line="276" w:lineRule="auto"/>
        <w:jc w:val="both"/>
        <w:rPr>
          <w:color w:val="0D0D0D" w:themeColor="text1" w:themeTint="F2"/>
        </w:rPr>
      </w:pPr>
    </w:p>
    <w:p w14:paraId="286A3159" w14:textId="2D300DCA" w:rsidR="008F6D1A" w:rsidRPr="00A057BC" w:rsidRDefault="008F6D1A" w:rsidP="004D10BF">
      <w:pPr>
        <w:spacing w:line="276" w:lineRule="auto"/>
        <w:jc w:val="both"/>
        <w:rPr>
          <w:b/>
          <w:bCs/>
          <w:i/>
          <w:iCs/>
          <w:color w:val="0D0D0D" w:themeColor="text1" w:themeTint="F2"/>
        </w:rPr>
      </w:pPr>
      <w:r w:rsidRPr="00A057BC">
        <w:rPr>
          <w:b/>
          <w:bCs/>
          <w:i/>
          <w:iCs/>
          <w:color w:val="0D0D0D" w:themeColor="text1" w:themeTint="F2"/>
        </w:rPr>
        <w:t>Фармакодинамические эффекты</w:t>
      </w:r>
    </w:p>
    <w:p w14:paraId="221D7AF0" w14:textId="036DF981" w:rsidR="008F6D1A" w:rsidRPr="00A057BC" w:rsidRDefault="008F6D1A" w:rsidP="004D10BF">
      <w:pPr>
        <w:spacing w:line="276" w:lineRule="auto"/>
        <w:jc w:val="both"/>
        <w:rPr>
          <w:i/>
          <w:iCs/>
          <w:color w:val="0D0D0D" w:themeColor="text1" w:themeTint="F2"/>
        </w:rPr>
      </w:pPr>
      <w:r w:rsidRPr="00A057BC">
        <w:rPr>
          <w:i/>
          <w:iCs/>
          <w:color w:val="0D0D0D" w:themeColor="text1" w:themeTint="F2"/>
        </w:rPr>
        <w:t>Ингибирование ИЛ-6-индуцированного фосфорилирования STAT3 и ИЛ-7-индуцированного фосфорилирования STAT5</w:t>
      </w:r>
    </w:p>
    <w:p w14:paraId="4BCA6371" w14:textId="609C2B54" w:rsidR="008F6D1A" w:rsidRPr="00A057BC" w:rsidRDefault="008F6D1A" w:rsidP="004D10BF">
      <w:pPr>
        <w:spacing w:line="276" w:lineRule="auto"/>
        <w:jc w:val="both"/>
        <w:rPr>
          <w:color w:val="0D0D0D" w:themeColor="text1" w:themeTint="F2"/>
        </w:rPr>
      </w:pPr>
      <w:r w:rsidRPr="00A057BC">
        <w:rPr>
          <w:color w:val="0D0D0D" w:themeColor="text1" w:themeTint="F2"/>
        </w:rPr>
        <w:t xml:space="preserve">Прием </w:t>
      </w:r>
      <w:proofErr w:type="spellStart"/>
      <w:r w:rsidRPr="00A057BC">
        <w:rPr>
          <w:color w:val="0D0D0D" w:themeColor="text1" w:themeTint="F2"/>
        </w:rPr>
        <w:t>упадацитиниба</w:t>
      </w:r>
      <w:proofErr w:type="spellEnd"/>
      <w:r w:rsidRPr="00A057BC">
        <w:rPr>
          <w:color w:val="0D0D0D" w:themeColor="text1" w:themeTint="F2"/>
        </w:rPr>
        <w:t xml:space="preserve"> в лекарственной форме с немедленным высвобождением у здоровых добровольцев приводил к зависимому от дозы и концентрации ингибированию ИЛ-6-индуцированного (JAK1/JAK2) фосфорилирования STAT3 и ИЛ-7-индуцированного (JAK1/JAK3) фосфорилирования STAT5 в крови. Максимальное ингибирование наблюдалось через 1 час после приема препарата с возвращением значений показателей фосфорилирования до значений, близких к исходному уровню, по окончании применения препарата.</w:t>
      </w:r>
    </w:p>
    <w:p w14:paraId="298FEC6F" w14:textId="17C92044" w:rsidR="008F6D1A" w:rsidRPr="00A057BC" w:rsidRDefault="008F6D1A" w:rsidP="004D10BF">
      <w:pPr>
        <w:spacing w:line="276" w:lineRule="auto"/>
        <w:jc w:val="both"/>
        <w:rPr>
          <w:i/>
          <w:iCs/>
          <w:color w:val="0D0D0D" w:themeColor="text1" w:themeTint="F2"/>
        </w:rPr>
      </w:pPr>
      <w:r w:rsidRPr="00A057BC">
        <w:rPr>
          <w:i/>
          <w:iCs/>
          <w:color w:val="0D0D0D" w:themeColor="text1" w:themeTint="F2"/>
        </w:rPr>
        <w:t>Лимфоциты</w:t>
      </w:r>
    </w:p>
    <w:p w14:paraId="4AE0C6C7" w14:textId="2EDF89C8" w:rsidR="008F6D1A" w:rsidRPr="00A057BC" w:rsidRDefault="008F6D1A" w:rsidP="00DF54B6">
      <w:pPr>
        <w:spacing w:line="276" w:lineRule="auto"/>
        <w:jc w:val="both"/>
        <w:rPr>
          <w:color w:val="0D0D0D" w:themeColor="text1" w:themeTint="F2"/>
        </w:rPr>
      </w:pPr>
      <w:r w:rsidRPr="00A057BC">
        <w:rPr>
          <w:color w:val="0D0D0D" w:themeColor="text1" w:themeTint="F2"/>
        </w:rPr>
        <w:t xml:space="preserve">У пациентов с ревматоидным артритом во время лечения </w:t>
      </w:r>
      <w:proofErr w:type="spellStart"/>
      <w:r w:rsidRPr="00A057BC">
        <w:rPr>
          <w:color w:val="0D0D0D" w:themeColor="text1" w:themeTint="F2"/>
        </w:rPr>
        <w:t>упадацитинибом</w:t>
      </w:r>
      <w:proofErr w:type="spellEnd"/>
      <w:r w:rsidRPr="00A057BC">
        <w:rPr>
          <w:color w:val="0D0D0D" w:themeColor="text1" w:themeTint="F2"/>
        </w:rPr>
        <w:t xml:space="preserve"> наблюдалось небольшое временное увеличение среднего абсолютного количества лимфоцитов по сравнению с исходным уровнем вплоть до 36-й недели. Количество лимфоцитов постепенно возвращалось к исходному или близкому к исходному уровню при продолжении лечения.</w:t>
      </w:r>
    </w:p>
    <w:p w14:paraId="44AFE870" w14:textId="42994243" w:rsidR="008F6D1A" w:rsidRPr="00A057BC" w:rsidRDefault="008F6D1A" w:rsidP="004D10BF">
      <w:pPr>
        <w:spacing w:line="276" w:lineRule="auto"/>
        <w:jc w:val="both"/>
        <w:rPr>
          <w:i/>
          <w:iCs/>
          <w:color w:val="0D0D0D" w:themeColor="text1" w:themeTint="F2"/>
        </w:rPr>
      </w:pPr>
      <w:r w:rsidRPr="00A057BC">
        <w:rPr>
          <w:i/>
          <w:iCs/>
          <w:color w:val="0D0D0D" w:themeColor="text1" w:themeTint="F2"/>
        </w:rPr>
        <w:t>Иммуноглобулины</w:t>
      </w:r>
    </w:p>
    <w:p w14:paraId="4110BACD" w14:textId="0AFFC655" w:rsidR="008F6D1A" w:rsidRPr="00A057BC" w:rsidRDefault="008F6D1A" w:rsidP="004D10BF">
      <w:pPr>
        <w:spacing w:line="276" w:lineRule="auto"/>
        <w:jc w:val="both"/>
        <w:rPr>
          <w:color w:val="0D0D0D" w:themeColor="text1" w:themeTint="F2"/>
        </w:rPr>
      </w:pPr>
      <w:r w:rsidRPr="00A057BC">
        <w:rPr>
          <w:color w:val="0D0D0D" w:themeColor="text1" w:themeTint="F2"/>
        </w:rPr>
        <w:t xml:space="preserve">В контролируемом периоде у пациентов с ревматоидным артритом во время терапии </w:t>
      </w:r>
      <w:proofErr w:type="spellStart"/>
      <w:r w:rsidRPr="00A057BC">
        <w:rPr>
          <w:color w:val="0D0D0D" w:themeColor="text1" w:themeTint="F2"/>
        </w:rPr>
        <w:t>упадацитинибом</w:t>
      </w:r>
      <w:proofErr w:type="spellEnd"/>
      <w:r w:rsidRPr="00A057BC">
        <w:rPr>
          <w:color w:val="0D0D0D" w:themeColor="text1" w:themeTint="F2"/>
        </w:rPr>
        <w:t xml:space="preserve"> наблюдалось небольшое снижение концентрации иммуноглобулинов IgG и IgM в крови по сравнению с исходными значениями; однако средние значения на исходном уровне и во время всех визитов находились в диапазоне нормальных значений.</w:t>
      </w:r>
    </w:p>
    <w:p w14:paraId="23DC8777" w14:textId="66FF1F54" w:rsidR="008F6D1A" w:rsidRPr="00A057BC" w:rsidRDefault="008F6D1A" w:rsidP="004D10BF">
      <w:pPr>
        <w:spacing w:line="276" w:lineRule="auto"/>
        <w:jc w:val="both"/>
        <w:rPr>
          <w:i/>
          <w:iCs/>
          <w:color w:val="0D0D0D" w:themeColor="text1" w:themeTint="F2"/>
        </w:rPr>
      </w:pPr>
      <w:r w:rsidRPr="00A057BC">
        <w:rPr>
          <w:i/>
          <w:iCs/>
          <w:color w:val="0D0D0D" w:themeColor="text1" w:themeTint="F2"/>
        </w:rPr>
        <w:t>Высокочувствительный С-реактивный белок и другие маркеры воспаления</w:t>
      </w:r>
    </w:p>
    <w:p w14:paraId="6D4F307A" w14:textId="77777777" w:rsidR="00DF54B6" w:rsidRDefault="008F6D1A" w:rsidP="004D10BF">
      <w:pPr>
        <w:spacing w:line="276" w:lineRule="auto"/>
        <w:jc w:val="both"/>
        <w:rPr>
          <w:ins w:id="599" w:author="Автор" w:date="2026-08-10T16:51:00Z"/>
          <w:color w:val="0D0D0D" w:themeColor="text1" w:themeTint="F2"/>
        </w:rPr>
      </w:pPr>
      <w:r w:rsidRPr="00A057BC">
        <w:rPr>
          <w:color w:val="0D0D0D" w:themeColor="text1" w:themeTint="F2"/>
        </w:rPr>
        <w:t xml:space="preserve">У пациентов с ревматоидным артритом в течение первой недели терапии </w:t>
      </w:r>
      <w:proofErr w:type="spellStart"/>
      <w:r w:rsidRPr="00A057BC">
        <w:rPr>
          <w:color w:val="0D0D0D" w:themeColor="text1" w:themeTint="F2"/>
        </w:rPr>
        <w:t>упадацитинибом</w:t>
      </w:r>
      <w:proofErr w:type="spellEnd"/>
      <w:r w:rsidRPr="00A057BC">
        <w:rPr>
          <w:color w:val="0D0D0D" w:themeColor="text1" w:themeTint="F2"/>
        </w:rPr>
        <w:t xml:space="preserve"> происходило значительное снижение концентрации высокочувствительного С-реактивного белка по сравнению с исходным уровнем; данный эффект сохранялся на протяжении всего периода лечения. </w:t>
      </w:r>
    </w:p>
    <w:p w14:paraId="311A7794" w14:textId="61254183" w:rsidR="008F6D1A" w:rsidRPr="00A057BC" w:rsidRDefault="008F6D1A" w:rsidP="004D10BF">
      <w:pPr>
        <w:spacing w:line="276" w:lineRule="auto"/>
        <w:jc w:val="both"/>
        <w:rPr>
          <w:color w:val="0D0D0D" w:themeColor="text1" w:themeTint="F2"/>
        </w:rPr>
      </w:pPr>
      <w:r w:rsidRPr="00A057BC">
        <w:rPr>
          <w:color w:val="0D0D0D" w:themeColor="text1" w:themeTint="F2"/>
        </w:rPr>
        <w:t xml:space="preserve">У пациентов с болезнью Крона наблюдалось снижение уровней высокочувствительного С-реактивного белка и фекального </w:t>
      </w:r>
      <w:proofErr w:type="spellStart"/>
      <w:r w:rsidRPr="00A057BC">
        <w:rPr>
          <w:color w:val="0D0D0D" w:themeColor="text1" w:themeTint="F2"/>
        </w:rPr>
        <w:t>кальпротектина</w:t>
      </w:r>
      <w:proofErr w:type="spellEnd"/>
      <w:r w:rsidRPr="00A057BC">
        <w:rPr>
          <w:color w:val="0D0D0D" w:themeColor="text1" w:themeTint="F2"/>
        </w:rPr>
        <w:t xml:space="preserve"> после лечения </w:t>
      </w:r>
      <w:proofErr w:type="spellStart"/>
      <w:r w:rsidRPr="00A057BC">
        <w:rPr>
          <w:color w:val="0D0D0D" w:themeColor="text1" w:themeTint="F2"/>
        </w:rPr>
        <w:t>упадацитинибом</w:t>
      </w:r>
      <w:proofErr w:type="spellEnd"/>
      <w:r w:rsidRPr="00A057BC">
        <w:rPr>
          <w:color w:val="0D0D0D" w:themeColor="text1" w:themeTint="F2"/>
        </w:rPr>
        <w:t xml:space="preserve">. В исследовании поддерживающей терапии снижение высокочувствительного С-реактивного белка и фекального </w:t>
      </w:r>
      <w:proofErr w:type="spellStart"/>
      <w:r w:rsidRPr="00A057BC">
        <w:rPr>
          <w:color w:val="0D0D0D" w:themeColor="text1" w:themeTint="F2"/>
        </w:rPr>
        <w:t>кальпротектина</w:t>
      </w:r>
      <w:proofErr w:type="spellEnd"/>
      <w:r w:rsidRPr="00A057BC">
        <w:rPr>
          <w:color w:val="0D0D0D" w:themeColor="text1" w:themeTint="F2"/>
        </w:rPr>
        <w:t xml:space="preserve"> сохранялось вплоть до 52-й недели.</w:t>
      </w:r>
    </w:p>
    <w:p w14:paraId="08D519A4" w14:textId="1F55BF0A" w:rsidR="008F6D1A" w:rsidRPr="00A057BC" w:rsidRDefault="008F6D1A" w:rsidP="004D10BF">
      <w:pPr>
        <w:spacing w:line="276" w:lineRule="auto"/>
        <w:jc w:val="both"/>
        <w:rPr>
          <w:i/>
          <w:iCs/>
          <w:color w:val="0D0D0D" w:themeColor="text1" w:themeTint="F2"/>
        </w:rPr>
      </w:pPr>
      <w:proofErr w:type="spellStart"/>
      <w:r w:rsidRPr="00A057BC">
        <w:rPr>
          <w:i/>
          <w:iCs/>
          <w:color w:val="0D0D0D" w:themeColor="text1" w:themeTint="F2"/>
        </w:rPr>
        <w:t>Кардиоэлектрофизиология</w:t>
      </w:r>
      <w:proofErr w:type="spellEnd"/>
    </w:p>
    <w:p w14:paraId="6BBB01CE" w14:textId="2C754106" w:rsidR="008F6D1A" w:rsidRPr="00A057BC" w:rsidRDefault="008F6D1A" w:rsidP="004D10BF">
      <w:pPr>
        <w:spacing w:line="276" w:lineRule="auto"/>
        <w:jc w:val="both"/>
        <w:rPr>
          <w:color w:val="0D0D0D" w:themeColor="text1" w:themeTint="F2"/>
        </w:rPr>
      </w:pPr>
      <w:r w:rsidRPr="00A057BC">
        <w:rPr>
          <w:color w:val="0D0D0D" w:themeColor="text1" w:themeTint="F2"/>
        </w:rPr>
        <w:t xml:space="preserve">Влияние </w:t>
      </w:r>
      <w:proofErr w:type="spellStart"/>
      <w:r w:rsidRPr="00A057BC">
        <w:rPr>
          <w:color w:val="0D0D0D" w:themeColor="text1" w:themeTint="F2"/>
        </w:rPr>
        <w:t>упадацитиниба</w:t>
      </w:r>
      <w:proofErr w:type="spellEnd"/>
      <w:r w:rsidRPr="00A057BC">
        <w:rPr>
          <w:color w:val="0D0D0D" w:themeColor="text1" w:themeTint="F2"/>
        </w:rPr>
        <w:t xml:space="preserve"> на длительность интервала QTc оценивали у пациентов, получивших одну или несколько доз </w:t>
      </w:r>
      <w:proofErr w:type="spellStart"/>
      <w:r w:rsidRPr="00A057BC">
        <w:rPr>
          <w:color w:val="0D0D0D" w:themeColor="text1" w:themeTint="F2"/>
        </w:rPr>
        <w:t>упадацитиниба</w:t>
      </w:r>
      <w:proofErr w:type="spellEnd"/>
      <w:r w:rsidRPr="00A057BC">
        <w:rPr>
          <w:color w:val="0D0D0D" w:themeColor="text1" w:themeTint="F2"/>
        </w:rPr>
        <w:t>. Упадацитиниб не вызывает удлинения интервала QTc при терапевтических и превышающих терапевтические концентрациях в плазме крови.</w:t>
      </w:r>
    </w:p>
    <w:p w14:paraId="5F47B8CC" w14:textId="64F21A2D" w:rsidR="008F6D1A" w:rsidRPr="00A057BC" w:rsidRDefault="008F6D1A" w:rsidP="004D10BF">
      <w:pPr>
        <w:spacing w:line="276" w:lineRule="auto"/>
        <w:jc w:val="both"/>
        <w:rPr>
          <w:i/>
          <w:iCs/>
          <w:color w:val="0D0D0D" w:themeColor="text1" w:themeTint="F2"/>
        </w:rPr>
      </w:pPr>
      <w:r w:rsidRPr="00A057BC">
        <w:rPr>
          <w:i/>
          <w:iCs/>
          <w:color w:val="0D0D0D" w:themeColor="text1" w:themeTint="F2"/>
        </w:rPr>
        <w:t>Исследования применения вакцин</w:t>
      </w:r>
    </w:p>
    <w:p w14:paraId="5D8941C7" w14:textId="5D34E8A4" w:rsidR="008F6D1A" w:rsidRPr="00A057BC" w:rsidDel="00DF54B6" w:rsidRDefault="008F6D1A" w:rsidP="004D10BF">
      <w:pPr>
        <w:spacing w:line="276" w:lineRule="auto"/>
        <w:jc w:val="both"/>
        <w:rPr>
          <w:del w:id="600" w:author="Автор" w:date="2026-08-10T16:52:00Z"/>
          <w:color w:val="0D0D0D" w:themeColor="text1" w:themeTint="F2"/>
        </w:rPr>
      </w:pPr>
      <w:r w:rsidRPr="00A057BC">
        <w:rPr>
          <w:color w:val="0D0D0D" w:themeColor="text1" w:themeTint="F2"/>
        </w:rPr>
        <w:t xml:space="preserve">Влияние препарата </w:t>
      </w:r>
      <w:r w:rsidR="00A574C7" w:rsidRPr="00A057BC">
        <w:rPr>
          <w:color w:val="0D0D0D" w:themeColor="text1" w:themeTint="F2"/>
        </w:rPr>
        <w:t xml:space="preserve">Упадацитиниб </w:t>
      </w:r>
      <w:r w:rsidRPr="00A057BC">
        <w:rPr>
          <w:color w:val="0D0D0D" w:themeColor="text1" w:themeTint="F2"/>
        </w:rPr>
        <w:t xml:space="preserve">на гуморальный ответ после введения адъювантной рекомбинантной вакцины с гликопротеином E против опоясывающего герпеса оценивали у 93 пациентов с ревматоидным артритом, получавших препарат </w:t>
      </w:r>
      <w:r w:rsidR="00E36C37" w:rsidRPr="00A057BC">
        <w:rPr>
          <w:color w:val="0D0D0D" w:themeColor="text1" w:themeTint="F2"/>
        </w:rPr>
        <w:t>Упадацитиниб</w:t>
      </w:r>
      <w:r w:rsidRPr="00A057BC">
        <w:rPr>
          <w:color w:val="0D0D0D" w:themeColor="text1" w:themeTint="F2"/>
        </w:rPr>
        <w:t xml:space="preserve"> в стабильной дозе 15 мг. Из этого числа 98% пациентов (n = 91) одновременно принимали метотрексат. На момент начала исследования 49% пациентов принимали пероральные кортикостероиды. Вакцинация приводила к удовлетворительному гуморальному ответу, оцененному через 4 недели после введения второй дозы вакцины, у 88% пациентов (95% доверительный интервал: 81,0–94,5), получавших препарат </w:t>
      </w:r>
      <w:r w:rsidR="00E36C37" w:rsidRPr="00A057BC">
        <w:rPr>
          <w:color w:val="0D0D0D" w:themeColor="text1" w:themeTint="F2"/>
        </w:rPr>
        <w:t xml:space="preserve">Упадацитиниб </w:t>
      </w:r>
      <w:r w:rsidRPr="00A057BC">
        <w:rPr>
          <w:color w:val="0D0D0D" w:themeColor="text1" w:themeTint="F2"/>
        </w:rPr>
        <w:t>в дозе 15 мг</w:t>
      </w:r>
      <w:r w:rsidR="001A6BB3" w:rsidRPr="00A057BC">
        <w:rPr>
          <w:color w:val="0D0D0D" w:themeColor="text1" w:themeTint="F2"/>
        </w:rPr>
        <w:t xml:space="preserve"> [1]</w:t>
      </w:r>
      <w:r w:rsidRPr="00A057BC">
        <w:rPr>
          <w:color w:val="0D0D0D" w:themeColor="text1" w:themeTint="F2"/>
        </w:rPr>
        <w:t>.</w:t>
      </w:r>
    </w:p>
    <w:p w14:paraId="75AD4515" w14:textId="77777777" w:rsidR="008F6D1A" w:rsidRPr="00A057BC" w:rsidRDefault="008F6D1A" w:rsidP="004D10BF">
      <w:pPr>
        <w:spacing w:line="276" w:lineRule="auto"/>
        <w:jc w:val="both"/>
        <w:rPr>
          <w:color w:val="0D0D0D" w:themeColor="text1" w:themeTint="F2"/>
        </w:rPr>
      </w:pPr>
    </w:p>
    <w:p w14:paraId="568825E2" w14:textId="33E92223" w:rsidR="008F6D1A" w:rsidRPr="00A057BC" w:rsidRDefault="008F6D1A" w:rsidP="004D10BF">
      <w:pPr>
        <w:spacing w:line="276" w:lineRule="auto"/>
        <w:jc w:val="both"/>
        <w:rPr>
          <w:color w:val="0D0D0D" w:themeColor="text1" w:themeTint="F2"/>
        </w:rPr>
      </w:pPr>
      <w:r w:rsidRPr="00A057BC">
        <w:rPr>
          <w:color w:val="0D0D0D" w:themeColor="text1" w:themeTint="F2"/>
        </w:rPr>
        <w:t xml:space="preserve">Влияние препарата </w:t>
      </w:r>
      <w:r w:rsidR="00A574C7" w:rsidRPr="00A057BC">
        <w:rPr>
          <w:color w:val="0D0D0D" w:themeColor="text1" w:themeTint="F2"/>
        </w:rPr>
        <w:t xml:space="preserve">Упадацитиниб </w:t>
      </w:r>
      <w:r w:rsidRPr="00A057BC">
        <w:rPr>
          <w:color w:val="0D0D0D" w:themeColor="text1" w:themeTint="F2"/>
        </w:rPr>
        <w:t xml:space="preserve">на гуморальный ответ после введения инактивированной 13-валентной пневмококковой конъюгированной вакцины оценивали у 111 пациентов с ревматоидным артритом, получавших постоянную терапию препаратом </w:t>
      </w:r>
      <w:r w:rsidR="00A574C7" w:rsidRPr="00A057BC">
        <w:rPr>
          <w:color w:val="0D0D0D" w:themeColor="text1" w:themeTint="F2"/>
        </w:rPr>
        <w:t xml:space="preserve">Упадацитиниб </w:t>
      </w:r>
      <w:r w:rsidRPr="00A057BC">
        <w:rPr>
          <w:color w:val="0D0D0D" w:themeColor="text1" w:themeTint="F2"/>
        </w:rPr>
        <w:t xml:space="preserve">в дозе 15 мг (n = 87) или 30 мг (n = 24). Сопутствующую терапию метотрексатом получали 97% пациентов (n = 108). Вакцинация привела к удовлетворительному гуморальному ответу у 67,5% (95% доверительный интервал: 57,4–77,5) и 56,5% (95% доверительный интервал: 36,3–76,8) пациентов, получавших препарат </w:t>
      </w:r>
      <w:r w:rsidR="00A574C7" w:rsidRPr="00A057BC">
        <w:rPr>
          <w:color w:val="0D0D0D" w:themeColor="text1" w:themeTint="F2"/>
        </w:rPr>
        <w:t xml:space="preserve">Упадацитиниб </w:t>
      </w:r>
      <w:r w:rsidRPr="00A057BC">
        <w:rPr>
          <w:color w:val="0D0D0D" w:themeColor="text1" w:themeTint="F2"/>
        </w:rPr>
        <w:t>в дозе 15 мг и 30 мг соответственно</w:t>
      </w:r>
      <w:r w:rsidR="001A6BB3" w:rsidRPr="00A057BC">
        <w:rPr>
          <w:color w:val="0D0D0D" w:themeColor="text1" w:themeTint="F2"/>
        </w:rPr>
        <w:t xml:space="preserve"> [1].</w:t>
      </w:r>
    </w:p>
    <w:p w14:paraId="59FB1657" w14:textId="7DB058B8" w:rsidR="001A6BB3" w:rsidRPr="00A057BC" w:rsidDel="00DF54B6" w:rsidRDefault="001A6BB3" w:rsidP="004D10BF">
      <w:pPr>
        <w:spacing w:line="276" w:lineRule="auto"/>
        <w:jc w:val="both"/>
        <w:rPr>
          <w:del w:id="601" w:author="Автор" w:date="2026-08-10T16:52:00Z"/>
          <w:color w:val="0D0D0D" w:themeColor="text1" w:themeTint="F2"/>
        </w:rPr>
      </w:pPr>
    </w:p>
    <w:p w14:paraId="4B4ACAEB" w14:textId="73AA3AC1" w:rsidR="001A6BB3" w:rsidRPr="00A057BC" w:rsidDel="00DF54B6" w:rsidRDefault="001A6BB3" w:rsidP="004D10BF">
      <w:pPr>
        <w:spacing w:line="276" w:lineRule="auto"/>
        <w:jc w:val="both"/>
        <w:rPr>
          <w:del w:id="602" w:author="Автор" w:date="2026-08-10T16:52:00Z"/>
          <w:color w:val="0D0D0D" w:themeColor="text1" w:themeTint="F2"/>
        </w:rPr>
      </w:pPr>
    </w:p>
    <w:p w14:paraId="2833B891" w14:textId="77777777" w:rsidR="001A6BB3" w:rsidRPr="00A057BC" w:rsidRDefault="001A6BB3" w:rsidP="004D10BF">
      <w:pPr>
        <w:spacing w:line="276" w:lineRule="auto"/>
        <w:jc w:val="both"/>
        <w:rPr>
          <w:color w:val="0D0D0D" w:themeColor="text1" w:themeTint="F2"/>
        </w:rPr>
      </w:pPr>
    </w:p>
    <w:p w14:paraId="5DBAF4A0" w14:textId="32097359" w:rsidR="008F6D1A" w:rsidRPr="00A057BC" w:rsidRDefault="008F6D1A" w:rsidP="004D10BF">
      <w:pPr>
        <w:spacing w:line="276" w:lineRule="auto"/>
        <w:jc w:val="both"/>
        <w:rPr>
          <w:rFonts w:eastAsiaTheme="majorEastAsia"/>
          <w:b/>
          <w:i/>
          <w:iCs/>
          <w:color w:val="0D0D0D" w:themeColor="text1" w:themeTint="F2"/>
          <w:shd w:val="clear" w:color="auto" w:fill="FFFFFF"/>
          <w:lang w:bidi="ru-RU"/>
        </w:rPr>
      </w:pPr>
      <w:r w:rsidRPr="00A057BC">
        <w:rPr>
          <w:rStyle w:val="35"/>
          <w:rFonts w:eastAsiaTheme="majorEastAsia"/>
          <w:bCs w:val="0"/>
          <w:color w:val="0D0D0D" w:themeColor="text1" w:themeTint="F2"/>
        </w:rPr>
        <w:t>Фармакокинетика</w:t>
      </w:r>
    </w:p>
    <w:p w14:paraId="327DA2C0" w14:textId="505BA7E0" w:rsidR="008F6D1A" w:rsidRPr="00A057BC" w:rsidRDefault="008F6D1A" w:rsidP="004D10BF">
      <w:pPr>
        <w:shd w:val="clear" w:color="auto" w:fill="FFFFFF"/>
        <w:spacing w:line="276" w:lineRule="auto"/>
        <w:jc w:val="both"/>
        <w:rPr>
          <w:color w:val="0D0D0D" w:themeColor="text1" w:themeTint="F2"/>
        </w:rPr>
      </w:pPr>
      <w:r w:rsidRPr="00A057BC">
        <w:rPr>
          <w:color w:val="0D0D0D" w:themeColor="text1" w:themeTint="F2"/>
        </w:rPr>
        <w:t xml:space="preserve">В терапевтическом диапазоне доз концентрация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пропорциональна дозе. Препарат достигает равновесных концентраций в плазме крови в течение 4-х дней с незначительным аккумулированием после применения один раз в сутки в течение нескольких дней</w:t>
      </w:r>
      <w:r w:rsidR="001A6BB3" w:rsidRPr="00A057BC">
        <w:rPr>
          <w:color w:val="0D0D0D" w:themeColor="text1" w:themeTint="F2"/>
        </w:rPr>
        <w:t xml:space="preserve"> [1]</w:t>
      </w:r>
      <w:r w:rsidRPr="00A057BC">
        <w:rPr>
          <w:color w:val="0D0D0D" w:themeColor="text1" w:themeTint="F2"/>
        </w:rPr>
        <w:t>.</w:t>
      </w:r>
    </w:p>
    <w:p w14:paraId="7A5E6B33" w14:textId="2047BC18" w:rsidR="008F6D1A" w:rsidRPr="00A057BC" w:rsidRDefault="008F6D1A" w:rsidP="001A6BB3">
      <w:pPr>
        <w:shd w:val="clear" w:color="auto" w:fill="FFFFFF"/>
        <w:spacing w:before="120" w:line="276" w:lineRule="auto"/>
        <w:jc w:val="both"/>
        <w:rPr>
          <w:color w:val="0D0D0D" w:themeColor="text1" w:themeTint="F2"/>
        </w:rPr>
      </w:pPr>
      <w:r w:rsidRPr="00A057BC">
        <w:rPr>
          <w:color w:val="0D0D0D" w:themeColor="text1" w:themeTint="F2"/>
        </w:rPr>
        <w:t xml:space="preserve">Фармакокинетические свойства </w:t>
      </w:r>
      <w:proofErr w:type="spellStart"/>
      <w:r w:rsidRPr="00A057BC">
        <w:rPr>
          <w:color w:val="0D0D0D" w:themeColor="text1" w:themeTint="F2"/>
        </w:rPr>
        <w:t>упадацитиниба</w:t>
      </w:r>
      <w:proofErr w:type="spellEnd"/>
      <w:r w:rsidRPr="00A057BC">
        <w:rPr>
          <w:color w:val="0D0D0D" w:themeColor="text1" w:themeTint="F2"/>
        </w:rPr>
        <w:t xml:space="preserve"> представлены </w:t>
      </w:r>
      <w:r w:rsidR="007B6F75" w:rsidRPr="00A057BC">
        <w:rPr>
          <w:color w:val="0D0D0D" w:themeColor="text1" w:themeTint="F2"/>
        </w:rPr>
        <w:t>в Таблице 1.</w:t>
      </w:r>
    </w:p>
    <w:p w14:paraId="6B7F34C6" w14:textId="39E9652A" w:rsidR="007B6F75" w:rsidRPr="00A057BC" w:rsidRDefault="007B6F75" w:rsidP="004D10BF">
      <w:pPr>
        <w:pStyle w:val="aff3"/>
        <w:keepNext/>
        <w:jc w:val="both"/>
      </w:pPr>
      <w:bookmarkStart w:id="603" w:name="_Toc236834390"/>
      <w:r w:rsidRPr="00A057BC">
        <w:t xml:space="preserve">Таблица </w:t>
      </w:r>
      <w:r w:rsidR="00000000">
        <w:fldChar w:fldCharType="begin"/>
      </w:r>
      <w:r w:rsidR="00000000">
        <w:instrText xml:space="preserve"> SEQ Таблица \* ARABIC </w:instrText>
      </w:r>
      <w:r w:rsidR="00000000">
        <w:fldChar w:fldCharType="separate"/>
      </w:r>
      <w:r w:rsidR="00D23E0D">
        <w:rPr>
          <w:noProof/>
        </w:rPr>
        <w:t>1</w:t>
      </w:r>
      <w:r w:rsidR="00000000">
        <w:rPr>
          <w:noProof/>
        </w:rPr>
        <w:fldChar w:fldCharType="end"/>
      </w:r>
      <w:r w:rsidRPr="00A057BC">
        <w:t xml:space="preserve">. Фармакокинетические свойства </w:t>
      </w:r>
      <w:proofErr w:type="spellStart"/>
      <w:r w:rsidRPr="00A057BC">
        <w:t>упадацитиниба</w:t>
      </w:r>
      <w:bookmarkEnd w:id="603"/>
      <w:proofErr w:type="spellEnd"/>
    </w:p>
    <w:tbl>
      <w:tblPr>
        <w:tblStyle w:val="af9"/>
        <w:tblW w:w="9067" w:type="dxa"/>
        <w:tblLook w:val="04A0" w:firstRow="1" w:lastRow="0" w:firstColumn="1" w:lastColumn="0" w:noHBand="0" w:noVBand="1"/>
      </w:tblPr>
      <w:tblGrid>
        <w:gridCol w:w="5240"/>
        <w:gridCol w:w="3827"/>
      </w:tblGrid>
      <w:tr w:rsidR="008F6D1A" w:rsidRPr="00A057BC" w14:paraId="46EBAD52" w14:textId="77777777" w:rsidTr="0047178D">
        <w:tc>
          <w:tcPr>
            <w:tcW w:w="9067" w:type="dxa"/>
            <w:gridSpan w:val="2"/>
            <w:vAlign w:val="center"/>
          </w:tcPr>
          <w:p w14:paraId="1CFD928B" w14:textId="64EF5930" w:rsidR="008F6D1A" w:rsidRPr="00A057BC" w:rsidRDefault="008F6D1A" w:rsidP="00511051">
            <w:pPr>
              <w:spacing w:line="276" w:lineRule="auto"/>
              <w:jc w:val="center"/>
              <w:rPr>
                <w:b/>
                <w:bCs/>
              </w:rPr>
            </w:pPr>
            <w:r w:rsidRPr="00A057BC">
              <w:rPr>
                <w:b/>
                <w:bCs/>
              </w:rPr>
              <w:t>Абсорбция</w:t>
            </w:r>
          </w:p>
        </w:tc>
      </w:tr>
      <w:tr w:rsidR="008F6D1A" w:rsidRPr="00A057BC" w14:paraId="175AA82C" w14:textId="77777777" w:rsidTr="00511051">
        <w:tc>
          <w:tcPr>
            <w:tcW w:w="5240" w:type="dxa"/>
            <w:vAlign w:val="center"/>
          </w:tcPr>
          <w:p w14:paraId="47C42E47" w14:textId="5A34D285" w:rsidR="008F6D1A" w:rsidRPr="00A057BC" w:rsidRDefault="008F6D1A" w:rsidP="004D10BF">
            <w:pPr>
              <w:spacing w:line="276" w:lineRule="auto"/>
              <w:jc w:val="both"/>
              <w:rPr>
                <w:color w:val="0D0D0D" w:themeColor="text1" w:themeTint="F2"/>
              </w:rPr>
            </w:pPr>
            <w:r w:rsidRPr="00A057BC">
              <w:t>Время достижения максимальной концентрации, T</w:t>
            </w:r>
            <w:r w:rsidRPr="00A057BC">
              <w:rPr>
                <w:vertAlign w:val="subscript"/>
              </w:rPr>
              <w:t>max</w:t>
            </w:r>
            <w:r w:rsidRPr="00A057BC">
              <w:t>, ч</w:t>
            </w:r>
          </w:p>
        </w:tc>
        <w:tc>
          <w:tcPr>
            <w:tcW w:w="3827" w:type="dxa"/>
            <w:vAlign w:val="center"/>
          </w:tcPr>
          <w:p w14:paraId="4C302BD7" w14:textId="377D16E0" w:rsidR="008F6D1A" w:rsidRPr="00A057BC" w:rsidRDefault="008F6D1A" w:rsidP="00511051">
            <w:pPr>
              <w:spacing w:line="276" w:lineRule="auto"/>
              <w:jc w:val="center"/>
              <w:rPr>
                <w:color w:val="0D0D0D" w:themeColor="text1" w:themeTint="F2"/>
              </w:rPr>
            </w:pPr>
            <w:r w:rsidRPr="00A057BC">
              <w:t>2–4</w:t>
            </w:r>
          </w:p>
        </w:tc>
      </w:tr>
      <w:tr w:rsidR="008F6D1A" w:rsidRPr="00A057BC" w14:paraId="2A837323" w14:textId="77777777" w:rsidTr="008F6D1A">
        <w:tc>
          <w:tcPr>
            <w:tcW w:w="5240" w:type="dxa"/>
            <w:vAlign w:val="center"/>
          </w:tcPr>
          <w:p w14:paraId="4AFA38C0" w14:textId="54E3720E" w:rsidR="008F6D1A" w:rsidRPr="00A057BC" w:rsidRDefault="008F6D1A" w:rsidP="004D10BF">
            <w:pPr>
              <w:spacing w:line="276" w:lineRule="auto"/>
              <w:jc w:val="both"/>
              <w:rPr>
                <w:color w:val="0D0D0D" w:themeColor="text1" w:themeTint="F2"/>
              </w:rPr>
            </w:pPr>
            <w:r w:rsidRPr="00A057BC">
              <w:t>Влияние пищи с высоким содержанием жиров по сравнению с приемом натощак</w:t>
            </w:r>
          </w:p>
        </w:tc>
        <w:tc>
          <w:tcPr>
            <w:tcW w:w="3827" w:type="dxa"/>
            <w:vAlign w:val="center"/>
          </w:tcPr>
          <w:p w14:paraId="7C600573" w14:textId="349B6565" w:rsidR="008F6D1A" w:rsidRPr="00A057BC" w:rsidRDefault="008F6D1A" w:rsidP="004D10BF">
            <w:pPr>
              <w:spacing w:line="276" w:lineRule="auto"/>
              <w:jc w:val="both"/>
              <w:rPr>
                <w:color w:val="0D0D0D" w:themeColor="text1" w:themeTint="F2"/>
              </w:rPr>
            </w:pPr>
            <w:r w:rsidRPr="00A057BC">
              <w:t>Клинически значимое влияние отсутствует; AUC увеличивается на 29%, C</w:t>
            </w:r>
            <w:r w:rsidRPr="00A057BC">
              <w:rPr>
                <w:vertAlign w:val="subscript"/>
              </w:rPr>
              <w:t>max</w:t>
            </w:r>
            <w:r w:rsidRPr="00A057BC">
              <w:t xml:space="preserve"> — на 39–60%</w:t>
            </w:r>
          </w:p>
        </w:tc>
      </w:tr>
      <w:tr w:rsidR="008F6D1A" w:rsidRPr="00A057BC" w14:paraId="059313B7" w14:textId="77777777" w:rsidTr="00306478">
        <w:tc>
          <w:tcPr>
            <w:tcW w:w="9067" w:type="dxa"/>
            <w:gridSpan w:val="2"/>
            <w:vAlign w:val="center"/>
          </w:tcPr>
          <w:p w14:paraId="538DE4E5" w14:textId="4B549840" w:rsidR="008F6D1A" w:rsidRPr="00A057BC" w:rsidRDefault="008F6D1A" w:rsidP="00511051">
            <w:pPr>
              <w:spacing w:line="276" w:lineRule="auto"/>
              <w:jc w:val="center"/>
              <w:rPr>
                <w:b/>
                <w:bCs/>
              </w:rPr>
            </w:pPr>
            <w:r w:rsidRPr="00A057BC">
              <w:rPr>
                <w:b/>
                <w:bCs/>
              </w:rPr>
              <w:t>Распределение</w:t>
            </w:r>
          </w:p>
        </w:tc>
      </w:tr>
      <w:tr w:rsidR="008F6D1A" w:rsidRPr="00A057BC" w14:paraId="3762FED9" w14:textId="77777777" w:rsidTr="00511051">
        <w:tc>
          <w:tcPr>
            <w:tcW w:w="5240" w:type="dxa"/>
            <w:vAlign w:val="center"/>
          </w:tcPr>
          <w:p w14:paraId="4518DEEF" w14:textId="7A533999" w:rsidR="008F6D1A" w:rsidRPr="00A057BC" w:rsidRDefault="008F6D1A" w:rsidP="004D10BF">
            <w:pPr>
              <w:spacing w:line="276" w:lineRule="auto"/>
              <w:jc w:val="both"/>
              <w:rPr>
                <w:color w:val="0D0D0D" w:themeColor="text1" w:themeTint="F2"/>
              </w:rPr>
            </w:pPr>
            <w:r w:rsidRPr="00A057BC">
              <w:t>Связывание с белками плазмы крови, %</w:t>
            </w:r>
          </w:p>
        </w:tc>
        <w:tc>
          <w:tcPr>
            <w:tcW w:w="3827" w:type="dxa"/>
            <w:vAlign w:val="center"/>
          </w:tcPr>
          <w:p w14:paraId="662D3F21" w14:textId="65D59B24" w:rsidR="008F6D1A" w:rsidRPr="00A057BC" w:rsidRDefault="008F6D1A" w:rsidP="00511051">
            <w:pPr>
              <w:spacing w:line="276" w:lineRule="auto"/>
              <w:jc w:val="center"/>
              <w:rPr>
                <w:color w:val="0D0D0D" w:themeColor="text1" w:themeTint="F2"/>
              </w:rPr>
            </w:pPr>
            <w:r w:rsidRPr="00A057BC">
              <w:t>52</w:t>
            </w:r>
          </w:p>
        </w:tc>
      </w:tr>
      <w:tr w:rsidR="008F6D1A" w:rsidRPr="00A057BC" w14:paraId="3BA6E32E" w14:textId="77777777" w:rsidTr="00511051">
        <w:tc>
          <w:tcPr>
            <w:tcW w:w="5240" w:type="dxa"/>
            <w:vAlign w:val="center"/>
          </w:tcPr>
          <w:p w14:paraId="2C714F8D" w14:textId="4EAD97F5" w:rsidR="008F6D1A" w:rsidRPr="00A057BC" w:rsidRDefault="008F6D1A" w:rsidP="004D10BF">
            <w:pPr>
              <w:spacing w:line="276" w:lineRule="auto"/>
              <w:jc w:val="both"/>
              <w:rPr>
                <w:color w:val="0D0D0D" w:themeColor="text1" w:themeTint="F2"/>
              </w:rPr>
            </w:pPr>
            <w:r w:rsidRPr="00A057BC">
              <w:t>Коэффициент распределения лекарственного вещества в крови/плазме</w:t>
            </w:r>
          </w:p>
        </w:tc>
        <w:tc>
          <w:tcPr>
            <w:tcW w:w="3827" w:type="dxa"/>
            <w:vAlign w:val="center"/>
          </w:tcPr>
          <w:p w14:paraId="12059304" w14:textId="74AB70B6" w:rsidR="008F6D1A" w:rsidRPr="00A057BC" w:rsidRDefault="008F6D1A" w:rsidP="00511051">
            <w:pPr>
              <w:spacing w:line="276" w:lineRule="auto"/>
              <w:jc w:val="center"/>
              <w:rPr>
                <w:color w:val="0D0D0D" w:themeColor="text1" w:themeTint="F2"/>
              </w:rPr>
            </w:pPr>
            <w:r w:rsidRPr="00A057BC">
              <w:t>1,0</w:t>
            </w:r>
          </w:p>
        </w:tc>
      </w:tr>
      <w:tr w:rsidR="008F6D1A" w:rsidRPr="00A057BC" w14:paraId="26227053" w14:textId="77777777" w:rsidTr="00DC3B4F">
        <w:tc>
          <w:tcPr>
            <w:tcW w:w="9067" w:type="dxa"/>
            <w:gridSpan w:val="2"/>
            <w:vAlign w:val="center"/>
          </w:tcPr>
          <w:p w14:paraId="78FD3D37" w14:textId="1ED79C2E" w:rsidR="008F6D1A" w:rsidRPr="00A057BC" w:rsidRDefault="008F6D1A">
            <w:pPr>
              <w:spacing w:line="276" w:lineRule="auto"/>
              <w:jc w:val="center"/>
              <w:rPr>
                <w:b/>
                <w:bCs/>
              </w:rPr>
              <w:pPrChange w:id="604" w:author="Автор" w:date="2026-08-10T17:04:00Z">
                <w:pPr>
                  <w:spacing w:line="276" w:lineRule="auto"/>
                  <w:jc w:val="both"/>
                </w:pPr>
              </w:pPrChange>
            </w:pPr>
            <w:r w:rsidRPr="00A057BC">
              <w:rPr>
                <w:b/>
                <w:bCs/>
              </w:rPr>
              <w:t>Биотрансформация</w:t>
            </w:r>
          </w:p>
        </w:tc>
      </w:tr>
      <w:tr w:rsidR="008F6D1A" w:rsidRPr="00A057BC" w14:paraId="1557CD5E" w14:textId="77777777" w:rsidTr="008F6D1A">
        <w:tc>
          <w:tcPr>
            <w:tcW w:w="5240" w:type="dxa"/>
            <w:vAlign w:val="center"/>
          </w:tcPr>
          <w:p w14:paraId="30D908B7" w14:textId="2D139470" w:rsidR="008F6D1A" w:rsidRPr="00A057BC" w:rsidRDefault="008F6D1A" w:rsidP="004D10BF">
            <w:pPr>
              <w:spacing w:line="276" w:lineRule="auto"/>
              <w:jc w:val="both"/>
              <w:rPr>
                <w:color w:val="0D0D0D" w:themeColor="text1" w:themeTint="F2"/>
              </w:rPr>
            </w:pPr>
            <w:r w:rsidRPr="00A057BC">
              <w:t>Метаболизм</w:t>
            </w:r>
          </w:p>
        </w:tc>
        <w:tc>
          <w:tcPr>
            <w:tcW w:w="3827" w:type="dxa"/>
            <w:vAlign w:val="center"/>
          </w:tcPr>
          <w:p w14:paraId="1130258E" w14:textId="1FF1124A" w:rsidR="008F6D1A" w:rsidRPr="00A057BC" w:rsidRDefault="008F6D1A" w:rsidP="004D10BF">
            <w:pPr>
              <w:spacing w:line="276" w:lineRule="auto"/>
              <w:jc w:val="both"/>
              <w:rPr>
                <w:color w:val="0D0D0D" w:themeColor="text1" w:themeTint="F2"/>
              </w:rPr>
            </w:pPr>
            <w:commentRangeStart w:id="605"/>
            <w:commentRangeStart w:id="606"/>
            <w:del w:id="607" w:author="Автор" w:date="2026-08-25T18:44:00Z">
              <w:r w:rsidRPr="00A057BC" w:rsidDel="00511051">
                <w:delText>Преимущественно</w:delText>
              </w:r>
            </w:del>
            <w:ins w:id="608" w:author="Автор" w:date="2026-08-25T18:44:00Z">
              <w:r w:rsidR="00511051">
                <w:rPr>
                  <w:lang w:val="en-US"/>
                </w:rPr>
                <w:t>C</w:t>
              </w:r>
            </w:ins>
            <w:del w:id="609" w:author="Автор" w:date="2026-08-25T18:44:00Z">
              <w:r w:rsidRPr="00A057BC" w:rsidDel="00511051">
                <w:delText xml:space="preserve"> </w:delText>
              </w:r>
              <w:commentRangeEnd w:id="605"/>
              <w:r w:rsidR="007E3017" w:rsidDel="00511051">
                <w:rPr>
                  <w:rStyle w:val="a8"/>
                </w:rPr>
                <w:commentReference w:id="605"/>
              </w:r>
            </w:del>
            <w:commentRangeEnd w:id="606"/>
            <w:r w:rsidR="00511051">
              <w:rPr>
                <w:rStyle w:val="a8"/>
              </w:rPr>
              <w:commentReference w:id="606"/>
            </w:r>
            <w:del w:id="610" w:author="Автор" w:date="2026-08-25T18:44:00Z">
              <w:r w:rsidRPr="00A057BC" w:rsidDel="00511051">
                <w:delText>C</w:delText>
              </w:r>
            </w:del>
            <w:r w:rsidRPr="00A057BC">
              <w:t>YP3A4; CYP2D6 — незначительно. Активные метаболиты отсутствуют</w:t>
            </w:r>
          </w:p>
        </w:tc>
      </w:tr>
      <w:tr w:rsidR="008F6D1A" w:rsidRPr="00A057BC" w14:paraId="40F8E2EC" w14:textId="77777777" w:rsidTr="0053316F">
        <w:tc>
          <w:tcPr>
            <w:tcW w:w="9067" w:type="dxa"/>
            <w:gridSpan w:val="2"/>
            <w:vAlign w:val="center"/>
          </w:tcPr>
          <w:p w14:paraId="0A5D8661" w14:textId="14B37F72" w:rsidR="008F6D1A" w:rsidRPr="00A057BC" w:rsidRDefault="008F6D1A" w:rsidP="00511051">
            <w:pPr>
              <w:spacing w:line="276" w:lineRule="auto"/>
              <w:jc w:val="center"/>
              <w:rPr>
                <w:b/>
                <w:bCs/>
              </w:rPr>
            </w:pPr>
            <w:r w:rsidRPr="00A057BC">
              <w:rPr>
                <w:b/>
                <w:bCs/>
              </w:rPr>
              <w:t>Элиминация</w:t>
            </w:r>
          </w:p>
        </w:tc>
      </w:tr>
      <w:tr w:rsidR="008F6D1A" w:rsidRPr="00A057BC" w14:paraId="29690DAB" w14:textId="77777777" w:rsidTr="00511051">
        <w:tc>
          <w:tcPr>
            <w:tcW w:w="5240" w:type="dxa"/>
            <w:vAlign w:val="center"/>
          </w:tcPr>
          <w:p w14:paraId="54038B7A" w14:textId="3B9B22FC" w:rsidR="008F6D1A" w:rsidRPr="00A057BC" w:rsidRDefault="008F6D1A" w:rsidP="004D10BF">
            <w:pPr>
              <w:spacing w:line="276" w:lineRule="auto"/>
              <w:jc w:val="both"/>
              <w:rPr>
                <w:color w:val="0D0D0D" w:themeColor="text1" w:themeTint="F2"/>
              </w:rPr>
            </w:pPr>
            <w:r w:rsidRPr="00A057BC">
              <w:t>Период полувыведения в конечной фазе, t</w:t>
            </w:r>
            <w:r w:rsidRPr="00A057BC">
              <w:rPr>
                <w:vertAlign w:val="subscript"/>
              </w:rPr>
              <w:t>1/2</w:t>
            </w:r>
            <w:r w:rsidRPr="00A057BC">
              <w:t>, ч</w:t>
            </w:r>
          </w:p>
        </w:tc>
        <w:tc>
          <w:tcPr>
            <w:tcW w:w="3827" w:type="dxa"/>
            <w:vAlign w:val="center"/>
          </w:tcPr>
          <w:p w14:paraId="270AAF79" w14:textId="499A01F3" w:rsidR="008F6D1A" w:rsidRPr="00A057BC" w:rsidRDefault="008F6D1A" w:rsidP="00511051">
            <w:pPr>
              <w:spacing w:line="276" w:lineRule="auto"/>
              <w:jc w:val="center"/>
              <w:rPr>
                <w:color w:val="0D0D0D" w:themeColor="text1" w:themeTint="F2"/>
              </w:rPr>
            </w:pPr>
            <w:r w:rsidRPr="00A057BC">
              <w:t>9–14</w:t>
            </w:r>
          </w:p>
        </w:tc>
      </w:tr>
      <w:tr w:rsidR="008F6D1A" w:rsidRPr="00A057BC" w14:paraId="2C386BD8" w14:textId="77777777" w:rsidTr="00511051">
        <w:tc>
          <w:tcPr>
            <w:tcW w:w="5240" w:type="dxa"/>
            <w:vAlign w:val="center"/>
          </w:tcPr>
          <w:p w14:paraId="1E054022" w14:textId="3449B067" w:rsidR="008F6D1A" w:rsidRPr="00A057BC" w:rsidRDefault="008F6D1A" w:rsidP="004D10BF">
            <w:pPr>
              <w:spacing w:line="276" w:lineRule="auto"/>
              <w:jc w:val="both"/>
              <w:rPr>
                <w:color w:val="0D0D0D" w:themeColor="text1" w:themeTint="F2"/>
              </w:rPr>
            </w:pPr>
            <w:r w:rsidRPr="00A057BC">
              <w:t>Выведение с мочой в неизмененном виде, %¹</w:t>
            </w:r>
          </w:p>
        </w:tc>
        <w:tc>
          <w:tcPr>
            <w:tcW w:w="3827" w:type="dxa"/>
            <w:vAlign w:val="center"/>
          </w:tcPr>
          <w:p w14:paraId="4A7A0FA6" w14:textId="0A013331" w:rsidR="008F6D1A" w:rsidRPr="00A057BC" w:rsidRDefault="008F6D1A" w:rsidP="00511051">
            <w:pPr>
              <w:spacing w:line="276" w:lineRule="auto"/>
              <w:jc w:val="center"/>
              <w:rPr>
                <w:color w:val="0D0D0D" w:themeColor="text1" w:themeTint="F2"/>
              </w:rPr>
            </w:pPr>
            <w:r w:rsidRPr="00A057BC">
              <w:t>24</w:t>
            </w:r>
          </w:p>
        </w:tc>
      </w:tr>
      <w:tr w:rsidR="008F6D1A" w:rsidRPr="00A057BC" w14:paraId="65E2656C" w14:textId="77777777" w:rsidTr="00511051">
        <w:tc>
          <w:tcPr>
            <w:tcW w:w="5240" w:type="dxa"/>
            <w:vAlign w:val="center"/>
          </w:tcPr>
          <w:p w14:paraId="7BBD1114" w14:textId="6B15951F" w:rsidR="008F6D1A" w:rsidRPr="00A057BC" w:rsidRDefault="008F6D1A" w:rsidP="004D10BF">
            <w:pPr>
              <w:spacing w:line="276" w:lineRule="auto"/>
              <w:jc w:val="both"/>
              <w:rPr>
                <w:color w:val="0D0D0D" w:themeColor="text1" w:themeTint="F2"/>
              </w:rPr>
            </w:pPr>
            <w:r w:rsidRPr="00A057BC">
              <w:t>Выведение с калом в неизмененном виде, %¹</w:t>
            </w:r>
          </w:p>
        </w:tc>
        <w:tc>
          <w:tcPr>
            <w:tcW w:w="3827" w:type="dxa"/>
            <w:vAlign w:val="center"/>
          </w:tcPr>
          <w:p w14:paraId="1F452A99" w14:textId="3606BA8D" w:rsidR="008F6D1A" w:rsidRPr="00A057BC" w:rsidRDefault="008F6D1A" w:rsidP="00511051">
            <w:pPr>
              <w:spacing w:line="276" w:lineRule="auto"/>
              <w:jc w:val="center"/>
              <w:rPr>
                <w:color w:val="0D0D0D" w:themeColor="text1" w:themeTint="F2"/>
              </w:rPr>
            </w:pPr>
            <w:r w:rsidRPr="00A057BC">
              <w:t>38</w:t>
            </w:r>
          </w:p>
        </w:tc>
      </w:tr>
      <w:tr w:rsidR="008F6D1A" w:rsidRPr="00A057BC" w14:paraId="13D87B7B" w14:textId="77777777" w:rsidTr="00511051">
        <w:tc>
          <w:tcPr>
            <w:tcW w:w="5240" w:type="dxa"/>
            <w:vAlign w:val="center"/>
          </w:tcPr>
          <w:p w14:paraId="71B904DF" w14:textId="3B2F8977" w:rsidR="008F6D1A" w:rsidRPr="00A057BC" w:rsidRDefault="008F6D1A" w:rsidP="004D10BF">
            <w:pPr>
              <w:spacing w:line="276" w:lineRule="auto"/>
              <w:jc w:val="both"/>
              <w:rPr>
                <w:color w:val="0D0D0D" w:themeColor="text1" w:themeTint="F2"/>
              </w:rPr>
            </w:pPr>
            <w:r w:rsidRPr="00A057BC">
              <w:t>Выведение в виде метаболитов, %¹</w:t>
            </w:r>
          </w:p>
        </w:tc>
        <w:tc>
          <w:tcPr>
            <w:tcW w:w="3827" w:type="dxa"/>
            <w:vAlign w:val="center"/>
          </w:tcPr>
          <w:p w14:paraId="61FCDC71" w14:textId="29B976B2" w:rsidR="008F6D1A" w:rsidRPr="00A057BC" w:rsidRDefault="008F6D1A" w:rsidP="00511051">
            <w:pPr>
              <w:spacing w:line="276" w:lineRule="auto"/>
              <w:jc w:val="center"/>
              <w:rPr>
                <w:color w:val="0D0D0D" w:themeColor="text1" w:themeTint="F2"/>
              </w:rPr>
            </w:pPr>
            <w:r w:rsidRPr="00A057BC">
              <w:t>34</w:t>
            </w:r>
          </w:p>
        </w:tc>
      </w:tr>
      <w:tr w:rsidR="008F6D1A" w:rsidRPr="00A057BC" w14:paraId="1DA4120F" w14:textId="77777777" w:rsidTr="006D54C8">
        <w:tc>
          <w:tcPr>
            <w:tcW w:w="9067" w:type="dxa"/>
            <w:gridSpan w:val="2"/>
          </w:tcPr>
          <w:p w14:paraId="281B577F" w14:textId="7AEDC8B7" w:rsidR="008F6D1A" w:rsidRPr="00A057BC" w:rsidRDefault="008F6D1A" w:rsidP="004D10BF">
            <w:pPr>
              <w:spacing w:line="276" w:lineRule="auto"/>
              <w:jc w:val="both"/>
              <w:rPr>
                <w:color w:val="0D0D0D" w:themeColor="text1" w:themeTint="F2"/>
              </w:rPr>
            </w:pPr>
            <w:del w:id="611" w:author="Автор" w:date="2026-08-10T17:07:00Z">
              <w:r w:rsidRPr="00A057BC" w:rsidDel="00EE7F44">
                <w:delText>¹ На основании</w:delText>
              </w:r>
            </w:del>
            <w:ins w:id="612" w:author="Автор" w:date="2026-08-10T17:07:00Z">
              <w:r w:rsidR="00EE7F44" w:rsidRPr="00A057BC">
                <w:t xml:space="preserve">¹ </w:t>
              </w:r>
              <w:r w:rsidR="00EE7F44">
                <w:t>На основании</w:t>
              </w:r>
            </w:ins>
            <w:r w:rsidRPr="00A057BC">
              <w:t xml:space="preserve"> введения единичной дозы раствора [¹⁴C] </w:t>
            </w:r>
            <w:proofErr w:type="spellStart"/>
            <w:r w:rsidRPr="00A057BC">
              <w:t>упадацитиниба</w:t>
            </w:r>
            <w:proofErr w:type="spellEnd"/>
            <w:r w:rsidRPr="00A057BC">
              <w:t xml:space="preserve"> немедленного высвобождения в исследовании массового баланса</w:t>
            </w:r>
            <w:ins w:id="613" w:author="Автор" w:date="2026-08-10T17:07:00Z">
              <w:r w:rsidR="00EE7F44">
                <w:t>.</w:t>
              </w:r>
            </w:ins>
          </w:p>
        </w:tc>
      </w:tr>
    </w:tbl>
    <w:p w14:paraId="077BF335" w14:textId="77777777" w:rsidR="008F6D1A" w:rsidRPr="00A057BC" w:rsidRDefault="008F6D1A" w:rsidP="004D10BF">
      <w:pPr>
        <w:shd w:val="clear" w:color="auto" w:fill="FFFFFF"/>
        <w:spacing w:line="276" w:lineRule="auto"/>
        <w:jc w:val="both"/>
        <w:rPr>
          <w:color w:val="0D0D0D" w:themeColor="text1" w:themeTint="F2"/>
        </w:rPr>
      </w:pPr>
    </w:p>
    <w:p w14:paraId="2F80CA6C" w14:textId="51108B34" w:rsidR="005B2491" w:rsidRPr="00A057BC" w:rsidRDefault="008F6D1A" w:rsidP="004D10BF">
      <w:pPr>
        <w:shd w:val="clear" w:color="auto" w:fill="FFFFFF"/>
        <w:spacing w:line="276" w:lineRule="auto"/>
        <w:jc w:val="both"/>
        <w:rPr>
          <w:b/>
          <w:bCs/>
          <w:i/>
          <w:iCs/>
          <w:color w:val="0D0D0D" w:themeColor="text1" w:themeTint="F2"/>
        </w:rPr>
      </w:pPr>
      <w:r w:rsidRPr="00A057BC">
        <w:rPr>
          <w:b/>
          <w:bCs/>
          <w:i/>
          <w:iCs/>
          <w:color w:val="0D0D0D" w:themeColor="text1" w:themeTint="F2"/>
        </w:rPr>
        <w:t>Особые группы пациентов</w:t>
      </w:r>
    </w:p>
    <w:p w14:paraId="2280B61A" w14:textId="77777777" w:rsidR="007B6F75" w:rsidRPr="00A057BC" w:rsidRDefault="007B6F75" w:rsidP="004D10BF">
      <w:pPr>
        <w:shd w:val="clear" w:color="auto" w:fill="FFFFFF"/>
        <w:spacing w:line="276" w:lineRule="auto"/>
        <w:jc w:val="both"/>
        <w:rPr>
          <w:i/>
          <w:iCs/>
          <w:color w:val="0D0D0D" w:themeColor="text1" w:themeTint="F2"/>
        </w:rPr>
      </w:pPr>
      <w:r w:rsidRPr="00A057BC">
        <w:rPr>
          <w:i/>
          <w:iCs/>
          <w:color w:val="0D0D0D" w:themeColor="text1" w:themeTint="F2"/>
        </w:rPr>
        <w:t>Нарушение функции почек</w:t>
      </w:r>
    </w:p>
    <w:p w14:paraId="06876FBC" w14:textId="44210FF6" w:rsidR="00C075C2" w:rsidRPr="00A057BC" w:rsidRDefault="007B6F75" w:rsidP="004D10BF">
      <w:pPr>
        <w:shd w:val="clear" w:color="auto" w:fill="FFFFFF"/>
        <w:spacing w:line="276" w:lineRule="auto"/>
        <w:jc w:val="both"/>
        <w:rPr>
          <w:color w:val="0D0D0D" w:themeColor="text1" w:themeTint="F2"/>
        </w:rPr>
      </w:pPr>
      <w:r w:rsidRPr="00A057BC">
        <w:rPr>
          <w:color w:val="0D0D0D" w:themeColor="text1" w:themeTint="F2"/>
        </w:rPr>
        <w:lastRenderedPageBreak/>
        <w:t xml:space="preserve">Значение AUC </w:t>
      </w:r>
      <w:proofErr w:type="spellStart"/>
      <w:r w:rsidRPr="00A057BC">
        <w:rPr>
          <w:color w:val="0D0D0D" w:themeColor="text1" w:themeTint="F2"/>
        </w:rPr>
        <w:t>упадацитиниба</w:t>
      </w:r>
      <w:proofErr w:type="spellEnd"/>
      <w:r w:rsidRPr="00A057BC">
        <w:rPr>
          <w:color w:val="0D0D0D" w:themeColor="text1" w:themeTint="F2"/>
        </w:rPr>
        <w:t xml:space="preserve"> было на 18%, 33% и 44% выше у пациентов с нарушением функции почек легкой, средней и тяжелой степени соответственно по сравнению с таковым у пациентов с нормальной функцией почек.</w:t>
      </w:r>
    </w:p>
    <w:p w14:paraId="316867DC" w14:textId="059D6E33" w:rsidR="007B6F75" w:rsidRPr="00A057BC" w:rsidRDefault="007B6F75" w:rsidP="004D10BF">
      <w:pPr>
        <w:shd w:val="clear" w:color="auto" w:fill="FFFFFF"/>
        <w:spacing w:line="276" w:lineRule="auto"/>
        <w:jc w:val="both"/>
        <w:rPr>
          <w:i/>
          <w:iCs/>
          <w:color w:val="0D0D0D" w:themeColor="text1" w:themeTint="F2"/>
        </w:rPr>
      </w:pPr>
      <w:r w:rsidRPr="00A057BC">
        <w:rPr>
          <w:i/>
          <w:iCs/>
          <w:color w:val="0D0D0D" w:themeColor="text1" w:themeTint="F2"/>
        </w:rPr>
        <w:t>Нарушение функции печени</w:t>
      </w:r>
    </w:p>
    <w:p w14:paraId="0C3758B0" w14:textId="0D651E58" w:rsidR="007B6F75" w:rsidRPr="00A057BC" w:rsidRDefault="007B6F75" w:rsidP="004D10BF">
      <w:pPr>
        <w:shd w:val="clear" w:color="auto" w:fill="FFFFFF"/>
        <w:spacing w:line="276" w:lineRule="auto"/>
        <w:jc w:val="both"/>
        <w:rPr>
          <w:color w:val="0D0D0D" w:themeColor="text1" w:themeTint="F2"/>
        </w:rPr>
      </w:pPr>
      <w:r w:rsidRPr="00A057BC">
        <w:rPr>
          <w:color w:val="0D0D0D" w:themeColor="text1" w:themeTint="F2"/>
        </w:rPr>
        <w:t xml:space="preserve">Нарушение функции печени легкой степени тяжести (класс А по шкале Чайлд — Пью) и средней степени тяжести (класс В по шкале Чайлд — Пью) не оказывает клинически значимого влияния на концентрацию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Значение AUC </w:t>
      </w:r>
      <w:proofErr w:type="spellStart"/>
      <w:r w:rsidRPr="00A057BC">
        <w:rPr>
          <w:color w:val="0D0D0D" w:themeColor="text1" w:themeTint="F2"/>
        </w:rPr>
        <w:t>упадацитиниба</w:t>
      </w:r>
      <w:proofErr w:type="spellEnd"/>
      <w:r w:rsidRPr="00A057BC">
        <w:rPr>
          <w:color w:val="0D0D0D" w:themeColor="text1" w:themeTint="F2"/>
        </w:rPr>
        <w:t xml:space="preserve"> было на 28% и 24% выше у пациентов с нарушением функции печени легкой и средней степени тяжести соответственно по сравнению с пациентами с нормальной функцией печени. Значение C</w:t>
      </w:r>
      <w:r w:rsidRPr="00A057BC">
        <w:rPr>
          <w:color w:val="0D0D0D" w:themeColor="text1" w:themeTint="F2"/>
          <w:vertAlign w:val="subscript"/>
        </w:rPr>
        <w:t>max</w:t>
      </w:r>
      <w:r w:rsidRPr="00A057BC">
        <w:rPr>
          <w:color w:val="0D0D0D" w:themeColor="text1" w:themeTint="F2"/>
        </w:rPr>
        <w:t xml:space="preserve"> </w:t>
      </w:r>
      <w:proofErr w:type="spellStart"/>
      <w:r w:rsidRPr="00A057BC">
        <w:rPr>
          <w:color w:val="0D0D0D" w:themeColor="text1" w:themeTint="F2"/>
        </w:rPr>
        <w:t>упадацитиниба</w:t>
      </w:r>
      <w:proofErr w:type="spellEnd"/>
      <w:r w:rsidRPr="00A057BC">
        <w:rPr>
          <w:color w:val="0D0D0D" w:themeColor="text1" w:themeTint="F2"/>
        </w:rPr>
        <w:t xml:space="preserve"> оставалось неизменным у пациентов с нарушением функции печени легкой степени тяжести и увеличивалось на 43% у пациентов с нарушением функции печени средней степени тяжести по сравнению с пациентами с нормальной функцией печени. Влияние </w:t>
      </w:r>
      <w:proofErr w:type="spellStart"/>
      <w:r w:rsidRPr="00A057BC">
        <w:rPr>
          <w:color w:val="0D0D0D" w:themeColor="text1" w:themeTint="F2"/>
        </w:rPr>
        <w:t>упадацитиниба</w:t>
      </w:r>
      <w:proofErr w:type="spellEnd"/>
      <w:r w:rsidRPr="00A057BC">
        <w:rPr>
          <w:color w:val="0D0D0D" w:themeColor="text1" w:themeTint="F2"/>
        </w:rPr>
        <w:t xml:space="preserve"> у пациентов с тяжелым нарушением функции печени (класс С по шкале Чайлд — Пью) не изучалось.</w:t>
      </w:r>
    </w:p>
    <w:p w14:paraId="60F6DFE1" w14:textId="77777777" w:rsidR="007B6F75" w:rsidRPr="00A057BC" w:rsidRDefault="007B6F75" w:rsidP="004D10BF">
      <w:pPr>
        <w:shd w:val="clear" w:color="auto" w:fill="FFFFFF"/>
        <w:spacing w:line="276" w:lineRule="auto"/>
        <w:jc w:val="both"/>
        <w:rPr>
          <w:i/>
          <w:iCs/>
          <w:color w:val="0D0D0D" w:themeColor="text1" w:themeTint="F2"/>
        </w:rPr>
      </w:pPr>
      <w:r w:rsidRPr="00A057BC">
        <w:rPr>
          <w:i/>
          <w:iCs/>
          <w:color w:val="0D0D0D" w:themeColor="text1" w:themeTint="F2"/>
        </w:rPr>
        <w:t>Индивидуальные факторы</w:t>
      </w:r>
    </w:p>
    <w:p w14:paraId="45216759" w14:textId="5ACFA54D" w:rsidR="007B6F75" w:rsidRPr="00A057BC" w:rsidRDefault="007B6F75" w:rsidP="004D10BF">
      <w:pPr>
        <w:shd w:val="clear" w:color="auto" w:fill="FFFFFF"/>
        <w:spacing w:line="276" w:lineRule="auto"/>
        <w:jc w:val="both"/>
        <w:rPr>
          <w:color w:val="0D0D0D" w:themeColor="text1" w:themeTint="F2"/>
        </w:rPr>
      </w:pPr>
      <w:r w:rsidRPr="00A057BC">
        <w:rPr>
          <w:color w:val="0D0D0D" w:themeColor="text1" w:themeTint="F2"/>
        </w:rPr>
        <w:t xml:space="preserve">Масса тела, пол, раса, этническая принадлежность и возраст не оказывали клинически значимого влияния на концентрацию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Фармакокинетика </w:t>
      </w:r>
      <w:proofErr w:type="spellStart"/>
      <w:r w:rsidRPr="00A057BC">
        <w:rPr>
          <w:color w:val="0D0D0D" w:themeColor="text1" w:themeTint="F2"/>
        </w:rPr>
        <w:t>упадацитиниба</w:t>
      </w:r>
      <w:proofErr w:type="spellEnd"/>
      <w:r w:rsidRPr="00A057BC">
        <w:rPr>
          <w:color w:val="0D0D0D" w:themeColor="text1" w:themeTint="F2"/>
        </w:rPr>
        <w:t xml:space="preserve"> сопоставима у пациентов с ревматоидным артритом, псориатическим артритом, аксиальным спондилоартритом, атопическим дерматитом, язвенным колитом и болезнью Крона</w:t>
      </w:r>
      <w:r w:rsidR="001A6BB3" w:rsidRPr="00A057BC">
        <w:rPr>
          <w:color w:val="0D0D0D" w:themeColor="text1" w:themeTint="F2"/>
        </w:rPr>
        <w:t xml:space="preserve"> [1]</w:t>
      </w:r>
      <w:r w:rsidRPr="00A057BC">
        <w:rPr>
          <w:color w:val="0D0D0D" w:themeColor="text1" w:themeTint="F2"/>
        </w:rPr>
        <w:t>.</w:t>
      </w:r>
    </w:p>
    <w:p w14:paraId="12E7A599" w14:textId="57A75D7A" w:rsidR="007B6F75" w:rsidRPr="00A057BC" w:rsidRDefault="007B6F75" w:rsidP="004D10BF">
      <w:pPr>
        <w:shd w:val="clear" w:color="auto" w:fill="FFFFFF"/>
        <w:spacing w:line="276" w:lineRule="auto"/>
        <w:jc w:val="both"/>
        <w:rPr>
          <w:b/>
          <w:bCs/>
          <w:i/>
          <w:iCs/>
          <w:color w:val="0D0D0D" w:themeColor="text1" w:themeTint="F2"/>
        </w:rPr>
      </w:pPr>
      <w:r w:rsidRPr="00A057BC">
        <w:rPr>
          <w:b/>
          <w:bCs/>
          <w:i/>
          <w:iCs/>
          <w:color w:val="0D0D0D" w:themeColor="text1" w:themeTint="F2"/>
        </w:rPr>
        <w:t>Взаимодействие с другими лекарственными препаратами</w:t>
      </w:r>
    </w:p>
    <w:p w14:paraId="72B43264" w14:textId="77777777" w:rsidR="007B6F75" w:rsidRPr="00A057BC" w:rsidRDefault="007B6F75" w:rsidP="004D10BF">
      <w:pPr>
        <w:shd w:val="clear" w:color="auto" w:fill="FFFFFF"/>
        <w:spacing w:line="276" w:lineRule="auto"/>
        <w:jc w:val="both"/>
        <w:rPr>
          <w:i/>
          <w:iCs/>
          <w:color w:val="0D0D0D" w:themeColor="text1" w:themeTint="F2"/>
        </w:rPr>
      </w:pPr>
      <w:r w:rsidRPr="00A057BC">
        <w:rPr>
          <w:i/>
          <w:iCs/>
          <w:color w:val="0D0D0D" w:themeColor="text1" w:themeTint="F2"/>
        </w:rPr>
        <w:t xml:space="preserve">Потенциальное влияние других лекарственных препаратов на фармакокинетику </w:t>
      </w:r>
      <w:proofErr w:type="spellStart"/>
      <w:r w:rsidRPr="00A057BC">
        <w:rPr>
          <w:i/>
          <w:iCs/>
          <w:color w:val="0D0D0D" w:themeColor="text1" w:themeTint="F2"/>
        </w:rPr>
        <w:t>упадацитиниба</w:t>
      </w:r>
      <w:proofErr w:type="spellEnd"/>
      <w:r w:rsidRPr="00A057BC">
        <w:rPr>
          <w:i/>
          <w:iCs/>
          <w:color w:val="0D0D0D" w:themeColor="text1" w:themeTint="F2"/>
        </w:rPr>
        <w:t xml:space="preserve"> </w:t>
      </w:r>
    </w:p>
    <w:p w14:paraId="4B5ADA82" w14:textId="52DFC416" w:rsidR="007B6F75" w:rsidRPr="00A057BC" w:rsidRDefault="007B6F75" w:rsidP="004D10BF">
      <w:pPr>
        <w:shd w:val="clear" w:color="auto" w:fill="FFFFFF"/>
        <w:spacing w:line="276" w:lineRule="auto"/>
        <w:jc w:val="both"/>
        <w:rPr>
          <w:color w:val="0D0D0D" w:themeColor="text1" w:themeTint="F2"/>
        </w:rPr>
      </w:pPr>
      <w:r w:rsidRPr="00A057BC">
        <w:rPr>
          <w:color w:val="0D0D0D" w:themeColor="text1" w:themeTint="F2"/>
        </w:rPr>
        <w:t xml:space="preserve">Метаболизм </w:t>
      </w:r>
      <w:proofErr w:type="spellStart"/>
      <w:r w:rsidRPr="00A057BC">
        <w:rPr>
          <w:color w:val="0D0D0D" w:themeColor="text1" w:themeTint="F2"/>
        </w:rPr>
        <w:t>упадацитиниба</w:t>
      </w:r>
      <w:proofErr w:type="spellEnd"/>
      <w:r w:rsidRPr="00A057BC">
        <w:rPr>
          <w:color w:val="0D0D0D" w:themeColor="text1" w:themeTint="F2"/>
        </w:rPr>
        <w:t xml:space="preserve"> </w:t>
      </w:r>
      <w:r w:rsidRPr="00A057BC">
        <w:rPr>
          <w:i/>
          <w:iCs/>
          <w:color w:val="0D0D0D" w:themeColor="text1" w:themeTint="F2"/>
        </w:rPr>
        <w:t>in vitro</w:t>
      </w:r>
      <w:r w:rsidRPr="00A057BC">
        <w:rPr>
          <w:color w:val="0D0D0D" w:themeColor="text1" w:themeTint="F2"/>
        </w:rPr>
        <w:t xml:space="preserve"> опосредован цитохромом CYP3A4 при минимальном участии цитохрома CYP2D6. Влияние совместного применения с другими препаратами на концентрацию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представлено в Таблице 2</w:t>
      </w:r>
      <w:r w:rsidR="001A6BB3" w:rsidRPr="00A057BC">
        <w:rPr>
          <w:color w:val="0D0D0D" w:themeColor="text1" w:themeTint="F2"/>
        </w:rPr>
        <w:t xml:space="preserve"> [1]</w:t>
      </w:r>
      <w:r w:rsidRPr="00A057BC">
        <w:rPr>
          <w:color w:val="0D0D0D" w:themeColor="text1" w:themeTint="F2"/>
        </w:rPr>
        <w:t>.</w:t>
      </w:r>
    </w:p>
    <w:p w14:paraId="67C61A24" w14:textId="049E3D3E" w:rsidR="007B6F75" w:rsidRPr="00A057BC" w:rsidRDefault="007B6F75" w:rsidP="004D10BF">
      <w:pPr>
        <w:pStyle w:val="aff3"/>
        <w:keepNext/>
        <w:jc w:val="both"/>
      </w:pPr>
      <w:bookmarkStart w:id="614" w:name="_Toc236834391"/>
      <w:r w:rsidRPr="00A057BC">
        <w:t xml:space="preserve">Таблица </w:t>
      </w:r>
      <w:r w:rsidR="00000000">
        <w:fldChar w:fldCharType="begin"/>
      </w:r>
      <w:r w:rsidR="00000000">
        <w:instrText xml:space="preserve"> SEQ Таблица \* ARABIC </w:instrText>
      </w:r>
      <w:r w:rsidR="00000000">
        <w:fldChar w:fldCharType="separate"/>
      </w:r>
      <w:r w:rsidR="00D23E0D">
        <w:rPr>
          <w:noProof/>
        </w:rPr>
        <w:t>2</w:t>
      </w:r>
      <w:r w:rsidR="00000000">
        <w:rPr>
          <w:noProof/>
        </w:rPr>
        <w:fldChar w:fldCharType="end"/>
      </w:r>
      <w:r w:rsidRPr="00A057BC">
        <w:t xml:space="preserve">. Результаты исследования фармакокинетики </w:t>
      </w:r>
      <w:proofErr w:type="spellStart"/>
      <w:r w:rsidRPr="00A057BC">
        <w:t>упадацитиниба</w:t>
      </w:r>
      <w:proofErr w:type="spellEnd"/>
      <w:r w:rsidRPr="00A057BC">
        <w:t xml:space="preserve"> при совместном применении с другими лекарственными препаратами</w:t>
      </w:r>
      <w:bookmarkEnd w:id="614"/>
    </w:p>
    <w:tbl>
      <w:tblPr>
        <w:tblStyle w:val="af9"/>
        <w:tblW w:w="9351" w:type="dxa"/>
        <w:tblLayout w:type="fixed"/>
        <w:tblLook w:val="04A0" w:firstRow="1" w:lastRow="0" w:firstColumn="1" w:lastColumn="0" w:noHBand="0" w:noVBand="1"/>
      </w:tblPr>
      <w:tblGrid>
        <w:gridCol w:w="1271"/>
        <w:gridCol w:w="1418"/>
        <w:gridCol w:w="992"/>
        <w:gridCol w:w="709"/>
        <w:gridCol w:w="1134"/>
        <w:gridCol w:w="1417"/>
        <w:gridCol w:w="2410"/>
      </w:tblGrid>
      <w:tr w:rsidR="007B6F75" w:rsidRPr="00A057BC" w14:paraId="6A159CE9" w14:textId="77777777" w:rsidTr="007B6F75">
        <w:trPr>
          <w:trHeight w:val="1573"/>
        </w:trPr>
        <w:tc>
          <w:tcPr>
            <w:tcW w:w="1271" w:type="dxa"/>
            <w:vAlign w:val="center"/>
          </w:tcPr>
          <w:p w14:paraId="59CABD34" w14:textId="3F847272" w:rsidR="007B6F75" w:rsidRPr="00A057BC" w:rsidRDefault="007B6F75" w:rsidP="004D10BF">
            <w:pPr>
              <w:spacing w:line="276" w:lineRule="auto"/>
              <w:jc w:val="both"/>
              <w:rPr>
                <w:color w:val="0D0D0D" w:themeColor="text1" w:themeTint="F2"/>
                <w:sz w:val="20"/>
                <w:szCs w:val="20"/>
              </w:rPr>
            </w:pPr>
            <w:r w:rsidRPr="00A057BC">
              <w:rPr>
                <w:b/>
                <w:bCs/>
                <w:sz w:val="20"/>
                <w:szCs w:val="20"/>
              </w:rPr>
              <w:t>Совместно применяемый препарат</w:t>
            </w:r>
          </w:p>
        </w:tc>
        <w:tc>
          <w:tcPr>
            <w:tcW w:w="1418" w:type="dxa"/>
            <w:vAlign w:val="center"/>
          </w:tcPr>
          <w:p w14:paraId="51C948A2" w14:textId="572758E1" w:rsidR="007B6F75" w:rsidRPr="00A057BC" w:rsidRDefault="007B6F75" w:rsidP="004D10BF">
            <w:pPr>
              <w:spacing w:line="276" w:lineRule="auto"/>
              <w:jc w:val="both"/>
              <w:rPr>
                <w:color w:val="0D0D0D" w:themeColor="text1" w:themeTint="F2"/>
                <w:sz w:val="20"/>
                <w:szCs w:val="20"/>
              </w:rPr>
            </w:pPr>
            <w:r w:rsidRPr="00A057BC">
              <w:rPr>
                <w:b/>
                <w:bCs/>
                <w:sz w:val="20"/>
                <w:szCs w:val="20"/>
              </w:rPr>
              <w:t>Режим дозирования совместно применяемого препарата</w:t>
            </w:r>
          </w:p>
        </w:tc>
        <w:tc>
          <w:tcPr>
            <w:tcW w:w="992" w:type="dxa"/>
            <w:vAlign w:val="center"/>
          </w:tcPr>
          <w:p w14:paraId="31F45967" w14:textId="1B8984EF" w:rsidR="007B6F75" w:rsidRPr="00A057BC" w:rsidRDefault="007B6F75" w:rsidP="004D10BF">
            <w:pPr>
              <w:spacing w:line="276" w:lineRule="auto"/>
              <w:jc w:val="both"/>
              <w:rPr>
                <w:color w:val="0D0D0D" w:themeColor="text1" w:themeTint="F2"/>
                <w:sz w:val="20"/>
                <w:szCs w:val="20"/>
              </w:rPr>
            </w:pPr>
            <w:r w:rsidRPr="00A057BC">
              <w:rPr>
                <w:b/>
                <w:bCs/>
                <w:sz w:val="20"/>
                <w:szCs w:val="20"/>
              </w:rPr>
              <w:t xml:space="preserve">Режим дозирования </w:t>
            </w:r>
            <w:proofErr w:type="spellStart"/>
            <w:r w:rsidRPr="00A057BC">
              <w:rPr>
                <w:b/>
                <w:bCs/>
                <w:sz w:val="20"/>
                <w:szCs w:val="20"/>
              </w:rPr>
              <w:t>упадацитиниба</w:t>
            </w:r>
            <w:proofErr w:type="spellEnd"/>
          </w:p>
        </w:tc>
        <w:tc>
          <w:tcPr>
            <w:tcW w:w="709" w:type="dxa"/>
            <w:vAlign w:val="center"/>
          </w:tcPr>
          <w:p w14:paraId="06168323" w14:textId="05BD8C76" w:rsidR="007B6F75" w:rsidRPr="00A057BC" w:rsidRDefault="007B6F75" w:rsidP="004D10BF">
            <w:pPr>
              <w:spacing w:line="276" w:lineRule="auto"/>
              <w:jc w:val="both"/>
              <w:rPr>
                <w:color w:val="0D0D0D" w:themeColor="text1" w:themeTint="F2"/>
                <w:sz w:val="20"/>
                <w:szCs w:val="20"/>
              </w:rPr>
            </w:pPr>
            <w:r w:rsidRPr="00A057BC">
              <w:rPr>
                <w:b/>
                <w:bCs/>
                <w:sz w:val="20"/>
                <w:szCs w:val="20"/>
              </w:rPr>
              <w:t>N</w:t>
            </w:r>
          </w:p>
        </w:tc>
        <w:tc>
          <w:tcPr>
            <w:tcW w:w="1134" w:type="dxa"/>
            <w:vAlign w:val="center"/>
          </w:tcPr>
          <w:p w14:paraId="28B18A77" w14:textId="53C230DB" w:rsidR="007B6F75" w:rsidRPr="00A057BC" w:rsidRDefault="007B6F75" w:rsidP="004D10BF">
            <w:pPr>
              <w:spacing w:line="276" w:lineRule="auto"/>
              <w:jc w:val="both"/>
              <w:rPr>
                <w:color w:val="0D0D0D" w:themeColor="text1" w:themeTint="F2"/>
                <w:sz w:val="20"/>
                <w:szCs w:val="20"/>
              </w:rPr>
            </w:pPr>
            <w:r w:rsidRPr="00A057BC">
              <w:rPr>
                <w:b/>
                <w:bCs/>
                <w:sz w:val="20"/>
                <w:szCs w:val="20"/>
              </w:rPr>
              <w:t>Отношение C</w:t>
            </w:r>
            <w:r w:rsidRPr="00A057BC">
              <w:rPr>
                <w:b/>
                <w:bCs/>
                <w:sz w:val="20"/>
                <w:szCs w:val="20"/>
                <w:vertAlign w:val="subscript"/>
              </w:rPr>
              <w:t>max</w:t>
            </w:r>
            <w:r w:rsidRPr="00A057BC">
              <w:rPr>
                <w:b/>
                <w:bCs/>
                <w:sz w:val="20"/>
                <w:szCs w:val="20"/>
              </w:rPr>
              <w:t xml:space="preserve"> (90% ДИ)</w:t>
            </w:r>
          </w:p>
        </w:tc>
        <w:tc>
          <w:tcPr>
            <w:tcW w:w="1417" w:type="dxa"/>
            <w:vAlign w:val="center"/>
          </w:tcPr>
          <w:p w14:paraId="3E19CC46" w14:textId="5BD91EEB" w:rsidR="007B6F75" w:rsidRPr="00A057BC" w:rsidRDefault="007B6F75" w:rsidP="004D10BF">
            <w:pPr>
              <w:spacing w:line="276" w:lineRule="auto"/>
              <w:jc w:val="both"/>
              <w:rPr>
                <w:color w:val="0D0D0D" w:themeColor="text1" w:themeTint="F2"/>
                <w:sz w:val="20"/>
                <w:szCs w:val="20"/>
              </w:rPr>
            </w:pPr>
            <w:r w:rsidRPr="00A057BC">
              <w:rPr>
                <w:b/>
                <w:bCs/>
                <w:sz w:val="20"/>
                <w:szCs w:val="20"/>
              </w:rPr>
              <w:t>Отношение AUC (90% ДИ)</w:t>
            </w:r>
          </w:p>
        </w:tc>
        <w:tc>
          <w:tcPr>
            <w:tcW w:w="2410" w:type="dxa"/>
            <w:vAlign w:val="center"/>
          </w:tcPr>
          <w:p w14:paraId="7EBE797C" w14:textId="338403A6" w:rsidR="007B6F75" w:rsidRPr="00A057BC" w:rsidRDefault="007B6F75" w:rsidP="004D10BF">
            <w:pPr>
              <w:spacing w:line="276" w:lineRule="auto"/>
              <w:jc w:val="both"/>
              <w:rPr>
                <w:color w:val="0D0D0D" w:themeColor="text1" w:themeTint="F2"/>
                <w:sz w:val="20"/>
                <w:szCs w:val="20"/>
              </w:rPr>
            </w:pPr>
            <w:r w:rsidRPr="00A057BC">
              <w:rPr>
                <w:b/>
                <w:bCs/>
                <w:sz w:val="20"/>
                <w:szCs w:val="20"/>
              </w:rPr>
              <w:t>Клинический эффект</w:t>
            </w:r>
          </w:p>
        </w:tc>
      </w:tr>
      <w:tr w:rsidR="007B6F75" w:rsidRPr="00A057BC" w14:paraId="2822429A" w14:textId="77777777" w:rsidTr="007B6F75">
        <w:trPr>
          <w:trHeight w:val="733"/>
        </w:trPr>
        <w:tc>
          <w:tcPr>
            <w:tcW w:w="1271" w:type="dxa"/>
          </w:tcPr>
          <w:p w14:paraId="0EC6540E" w14:textId="6A8CCED2" w:rsidR="007B6F75" w:rsidRPr="00A057BC" w:rsidRDefault="007B6F75" w:rsidP="004D10BF">
            <w:pPr>
              <w:spacing w:line="276" w:lineRule="auto"/>
              <w:jc w:val="both"/>
              <w:rPr>
                <w:color w:val="0D0D0D" w:themeColor="text1" w:themeTint="F2"/>
                <w:sz w:val="20"/>
                <w:szCs w:val="20"/>
              </w:rPr>
            </w:pPr>
            <w:r w:rsidRPr="00A057BC">
              <w:rPr>
                <w:sz w:val="20"/>
                <w:szCs w:val="20"/>
              </w:rPr>
              <w:t>Кетоконазол</w:t>
            </w:r>
          </w:p>
        </w:tc>
        <w:tc>
          <w:tcPr>
            <w:tcW w:w="1418" w:type="dxa"/>
          </w:tcPr>
          <w:p w14:paraId="699344B9" w14:textId="36E72E20" w:rsidR="007B6F75" w:rsidRPr="00A057BC" w:rsidRDefault="007B6F75" w:rsidP="004D10BF">
            <w:pPr>
              <w:spacing w:line="276" w:lineRule="auto"/>
              <w:jc w:val="both"/>
              <w:rPr>
                <w:color w:val="0D0D0D" w:themeColor="text1" w:themeTint="F2"/>
                <w:sz w:val="20"/>
                <w:szCs w:val="20"/>
              </w:rPr>
            </w:pPr>
            <w:r w:rsidRPr="00A057BC">
              <w:rPr>
                <w:sz w:val="20"/>
                <w:szCs w:val="20"/>
              </w:rPr>
              <w:t>400 мг 1 раз/сут × 6 дней</w:t>
            </w:r>
          </w:p>
        </w:tc>
        <w:tc>
          <w:tcPr>
            <w:tcW w:w="992" w:type="dxa"/>
          </w:tcPr>
          <w:p w14:paraId="51C04A6B" w14:textId="5DE14150" w:rsidR="007B6F75" w:rsidRPr="00A057BC" w:rsidRDefault="007B6F75" w:rsidP="004D10BF">
            <w:pPr>
              <w:spacing w:line="276" w:lineRule="auto"/>
              <w:jc w:val="both"/>
              <w:rPr>
                <w:color w:val="0D0D0D" w:themeColor="text1" w:themeTint="F2"/>
                <w:sz w:val="20"/>
                <w:szCs w:val="20"/>
              </w:rPr>
            </w:pPr>
            <w:r w:rsidRPr="00A057BC">
              <w:rPr>
                <w:sz w:val="20"/>
                <w:szCs w:val="20"/>
              </w:rPr>
              <w:t>3 мг однократно¹</w:t>
            </w:r>
          </w:p>
        </w:tc>
        <w:tc>
          <w:tcPr>
            <w:tcW w:w="709" w:type="dxa"/>
          </w:tcPr>
          <w:p w14:paraId="58F3C336" w14:textId="2593830A" w:rsidR="007B6F75" w:rsidRPr="00A057BC" w:rsidRDefault="007B6F75" w:rsidP="004D10BF">
            <w:pPr>
              <w:spacing w:line="276" w:lineRule="auto"/>
              <w:jc w:val="both"/>
              <w:rPr>
                <w:color w:val="0D0D0D" w:themeColor="text1" w:themeTint="F2"/>
                <w:sz w:val="20"/>
                <w:szCs w:val="20"/>
              </w:rPr>
            </w:pPr>
            <w:r w:rsidRPr="00A057BC">
              <w:rPr>
                <w:sz w:val="20"/>
                <w:szCs w:val="20"/>
              </w:rPr>
              <w:t>11</w:t>
            </w:r>
          </w:p>
        </w:tc>
        <w:tc>
          <w:tcPr>
            <w:tcW w:w="1134" w:type="dxa"/>
          </w:tcPr>
          <w:p w14:paraId="1A94CE61" w14:textId="2716DC78" w:rsidR="007B6F75" w:rsidRPr="00A057BC" w:rsidRDefault="007B6F75" w:rsidP="004D10BF">
            <w:pPr>
              <w:spacing w:line="276" w:lineRule="auto"/>
              <w:jc w:val="both"/>
              <w:rPr>
                <w:color w:val="0D0D0D" w:themeColor="text1" w:themeTint="F2"/>
                <w:sz w:val="20"/>
                <w:szCs w:val="20"/>
              </w:rPr>
            </w:pPr>
            <w:r w:rsidRPr="00A057BC">
              <w:rPr>
                <w:sz w:val="20"/>
                <w:szCs w:val="20"/>
              </w:rPr>
              <w:t>1,70 (1,55–1,89)</w:t>
            </w:r>
          </w:p>
        </w:tc>
        <w:tc>
          <w:tcPr>
            <w:tcW w:w="1417" w:type="dxa"/>
          </w:tcPr>
          <w:p w14:paraId="59BE17F5" w14:textId="3314A629" w:rsidR="007B6F75" w:rsidRPr="00A057BC" w:rsidRDefault="007B6F75" w:rsidP="004D10BF">
            <w:pPr>
              <w:spacing w:line="276" w:lineRule="auto"/>
              <w:jc w:val="both"/>
              <w:rPr>
                <w:color w:val="0D0D0D" w:themeColor="text1" w:themeTint="F2"/>
                <w:sz w:val="20"/>
                <w:szCs w:val="20"/>
              </w:rPr>
            </w:pPr>
            <w:r w:rsidRPr="00A057BC">
              <w:rPr>
                <w:sz w:val="20"/>
                <w:szCs w:val="20"/>
              </w:rPr>
              <w:t>1,75 (1,62–1,88)</w:t>
            </w:r>
          </w:p>
        </w:tc>
        <w:tc>
          <w:tcPr>
            <w:tcW w:w="2410" w:type="dxa"/>
          </w:tcPr>
          <w:p w14:paraId="6CA9FF19" w14:textId="00599C42" w:rsidR="007B6F75" w:rsidRPr="00A057BC" w:rsidRDefault="007B6F75" w:rsidP="004D10BF">
            <w:pPr>
              <w:spacing w:line="276" w:lineRule="auto"/>
              <w:jc w:val="both"/>
              <w:rPr>
                <w:color w:val="0D0D0D" w:themeColor="text1" w:themeTint="F2"/>
                <w:sz w:val="20"/>
                <w:szCs w:val="20"/>
              </w:rPr>
            </w:pPr>
            <w:r w:rsidRPr="00A057BC">
              <w:rPr>
                <w:sz w:val="20"/>
                <w:szCs w:val="20"/>
              </w:rPr>
              <w:t xml:space="preserve">Рекомендуемая суточная доза препарата РАНВЭК при ревматоидном артрите, псориатическом артрите, аксиальном спондилоартрите и атопическом дерматите — 15 мг. При длительном лечении следует применять с осторожностью. При язвенном колите и болезни Крона индукционная доза — 30 </w:t>
            </w:r>
            <w:r w:rsidRPr="00A057BC">
              <w:rPr>
                <w:sz w:val="20"/>
                <w:szCs w:val="20"/>
              </w:rPr>
              <w:lastRenderedPageBreak/>
              <w:t>мг, поддерживающая — 15 мг в сочетании с мощными ингибиторами CYP3A4.</w:t>
            </w:r>
          </w:p>
        </w:tc>
      </w:tr>
      <w:tr w:rsidR="007B6F75" w:rsidRPr="00A057BC" w14:paraId="299BD22C" w14:textId="77777777" w:rsidTr="007B6F75">
        <w:trPr>
          <w:trHeight w:val="143"/>
        </w:trPr>
        <w:tc>
          <w:tcPr>
            <w:tcW w:w="1271" w:type="dxa"/>
          </w:tcPr>
          <w:p w14:paraId="7D357F71" w14:textId="74A1CFD2" w:rsidR="007B6F75" w:rsidRPr="00A057BC" w:rsidRDefault="007B6F75" w:rsidP="004D10BF">
            <w:pPr>
              <w:spacing w:line="276" w:lineRule="auto"/>
              <w:jc w:val="both"/>
              <w:rPr>
                <w:color w:val="0D0D0D" w:themeColor="text1" w:themeTint="F2"/>
                <w:sz w:val="20"/>
                <w:szCs w:val="20"/>
              </w:rPr>
            </w:pPr>
            <w:r w:rsidRPr="00A057BC">
              <w:rPr>
                <w:sz w:val="20"/>
                <w:szCs w:val="20"/>
              </w:rPr>
              <w:lastRenderedPageBreak/>
              <w:t>Рифампицин</w:t>
            </w:r>
          </w:p>
        </w:tc>
        <w:tc>
          <w:tcPr>
            <w:tcW w:w="1418" w:type="dxa"/>
          </w:tcPr>
          <w:p w14:paraId="0866FACE" w14:textId="7EAEB0F5" w:rsidR="007B6F75" w:rsidRPr="00A057BC" w:rsidRDefault="007B6F75" w:rsidP="004D10BF">
            <w:pPr>
              <w:spacing w:line="276" w:lineRule="auto"/>
              <w:jc w:val="both"/>
              <w:rPr>
                <w:color w:val="0D0D0D" w:themeColor="text1" w:themeTint="F2"/>
                <w:sz w:val="20"/>
                <w:szCs w:val="20"/>
              </w:rPr>
            </w:pPr>
            <w:r w:rsidRPr="00A057BC">
              <w:rPr>
                <w:sz w:val="20"/>
                <w:szCs w:val="20"/>
              </w:rPr>
              <w:t>600 мг 1 раз/сут × 9 дней</w:t>
            </w:r>
          </w:p>
        </w:tc>
        <w:tc>
          <w:tcPr>
            <w:tcW w:w="992" w:type="dxa"/>
          </w:tcPr>
          <w:p w14:paraId="71B061C3" w14:textId="0EC7A902" w:rsidR="007B6F75" w:rsidRPr="00A057BC" w:rsidRDefault="007B6F75" w:rsidP="004D10BF">
            <w:pPr>
              <w:spacing w:line="276" w:lineRule="auto"/>
              <w:jc w:val="both"/>
              <w:rPr>
                <w:color w:val="0D0D0D" w:themeColor="text1" w:themeTint="F2"/>
                <w:sz w:val="20"/>
                <w:szCs w:val="20"/>
              </w:rPr>
            </w:pPr>
            <w:r w:rsidRPr="00A057BC">
              <w:rPr>
                <w:sz w:val="20"/>
                <w:szCs w:val="20"/>
              </w:rPr>
              <w:t>12 мг однократно¹</w:t>
            </w:r>
          </w:p>
        </w:tc>
        <w:tc>
          <w:tcPr>
            <w:tcW w:w="709" w:type="dxa"/>
          </w:tcPr>
          <w:p w14:paraId="16A36722" w14:textId="1CAB6AE6" w:rsidR="007B6F75" w:rsidRPr="00A057BC" w:rsidRDefault="007B6F75" w:rsidP="004D10BF">
            <w:pPr>
              <w:spacing w:line="276" w:lineRule="auto"/>
              <w:jc w:val="both"/>
              <w:rPr>
                <w:color w:val="0D0D0D" w:themeColor="text1" w:themeTint="F2"/>
                <w:sz w:val="20"/>
                <w:szCs w:val="20"/>
              </w:rPr>
            </w:pPr>
            <w:r w:rsidRPr="00A057BC">
              <w:rPr>
                <w:sz w:val="20"/>
                <w:szCs w:val="20"/>
              </w:rPr>
              <w:t>12</w:t>
            </w:r>
          </w:p>
        </w:tc>
        <w:tc>
          <w:tcPr>
            <w:tcW w:w="1134" w:type="dxa"/>
          </w:tcPr>
          <w:p w14:paraId="15B84F68" w14:textId="7730C3BB" w:rsidR="007B6F75" w:rsidRPr="00A057BC" w:rsidRDefault="007B6F75" w:rsidP="004D10BF">
            <w:pPr>
              <w:spacing w:line="276" w:lineRule="auto"/>
              <w:jc w:val="both"/>
              <w:rPr>
                <w:color w:val="0D0D0D" w:themeColor="text1" w:themeTint="F2"/>
                <w:sz w:val="20"/>
                <w:szCs w:val="20"/>
              </w:rPr>
            </w:pPr>
            <w:r w:rsidRPr="00A057BC">
              <w:rPr>
                <w:sz w:val="20"/>
                <w:szCs w:val="20"/>
              </w:rPr>
              <w:t>0,49 (0,44–0,55)</w:t>
            </w:r>
          </w:p>
        </w:tc>
        <w:tc>
          <w:tcPr>
            <w:tcW w:w="1417" w:type="dxa"/>
          </w:tcPr>
          <w:p w14:paraId="5ACB0A44" w14:textId="24D1D665" w:rsidR="007B6F75" w:rsidRPr="00A057BC" w:rsidRDefault="007B6F75" w:rsidP="004D10BF">
            <w:pPr>
              <w:spacing w:line="276" w:lineRule="auto"/>
              <w:jc w:val="both"/>
              <w:rPr>
                <w:color w:val="0D0D0D" w:themeColor="text1" w:themeTint="F2"/>
                <w:sz w:val="20"/>
                <w:szCs w:val="20"/>
              </w:rPr>
            </w:pPr>
            <w:r w:rsidRPr="00A057BC">
              <w:rPr>
                <w:sz w:val="20"/>
                <w:szCs w:val="20"/>
              </w:rPr>
              <w:t>0,39 (0,37–0,42)</w:t>
            </w:r>
          </w:p>
        </w:tc>
        <w:tc>
          <w:tcPr>
            <w:tcW w:w="2410" w:type="dxa"/>
          </w:tcPr>
          <w:p w14:paraId="3A55C977" w14:textId="211AA51A" w:rsidR="007B6F75" w:rsidRPr="00A057BC" w:rsidRDefault="007B6F75" w:rsidP="004D10BF">
            <w:pPr>
              <w:spacing w:line="276" w:lineRule="auto"/>
              <w:jc w:val="both"/>
              <w:rPr>
                <w:color w:val="0D0D0D" w:themeColor="text1" w:themeTint="F2"/>
                <w:sz w:val="20"/>
                <w:szCs w:val="20"/>
              </w:rPr>
            </w:pPr>
            <w:r w:rsidRPr="00A057BC">
              <w:rPr>
                <w:sz w:val="20"/>
                <w:szCs w:val="20"/>
              </w:rPr>
              <w:t xml:space="preserve">Может снизить эффективность </w:t>
            </w:r>
            <w:proofErr w:type="spellStart"/>
            <w:r w:rsidRPr="00A057BC">
              <w:rPr>
                <w:sz w:val="20"/>
                <w:szCs w:val="20"/>
              </w:rPr>
              <w:t>упадацитиниба</w:t>
            </w:r>
            <w:proofErr w:type="spellEnd"/>
            <w:r w:rsidRPr="00A057BC">
              <w:rPr>
                <w:sz w:val="20"/>
                <w:szCs w:val="20"/>
              </w:rPr>
              <w:t>.</w:t>
            </w:r>
          </w:p>
        </w:tc>
      </w:tr>
    </w:tbl>
    <w:p w14:paraId="0E038CEF" w14:textId="6AD799D6" w:rsidR="00DC4C3D" w:rsidRPr="00A057BC" w:rsidRDefault="00DC4C3D" w:rsidP="004D10BF">
      <w:pPr>
        <w:shd w:val="clear" w:color="auto" w:fill="FFFFFF"/>
        <w:spacing w:line="276" w:lineRule="auto"/>
        <w:jc w:val="both"/>
        <w:rPr>
          <w:color w:val="0D0D0D" w:themeColor="text1" w:themeTint="F2"/>
        </w:rPr>
      </w:pPr>
      <w:r w:rsidRPr="00A057BC">
        <w:rPr>
          <w:color w:val="0D0D0D" w:themeColor="text1" w:themeTint="F2"/>
        </w:rPr>
        <w:t>¹ Упадацитиниб применялся в лекарственной форме с немедленным высвобождением.</w:t>
      </w:r>
    </w:p>
    <w:p w14:paraId="567CD7AD" w14:textId="39425909" w:rsidR="007B6F75" w:rsidRPr="00A057BC" w:rsidRDefault="00DC4C3D" w:rsidP="004D10BF">
      <w:pPr>
        <w:shd w:val="clear" w:color="auto" w:fill="FFFFFF"/>
        <w:spacing w:line="276" w:lineRule="auto"/>
        <w:jc w:val="both"/>
        <w:rPr>
          <w:color w:val="0D0D0D" w:themeColor="text1" w:themeTint="F2"/>
        </w:rPr>
      </w:pPr>
      <w:r w:rsidRPr="00A057BC">
        <w:rPr>
          <w:i/>
          <w:iCs/>
          <w:color w:val="0D0D0D" w:themeColor="text1" w:themeTint="F2"/>
        </w:rPr>
        <w:t>Примечание: приведены отношения значений C</w:t>
      </w:r>
      <w:r w:rsidRPr="00A057BC">
        <w:rPr>
          <w:i/>
          <w:iCs/>
          <w:color w:val="0D0D0D" w:themeColor="text1" w:themeTint="F2"/>
          <w:vertAlign w:val="subscript"/>
        </w:rPr>
        <w:t>max</w:t>
      </w:r>
      <w:r w:rsidRPr="00A057BC">
        <w:rPr>
          <w:i/>
          <w:iCs/>
          <w:color w:val="0D0D0D" w:themeColor="text1" w:themeTint="F2"/>
        </w:rPr>
        <w:t xml:space="preserve"> и AUC при совместном применении </w:t>
      </w:r>
      <w:proofErr w:type="spellStart"/>
      <w:r w:rsidRPr="00A057BC">
        <w:rPr>
          <w:i/>
          <w:iCs/>
          <w:color w:val="0D0D0D" w:themeColor="text1" w:themeTint="F2"/>
        </w:rPr>
        <w:t>упадацитиниба</w:t>
      </w:r>
      <w:proofErr w:type="spellEnd"/>
      <w:r w:rsidRPr="00A057BC">
        <w:rPr>
          <w:i/>
          <w:iCs/>
          <w:color w:val="0D0D0D" w:themeColor="text1" w:themeTint="F2"/>
        </w:rPr>
        <w:t xml:space="preserve"> с указанным препаратом по сравнению с применением </w:t>
      </w:r>
      <w:proofErr w:type="spellStart"/>
      <w:r w:rsidRPr="00A057BC">
        <w:rPr>
          <w:i/>
          <w:iCs/>
          <w:color w:val="0D0D0D" w:themeColor="text1" w:themeTint="F2"/>
        </w:rPr>
        <w:t>упадацитиниба</w:t>
      </w:r>
      <w:proofErr w:type="spellEnd"/>
      <w:r w:rsidRPr="00A057BC">
        <w:rPr>
          <w:i/>
          <w:iCs/>
          <w:color w:val="0D0D0D" w:themeColor="text1" w:themeTint="F2"/>
        </w:rPr>
        <w:t xml:space="preserve"> без сопутствующей терапии</w:t>
      </w:r>
      <w:r w:rsidRPr="00A057BC">
        <w:rPr>
          <w:color w:val="0D0D0D" w:themeColor="text1" w:themeTint="F2"/>
        </w:rPr>
        <w:t>.</w:t>
      </w:r>
    </w:p>
    <w:p w14:paraId="725613FE" w14:textId="27FDFFA0" w:rsidR="00DC4C3D" w:rsidRPr="00A057BC" w:rsidRDefault="00DC4C3D" w:rsidP="004D10BF">
      <w:pPr>
        <w:shd w:val="clear" w:color="auto" w:fill="FFFFFF"/>
        <w:spacing w:line="276" w:lineRule="auto"/>
        <w:jc w:val="both"/>
        <w:rPr>
          <w:color w:val="0D0D0D" w:themeColor="text1" w:themeTint="F2"/>
        </w:rPr>
      </w:pPr>
      <w:r w:rsidRPr="00A057BC">
        <w:rPr>
          <w:color w:val="0D0D0D" w:themeColor="text1" w:themeTint="F2"/>
        </w:rPr>
        <w:t xml:space="preserve">Метотрексат, ингибиторы полипептида, транспортирующего органические анионы (OATP) 1B, и лекарственные препараты, изменяющие pH (например, антациды или ингибиторы протонной помпы), не оказывают влияния на содержание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Метаболический фенотип, связанный с активностью CYP2D6, не оказывает влияния на фармакокинетику </w:t>
      </w:r>
      <w:proofErr w:type="spellStart"/>
      <w:r w:rsidRPr="00A057BC">
        <w:rPr>
          <w:color w:val="0D0D0D" w:themeColor="text1" w:themeTint="F2"/>
        </w:rPr>
        <w:t>упадацитиниба</w:t>
      </w:r>
      <w:proofErr w:type="spellEnd"/>
      <w:r w:rsidRPr="00A057BC">
        <w:rPr>
          <w:color w:val="0D0D0D" w:themeColor="text1" w:themeTint="F2"/>
        </w:rPr>
        <w:t xml:space="preserve">, что означает, что ингибиторы CYP2D6 не оказывают клинически значимого влияния на концентрацию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w:t>
      </w:r>
    </w:p>
    <w:p w14:paraId="6213425E" w14:textId="23822672" w:rsidR="00DC4C3D" w:rsidRPr="00A057BC" w:rsidRDefault="00DC4C3D" w:rsidP="004D10BF">
      <w:pPr>
        <w:shd w:val="clear" w:color="auto" w:fill="FFFFFF"/>
        <w:spacing w:line="276" w:lineRule="auto"/>
        <w:jc w:val="both"/>
        <w:rPr>
          <w:i/>
          <w:iCs/>
          <w:color w:val="0D0D0D" w:themeColor="text1" w:themeTint="F2"/>
        </w:rPr>
      </w:pPr>
      <w:r w:rsidRPr="00A057BC">
        <w:rPr>
          <w:i/>
          <w:iCs/>
          <w:color w:val="0D0D0D" w:themeColor="text1" w:themeTint="F2"/>
        </w:rPr>
        <w:t xml:space="preserve">Потенциальное влияние </w:t>
      </w:r>
      <w:proofErr w:type="spellStart"/>
      <w:r w:rsidRPr="00A057BC">
        <w:rPr>
          <w:i/>
          <w:iCs/>
          <w:color w:val="0D0D0D" w:themeColor="text1" w:themeTint="F2"/>
        </w:rPr>
        <w:t>упадацитиниба</w:t>
      </w:r>
      <w:proofErr w:type="spellEnd"/>
      <w:r w:rsidRPr="00A057BC">
        <w:rPr>
          <w:i/>
          <w:iCs/>
          <w:color w:val="0D0D0D" w:themeColor="text1" w:themeTint="F2"/>
        </w:rPr>
        <w:t xml:space="preserve"> на фармакокинетику других лекарственных</w:t>
      </w:r>
      <w:r w:rsidR="00032271" w:rsidRPr="00A057BC">
        <w:rPr>
          <w:i/>
          <w:iCs/>
          <w:color w:val="0D0D0D" w:themeColor="text1" w:themeTint="F2"/>
        </w:rPr>
        <w:t xml:space="preserve"> п</w:t>
      </w:r>
      <w:r w:rsidRPr="00A057BC">
        <w:rPr>
          <w:i/>
          <w:iCs/>
          <w:color w:val="0D0D0D" w:themeColor="text1" w:themeTint="F2"/>
        </w:rPr>
        <w:t>репаратов</w:t>
      </w:r>
    </w:p>
    <w:p w14:paraId="026AAF63" w14:textId="35108BFC" w:rsidR="00DC4C3D" w:rsidRPr="00A057BC" w:rsidRDefault="00032271" w:rsidP="004D10BF">
      <w:pPr>
        <w:shd w:val="clear" w:color="auto" w:fill="FFFFFF"/>
        <w:spacing w:line="276" w:lineRule="auto"/>
        <w:jc w:val="both"/>
        <w:rPr>
          <w:color w:val="0D0D0D" w:themeColor="text1" w:themeTint="F2"/>
        </w:rPr>
      </w:pPr>
      <w:r w:rsidRPr="00A057BC">
        <w:rPr>
          <w:color w:val="0D0D0D" w:themeColor="text1" w:themeTint="F2"/>
        </w:rPr>
        <w:t xml:space="preserve">Влияние </w:t>
      </w:r>
      <w:proofErr w:type="spellStart"/>
      <w:r w:rsidRPr="00A057BC">
        <w:rPr>
          <w:color w:val="0D0D0D" w:themeColor="text1" w:themeTint="F2"/>
        </w:rPr>
        <w:t>упадацитиниба</w:t>
      </w:r>
      <w:proofErr w:type="spellEnd"/>
      <w:r w:rsidRPr="00A057BC">
        <w:rPr>
          <w:color w:val="0D0D0D" w:themeColor="text1" w:themeTint="F2"/>
        </w:rPr>
        <w:t xml:space="preserve"> на концентрации других лекарственных препаратов в плазме крови приведено в Таблице 3</w:t>
      </w:r>
      <w:r w:rsidR="001A6BB3" w:rsidRPr="00A057BC">
        <w:rPr>
          <w:color w:val="0D0D0D" w:themeColor="text1" w:themeTint="F2"/>
        </w:rPr>
        <w:t xml:space="preserve"> [1]</w:t>
      </w:r>
      <w:r w:rsidRPr="00A057BC">
        <w:rPr>
          <w:color w:val="0D0D0D" w:themeColor="text1" w:themeTint="F2"/>
        </w:rPr>
        <w:t>.</w:t>
      </w:r>
    </w:p>
    <w:p w14:paraId="72A722D9" w14:textId="77777777" w:rsidR="00032271" w:rsidRPr="00A057BC" w:rsidRDefault="00032271" w:rsidP="004D10BF">
      <w:pPr>
        <w:shd w:val="clear" w:color="auto" w:fill="FFFFFF"/>
        <w:spacing w:line="276" w:lineRule="auto"/>
        <w:jc w:val="both"/>
        <w:rPr>
          <w:color w:val="0D0D0D" w:themeColor="text1" w:themeTint="F2"/>
        </w:rPr>
      </w:pPr>
    </w:p>
    <w:p w14:paraId="208F4C90" w14:textId="7285B89C" w:rsidR="00032271" w:rsidRPr="00A057BC" w:rsidRDefault="00032271" w:rsidP="004D10BF">
      <w:pPr>
        <w:pStyle w:val="aff3"/>
        <w:keepNext/>
        <w:jc w:val="both"/>
      </w:pPr>
      <w:bookmarkStart w:id="615" w:name="_Toc236834392"/>
      <w:r w:rsidRPr="00A057BC">
        <w:t xml:space="preserve">Таблица </w:t>
      </w:r>
      <w:r w:rsidR="00000000">
        <w:fldChar w:fldCharType="begin"/>
      </w:r>
      <w:r w:rsidR="00000000">
        <w:instrText xml:space="preserve"> SEQ Таблица \* ARABIC </w:instrText>
      </w:r>
      <w:r w:rsidR="00000000">
        <w:fldChar w:fldCharType="separate"/>
      </w:r>
      <w:r w:rsidR="00D23E0D">
        <w:rPr>
          <w:noProof/>
        </w:rPr>
        <w:t>3</w:t>
      </w:r>
      <w:r w:rsidR="00000000">
        <w:rPr>
          <w:noProof/>
        </w:rPr>
        <w:fldChar w:fldCharType="end"/>
      </w:r>
      <w:r w:rsidRPr="00A057BC">
        <w:t xml:space="preserve">. Изменение фармакокинетики совместно применяемых лекарственных препаратов в присутствии </w:t>
      </w:r>
      <w:proofErr w:type="spellStart"/>
      <w:r w:rsidRPr="00A057BC">
        <w:t>упадацитиниба</w:t>
      </w:r>
      <w:bookmarkEnd w:id="615"/>
      <w:proofErr w:type="spellEnd"/>
    </w:p>
    <w:tbl>
      <w:tblPr>
        <w:tblStyle w:val="af9"/>
        <w:tblW w:w="9345" w:type="dxa"/>
        <w:tblLayout w:type="fixed"/>
        <w:tblLook w:val="04A0" w:firstRow="1" w:lastRow="0" w:firstColumn="1" w:lastColumn="0" w:noHBand="0" w:noVBand="1"/>
      </w:tblPr>
      <w:tblGrid>
        <w:gridCol w:w="1413"/>
        <w:gridCol w:w="1417"/>
        <w:gridCol w:w="1560"/>
        <w:gridCol w:w="739"/>
        <w:gridCol w:w="1224"/>
        <w:gridCol w:w="1582"/>
        <w:gridCol w:w="1410"/>
      </w:tblGrid>
      <w:tr w:rsidR="00032271" w:rsidRPr="00A057BC" w14:paraId="77526436" w14:textId="77777777" w:rsidTr="00032271">
        <w:tc>
          <w:tcPr>
            <w:tcW w:w="1413" w:type="dxa"/>
            <w:vAlign w:val="center"/>
          </w:tcPr>
          <w:p w14:paraId="0DF72D7D" w14:textId="1056331C" w:rsidR="00032271" w:rsidRPr="00A057BC" w:rsidRDefault="00032271" w:rsidP="004D10BF">
            <w:pPr>
              <w:spacing w:line="276" w:lineRule="auto"/>
              <w:jc w:val="both"/>
              <w:rPr>
                <w:color w:val="0D0D0D" w:themeColor="text1" w:themeTint="F2"/>
                <w:sz w:val="20"/>
                <w:szCs w:val="20"/>
              </w:rPr>
            </w:pPr>
            <w:r w:rsidRPr="00A057BC">
              <w:rPr>
                <w:b/>
                <w:bCs/>
                <w:sz w:val="20"/>
                <w:szCs w:val="20"/>
              </w:rPr>
              <w:t>Совместно применяемый препарат</w:t>
            </w:r>
          </w:p>
        </w:tc>
        <w:tc>
          <w:tcPr>
            <w:tcW w:w="1417" w:type="dxa"/>
            <w:vAlign w:val="center"/>
          </w:tcPr>
          <w:p w14:paraId="5E98D5AC" w14:textId="55F3733E" w:rsidR="00032271" w:rsidRPr="00A057BC" w:rsidRDefault="00032271" w:rsidP="004D10BF">
            <w:pPr>
              <w:spacing w:line="276" w:lineRule="auto"/>
              <w:jc w:val="both"/>
              <w:rPr>
                <w:color w:val="0D0D0D" w:themeColor="text1" w:themeTint="F2"/>
                <w:sz w:val="20"/>
                <w:szCs w:val="20"/>
              </w:rPr>
            </w:pPr>
            <w:r w:rsidRPr="00A057BC">
              <w:rPr>
                <w:b/>
                <w:bCs/>
                <w:sz w:val="20"/>
                <w:szCs w:val="20"/>
              </w:rPr>
              <w:t>Режим дозирования совместно применяемого препарата</w:t>
            </w:r>
          </w:p>
        </w:tc>
        <w:tc>
          <w:tcPr>
            <w:tcW w:w="1560" w:type="dxa"/>
            <w:vAlign w:val="center"/>
          </w:tcPr>
          <w:p w14:paraId="284A0958" w14:textId="7798E298" w:rsidR="00032271" w:rsidRPr="00A057BC" w:rsidRDefault="00032271" w:rsidP="004D10BF">
            <w:pPr>
              <w:spacing w:line="276" w:lineRule="auto"/>
              <w:jc w:val="both"/>
              <w:rPr>
                <w:color w:val="0D0D0D" w:themeColor="text1" w:themeTint="F2"/>
                <w:sz w:val="20"/>
                <w:szCs w:val="20"/>
              </w:rPr>
            </w:pPr>
            <w:r w:rsidRPr="00A057BC">
              <w:rPr>
                <w:b/>
                <w:bCs/>
                <w:sz w:val="20"/>
                <w:szCs w:val="20"/>
              </w:rPr>
              <w:t xml:space="preserve">Режим дозирования </w:t>
            </w:r>
            <w:proofErr w:type="spellStart"/>
            <w:r w:rsidRPr="00A057BC">
              <w:rPr>
                <w:b/>
                <w:bCs/>
                <w:sz w:val="20"/>
                <w:szCs w:val="20"/>
              </w:rPr>
              <w:t>упадацитиниба</w:t>
            </w:r>
            <w:proofErr w:type="spellEnd"/>
          </w:p>
        </w:tc>
        <w:tc>
          <w:tcPr>
            <w:tcW w:w="739" w:type="dxa"/>
            <w:vAlign w:val="center"/>
          </w:tcPr>
          <w:p w14:paraId="3B5530FD" w14:textId="3F39CF97" w:rsidR="00032271" w:rsidRPr="00A057BC" w:rsidRDefault="00032271" w:rsidP="004D10BF">
            <w:pPr>
              <w:spacing w:line="276" w:lineRule="auto"/>
              <w:jc w:val="both"/>
              <w:rPr>
                <w:color w:val="0D0D0D" w:themeColor="text1" w:themeTint="F2"/>
                <w:sz w:val="20"/>
                <w:szCs w:val="20"/>
              </w:rPr>
            </w:pPr>
            <w:r w:rsidRPr="00A057BC">
              <w:rPr>
                <w:b/>
                <w:bCs/>
                <w:sz w:val="20"/>
                <w:szCs w:val="20"/>
              </w:rPr>
              <w:t>N</w:t>
            </w:r>
          </w:p>
        </w:tc>
        <w:tc>
          <w:tcPr>
            <w:tcW w:w="1224" w:type="dxa"/>
            <w:vAlign w:val="center"/>
          </w:tcPr>
          <w:p w14:paraId="4E452058" w14:textId="27DD9CC3" w:rsidR="00032271" w:rsidRPr="00A057BC" w:rsidRDefault="00032271" w:rsidP="004D10BF">
            <w:pPr>
              <w:spacing w:line="276" w:lineRule="auto"/>
              <w:jc w:val="both"/>
              <w:rPr>
                <w:color w:val="0D0D0D" w:themeColor="text1" w:themeTint="F2"/>
                <w:sz w:val="20"/>
                <w:szCs w:val="20"/>
              </w:rPr>
            </w:pPr>
            <w:r w:rsidRPr="00A057BC">
              <w:rPr>
                <w:b/>
                <w:bCs/>
                <w:sz w:val="20"/>
                <w:szCs w:val="20"/>
              </w:rPr>
              <w:t>Отношение C</w:t>
            </w:r>
            <w:r w:rsidRPr="00A057BC">
              <w:rPr>
                <w:b/>
                <w:bCs/>
                <w:sz w:val="20"/>
                <w:szCs w:val="20"/>
                <w:vertAlign w:val="subscript"/>
              </w:rPr>
              <w:t>max</w:t>
            </w:r>
            <w:r w:rsidRPr="00A057BC">
              <w:rPr>
                <w:b/>
                <w:bCs/>
                <w:sz w:val="20"/>
                <w:szCs w:val="20"/>
              </w:rPr>
              <w:t xml:space="preserve"> (90% ДИ)</w:t>
            </w:r>
          </w:p>
        </w:tc>
        <w:tc>
          <w:tcPr>
            <w:tcW w:w="1582" w:type="dxa"/>
            <w:vAlign w:val="center"/>
          </w:tcPr>
          <w:p w14:paraId="4CF69FEB" w14:textId="394DE737" w:rsidR="00032271" w:rsidRPr="00A057BC" w:rsidRDefault="00032271" w:rsidP="004D10BF">
            <w:pPr>
              <w:spacing w:line="276" w:lineRule="auto"/>
              <w:jc w:val="both"/>
              <w:rPr>
                <w:color w:val="0D0D0D" w:themeColor="text1" w:themeTint="F2"/>
                <w:sz w:val="20"/>
                <w:szCs w:val="20"/>
              </w:rPr>
            </w:pPr>
            <w:r w:rsidRPr="00A057BC">
              <w:rPr>
                <w:b/>
                <w:bCs/>
                <w:sz w:val="20"/>
                <w:szCs w:val="20"/>
              </w:rPr>
              <w:t>Отношение AUC (90% доверительный интервал (ДИ)</w:t>
            </w:r>
          </w:p>
        </w:tc>
        <w:tc>
          <w:tcPr>
            <w:tcW w:w="1410" w:type="dxa"/>
            <w:vAlign w:val="center"/>
          </w:tcPr>
          <w:p w14:paraId="2C61CCF2" w14:textId="03C2DC59" w:rsidR="00032271" w:rsidRPr="00A057BC" w:rsidRDefault="00032271" w:rsidP="004D10BF">
            <w:pPr>
              <w:spacing w:line="276" w:lineRule="auto"/>
              <w:jc w:val="both"/>
              <w:rPr>
                <w:color w:val="0D0D0D" w:themeColor="text1" w:themeTint="F2"/>
                <w:sz w:val="20"/>
                <w:szCs w:val="20"/>
              </w:rPr>
            </w:pPr>
            <w:r w:rsidRPr="00A057BC">
              <w:rPr>
                <w:b/>
                <w:bCs/>
                <w:sz w:val="20"/>
                <w:szCs w:val="20"/>
              </w:rPr>
              <w:t>Клинический эффект</w:t>
            </w:r>
          </w:p>
        </w:tc>
      </w:tr>
      <w:tr w:rsidR="00032271" w:rsidRPr="00A057BC" w14:paraId="47B0458F" w14:textId="77777777" w:rsidTr="00032271">
        <w:tc>
          <w:tcPr>
            <w:tcW w:w="1413" w:type="dxa"/>
            <w:vAlign w:val="center"/>
          </w:tcPr>
          <w:p w14:paraId="01EBE9E2" w14:textId="658BE253" w:rsidR="00032271" w:rsidRPr="00A057BC" w:rsidRDefault="00032271" w:rsidP="004D10BF">
            <w:pPr>
              <w:spacing w:line="276" w:lineRule="auto"/>
              <w:jc w:val="both"/>
              <w:rPr>
                <w:color w:val="0D0D0D" w:themeColor="text1" w:themeTint="F2"/>
                <w:sz w:val="20"/>
                <w:szCs w:val="20"/>
              </w:rPr>
            </w:pPr>
            <w:r w:rsidRPr="00A057BC">
              <w:rPr>
                <w:sz w:val="20"/>
                <w:szCs w:val="20"/>
              </w:rPr>
              <w:t>Мидазолам</w:t>
            </w:r>
          </w:p>
        </w:tc>
        <w:tc>
          <w:tcPr>
            <w:tcW w:w="1417" w:type="dxa"/>
            <w:vAlign w:val="center"/>
          </w:tcPr>
          <w:p w14:paraId="52782CFC" w14:textId="4276797F" w:rsidR="00032271" w:rsidRPr="00A057BC" w:rsidRDefault="00032271" w:rsidP="004D10BF">
            <w:pPr>
              <w:spacing w:line="276" w:lineRule="auto"/>
              <w:jc w:val="both"/>
              <w:rPr>
                <w:color w:val="0D0D0D" w:themeColor="text1" w:themeTint="F2"/>
                <w:sz w:val="20"/>
                <w:szCs w:val="20"/>
              </w:rPr>
            </w:pPr>
            <w:r w:rsidRPr="00A057BC">
              <w:rPr>
                <w:sz w:val="20"/>
                <w:szCs w:val="20"/>
              </w:rPr>
              <w:t>5 мг однократно</w:t>
            </w:r>
          </w:p>
        </w:tc>
        <w:tc>
          <w:tcPr>
            <w:tcW w:w="1560" w:type="dxa"/>
            <w:vAlign w:val="center"/>
          </w:tcPr>
          <w:p w14:paraId="6762ADFE" w14:textId="561FD3D4" w:rsidR="00032271" w:rsidRPr="00A057BC" w:rsidRDefault="00032271" w:rsidP="004D10BF">
            <w:pPr>
              <w:spacing w:line="276" w:lineRule="auto"/>
              <w:jc w:val="both"/>
              <w:rPr>
                <w:color w:val="0D0D0D" w:themeColor="text1" w:themeTint="F2"/>
                <w:sz w:val="20"/>
                <w:szCs w:val="20"/>
              </w:rPr>
            </w:pPr>
            <w:r w:rsidRPr="00A057BC">
              <w:rPr>
                <w:sz w:val="20"/>
                <w:szCs w:val="20"/>
              </w:rPr>
              <w:t>30 мг 1 раз/сут × 10 дней</w:t>
            </w:r>
          </w:p>
        </w:tc>
        <w:tc>
          <w:tcPr>
            <w:tcW w:w="739" w:type="dxa"/>
            <w:vAlign w:val="center"/>
          </w:tcPr>
          <w:p w14:paraId="4FB9D013" w14:textId="1E0E4BED" w:rsidR="00032271" w:rsidRPr="00A057BC" w:rsidRDefault="00032271" w:rsidP="004D10BF">
            <w:pPr>
              <w:spacing w:line="276" w:lineRule="auto"/>
              <w:jc w:val="both"/>
              <w:rPr>
                <w:color w:val="0D0D0D" w:themeColor="text1" w:themeTint="F2"/>
                <w:sz w:val="20"/>
                <w:szCs w:val="20"/>
              </w:rPr>
            </w:pPr>
            <w:r w:rsidRPr="00A057BC">
              <w:rPr>
                <w:sz w:val="20"/>
                <w:szCs w:val="20"/>
              </w:rPr>
              <w:t>20</w:t>
            </w:r>
          </w:p>
        </w:tc>
        <w:tc>
          <w:tcPr>
            <w:tcW w:w="1224" w:type="dxa"/>
            <w:vAlign w:val="center"/>
          </w:tcPr>
          <w:p w14:paraId="26704AD6" w14:textId="258389C2" w:rsidR="00032271" w:rsidRPr="00A057BC" w:rsidRDefault="00032271" w:rsidP="004D10BF">
            <w:pPr>
              <w:spacing w:line="276" w:lineRule="auto"/>
              <w:jc w:val="both"/>
              <w:rPr>
                <w:color w:val="0D0D0D" w:themeColor="text1" w:themeTint="F2"/>
                <w:sz w:val="20"/>
                <w:szCs w:val="20"/>
              </w:rPr>
            </w:pPr>
            <w:r w:rsidRPr="00A057BC">
              <w:rPr>
                <w:sz w:val="20"/>
                <w:szCs w:val="20"/>
              </w:rPr>
              <w:t>0,74 (0,68–0,80)</w:t>
            </w:r>
          </w:p>
        </w:tc>
        <w:tc>
          <w:tcPr>
            <w:tcW w:w="1582" w:type="dxa"/>
            <w:vAlign w:val="center"/>
          </w:tcPr>
          <w:p w14:paraId="3CF3B6BB" w14:textId="424895F8" w:rsidR="00032271" w:rsidRPr="00A057BC" w:rsidRDefault="00032271" w:rsidP="004D10BF">
            <w:pPr>
              <w:spacing w:line="276" w:lineRule="auto"/>
              <w:jc w:val="both"/>
              <w:rPr>
                <w:color w:val="0D0D0D" w:themeColor="text1" w:themeTint="F2"/>
                <w:sz w:val="20"/>
                <w:szCs w:val="20"/>
              </w:rPr>
            </w:pPr>
            <w:r w:rsidRPr="00A057BC">
              <w:rPr>
                <w:sz w:val="20"/>
                <w:szCs w:val="20"/>
              </w:rPr>
              <w:t>0,74 (0,68–0,80)</w:t>
            </w:r>
          </w:p>
        </w:tc>
        <w:tc>
          <w:tcPr>
            <w:tcW w:w="1410" w:type="dxa"/>
            <w:vAlign w:val="center"/>
          </w:tcPr>
          <w:p w14:paraId="6CB5E63E" w14:textId="75AE114C" w:rsidR="00032271" w:rsidRPr="00A057BC" w:rsidRDefault="00032271" w:rsidP="004D10BF">
            <w:pPr>
              <w:spacing w:line="276" w:lineRule="auto"/>
              <w:jc w:val="both"/>
              <w:rPr>
                <w:color w:val="0D0D0D" w:themeColor="text1" w:themeTint="F2"/>
                <w:sz w:val="20"/>
                <w:szCs w:val="20"/>
              </w:rPr>
            </w:pPr>
            <w:r w:rsidRPr="00A057BC">
              <w:rPr>
                <w:sz w:val="20"/>
                <w:szCs w:val="20"/>
              </w:rPr>
              <w:t>Коррекция дозы не требуется</w:t>
            </w:r>
          </w:p>
        </w:tc>
      </w:tr>
      <w:tr w:rsidR="00032271" w:rsidRPr="00A057BC" w14:paraId="61BD9EEC" w14:textId="77777777" w:rsidTr="00032271">
        <w:tc>
          <w:tcPr>
            <w:tcW w:w="1413" w:type="dxa"/>
            <w:vAlign w:val="center"/>
          </w:tcPr>
          <w:p w14:paraId="7F7019AA" w14:textId="31DA9861" w:rsidR="00032271" w:rsidRPr="00A057BC" w:rsidRDefault="00032271" w:rsidP="004D10BF">
            <w:pPr>
              <w:spacing w:line="276" w:lineRule="auto"/>
              <w:jc w:val="both"/>
              <w:rPr>
                <w:color w:val="0D0D0D" w:themeColor="text1" w:themeTint="F2"/>
                <w:sz w:val="20"/>
                <w:szCs w:val="20"/>
              </w:rPr>
            </w:pPr>
            <w:r w:rsidRPr="00A057BC">
              <w:rPr>
                <w:sz w:val="20"/>
                <w:szCs w:val="20"/>
              </w:rPr>
              <w:t>Мидазолам</w:t>
            </w:r>
          </w:p>
        </w:tc>
        <w:tc>
          <w:tcPr>
            <w:tcW w:w="1417" w:type="dxa"/>
            <w:vAlign w:val="center"/>
          </w:tcPr>
          <w:p w14:paraId="0A9580CD" w14:textId="2A14A02D" w:rsidR="00032271" w:rsidRPr="00A057BC" w:rsidRDefault="00032271" w:rsidP="004D10BF">
            <w:pPr>
              <w:spacing w:line="276" w:lineRule="auto"/>
              <w:jc w:val="both"/>
              <w:rPr>
                <w:color w:val="0D0D0D" w:themeColor="text1" w:themeTint="F2"/>
                <w:sz w:val="20"/>
                <w:szCs w:val="20"/>
              </w:rPr>
            </w:pPr>
            <w:r w:rsidRPr="00A057BC">
              <w:rPr>
                <w:sz w:val="20"/>
                <w:szCs w:val="20"/>
              </w:rPr>
              <w:t>5 мг однократно</w:t>
            </w:r>
          </w:p>
        </w:tc>
        <w:tc>
          <w:tcPr>
            <w:tcW w:w="1560" w:type="dxa"/>
            <w:vAlign w:val="center"/>
          </w:tcPr>
          <w:p w14:paraId="247AFD7C" w14:textId="74519724" w:rsidR="00032271" w:rsidRPr="00A057BC" w:rsidRDefault="00032271" w:rsidP="004D10BF">
            <w:pPr>
              <w:spacing w:line="276" w:lineRule="auto"/>
              <w:jc w:val="both"/>
              <w:rPr>
                <w:color w:val="0D0D0D" w:themeColor="text1" w:themeTint="F2"/>
                <w:sz w:val="20"/>
                <w:szCs w:val="20"/>
              </w:rPr>
            </w:pPr>
            <w:r w:rsidRPr="00A057BC">
              <w:rPr>
                <w:sz w:val="20"/>
                <w:szCs w:val="20"/>
              </w:rPr>
              <w:t>45 мг 1 раз/сут × 10 дней</w:t>
            </w:r>
          </w:p>
        </w:tc>
        <w:tc>
          <w:tcPr>
            <w:tcW w:w="739" w:type="dxa"/>
            <w:vAlign w:val="center"/>
          </w:tcPr>
          <w:p w14:paraId="1D5B3CB0" w14:textId="79203424" w:rsidR="00032271" w:rsidRPr="00A057BC" w:rsidRDefault="00032271" w:rsidP="004D10BF">
            <w:pPr>
              <w:spacing w:line="276" w:lineRule="auto"/>
              <w:jc w:val="both"/>
              <w:rPr>
                <w:color w:val="0D0D0D" w:themeColor="text1" w:themeTint="F2"/>
                <w:sz w:val="20"/>
                <w:szCs w:val="20"/>
              </w:rPr>
            </w:pPr>
            <w:r w:rsidRPr="00A057BC">
              <w:rPr>
                <w:sz w:val="20"/>
                <w:szCs w:val="20"/>
              </w:rPr>
              <w:t>19</w:t>
            </w:r>
          </w:p>
        </w:tc>
        <w:tc>
          <w:tcPr>
            <w:tcW w:w="1224" w:type="dxa"/>
            <w:vAlign w:val="center"/>
          </w:tcPr>
          <w:p w14:paraId="50340015" w14:textId="637D30DA" w:rsidR="00032271" w:rsidRPr="00A057BC" w:rsidRDefault="00032271" w:rsidP="004D10BF">
            <w:pPr>
              <w:spacing w:line="276" w:lineRule="auto"/>
              <w:jc w:val="both"/>
              <w:rPr>
                <w:color w:val="0D0D0D" w:themeColor="text1" w:themeTint="F2"/>
                <w:sz w:val="20"/>
                <w:szCs w:val="20"/>
              </w:rPr>
            </w:pPr>
            <w:r w:rsidRPr="00A057BC">
              <w:rPr>
                <w:sz w:val="20"/>
                <w:szCs w:val="20"/>
              </w:rPr>
              <w:t>0,75 (0,69–0,83)</w:t>
            </w:r>
          </w:p>
        </w:tc>
        <w:tc>
          <w:tcPr>
            <w:tcW w:w="1582" w:type="dxa"/>
            <w:vAlign w:val="center"/>
          </w:tcPr>
          <w:p w14:paraId="75F3FECA" w14:textId="54C80B10" w:rsidR="00032271" w:rsidRPr="00A057BC" w:rsidRDefault="00032271" w:rsidP="004D10BF">
            <w:pPr>
              <w:spacing w:line="276" w:lineRule="auto"/>
              <w:jc w:val="both"/>
              <w:rPr>
                <w:color w:val="0D0D0D" w:themeColor="text1" w:themeTint="F2"/>
                <w:sz w:val="20"/>
                <w:szCs w:val="20"/>
              </w:rPr>
            </w:pPr>
            <w:r w:rsidRPr="00A057BC">
              <w:rPr>
                <w:sz w:val="20"/>
                <w:szCs w:val="20"/>
              </w:rPr>
              <w:t>0,76 (0,69–0,83)</w:t>
            </w:r>
          </w:p>
        </w:tc>
        <w:tc>
          <w:tcPr>
            <w:tcW w:w="1410" w:type="dxa"/>
            <w:vAlign w:val="center"/>
          </w:tcPr>
          <w:p w14:paraId="2C82916E" w14:textId="195D45EC" w:rsidR="00032271" w:rsidRPr="00A057BC" w:rsidRDefault="00032271" w:rsidP="004D10BF">
            <w:pPr>
              <w:spacing w:line="276" w:lineRule="auto"/>
              <w:jc w:val="both"/>
              <w:rPr>
                <w:color w:val="0D0D0D" w:themeColor="text1" w:themeTint="F2"/>
                <w:sz w:val="20"/>
                <w:szCs w:val="20"/>
              </w:rPr>
            </w:pPr>
            <w:r w:rsidRPr="00A057BC">
              <w:rPr>
                <w:sz w:val="20"/>
                <w:szCs w:val="20"/>
              </w:rPr>
              <w:t>Коррекция дозы не требуется</w:t>
            </w:r>
          </w:p>
        </w:tc>
      </w:tr>
      <w:tr w:rsidR="00032271" w:rsidRPr="00A057BC" w14:paraId="5BEEF941" w14:textId="77777777" w:rsidTr="00032271">
        <w:tc>
          <w:tcPr>
            <w:tcW w:w="1413" w:type="dxa"/>
            <w:vAlign w:val="center"/>
          </w:tcPr>
          <w:p w14:paraId="55C306FD" w14:textId="2A5031CC" w:rsidR="00032271" w:rsidRPr="00A057BC" w:rsidRDefault="00032271" w:rsidP="004D10BF">
            <w:pPr>
              <w:spacing w:line="276" w:lineRule="auto"/>
              <w:jc w:val="both"/>
              <w:rPr>
                <w:color w:val="0D0D0D" w:themeColor="text1" w:themeTint="F2"/>
                <w:sz w:val="20"/>
                <w:szCs w:val="20"/>
              </w:rPr>
            </w:pPr>
            <w:r w:rsidRPr="00A057BC">
              <w:rPr>
                <w:sz w:val="20"/>
                <w:szCs w:val="20"/>
              </w:rPr>
              <w:t>Декстрометорфан</w:t>
            </w:r>
          </w:p>
        </w:tc>
        <w:tc>
          <w:tcPr>
            <w:tcW w:w="1417" w:type="dxa"/>
            <w:vAlign w:val="center"/>
          </w:tcPr>
          <w:p w14:paraId="35EFFF3D" w14:textId="61932863" w:rsidR="00032271" w:rsidRPr="00A057BC" w:rsidRDefault="00032271" w:rsidP="004D10BF">
            <w:pPr>
              <w:spacing w:line="276" w:lineRule="auto"/>
              <w:jc w:val="both"/>
              <w:rPr>
                <w:color w:val="0D0D0D" w:themeColor="text1" w:themeTint="F2"/>
                <w:sz w:val="20"/>
                <w:szCs w:val="20"/>
              </w:rPr>
            </w:pPr>
            <w:r w:rsidRPr="00A057BC">
              <w:rPr>
                <w:sz w:val="20"/>
                <w:szCs w:val="20"/>
              </w:rPr>
              <w:t>30 мг однократно</w:t>
            </w:r>
          </w:p>
        </w:tc>
        <w:tc>
          <w:tcPr>
            <w:tcW w:w="1560" w:type="dxa"/>
            <w:vAlign w:val="center"/>
          </w:tcPr>
          <w:p w14:paraId="531F8D24" w14:textId="65815087" w:rsidR="00032271" w:rsidRPr="00A057BC" w:rsidRDefault="00032271" w:rsidP="004D10BF">
            <w:pPr>
              <w:spacing w:line="276" w:lineRule="auto"/>
              <w:jc w:val="both"/>
              <w:rPr>
                <w:color w:val="0D0D0D" w:themeColor="text1" w:themeTint="F2"/>
                <w:sz w:val="20"/>
                <w:szCs w:val="20"/>
              </w:rPr>
            </w:pPr>
            <w:r w:rsidRPr="00A057BC">
              <w:rPr>
                <w:sz w:val="20"/>
                <w:szCs w:val="20"/>
              </w:rPr>
              <w:t>45 мг 1 раз/сут × 10 дней</w:t>
            </w:r>
          </w:p>
        </w:tc>
        <w:tc>
          <w:tcPr>
            <w:tcW w:w="739" w:type="dxa"/>
            <w:vAlign w:val="center"/>
          </w:tcPr>
          <w:p w14:paraId="7C7690F1" w14:textId="2CFB40D5" w:rsidR="00032271" w:rsidRPr="00A057BC" w:rsidRDefault="00032271" w:rsidP="004D10BF">
            <w:pPr>
              <w:spacing w:line="276" w:lineRule="auto"/>
              <w:jc w:val="both"/>
              <w:rPr>
                <w:color w:val="0D0D0D" w:themeColor="text1" w:themeTint="F2"/>
                <w:sz w:val="20"/>
                <w:szCs w:val="20"/>
              </w:rPr>
            </w:pPr>
            <w:r w:rsidRPr="00A057BC">
              <w:rPr>
                <w:sz w:val="20"/>
                <w:szCs w:val="20"/>
              </w:rPr>
              <w:t>19</w:t>
            </w:r>
          </w:p>
        </w:tc>
        <w:tc>
          <w:tcPr>
            <w:tcW w:w="1224" w:type="dxa"/>
            <w:vAlign w:val="center"/>
          </w:tcPr>
          <w:p w14:paraId="6BA358D9" w14:textId="3DF2F389" w:rsidR="00032271" w:rsidRPr="00A057BC" w:rsidRDefault="00032271" w:rsidP="004D10BF">
            <w:pPr>
              <w:spacing w:line="276" w:lineRule="auto"/>
              <w:jc w:val="both"/>
              <w:rPr>
                <w:color w:val="0D0D0D" w:themeColor="text1" w:themeTint="F2"/>
                <w:sz w:val="20"/>
                <w:szCs w:val="20"/>
              </w:rPr>
            </w:pPr>
            <w:r w:rsidRPr="00A057BC">
              <w:rPr>
                <w:sz w:val="20"/>
                <w:szCs w:val="20"/>
              </w:rPr>
              <w:t>1,30 (1,13–1,50)</w:t>
            </w:r>
          </w:p>
        </w:tc>
        <w:tc>
          <w:tcPr>
            <w:tcW w:w="1582" w:type="dxa"/>
            <w:vAlign w:val="center"/>
          </w:tcPr>
          <w:p w14:paraId="74945ADD" w14:textId="2C75A58A" w:rsidR="00032271" w:rsidRPr="00A057BC" w:rsidRDefault="00032271" w:rsidP="004D10BF">
            <w:pPr>
              <w:spacing w:line="276" w:lineRule="auto"/>
              <w:jc w:val="both"/>
              <w:rPr>
                <w:color w:val="0D0D0D" w:themeColor="text1" w:themeTint="F2"/>
                <w:sz w:val="20"/>
                <w:szCs w:val="20"/>
              </w:rPr>
            </w:pPr>
            <w:r w:rsidRPr="00A057BC">
              <w:rPr>
                <w:sz w:val="20"/>
                <w:szCs w:val="20"/>
              </w:rPr>
              <w:t>1,35 (1,18–1,54)</w:t>
            </w:r>
          </w:p>
        </w:tc>
        <w:tc>
          <w:tcPr>
            <w:tcW w:w="1410" w:type="dxa"/>
            <w:vAlign w:val="center"/>
          </w:tcPr>
          <w:p w14:paraId="7A6ECEFC" w14:textId="385C5FA6" w:rsidR="00032271" w:rsidRPr="00A057BC" w:rsidRDefault="00032271" w:rsidP="004D10BF">
            <w:pPr>
              <w:spacing w:line="276" w:lineRule="auto"/>
              <w:jc w:val="both"/>
              <w:rPr>
                <w:color w:val="0D0D0D" w:themeColor="text1" w:themeTint="F2"/>
                <w:sz w:val="20"/>
                <w:szCs w:val="20"/>
              </w:rPr>
            </w:pPr>
            <w:r w:rsidRPr="00A057BC">
              <w:rPr>
                <w:sz w:val="20"/>
                <w:szCs w:val="20"/>
              </w:rPr>
              <w:t>Коррекция дозы не требуется</w:t>
            </w:r>
          </w:p>
        </w:tc>
      </w:tr>
      <w:tr w:rsidR="00032271" w:rsidRPr="00A057BC" w14:paraId="5CFE310B" w14:textId="77777777" w:rsidTr="00032271">
        <w:tc>
          <w:tcPr>
            <w:tcW w:w="1413" w:type="dxa"/>
            <w:vAlign w:val="center"/>
          </w:tcPr>
          <w:p w14:paraId="27882227" w14:textId="4ACE25D7" w:rsidR="00032271" w:rsidRPr="00A057BC" w:rsidRDefault="00032271" w:rsidP="004D10BF">
            <w:pPr>
              <w:spacing w:line="276" w:lineRule="auto"/>
              <w:jc w:val="both"/>
              <w:rPr>
                <w:color w:val="0D0D0D" w:themeColor="text1" w:themeTint="F2"/>
                <w:sz w:val="20"/>
                <w:szCs w:val="20"/>
              </w:rPr>
            </w:pPr>
            <w:proofErr w:type="spellStart"/>
            <w:r w:rsidRPr="00A057BC">
              <w:rPr>
                <w:sz w:val="20"/>
                <w:szCs w:val="20"/>
              </w:rPr>
              <w:t>Розувастатин</w:t>
            </w:r>
            <w:proofErr w:type="spellEnd"/>
          </w:p>
        </w:tc>
        <w:tc>
          <w:tcPr>
            <w:tcW w:w="1417" w:type="dxa"/>
            <w:vAlign w:val="center"/>
          </w:tcPr>
          <w:p w14:paraId="2C92FBC0" w14:textId="618E8E55" w:rsidR="00032271" w:rsidRPr="00A057BC" w:rsidRDefault="00032271" w:rsidP="004D10BF">
            <w:pPr>
              <w:spacing w:line="276" w:lineRule="auto"/>
              <w:jc w:val="both"/>
              <w:rPr>
                <w:color w:val="0D0D0D" w:themeColor="text1" w:themeTint="F2"/>
                <w:sz w:val="20"/>
                <w:szCs w:val="20"/>
              </w:rPr>
            </w:pPr>
            <w:r w:rsidRPr="00A057BC">
              <w:rPr>
                <w:sz w:val="20"/>
                <w:szCs w:val="20"/>
              </w:rPr>
              <w:t>5 мг однократно</w:t>
            </w:r>
          </w:p>
        </w:tc>
        <w:tc>
          <w:tcPr>
            <w:tcW w:w="1560" w:type="dxa"/>
            <w:vAlign w:val="center"/>
          </w:tcPr>
          <w:p w14:paraId="1DD0B677" w14:textId="34F73BEE" w:rsidR="00032271" w:rsidRPr="00A057BC" w:rsidRDefault="00032271" w:rsidP="004D10BF">
            <w:pPr>
              <w:spacing w:line="276" w:lineRule="auto"/>
              <w:jc w:val="both"/>
              <w:rPr>
                <w:color w:val="0D0D0D" w:themeColor="text1" w:themeTint="F2"/>
                <w:sz w:val="20"/>
                <w:szCs w:val="20"/>
              </w:rPr>
            </w:pPr>
            <w:r w:rsidRPr="00A057BC">
              <w:rPr>
                <w:sz w:val="20"/>
                <w:szCs w:val="20"/>
              </w:rPr>
              <w:t>30 мг 1 раз/сут × 10 дней</w:t>
            </w:r>
          </w:p>
        </w:tc>
        <w:tc>
          <w:tcPr>
            <w:tcW w:w="739" w:type="dxa"/>
            <w:vAlign w:val="center"/>
          </w:tcPr>
          <w:p w14:paraId="6AF4B22B" w14:textId="0BC2E644" w:rsidR="00032271" w:rsidRPr="00A057BC" w:rsidRDefault="00032271" w:rsidP="004D10BF">
            <w:pPr>
              <w:spacing w:line="276" w:lineRule="auto"/>
              <w:jc w:val="both"/>
              <w:rPr>
                <w:color w:val="0D0D0D" w:themeColor="text1" w:themeTint="F2"/>
                <w:sz w:val="20"/>
                <w:szCs w:val="20"/>
              </w:rPr>
            </w:pPr>
            <w:r w:rsidRPr="00A057BC">
              <w:rPr>
                <w:sz w:val="20"/>
                <w:szCs w:val="20"/>
              </w:rPr>
              <w:t>12</w:t>
            </w:r>
          </w:p>
        </w:tc>
        <w:tc>
          <w:tcPr>
            <w:tcW w:w="1224" w:type="dxa"/>
            <w:vAlign w:val="center"/>
          </w:tcPr>
          <w:p w14:paraId="48640BA4" w14:textId="4F087926" w:rsidR="00032271" w:rsidRPr="00A057BC" w:rsidRDefault="00032271" w:rsidP="004D10BF">
            <w:pPr>
              <w:spacing w:line="276" w:lineRule="auto"/>
              <w:jc w:val="both"/>
              <w:rPr>
                <w:color w:val="0D0D0D" w:themeColor="text1" w:themeTint="F2"/>
                <w:sz w:val="20"/>
                <w:szCs w:val="20"/>
              </w:rPr>
            </w:pPr>
            <w:r w:rsidRPr="00A057BC">
              <w:rPr>
                <w:sz w:val="20"/>
                <w:szCs w:val="20"/>
              </w:rPr>
              <w:t>0,77 (0,63–0,94)</w:t>
            </w:r>
          </w:p>
        </w:tc>
        <w:tc>
          <w:tcPr>
            <w:tcW w:w="1582" w:type="dxa"/>
            <w:vAlign w:val="center"/>
          </w:tcPr>
          <w:p w14:paraId="411F5B55" w14:textId="131C745C" w:rsidR="00032271" w:rsidRPr="00A057BC" w:rsidRDefault="00032271" w:rsidP="004D10BF">
            <w:pPr>
              <w:spacing w:line="276" w:lineRule="auto"/>
              <w:jc w:val="both"/>
              <w:rPr>
                <w:color w:val="0D0D0D" w:themeColor="text1" w:themeTint="F2"/>
                <w:sz w:val="20"/>
                <w:szCs w:val="20"/>
              </w:rPr>
            </w:pPr>
            <w:r w:rsidRPr="00A057BC">
              <w:rPr>
                <w:sz w:val="20"/>
                <w:szCs w:val="20"/>
              </w:rPr>
              <w:t>0,67 (0,56–0,82)</w:t>
            </w:r>
          </w:p>
        </w:tc>
        <w:tc>
          <w:tcPr>
            <w:tcW w:w="1410" w:type="dxa"/>
            <w:vAlign w:val="center"/>
          </w:tcPr>
          <w:p w14:paraId="6AFFB407" w14:textId="45A8A0D3" w:rsidR="00032271" w:rsidRPr="00A057BC" w:rsidRDefault="00032271" w:rsidP="004D10BF">
            <w:pPr>
              <w:spacing w:line="276" w:lineRule="auto"/>
              <w:jc w:val="both"/>
              <w:rPr>
                <w:color w:val="0D0D0D" w:themeColor="text1" w:themeTint="F2"/>
                <w:sz w:val="20"/>
                <w:szCs w:val="20"/>
              </w:rPr>
            </w:pPr>
            <w:r w:rsidRPr="00A057BC">
              <w:rPr>
                <w:sz w:val="20"/>
                <w:szCs w:val="20"/>
              </w:rPr>
              <w:t>Коррекция дозы не требуется</w:t>
            </w:r>
          </w:p>
        </w:tc>
      </w:tr>
      <w:tr w:rsidR="00032271" w:rsidRPr="00A057BC" w14:paraId="57B7775A" w14:textId="77777777" w:rsidTr="00032271">
        <w:tc>
          <w:tcPr>
            <w:tcW w:w="1413" w:type="dxa"/>
            <w:vAlign w:val="center"/>
          </w:tcPr>
          <w:p w14:paraId="18B78389" w14:textId="712E895A" w:rsidR="00032271" w:rsidRPr="00A057BC" w:rsidRDefault="00032271" w:rsidP="004D10BF">
            <w:pPr>
              <w:spacing w:line="276" w:lineRule="auto"/>
              <w:jc w:val="both"/>
              <w:rPr>
                <w:color w:val="0D0D0D" w:themeColor="text1" w:themeTint="F2"/>
                <w:sz w:val="20"/>
                <w:szCs w:val="20"/>
              </w:rPr>
            </w:pPr>
            <w:r w:rsidRPr="00A057BC">
              <w:rPr>
                <w:sz w:val="20"/>
                <w:szCs w:val="20"/>
              </w:rPr>
              <w:t>Аторвастатин</w:t>
            </w:r>
          </w:p>
        </w:tc>
        <w:tc>
          <w:tcPr>
            <w:tcW w:w="1417" w:type="dxa"/>
            <w:vAlign w:val="center"/>
          </w:tcPr>
          <w:p w14:paraId="533DEEDE" w14:textId="21584592" w:rsidR="00032271" w:rsidRPr="00A057BC" w:rsidRDefault="00032271" w:rsidP="004D10BF">
            <w:pPr>
              <w:spacing w:line="276" w:lineRule="auto"/>
              <w:jc w:val="both"/>
              <w:rPr>
                <w:color w:val="0D0D0D" w:themeColor="text1" w:themeTint="F2"/>
                <w:sz w:val="20"/>
                <w:szCs w:val="20"/>
              </w:rPr>
            </w:pPr>
            <w:r w:rsidRPr="00A057BC">
              <w:rPr>
                <w:sz w:val="20"/>
                <w:szCs w:val="20"/>
              </w:rPr>
              <w:t>10 мг однократно</w:t>
            </w:r>
          </w:p>
        </w:tc>
        <w:tc>
          <w:tcPr>
            <w:tcW w:w="1560" w:type="dxa"/>
            <w:vAlign w:val="center"/>
          </w:tcPr>
          <w:p w14:paraId="0A019B29" w14:textId="5271BFE4" w:rsidR="00032271" w:rsidRPr="00A057BC" w:rsidRDefault="00032271" w:rsidP="004D10BF">
            <w:pPr>
              <w:spacing w:line="276" w:lineRule="auto"/>
              <w:jc w:val="both"/>
              <w:rPr>
                <w:color w:val="0D0D0D" w:themeColor="text1" w:themeTint="F2"/>
                <w:sz w:val="20"/>
                <w:szCs w:val="20"/>
              </w:rPr>
            </w:pPr>
            <w:r w:rsidRPr="00A057BC">
              <w:rPr>
                <w:sz w:val="20"/>
                <w:szCs w:val="20"/>
              </w:rPr>
              <w:t>30 мг 1 раз/сут × 10 дней</w:t>
            </w:r>
          </w:p>
        </w:tc>
        <w:tc>
          <w:tcPr>
            <w:tcW w:w="739" w:type="dxa"/>
            <w:vAlign w:val="center"/>
          </w:tcPr>
          <w:p w14:paraId="7AAA2592" w14:textId="70DB5D19" w:rsidR="00032271" w:rsidRPr="00A057BC" w:rsidRDefault="00032271" w:rsidP="004D10BF">
            <w:pPr>
              <w:spacing w:line="276" w:lineRule="auto"/>
              <w:jc w:val="both"/>
              <w:rPr>
                <w:color w:val="0D0D0D" w:themeColor="text1" w:themeTint="F2"/>
                <w:sz w:val="20"/>
                <w:szCs w:val="20"/>
              </w:rPr>
            </w:pPr>
            <w:r w:rsidRPr="00A057BC">
              <w:rPr>
                <w:sz w:val="20"/>
                <w:szCs w:val="20"/>
              </w:rPr>
              <w:t>24</w:t>
            </w:r>
          </w:p>
        </w:tc>
        <w:tc>
          <w:tcPr>
            <w:tcW w:w="1224" w:type="dxa"/>
            <w:vAlign w:val="center"/>
          </w:tcPr>
          <w:p w14:paraId="6C703C49" w14:textId="2A8F8F08" w:rsidR="00032271" w:rsidRPr="00A057BC" w:rsidRDefault="00032271" w:rsidP="004D10BF">
            <w:pPr>
              <w:spacing w:line="276" w:lineRule="auto"/>
              <w:jc w:val="both"/>
              <w:rPr>
                <w:color w:val="0D0D0D" w:themeColor="text1" w:themeTint="F2"/>
                <w:sz w:val="20"/>
                <w:szCs w:val="20"/>
              </w:rPr>
            </w:pPr>
            <w:r w:rsidRPr="00A057BC">
              <w:rPr>
                <w:sz w:val="20"/>
                <w:szCs w:val="20"/>
              </w:rPr>
              <w:t>0,88 (0,79–0,97)</w:t>
            </w:r>
          </w:p>
        </w:tc>
        <w:tc>
          <w:tcPr>
            <w:tcW w:w="1582" w:type="dxa"/>
            <w:vAlign w:val="center"/>
          </w:tcPr>
          <w:p w14:paraId="28C5AC17" w14:textId="606EDEA0" w:rsidR="00032271" w:rsidRPr="00A057BC" w:rsidRDefault="00032271" w:rsidP="004D10BF">
            <w:pPr>
              <w:spacing w:line="276" w:lineRule="auto"/>
              <w:jc w:val="both"/>
              <w:rPr>
                <w:color w:val="0D0D0D" w:themeColor="text1" w:themeTint="F2"/>
                <w:sz w:val="20"/>
                <w:szCs w:val="20"/>
              </w:rPr>
            </w:pPr>
            <w:r w:rsidRPr="00A057BC">
              <w:rPr>
                <w:sz w:val="20"/>
                <w:szCs w:val="20"/>
              </w:rPr>
              <w:t>0,77 (0,70–0,85)</w:t>
            </w:r>
          </w:p>
        </w:tc>
        <w:tc>
          <w:tcPr>
            <w:tcW w:w="1410" w:type="dxa"/>
            <w:vAlign w:val="center"/>
          </w:tcPr>
          <w:p w14:paraId="4267B3AA" w14:textId="185F8D39" w:rsidR="00032271" w:rsidRPr="00A057BC" w:rsidRDefault="00032271" w:rsidP="004D10BF">
            <w:pPr>
              <w:spacing w:line="276" w:lineRule="auto"/>
              <w:jc w:val="both"/>
              <w:rPr>
                <w:color w:val="0D0D0D" w:themeColor="text1" w:themeTint="F2"/>
                <w:sz w:val="20"/>
                <w:szCs w:val="20"/>
              </w:rPr>
            </w:pPr>
            <w:r w:rsidRPr="00A057BC">
              <w:rPr>
                <w:sz w:val="20"/>
                <w:szCs w:val="20"/>
              </w:rPr>
              <w:t>Коррекция дозы не требуется</w:t>
            </w:r>
          </w:p>
        </w:tc>
      </w:tr>
    </w:tbl>
    <w:p w14:paraId="45296684" w14:textId="4BB82407" w:rsidR="00032271" w:rsidRPr="00A057BC" w:rsidRDefault="00032271" w:rsidP="004D10BF">
      <w:pPr>
        <w:spacing w:line="276" w:lineRule="auto"/>
        <w:jc w:val="both"/>
        <w:rPr>
          <w:i/>
          <w:iCs/>
          <w:color w:val="0D0D0D" w:themeColor="text1" w:themeTint="F2"/>
        </w:rPr>
      </w:pPr>
      <w:bookmarkStart w:id="616" w:name="_Toc201076855"/>
      <w:r w:rsidRPr="00A057BC">
        <w:rPr>
          <w:i/>
          <w:iCs/>
          <w:color w:val="0D0D0D" w:themeColor="text1" w:themeTint="F2"/>
        </w:rPr>
        <w:t xml:space="preserve">Примечание: приведены отношения значений Cmax и AUC при совместном применении соответствующего препарата с </w:t>
      </w:r>
      <w:proofErr w:type="spellStart"/>
      <w:r w:rsidRPr="00A057BC">
        <w:rPr>
          <w:i/>
          <w:iCs/>
          <w:color w:val="0D0D0D" w:themeColor="text1" w:themeTint="F2"/>
        </w:rPr>
        <w:t>упадацитинибом</w:t>
      </w:r>
      <w:proofErr w:type="spellEnd"/>
      <w:r w:rsidRPr="00A057BC">
        <w:rPr>
          <w:i/>
          <w:iCs/>
          <w:color w:val="0D0D0D" w:themeColor="text1" w:themeTint="F2"/>
        </w:rPr>
        <w:t xml:space="preserve"> по сравнению с применением этого препарата без сопутствующего приема </w:t>
      </w:r>
      <w:proofErr w:type="spellStart"/>
      <w:r w:rsidRPr="00A057BC">
        <w:rPr>
          <w:i/>
          <w:iCs/>
          <w:color w:val="0D0D0D" w:themeColor="text1" w:themeTint="F2"/>
        </w:rPr>
        <w:t>упадацитиниба</w:t>
      </w:r>
      <w:proofErr w:type="spellEnd"/>
      <w:r w:rsidRPr="00A057BC">
        <w:rPr>
          <w:i/>
          <w:iCs/>
          <w:color w:val="0D0D0D" w:themeColor="text1" w:themeTint="F2"/>
        </w:rPr>
        <w:t>.</w:t>
      </w:r>
    </w:p>
    <w:p w14:paraId="1F816F6C" w14:textId="50D2EF4A" w:rsidR="00032271" w:rsidRPr="00A057BC" w:rsidRDefault="00032271" w:rsidP="004D10BF">
      <w:pPr>
        <w:spacing w:line="276" w:lineRule="auto"/>
        <w:jc w:val="both"/>
        <w:rPr>
          <w:color w:val="0D0D0D" w:themeColor="text1" w:themeTint="F2"/>
        </w:rPr>
      </w:pPr>
      <w:r w:rsidRPr="00A057BC">
        <w:rPr>
          <w:color w:val="0D0D0D" w:themeColor="text1" w:themeTint="F2"/>
        </w:rPr>
        <w:lastRenderedPageBreak/>
        <w:t xml:space="preserve">Упадацитиниб не оказывает клинически значимого влияния на концентрацию в плазме крови этинилэстрадиола, </w:t>
      </w:r>
      <w:proofErr w:type="spellStart"/>
      <w:r w:rsidRPr="00A057BC">
        <w:rPr>
          <w:color w:val="0D0D0D" w:themeColor="text1" w:themeTint="F2"/>
        </w:rPr>
        <w:t>левоноргестрела</w:t>
      </w:r>
      <w:proofErr w:type="spellEnd"/>
      <w:r w:rsidRPr="00A057BC">
        <w:rPr>
          <w:color w:val="0D0D0D" w:themeColor="text1" w:themeTint="F2"/>
        </w:rPr>
        <w:t>, метотрексата или препаратов, являющихся субстратами цитохрома CYP1A2, CYP2B6, CYP2C19 и CYP2C9.</w:t>
      </w:r>
    </w:p>
    <w:p w14:paraId="5CF22A64" w14:textId="6B226252" w:rsidR="00183CFE" w:rsidRPr="00A057BC" w:rsidRDefault="00183CFE" w:rsidP="001A6BB3">
      <w:pPr>
        <w:spacing w:before="120" w:line="276" w:lineRule="auto"/>
        <w:jc w:val="both"/>
        <w:rPr>
          <w:b/>
          <w:bCs/>
          <w:color w:val="0D0D0D" w:themeColor="text1" w:themeTint="F2"/>
        </w:rPr>
      </w:pPr>
      <w:r w:rsidRPr="00A057BC">
        <w:rPr>
          <w:b/>
          <w:bCs/>
          <w:color w:val="0D0D0D" w:themeColor="text1" w:themeTint="F2"/>
        </w:rPr>
        <w:t>Показания</w:t>
      </w:r>
      <w:bookmarkEnd w:id="616"/>
      <w:r w:rsidR="001A6BB3" w:rsidRPr="00A057BC">
        <w:rPr>
          <w:b/>
          <w:bCs/>
          <w:color w:val="0D0D0D" w:themeColor="text1" w:themeTint="F2"/>
        </w:rPr>
        <w:t xml:space="preserve"> [1].</w:t>
      </w:r>
    </w:p>
    <w:p w14:paraId="3D8D8C0E" w14:textId="77777777" w:rsidR="0010635A" w:rsidRPr="00A057BC" w:rsidRDefault="0010635A" w:rsidP="004D10BF">
      <w:pPr>
        <w:spacing w:line="276" w:lineRule="auto"/>
        <w:jc w:val="both"/>
        <w:rPr>
          <w:b/>
          <w:bCs/>
          <w:i/>
          <w:iCs/>
          <w:color w:val="0D0D0D" w:themeColor="text1" w:themeTint="F2"/>
        </w:rPr>
      </w:pPr>
      <w:r w:rsidRPr="00A057BC">
        <w:rPr>
          <w:b/>
          <w:bCs/>
          <w:i/>
          <w:iCs/>
          <w:color w:val="0D0D0D" w:themeColor="text1" w:themeTint="F2"/>
        </w:rPr>
        <w:t>Ревматоидный артрит</w:t>
      </w:r>
    </w:p>
    <w:p w14:paraId="23933516" w14:textId="08CC3EA9" w:rsidR="0010635A" w:rsidRPr="00A057BC" w:rsidRDefault="0010635A" w:rsidP="004D10BF">
      <w:pPr>
        <w:spacing w:line="276" w:lineRule="auto"/>
        <w:jc w:val="both"/>
        <w:rPr>
          <w:color w:val="0D0D0D" w:themeColor="text1" w:themeTint="F2"/>
        </w:rPr>
      </w:pPr>
      <w:r w:rsidRPr="00A057BC">
        <w:rPr>
          <w:color w:val="0D0D0D" w:themeColor="text1" w:themeTint="F2"/>
        </w:rPr>
        <w:t>Лечение ревматоидного артрита умеренной и высокой активности у взрослых пациентов. Препарат РАНВЭК может применяться в качестве монотерапии или в комбинации с метотрексатом или другими традиционными синтетическими базисными противовоспалительными препаратами (БПВП).</w:t>
      </w:r>
    </w:p>
    <w:p w14:paraId="79249A40" w14:textId="6EF82F0E" w:rsidR="0010635A" w:rsidRPr="00A057BC" w:rsidRDefault="0010635A" w:rsidP="004D10BF">
      <w:pPr>
        <w:spacing w:line="276" w:lineRule="auto"/>
        <w:jc w:val="both"/>
        <w:rPr>
          <w:b/>
          <w:bCs/>
          <w:i/>
          <w:iCs/>
          <w:color w:val="0D0D0D" w:themeColor="text1" w:themeTint="F2"/>
        </w:rPr>
      </w:pPr>
      <w:r w:rsidRPr="00A057BC">
        <w:rPr>
          <w:b/>
          <w:bCs/>
          <w:i/>
          <w:iCs/>
          <w:color w:val="0D0D0D" w:themeColor="text1" w:themeTint="F2"/>
        </w:rPr>
        <w:t>Псориатический артрит</w:t>
      </w:r>
    </w:p>
    <w:p w14:paraId="574E4BC0" w14:textId="6394282A" w:rsidR="0010635A" w:rsidRPr="00A057BC" w:rsidRDefault="0010635A" w:rsidP="004D10BF">
      <w:pPr>
        <w:spacing w:line="276" w:lineRule="auto"/>
        <w:jc w:val="both"/>
        <w:rPr>
          <w:color w:val="0D0D0D" w:themeColor="text1" w:themeTint="F2"/>
        </w:rPr>
      </w:pPr>
      <w:r w:rsidRPr="00A057BC">
        <w:rPr>
          <w:color w:val="0D0D0D" w:themeColor="text1" w:themeTint="F2"/>
        </w:rPr>
        <w:t xml:space="preserve">Лечение активного псориатического артрита у взрослых пациентов. Препарат </w:t>
      </w:r>
      <w:r w:rsidR="00A574C7" w:rsidRPr="00A057BC">
        <w:rPr>
          <w:color w:val="0D0D0D" w:themeColor="text1" w:themeTint="F2"/>
        </w:rPr>
        <w:t xml:space="preserve">Упадацитиниб </w:t>
      </w:r>
      <w:r w:rsidRPr="00A057BC">
        <w:rPr>
          <w:color w:val="0D0D0D" w:themeColor="text1" w:themeTint="F2"/>
        </w:rPr>
        <w:t>может применяться в качестве монотерапии или в комбинации с небиологическими БПВП.</w:t>
      </w:r>
    </w:p>
    <w:p w14:paraId="76802F58" w14:textId="199AA77A" w:rsidR="0010635A" w:rsidRPr="00A057BC" w:rsidRDefault="0010635A" w:rsidP="004D10BF">
      <w:pPr>
        <w:spacing w:line="276" w:lineRule="auto"/>
        <w:jc w:val="both"/>
        <w:rPr>
          <w:b/>
          <w:bCs/>
          <w:i/>
          <w:iCs/>
          <w:color w:val="0D0D0D" w:themeColor="text1" w:themeTint="F2"/>
        </w:rPr>
      </w:pPr>
      <w:r w:rsidRPr="00A057BC">
        <w:rPr>
          <w:b/>
          <w:bCs/>
          <w:i/>
          <w:iCs/>
          <w:color w:val="0D0D0D" w:themeColor="text1" w:themeTint="F2"/>
        </w:rPr>
        <w:t>Аксиальный спондилоартрит</w:t>
      </w:r>
    </w:p>
    <w:p w14:paraId="1165AAE5" w14:textId="5D17BB40" w:rsidR="0010635A" w:rsidRPr="00A057BC" w:rsidRDefault="0010635A" w:rsidP="004D10BF">
      <w:pPr>
        <w:spacing w:line="276" w:lineRule="auto"/>
        <w:jc w:val="both"/>
        <w:rPr>
          <w:i/>
          <w:iCs/>
          <w:color w:val="0D0D0D" w:themeColor="text1" w:themeTint="F2"/>
        </w:rPr>
      </w:pPr>
      <w:proofErr w:type="spellStart"/>
      <w:r w:rsidRPr="00A057BC">
        <w:rPr>
          <w:i/>
          <w:iCs/>
          <w:color w:val="0D0D0D" w:themeColor="text1" w:themeTint="F2"/>
        </w:rPr>
        <w:t>Нерентгенологический</w:t>
      </w:r>
      <w:proofErr w:type="spellEnd"/>
      <w:r w:rsidRPr="00A057BC">
        <w:rPr>
          <w:i/>
          <w:iCs/>
          <w:color w:val="0D0D0D" w:themeColor="text1" w:themeTint="F2"/>
        </w:rPr>
        <w:t xml:space="preserve"> аксиальный спондилоартрит</w:t>
      </w:r>
    </w:p>
    <w:p w14:paraId="043E3341" w14:textId="72776E79" w:rsidR="0010635A" w:rsidRPr="00A057BC" w:rsidRDefault="0010635A" w:rsidP="004D10BF">
      <w:pPr>
        <w:spacing w:line="276" w:lineRule="auto"/>
        <w:jc w:val="both"/>
        <w:rPr>
          <w:color w:val="0D0D0D" w:themeColor="text1" w:themeTint="F2"/>
        </w:rPr>
      </w:pPr>
      <w:r w:rsidRPr="00A057BC">
        <w:rPr>
          <w:color w:val="0D0D0D" w:themeColor="text1" w:themeTint="F2"/>
        </w:rPr>
        <w:t xml:space="preserve">Лечение активного </w:t>
      </w:r>
      <w:proofErr w:type="spellStart"/>
      <w:r w:rsidRPr="00A057BC">
        <w:rPr>
          <w:color w:val="0D0D0D" w:themeColor="text1" w:themeTint="F2"/>
        </w:rPr>
        <w:t>нерентгенологического</w:t>
      </w:r>
      <w:proofErr w:type="spellEnd"/>
      <w:r w:rsidRPr="00A057BC">
        <w:rPr>
          <w:color w:val="0D0D0D" w:themeColor="text1" w:themeTint="F2"/>
        </w:rPr>
        <w:t xml:space="preserve"> аксиального спондилоартрита у взрослых пациентов с объективными признаками воспаления — повышенным уровнем С-реактивного белка и/или изменениями по данным магнитно-резонансной томографии, — которые неадекватно ответили на лечение нестероидными противовоспалительными препаратами (НПВП).</w:t>
      </w:r>
    </w:p>
    <w:p w14:paraId="11FF189D" w14:textId="6AD60B32" w:rsidR="0010635A" w:rsidRPr="00A057BC" w:rsidRDefault="0010635A" w:rsidP="004D10BF">
      <w:pPr>
        <w:spacing w:line="276" w:lineRule="auto"/>
        <w:jc w:val="both"/>
        <w:rPr>
          <w:i/>
          <w:iCs/>
          <w:color w:val="0D0D0D" w:themeColor="text1" w:themeTint="F2"/>
        </w:rPr>
      </w:pPr>
      <w:r w:rsidRPr="00A057BC">
        <w:rPr>
          <w:i/>
          <w:iCs/>
          <w:color w:val="0D0D0D" w:themeColor="text1" w:themeTint="F2"/>
        </w:rPr>
        <w:t>Анкилозирующий спондилит (рентгенологический аксиальный спондилоартрит)</w:t>
      </w:r>
    </w:p>
    <w:p w14:paraId="3457CF3D" w14:textId="307864F1" w:rsidR="0010635A" w:rsidRPr="00A057BC" w:rsidRDefault="0010635A" w:rsidP="004D10BF">
      <w:pPr>
        <w:spacing w:line="276" w:lineRule="auto"/>
        <w:jc w:val="both"/>
        <w:rPr>
          <w:color w:val="0D0D0D" w:themeColor="text1" w:themeTint="F2"/>
        </w:rPr>
      </w:pPr>
      <w:r w:rsidRPr="00A057BC">
        <w:rPr>
          <w:color w:val="0D0D0D" w:themeColor="text1" w:themeTint="F2"/>
        </w:rPr>
        <w:t xml:space="preserve">Лечение активного </w:t>
      </w:r>
      <w:proofErr w:type="spellStart"/>
      <w:r w:rsidRPr="00A057BC">
        <w:rPr>
          <w:color w:val="0D0D0D" w:themeColor="text1" w:themeTint="F2"/>
        </w:rPr>
        <w:t>анкилозирующего</w:t>
      </w:r>
      <w:proofErr w:type="spellEnd"/>
      <w:r w:rsidRPr="00A057BC">
        <w:rPr>
          <w:color w:val="0D0D0D" w:themeColor="text1" w:themeTint="F2"/>
        </w:rPr>
        <w:t xml:space="preserve"> спондилита у взрослых пациентов.</w:t>
      </w:r>
    </w:p>
    <w:p w14:paraId="130CDAFB" w14:textId="2963DE64" w:rsidR="0010635A" w:rsidRPr="00A057BC" w:rsidRDefault="0010635A" w:rsidP="004D10BF">
      <w:pPr>
        <w:spacing w:line="276" w:lineRule="auto"/>
        <w:jc w:val="both"/>
        <w:rPr>
          <w:b/>
          <w:bCs/>
          <w:i/>
          <w:iCs/>
          <w:color w:val="0D0D0D" w:themeColor="text1" w:themeTint="F2"/>
        </w:rPr>
      </w:pPr>
      <w:r w:rsidRPr="00A057BC">
        <w:rPr>
          <w:b/>
          <w:bCs/>
          <w:i/>
          <w:iCs/>
          <w:color w:val="0D0D0D" w:themeColor="text1" w:themeTint="F2"/>
        </w:rPr>
        <w:t>Атопический дерматит</w:t>
      </w:r>
    </w:p>
    <w:p w14:paraId="0D3C54B9" w14:textId="775764DD" w:rsidR="0010635A" w:rsidRPr="00A057BC" w:rsidRDefault="0010635A" w:rsidP="004D10BF">
      <w:pPr>
        <w:spacing w:line="276" w:lineRule="auto"/>
        <w:jc w:val="both"/>
        <w:rPr>
          <w:color w:val="0D0D0D" w:themeColor="text1" w:themeTint="F2"/>
        </w:rPr>
      </w:pPr>
      <w:r w:rsidRPr="00A057BC">
        <w:rPr>
          <w:color w:val="0D0D0D" w:themeColor="text1" w:themeTint="F2"/>
        </w:rPr>
        <w:t>Лечение среднетяжелого и тяжелого атопического дерматита у взрослых пациентов и детей в возрасте 12 лет и старше, которым показано лечение препаратами системного действия.</w:t>
      </w:r>
    </w:p>
    <w:p w14:paraId="1584E120" w14:textId="14F57B49" w:rsidR="0010635A" w:rsidRPr="00A057BC" w:rsidRDefault="0010635A" w:rsidP="004D10BF">
      <w:pPr>
        <w:spacing w:line="276" w:lineRule="auto"/>
        <w:jc w:val="both"/>
        <w:rPr>
          <w:b/>
          <w:bCs/>
          <w:i/>
          <w:iCs/>
          <w:color w:val="0D0D0D" w:themeColor="text1" w:themeTint="F2"/>
        </w:rPr>
      </w:pPr>
      <w:r w:rsidRPr="00A057BC">
        <w:rPr>
          <w:b/>
          <w:bCs/>
          <w:i/>
          <w:iCs/>
          <w:color w:val="0D0D0D" w:themeColor="text1" w:themeTint="F2"/>
        </w:rPr>
        <w:t>Язвенный колит</w:t>
      </w:r>
    </w:p>
    <w:p w14:paraId="6960EFFA" w14:textId="3D24D610" w:rsidR="0010635A" w:rsidRPr="00A057BC" w:rsidRDefault="00511051" w:rsidP="004D10BF">
      <w:pPr>
        <w:spacing w:line="276" w:lineRule="auto"/>
        <w:jc w:val="both"/>
        <w:rPr>
          <w:color w:val="0D0D0D" w:themeColor="text1" w:themeTint="F2"/>
        </w:rPr>
      </w:pPr>
      <w:ins w:id="617" w:author="Автор" w:date="2026-08-25T18:46:00Z">
        <w:r w:rsidRPr="00511051">
          <w:rPr>
            <w:color w:val="0D0D0D" w:themeColor="text1" w:themeTint="F2"/>
          </w:rPr>
          <w:t>РАНВЭК показан для лечения язвенного колита среднетяжелой и тяжелой степени активности у взрослых пациентов при недостаточном ответе, потере ответа или непереносимости стандартной терапии или терапии биологическими препаратами.</w:t>
        </w:r>
      </w:ins>
      <w:del w:id="618" w:author="Автор" w:date="2026-08-25T18:46:00Z">
        <w:r w:rsidR="0010635A" w:rsidRPr="00A057BC" w:rsidDel="00511051">
          <w:rPr>
            <w:color w:val="0D0D0D" w:themeColor="text1" w:themeTint="F2"/>
          </w:rPr>
          <w:delText xml:space="preserve">Препарат </w:delText>
        </w:r>
        <w:r w:rsidR="00A574C7" w:rsidRPr="00A057BC" w:rsidDel="00511051">
          <w:rPr>
            <w:color w:val="0D0D0D" w:themeColor="text1" w:themeTint="F2"/>
          </w:rPr>
          <w:delText xml:space="preserve">Упадацитиниб </w:delText>
        </w:r>
        <w:r w:rsidR="0010635A" w:rsidRPr="00A057BC" w:rsidDel="00511051">
          <w:rPr>
            <w:color w:val="0D0D0D" w:themeColor="text1" w:themeTint="F2"/>
          </w:rPr>
          <w:delText xml:space="preserve">показан для лечения язвенного колита среднетяжелой и тяжелой степени активности у взрослых </w:delText>
        </w:r>
        <w:commentRangeStart w:id="619"/>
        <w:commentRangeStart w:id="620"/>
        <w:r w:rsidR="0010635A" w:rsidRPr="00A057BC" w:rsidDel="00511051">
          <w:rPr>
            <w:color w:val="0D0D0D" w:themeColor="text1" w:themeTint="F2"/>
          </w:rPr>
          <w:delText>пациентов</w:delText>
        </w:r>
      </w:del>
      <w:commentRangeEnd w:id="619"/>
      <w:r w:rsidR="00F1257B">
        <w:rPr>
          <w:rStyle w:val="a8"/>
        </w:rPr>
        <w:commentReference w:id="619"/>
      </w:r>
      <w:commentRangeEnd w:id="620"/>
      <w:r>
        <w:rPr>
          <w:rStyle w:val="a8"/>
        </w:rPr>
        <w:commentReference w:id="620"/>
      </w:r>
      <w:del w:id="621" w:author="Автор" w:date="2026-08-25T18:46:00Z">
        <w:r w:rsidR="0010635A" w:rsidRPr="00A057BC" w:rsidDel="00511051">
          <w:rPr>
            <w:color w:val="0D0D0D" w:themeColor="text1" w:themeTint="F2"/>
          </w:rPr>
          <w:delText>.</w:delText>
        </w:r>
      </w:del>
    </w:p>
    <w:p w14:paraId="1360161F" w14:textId="6EC0A1AE" w:rsidR="0010635A" w:rsidRPr="00A057BC" w:rsidRDefault="0010635A" w:rsidP="004D10BF">
      <w:pPr>
        <w:spacing w:line="276" w:lineRule="auto"/>
        <w:jc w:val="both"/>
        <w:rPr>
          <w:b/>
          <w:bCs/>
          <w:i/>
          <w:iCs/>
          <w:color w:val="0D0D0D" w:themeColor="text1" w:themeTint="F2"/>
        </w:rPr>
      </w:pPr>
      <w:r w:rsidRPr="00A057BC">
        <w:rPr>
          <w:b/>
          <w:bCs/>
          <w:i/>
          <w:iCs/>
          <w:color w:val="0D0D0D" w:themeColor="text1" w:themeTint="F2"/>
        </w:rPr>
        <w:t>Болезнь Крона</w:t>
      </w:r>
    </w:p>
    <w:p w14:paraId="51512C19" w14:textId="36191FEF" w:rsidR="00183CFE" w:rsidRPr="00A057BC" w:rsidRDefault="00511051" w:rsidP="004D10BF">
      <w:pPr>
        <w:spacing w:line="276" w:lineRule="auto"/>
        <w:jc w:val="both"/>
        <w:rPr>
          <w:color w:val="0D0D0D" w:themeColor="text1" w:themeTint="F2"/>
        </w:rPr>
      </w:pPr>
      <w:ins w:id="622" w:author="Автор" w:date="2026-08-25T18:46:00Z">
        <w:r w:rsidRPr="00511051">
          <w:rPr>
            <w:color w:val="0D0D0D" w:themeColor="text1" w:themeTint="F2"/>
          </w:rPr>
          <w:t>Лечение болезни Крона среднетяжелой и тяжелой степени у взрослых пациентов при недостаточном ответе, потере ответа или непереносимости стандартной терапии или терапии биологическими препаратами.</w:t>
        </w:r>
      </w:ins>
      <w:del w:id="623" w:author="Автор" w:date="2026-08-25T18:46:00Z">
        <w:r w:rsidR="0010635A" w:rsidRPr="00A057BC" w:rsidDel="00511051">
          <w:rPr>
            <w:color w:val="0D0D0D" w:themeColor="text1" w:themeTint="F2"/>
          </w:rPr>
          <w:delText xml:space="preserve">Лечение болезни Крона среднетяжелой и тяжелой степени у взрослых </w:delText>
        </w:r>
        <w:commentRangeStart w:id="624"/>
        <w:commentRangeStart w:id="625"/>
        <w:r w:rsidR="0010635A" w:rsidRPr="00A057BC" w:rsidDel="00511051">
          <w:rPr>
            <w:color w:val="0D0D0D" w:themeColor="text1" w:themeTint="F2"/>
          </w:rPr>
          <w:delText>пациентов</w:delText>
        </w:r>
        <w:commentRangeEnd w:id="624"/>
        <w:r w:rsidR="00F1257B" w:rsidDel="00511051">
          <w:rPr>
            <w:rStyle w:val="a8"/>
          </w:rPr>
          <w:commentReference w:id="624"/>
        </w:r>
        <w:commentRangeEnd w:id="625"/>
        <w:r w:rsidDel="00511051">
          <w:rPr>
            <w:rStyle w:val="a8"/>
          </w:rPr>
          <w:commentReference w:id="625"/>
        </w:r>
        <w:r w:rsidR="0010635A" w:rsidRPr="00A057BC" w:rsidDel="00511051">
          <w:rPr>
            <w:color w:val="0D0D0D" w:themeColor="text1" w:themeTint="F2"/>
          </w:rPr>
          <w:delText>.</w:delText>
        </w:r>
      </w:del>
    </w:p>
    <w:p w14:paraId="321598E5" w14:textId="77777777" w:rsidR="00183CFE" w:rsidRPr="00A057BC" w:rsidRDefault="00183CFE" w:rsidP="004D10BF">
      <w:pPr>
        <w:spacing w:line="276" w:lineRule="auto"/>
        <w:jc w:val="both"/>
        <w:rPr>
          <w:b/>
          <w:bCs/>
          <w:color w:val="0D0D0D" w:themeColor="text1" w:themeTint="F2"/>
        </w:rPr>
      </w:pPr>
      <w:bookmarkStart w:id="626" w:name="_Toc201076856"/>
      <w:r w:rsidRPr="00A057BC">
        <w:rPr>
          <w:b/>
          <w:bCs/>
          <w:color w:val="0D0D0D" w:themeColor="text1" w:themeTint="F2"/>
        </w:rPr>
        <w:t>Противопоказания</w:t>
      </w:r>
      <w:bookmarkEnd w:id="626"/>
    </w:p>
    <w:p w14:paraId="0352E314" w14:textId="0A74456B" w:rsidR="0010635A" w:rsidRPr="00A057BC" w:rsidRDefault="0010635A" w:rsidP="004D10BF">
      <w:pPr>
        <w:pStyle w:val="afd"/>
        <w:numPr>
          <w:ilvl w:val="0"/>
          <w:numId w:val="87"/>
        </w:numPr>
        <w:spacing w:line="276" w:lineRule="auto"/>
        <w:jc w:val="both"/>
        <w:rPr>
          <w:color w:val="0D0D0D" w:themeColor="text1" w:themeTint="F2"/>
        </w:rPr>
      </w:pPr>
      <w:r w:rsidRPr="00A057BC">
        <w:rPr>
          <w:color w:val="0D0D0D" w:themeColor="text1" w:themeTint="F2"/>
        </w:rPr>
        <w:t xml:space="preserve">гиперчувствительность к </w:t>
      </w:r>
      <w:proofErr w:type="spellStart"/>
      <w:r w:rsidRPr="00A057BC">
        <w:rPr>
          <w:color w:val="0D0D0D" w:themeColor="text1" w:themeTint="F2"/>
        </w:rPr>
        <w:t>упадацитинибу</w:t>
      </w:r>
      <w:proofErr w:type="spellEnd"/>
      <w:r w:rsidRPr="00A057BC">
        <w:rPr>
          <w:color w:val="0D0D0D" w:themeColor="text1" w:themeTint="F2"/>
        </w:rPr>
        <w:t xml:space="preserve"> или к любому из вспомогательных веществ;</w:t>
      </w:r>
    </w:p>
    <w:p w14:paraId="51BD3B59" w14:textId="4A28F6CF" w:rsidR="00C075C2" w:rsidRPr="00A057BC" w:rsidRDefault="0010635A" w:rsidP="004D10BF">
      <w:pPr>
        <w:pStyle w:val="afd"/>
        <w:numPr>
          <w:ilvl w:val="0"/>
          <w:numId w:val="87"/>
        </w:numPr>
        <w:spacing w:line="276" w:lineRule="auto"/>
        <w:jc w:val="both"/>
        <w:rPr>
          <w:color w:val="0D0D0D" w:themeColor="text1" w:themeTint="F2"/>
        </w:rPr>
      </w:pPr>
      <w:r w:rsidRPr="00A057BC">
        <w:rPr>
          <w:color w:val="0D0D0D" w:themeColor="text1" w:themeTint="F2"/>
        </w:rPr>
        <w:t>беременность и период грудного вскармливания</w:t>
      </w:r>
      <w:r w:rsidR="00C075C2" w:rsidRPr="00A057BC">
        <w:rPr>
          <w:color w:val="0D0D0D" w:themeColor="text1" w:themeTint="F2"/>
        </w:rPr>
        <w:t>.</w:t>
      </w:r>
    </w:p>
    <w:p w14:paraId="65789AC4" w14:textId="2122C739" w:rsidR="0010635A" w:rsidRPr="00A057BC" w:rsidRDefault="0010635A" w:rsidP="001A6BB3">
      <w:pPr>
        <w:spacing w:before="120" w:line="276" w:lineRule="auto"/>
        <w:jc w:val="both"/>
        <w:rPr>
          <w:b/>
          <w:bCs/>
          <w:color w:val="0D0D0D" w:themeColor="text1" w:themeTint="F2"/>
        </w:rPr>
      </w:pPr>
      <w:r w:rsidRPr="00A057BC">
        <w:rPr>
          <w:b/>
          <w:bCs/>
          <w:color w:val="0D0D0D" w:themeColor="text1" w:themeTint="F2"/>
        </w:rPr>
        <w:t>Фертильность, беременность и лактация</w:t>
      </w:r>
      <w:r w:rsidR="001A6BB3" w:rsidRPr="00A057BC">
        <w:rPr>
          <w:b/>
          <w:bCs/>
          <w:color w:val="0D0D0D" w:themeColor="text1" w:themeTint="F2"/>
        </w:rPr>
        <w:t xml:space="preserve"> [1].</w:t>
      </w:r>
    </w:p>
    <w:p w14:paraId="24E3E53E" w14:textId="0F485885" w:rsidR="0010635A" w:rsidRPr="00A057BC" w:rsidRDefault="0010635A" w:rsidP="004D10BF">
      <w:pPr>
        <w:spacing w:line="276" w:lineRule="auto"/>
        <w:jc w:val="both"/>
        <w:rPr>
          <w:b/>
          <w:bCs/>
          <w:i/>
          <w:iCs/>
          <w:color w:val="0D0D0D" w:themeColor="text1" w:themeTint="F2"/>
        </w:rPr>
      </w:pPr>
      <w:r w:rsidRPr="00A057BC">
        <w:rPr>
          <w:b/>
          <w:bCs/>
          <w:i/>
          <w:iCs/>
          <w:color w:val="0D0D0D" w:themeColor="text1" w:themeTint="F2"/>
        </w:rPr>
        <w:t xml:space="preserve">Женщины с детородным потенциалом (контрацепция у </w:t>
      </w:r>
      <w:commentRangeStart w:id="627"/>
      <w:commentRangeStart w:id="628"/>
      <w:r w:rsidRPr="00A057BC">
        <w:rPr>
          <w:b/>
          <w:bCs/>
          <w:i/>
          <w:iCs/>
          <w:color w:val="0D0D0D" w:themeColor="text1" w:themeTint="F2"/>
        </w:rPr>
        <w:t>женщин</w:t>
      </w:r>
      <w:commentRangeEnd w:id="627"/>
      <w:r w:rsidR="00B928AA">
        <w:rPr>
          <w:rStyle w:val="a8"/>
        </w:rPr>
        <w:commentReference w:id="627"/>
      </w:r>
      <w:commentRangeEnd w:id="628"/>
      <w:r w:rsidR="00511051">
        <w:rPr>
          <w:rStyle w:val="a8"/>
        </w:rPr>
        <w:commentReference w:id="628"/>
      </w:r>
      <w:r w:rsidRPr="00A057BC">
        <w:rPr>
          <w:b/>
          <w:bCs/>
          <w:i/>
          <w:iCs/>
          <w:color w:val="0D0D0D" w:themeColor="text1" w:themeTint="F2"/>
        </w:rPr>
        <w:t>)</w:t>
      </w:r>
    </w:p>
    <w:p w14:paraId="55DE3B37" w14:textId="3E90CC38" w:rsidR="0010635A" w:rsidRPr="00A057BC" w:rsidRDefault="00511051" w:rsidP="004D10BF">
      <w:pPr>
        <w:spacing w:line="276" w:lineRule="auto"/>
        <w:jc w:val="both"/>
        <w:rPr>
          <w:color w:val="0D0D0D" w:themeColor="text1" w:themeTint="F2"/>
        </w:rPr>
      </w:pPr>
      <w:ins w:id="629" w:author="Автор" w:date="2026-08-25T18:47:00Z">
        <w:r w:rsidRPr="00511051">
          <w:rPr>
            <w:color w:val="0D0D0D" w:themeColor="text1" w:themeTint="F2"/>
          </w:rPr>
          <w:t xml:space="preserve">Женщинам с сохраненной детородной функцией необходимо использовать надежные методы контрацепции во время применения </w:t>
        </w:r>
        <w:proofErr w:type="spellStart"/>
        <w:r w:rsidRPr="00511051">
          <w:rPr>
            <w:color w:val="0D0D0D" w:themeColor="text1" w:themeTint="F2"/>
          </w:rPr>
          <w:t>упадацитиниба</w:t>
        </w:r>
        <w:proofErr w:type="spellEnd"/>
        <w:r w:rsidRPr="00511051">
          <w:rPr>
            <w:color w:val="0D0D0D" w:themeColor="text1" w:themeTint="F2"/>
          </w:rPr>
          <w:t xml:space="preserve"> и, по меньшей мере, в течение </w:t>
        </w:r>
        <w:r w:rsidRPr="00511051">
          <w:rPr>
            <w:color w:val="0D0D0D" w:themeColor="text1" w:themeTint="F2"/>
          </w:rPr>
          <w:lastRenderedPageBreak/>
          <w:t xml:space="preserve">4-х недель после окончания лечения. Пациентки детского возраста и/или их родители/лица, осуществляющие уход, должны быть проинформированы о необходимости обратиться к лечащему врачу, как только у пациентки начнется первая менструация во время применения </w:t>
        </w:r>
        <w:proofErr w:type="spellStart"/>
        <w:r w:rsidRPr="00511051">
          <w:rPr>
            <w:color w:val="0D0D0D" w:themeColor="text1" w:themeTint="F2"/>
          </w:rPr>
          <w:t>упадацитиниба</w:t>
        </w:r>
        <w:proofErr w:type="spellEnd"/>
        <w:r w:rsidRPr="00511051">
          <w:rPr>
            <w:color w:val="0D0D0D" w:themeColor="text1" w:themeTint="F2"/>
          </w:rPr>
          <w:t>.</w:t>
        </w:r>
      </w:ins>
      <w:del w:id="630" w:author="Автор" w:date="2026-08-25T18:47:00Z">
        <w:r w:rsidR="0010635A" w:rsidRPr="00A057BC" w:rsidDel="00511051">
          <w:rPr>
            <w:color w:val="0D0D0D" w:themeColor="text1" w:themeTint="F2"/>
          </w:rPr>
          <w:delText xml:space="preserve">В исследованиях эмбриофетального развития на животных упадацитиниб оказывал тератогенное действие на крыс и кроликов. Женщинам с сохраненной детородной функцией необходимо использовать надежные методы контрацепции во время применения препарата </w:delText>
        </w:r>
        <w:r w:rsidR="00A574C7" w:rsidRPr="00A057BC" w:rsidDel="00511051">
          <w:rPr>
            <w:color w:val="0D0D0D" w:themeColor="text1" w:themeTint="F2"/>
          </w:rPr>
          <w:delText xml:space="preserve">Упадацитиниб </w:delText>
        </w:r>
        <w:r w:rsidR="0010635A" w:rsidRPr="00A057BC" w:rsidDel="00511051">
          <w:rPr>
            <w:color w:val="0D0D0D" w:themeColor="text1" w:themeTint="F2"/>
          </w:rPr>
          <w:delText>и по меньшей мере в течение 4 недель после окончания лечения.</w:delText>
        </w:r>
      </w:del>
    </w:p>
    <w:p w14:paraId="2D443416" w14:textId="5ED630BC" w:rsidR="0010635A" w:rsidRPr="00A057BC" w:rsidRDefault="0010635A" w:rsidP="004D10BF">
      <w:pPr>
        <w:spacing w:line="276" w:lineRule="auto"/>
        <w:jc w:val="both"/>
        <w:rPr>
          <w:b/>
          <w:bCs/>
          <w:i/>
          <w:iCs/>
          <w:color w:val="0D0D0D" w:themeColor="text1" w:themeTint="F2"/>
        </w:rPr>
      </w:pPr>
      <w:commentRangeStart w:id="631"/>
      <w:commentRangeStart w:id="632"/>
      <w:r w:rsidRPr="00A057BC">
        <w:rPr>
          <w:b/>
          <w:bCs/>
          <w:i/>
          <w:iCs/>
          <w:color w:val="0D0D0D" w:themeColor="text1" w:themeTint="F2"/>
        </w:rPr>
        <w:t>Беременность</w:t>
      </w:r>
      <w:commentRangeEnd w:id="631"/>
      <w:r w:rsidR="00B928AA">
        <w:rPr>
          <w:rStyle w:val="a8"/>
        </w:rPr>
        <w:commentReference w:id="631"/>
      </w:r>
      <w:commentRangeEnd w:id="632"/>
      <w:r w:rsidR="00511051">
        <w:rPr>
          <w:rStyle w:val="a8"/>
        </w:rPr>
        <w:commentReference w:id="632"/>
      </w:r>
    </w:p>
    <w:p w14:paraId="58DE0D1A" w14:textId="27F77E4E" w:rsidR="0010635A" w:rsidRPr="00A057BC" w:rsidDel="00511051" w:rsidRDefault="00511051" w:rsidP="004D10BF">
      <w:pPr>
        <w:spacing w:line="276" w:lineRule="auto"/>
        <w:jc w:val="both"/>
        <w:rPr>
          <w:del w:id="633" w:author="Автор" w:date="2026-08-25T18:47:00Z"/>
          <w:color w:val="0D0D0D" w:themeColor="text1" w:themeTint="F2"/>
        </w:rPr>
      </w:pPr>
      <w:ins w:id="634" w:author="Автор" w:date="2026-08-25T18:47:00Z">
        <w:r w:rsidRPr="00511051">
          <w:rPr>
            <w:color w:val="0D0D0D" w:themeColor="text1" w:themeTint="F2"/>
          </w:rPr>
          <w:t xml:space="preserve">Данные о применении </w:t>
        </w:r>
        <w:proofErr w:type="spellStart"/>
        <w:r w:rsidRPr="00511051">
          <w:rPr>
            <w:color w:val="0D0D0D" w:themeColor="text1" w:themeTint="F2"/>
          </w:rPr>
          <w:t>упадацитиниба</w:t>
        </w:r>
        <w:proofErr w:type="spellEnd"/>
        <w:r w:rsidRPr="00511051">
          <w:rPr>
            <w:color w:val="0D0D0D" w:themeColor="text1" w:themeTint="F2"/>
          </w:rPr>
          <w:t xml:space="preserve"> у беременных женщин отсутствуют или ограничены. Исследования препарата на животных показали его репродуктивную токсичность. Упадацитиниб оказывал тератогенное действие при исследовании применения у крыс и кроликов, с влиянием на кости плода у крыс и на сердце плода у кроликов при внутриутробном воздействии.</w:t>
        </w:r>
      </w:ins>
      <w:del w:id="635" w:author="Автор" w:date="2026-08-25T18:47:00Z">
        <w:r w:rsidR="0010635A" w:rsidRPr="00A057BC" w:rsidDel="00511051">
          <w:rPr>
            <w:color w:val="0D0D0D" w:themeColor="text1" w:themeTint="F2"/>
          </w:rPr>
          <w:delText>Данные о применении упадацитиниба у беременных женщин ограничены. Полученных данных недостаточно для оценки риска развития врожденных дефектов и выкидышей, связанных с применением данного лекарственного препарата. Согласно результатам исследований на животных, упадацитиниб может оказывать влияние на развитие плода.</w:delText>
        </w:r>
      </w:del>
    </w:p>
    <w:p w14:paraId="54CBE1F3" w14:textId="786DD638" w:rsidR="0010635A" w:rsidRDefault="0010635A" w:rsidP="004D10BF">
      <w:pPr>
        <w:spacing w:line="276" w:lineRule="auto"/>
        <w:jc w:val="both"/>
        <w:rPr>
          <w:ins w:id="636" w:author="Автор" w:date="2026-08-25T18:47:00Z"/>
          <w:color w:val="0D0D0D" w:themeColor="text1" w:themeTint="F2"/>
        </w:rPr>
      </w:pPr>
      <w:del w:id="637" w:author="Автор" w:date="2026-08-25T18:47:00Z">
        <w:r w:rsidRPr="00A057BC" w:rsidDel="00511051">
          <w:rPr>
            <w:color w:val="0D0D0D" w:themeColor="text1" w:themeTint="F2"/>
          </w:rPr>
          <w:delText>Предполагаемый риск развития серьезных врожденных дефектов и выкидышей у беременных женщин неизвестен. При любой беременности сохраняется риск развития врожденных дефектов, выкидыша или других неблагоприятных исходов.</w:delText>
        </w:r>
      </w:del>
      <w:ins w:id="638" w:author="Автор" w:date="2026-08-25T18:47:00Z">
        <w:r w:rsidR="00511051">
          <w:rPr>
            <w:color w:val="0D0D0D" w:themeColor="text1" w:themeTint="F2"/>
          </w:rPr>
          <w:t xml:space="preserve"> </w:t>
        </w:r>
        <w:r w:rsidR="00511051" w:rsidRPr="00511051">
          <w:rPr>
            <w:color w:val="0D0D0D" w:themeColor="text1" w:themeTint="F2"/>
          </w:rPr>
          <w:t>Упадацитиниб противопоказан при беременности</w:t>
        </w:r>
        <w:r w:rsidR="00511051">
          <w:rPr>
            <w:color w:val="0D0D0D" w:themeColor="text1" w:themeTint="F2"/>
          </w:rPr>
          <w:t>.</w:t>
        </w:r>
      </w:ins>
    </w:p>
    <w:p w14:paraId="5F84E41A" w14:textId="434E8860" w:rsidR="00511051" w:rsidRDefault="00511051" w:rsidP="004D10BF">
      <w:pPr>
        <w:spacing w:line="276" w:lineRule="auto"/>
        <w:jc w:val="both"/>
        <w:rPr>
          <w:ins w:id="639" w:author="Автор" w:date="2026-08-25T18:47:00Z"/>
          <w:color w:val="0D0D0D" w:themeColor="text1" w:themeTint="F2"/>
        </w:rPr>
      </w:pPr>
      <w:ins w:id="640" w:author="Автор" w:date="2026-08-25T18:47:00Z">
        <w:r w:rsidRPr="00511051">
          <w:rPr>
            <w:color w:val="0D0D0D" w:themeColor="text1" w:themeTint="F2"/>
          </w:rPr>
          <w:t xml:space="preserve">При наступлении беременности у пациентки на фоне приема </w:t>
        </w:r>
        <w:proofErr w:type="spellStart"/>
        <w:r w:rsidRPr="00511051">
          <w:rPr>
            <w:color w:val="0D0D0D" w:themeColor="text1" w:themeTint="F2"/>
          </w:rPr>
          <w:t>упадацитиниба</w:t>
        </w:r>
        <w:proofErr w:type="spellEnd"/>
        <w:r w:rsidRPr="00511051">
          <w:rPr>
            <w:color w:val="0D0D0D" w:themeColor="text1" w:themeTint="F2"/>
          </w:rPr>
          <w:t xml:space="preserve"> родителей следует проинформировать о потенциальном риске для плода</w:t>
        </w:r>
      </w:ins>
      <w:ins w:id="641" w:author="Автор" w:date="2026-08-25T18:49:00Z">
        <w:r w:rsidRPr="00767CD6">
          <w:rPr>
            <w:color w:val="0D0D0D" w:themeColor="text1" w:themeTint="F2"/>
            <w:rPrChange w:id="642" w:author="Автор" w:date="2026-08-25T18:49:00Z">
              <w:rPr>
                <w:color w:val="0D0D0D" w:themeColor="text1" w:themeTint="F2"/>
                <w:lang w:val="en-US"/>
              </w:rPr>
            </w:rPrChange>
          </w:rPr>
          <w:t xml:space="preserve"> [1]</w:t>
        </w:r>
      </w:ins>
      <w:ins w:id="643" w:author="Автор" w:date="2026-08-25T18:47:00Z">
        <w:r w:rsidRPr="00511051">
          <w:rPr>
            <w:color w:val="0D0D0D" w:themeColor="text1" w:themeTint="F2"/>
          </w:rPr>
          <w:t>.</w:t>
        </w:r>
      </w:ins>
    </w:p>
    <w:p w14:paraId="21C7066D" w14:textId="77777777" w:rsidR="00511051" w:rsidRPr="00A057BC" w:rsidRDefault="00511051" w:rsidP="004D10BF">
      <w:pPr>
        <w:spacing w:line="276" w:lineRule="auto"/>
        <w:jc w:val="both"/>
        <w:rPr>
          <w:color w:val="0D0D0D" w:themeColor="text1" w:themeTint="F2"/>
        </w:rPr>
      </w:pPr>
    </w:p>
    <w:p w14:paraId="46BDD0DC" w14:textId="430DD5B1" w:rsidR="0010635A" w:rsidRPr="00A057BC" w:rsidRDefault="0010635A" w:rsidP="004D10BF">
      <w:pPr>
        <w:spacing w:line="276" w:lineRule="auto"/>
        <w:jc w:val="both"/>
        <w:rPr>
          <w:b/>
          <w:bCs/>
          <w:i/>
          <w:iCs/>
          <w:color w:val="0D0D0D" w:themeColor="text1" w:themeTint="F2"/>
        </w:rPr>
      </w:pPr>
      <w:commentRangeStart w:id="644"/>
      <w:commentRangeStart w:id="645"/>
      <w:r w:rsidRPr="00A057BC">
        <w:rPr>
          <w:b/>
          <w:bCs/>
          <w:i/>
          <w:iCs/>
          <w:color w:val="0D0D0D" w:themeColor="text1" w:themeTint="F2"/>
        </w:rPr>
        <w:t>Риск для матери и/или эмбриона/плода, связанный с заболеванием</w:t>
      </w:r>
      <w:commentRangeEnd w:id="644"/>
      <w:r w:rsidR="00B928AA">
        <w:rPr>
          <w:rStyle w:val="a8"/>
        </w:rPr>
        <w:commentReference w:id="644"/>
      </w:r>
      <w:commentRangeEnd w:id="645"/>
      <w:r w:rsidR="00511051">
        <w:rPr>
          <w:rStyle w:val="a8"/>
        </w:rPr>
        <w:commentReference w:id="645"/>
      </w:r>
    </w:p>
    <w:p w14:paraId="263C3E34" w14:textId="1E9DEDA8" w:rsidR="0010635A" w:rsidRPr="00A057BC" w:rsidRDefault="0010635A" w:rsidP="004D10BF">
      <w:pPr>
        <w:spacing w:line="276" w:lineRule="auto"/>
        <w:jc w:val="both"/>
        <w:rPr>
          <w:color w:val="0D0D0D" w:themeColor="text1" w:themeTint="F2"/>
        </w:rPr>
      </w:pPr>
      <w:r w:rsidRPr="00A057BC">
        <w:rPr>
          <w:color w:val="0D0D0D" w:themeColor="text1" w:themeTint="F2"/>
        </w:rPr>
        <w:t xml:space="preserve">Опубликованные данные свидетельствуют о том, что повышение активности заболевания связано с риском развития неблагоприятных исходов беременности у женщин с ревматоидным артритом. К таким исходам относятся преждевременные роды до 37-й недели беременности, низкая масса тела при рождении менее 2500 г и малая масса тела для </w:t>
      </w:r>
      <w:proofErr w:type="spellStart"/>
      <w:r w:rsidRPr="00A057BC">
        <w:rPr>
          <w:color w:val="0D0D0D" w:themeColor="text1" w:themeTint="F2"/>
        </w:rPr>
        <w:t>гестационного</w:t>
      </w:r>
      <w:proofErr w:type="spellEnd"/>
      <w:r w:rsidRPr="00A057BC">
        <w:rPr>
          <w:color w:val="0D0D0D" w:themeColor="text1" w:themeTint="F2"/>
        </w:rPr>
        <w:t xml:space="preserve"> возраста</w:t>
      </w:r>
      <w:ins w:id="646" w:author="Автор" w:date="2026-08-25T18:49:00Z">
        <w:r w:rsidR="00511051" w:rsidRPr="00767CD6">
          <w:rPr>
            <w:color w:val="0D0D0D" w:themeColor="text1" w:themeTint="F2"/>
            <w:rPrChange w:id="647" w:author="Автор" w:date="2026-08-25T18:49:00Z">
              <w:rPr>
                <w:color w:val="0D0D0D" w:themeColor="text1" w:themeTint="F2"/>
                <w:lang w:val="en-US"/>
              </w:rPr>
            </w:rPrChange>
          </w:rPr>
          <w:t xml:space="preserve"> [11]</w:t>
        </w:r>
      </w:ins>
      <w:r w:rsidRPr="00A057BC">
        <w:rPr>
          <w:color w:val="0D0D0D" w:themeColor="text1" w:themeTint="F2"/>
        </w:rPr>
        <w:t>.</w:t>
      </w:r>
    </w:p>
    <w:p w14:paraId="3EC90B02" w14:textId="17A654CA" w:rsidR="0010635A" w:rsidRPr="00A057BC" w:rsidRDefault="0010635A" w:rsidP="004D10BF">
      <w:pPr>
        <w:spacing w:line="276" w:lineRule="auto"/>
        <w:jc w:val="both"/>
        <w:rPr>
          <w:b/>
          <w:bCs/>
          <w:i/>
          <w:iCs/>
          <w:color w:val="0D0D0D" w:themeColor="text1" w:themeTint="F2"/>
        </w:rPr>
      </w:pPr>
      <w:commentRangeStart w:id="648"/>
      <w:commentRangeStart w:id="649"/>
      <w:r w:rsidRPr="00A057BC">
        <w:rPr>
          <w:b/>
          <w:bCs/>
          <w:i/>
          <w:iCs/>
          <w:color w:val="0D0D0D" w:themeColor="text1" w:themeTint="F2"/>
        </w:rPr>
        <w:t>Лактация</w:t>
      </w:r>
      <w:commentRangeEnd w:id="648"/>
      <w:r w:rsidR="00B928AA">
        <w:rPr>
          <w:rStyle w:val="a8"/>
        </w:rPr>
        <w:commentReference w:id="648"/>
      </w:r>
      <w:commentRangeEnd w:id="649"/>
      <w:r w:rsidR="00511051">
        <w:rPr>
          <w:rStyle w:val="a8"/>
        </w:rPr>
        <w:commentReference w:id="649"/>
      </w:r>
    </w:p>
    <w:p w14:paraId="155ADF69" w14:textId="77777777" w:rsidR="00511051" w:rsidRPr="00511051" w:rsidRDefault="00511051" w:rsidP="00511051">
      <w:pPr>
        <w:spacing w:line="276" w:lineRule="auto"/>
        <w:jc w:val="both"/>
        <w:rPr>
          <w:ins w:id="650" w:author="Автор" w:date="2026-08-25T18:49:00Z"/>
          <w:color w:val="0D0D0D" w:themeColor="text1" w:themeTint="F2"/>
        </w:rPr>
      </w:pPr>
      <w:ins w:id="651" w:author="Автор" w:date="2026-08-25T18:49:00Z">
        <w:r w:rsidRPr="00511051">
          <w:rPr>
            <w:color w:val="0D0D0D" w:themeColor="text1" w:themeTint="F2"/>
          </w:rPr>
          <w:t xml:space="preserve">Неизвестно, выделяется ли упадацитиниб или его метаболиты с грудным молоком человека. Доступные данные исследований фармакодинамики и токсического воздействия препарата на животных показали выделение </w:t>
        </w:r>
        <w:proofErr w:type="spellStart"/>
        <w:r w:rsidRPr="00511051">
          <w:rPr>
            <w:color w:val="0D0D0D" w:themeColor="text1" w:themeTint="F2"/>
          </w:rPr>
          <w:t>упадацитиниба</w:t>
        </w:r>
        <w:proofErr w:type="spellEnd"/>
        <w:r w:rsidRPr="00511051">
          <w:rPr>
            <w:color w:val="0D0D0D" w:themeColor="text1" w:themeTint="F2"/>
          </w:rPr>
          <w:t xml:space="preserve"> в молоко.</w:t>
        </w:r>
      </w:ins>
    </w:p>
    <w:p w14:paraId="5A397804" w14:textId="77777777" w:rsidR="00511051" w:rsidRPr="00511051" w:rsidRDefault="00511051" w:rsidP="00511051">
      <w:pPr>
        <w:spacing w:line="276" w:lineRule="auto"/>
        <w:jc w:val="both"/>
        <w:rPr>
          <w:ins w:id="652" w:author="Автор" w:date="2026-08-25T18:49:00Z"/>
          <w:color w:val="0D0D0D" w:themeColor="text1" w:themeTint="F2"/>
        </w:rPr>
      </w:pPr>
      <w:ins w:id="653" w:author="Автор" w:date="2026-08-25T18:49:00Z">
        <w:r w:rsidRPr="00511051">
          <w:rPr>
            <w:color w:val="0D0D0D" w:themeColor="text1" w:themeTint="F2"/>
          </w:rPr>
          <w:t>Нельзя исключить риск для новорожденных и детей грудного возраста.</w:t>
        </w:r>
      </w:ins>
    </w:p>
    <w:p w14:paraId="69BE061F" w14:textId="77777777" w:rsidR="00511051" w:rsidRPr="00511051" w:rsidRDefault="00511051" w:rsidP="00511051">
      <w:pPr>
        <w:spacing w:line="276" w:lineRule="auto"/>
        <w:jc w:val="both"/>
        <w:rPr>
          <w:ins w:id="654" w:author="Автор" w:date="2026-08-25T18:49:00Z"/>
          <w:color w:val="0D0D0D" w:themeColor="text1" w:themeTint="F2"/>
        </w:rPr>
      </w:pPr>
      <w:ins w:id="655" w:author="Автор" w:date="2026-08-25T18:49:00Z">
        <w:r w:rsidRPr="00511051">
          <w:rPr>
            <w:color w:val="0D0D0D" w:themeColor="text1" w:themeTint="F2"/>
          </w:rPr>
          <w:t>Не следует применять препарат упадацитиниб во время грудного вскармливания.</w:t>
        </w:r>
      </w:ins>
    </w:p>
    <w:p w14:paraId="2EC65B1F" w14:textId="555C3F4E" w:rsidR="0010635A" w:rsidRPr="00A057BC" w:rsidRDefault="00511051" w:rsidP="00511051">
      <w:pPr>
        <w:spacing w:line="276" w:lineRule="auto"/>
        <w:jc w:val="both"/>
        <w:rPr>
          <w:color w:val="0D0D0D" w:themeColor="text1" w:themeTint="F2"/>
        </w:rPr>
      </w:pPr>
      <w:ins w:id="656" w:author="Автор" w:date="2026-08-25T18:49:00Z">
        <w:r w:rsidRPr="00511051">
          <w:rPr>
            <w:color w:val="0D0D0D" w:themeColor="text1" w:themeTint="F2"/>
          </w:rPr>
          <w:t xml:space="preserve">Необходимо принять решение о прекращении грудного вскармливания или о прекращении терапии </w:t>
        </w:r>
        <w:proofErr w:type="spellStart"/>
        <w:r w:rsidRPr="00511051">
          <w:rPr>
            <w:color w:val="0D0D0D" w:themeColor="text1" w:themeTint="F2"/>
          </w:rPr>
          <w:t>упадацитинибом</w:t>
        </w:r>
        <w:proofErr w:type="spellEnd"/>
        <w:r w:rsidRPr="00511051">
          <w:rPr>
            <w:color w:val="0D0D0D" w:themeColor="text1" w:themeTint="F2"/>
          </w:rPr>
          <w:t xml:space="preserve"> с учетом пользы грудного вскармливания для ребенка и пользы терапии для женщины.</w:t>
        </w:r>
        <w:r w:rsidRPr="00511051" w:rsidDel="00511051">
          <w:rPr>
            <w:color w:val="0D0D0D" w:themeColor="text1" w:themeTint="F2"/>
          </w:rPr>
          <w:t xml:space="preserve"> </w:t>
        </w:r>
      </w:ins>
      <w:del w:id="657" w:author="Автор" w:date="2026-08-25T18:49:00Z">
        <w:r w:rsidR="0010635A" w:rsidRPr="00A057BC" w:rsidDel="00511051">
          <w:rPr>
            <w:color w:val="0D0D0D" w:themeColor="text1" w:themeTint="F2"/>
          </w:rPr>
          <w:delText xml:space="preserve">Неизвестно, выделяется ли упадацитиниб или его метаболиты с грудным молоком человека. Доступные данные фармакодинамических и токсикологических исследований на животных свидетельствуют о выделении упадацитиниба с молоком. Риск для новорожденных и детей грудного возраста не может быть исключен. Препарат </w:delText>
        </w:r>
        <w:r w:rsidR="00A574C7" w:rsidRPr="00A057BC" w:rsidDel="00511051">
          <w:rPr>
            <w:color w:val="0D0D0D" w:themeColor="text1" w:themeTint="F2"/>
          </w:rPr>
          <w:delText xml:space="preserve">Упадацитиниб </w:delText>
        </w:r>
        <w:r w:rsidR="0010635A" w:rsidRPr="00A057BC" w:rsidDel="00511051">
          <w:rPr>
            <w:color w:val="0D0D0D" w:themeColor="text1" w:themeTint="F2"/>
          </w:rPr>
          <w:delText>не следует применять в период грудного вскармливания</w:delText>
        </w:r>
      </w:del>
      <w:ins w:id="658" w:author="Автор" w:date="2026-08-25T18:49:00Z">
        <w:r w:rsidRPr="00767CD6">
          <w:rPr>
            <w:color w:val="0D0D0D" w:themeColor="text1" w:themeTint="F2"/>
            <w:rPrChange w:id="659" w:author="Автор" w:date="2026-08-25T18:49:00Z">
              <w:rPr>
                <w:color w:val="0D0D0D" w:themeColor="text1" w:themeTint="F2"/>
                <w:lang w:val="en-US"/>
              </w:rPr>
            </w:rPrChange>
          </w:rPr>
          <w:t>[1]</w:t>
        </w:r>
      </w:ins>
      <w:r w:rsidR="0010635A" w:rsidRPr="00A057BC">
        <w:rPr>
          <w:color w:val="0D0D0D" w:themeColor="text1" w:themeTint="F2"/>
        </w:rPr>
        <w:t>.</w:t>
      </w:r>
    </w:p>
    <w:p w14:paraId="17DF1C61" w14:textId="66DBBE22" w:rsidR="0010635A" w:rsidRPr="00A057BC" w:rsidRDefault="0010635A" w:rsidP="004D10BF">
      <w:pPr>
        <w:spacing w:line="276" w:lineRule="auto"/>
        <w:jc w:val="both"/>
        <w:rPr>
          <w:b/>
          <w:bCs/>
          <w:i/>
          <w:iCs/>
          <w:color w:val="0D0D0D" w:themeColor="text1" w:themeTint="F2"/>
        </w:rPr>
      </w:pPr>
      <w:commentRangeStart w:id="660"/>
      <w:commentRangeStart w:id="661"/>
      <w:r w:rsidRPr="00A057BC">
        <w:rPr>
          <w:b/>
          <w:bCs/>
          <w:i/>
          <w:iCs/>
          <w:color w:val="0D0D0D" w:themeColor="text1" w:themeTint="F2"/>
        </w:rPr>
        <w:lastRenderedPageBreak/>
        <w:t>Фертильность</w:t>
      </w:r>
      <w:commentRangeEnd w:id="660"/>
      <w:r w:rsidR="00B928AA">
        <w:rPr>
          <w:rStyle w:val="a8"/>
        </w:rPr>
        <w:commentReference w:id="660"/>
      </w:r>
      <w:commentRangeEnd w:id="661"/>
      <w:r w:rsidR="00511051">
        <w:rPr>
          <w:rStyle w:val="a8"/>
        </w:rPr>
        <w:commentReference w:id="661"/>
      </w:r>
    </w:p>
    <w:p w14:paraId="11662681" w14:textId="77777777" w:rsidR="00511051" w:rsidRPr="00511051" w:rsidRDefault="00511051" w:rsidP="00511051">
      <w:pPr>
        <w:spacing w:line="276" w:lineRule="auto"/>
        <w:jc w:val="both"/>
        <w:rPr>
          <w:ins w:id="662" w:author="Автор" w:date="2026-08-25T18:50:00Z"/>
          <w:color w:val="0D0D0D" w:themeColor="text1" w:themeTint="F2"/>
        </w:rPr>
      </w:pPr>
      <w:ins w:id="663" w:author="Автор" w:date="2026-08-25T18:50:00Z">
        <w:r w:rsidRPr="00511051">
          <w:rPr>
            <w:color w:val="0D0D0D" w:themeColor="text1" w:themeTint="F2"/>
          </w:rPr>
          <w:t xml:space="preserve">Влияние применения </w:t>
        </w:r>
        <w:proofErr w:type="spellStart"/>
        <w:r w:rsidRPr="00511051">
          <w:rPr>
            <w:color w:val="0D0D0D" w:themeColor="text1" w:themeTint="F2"/>
          </w:rPr>
          <w:t>упадацитиниба</w:t>
        </w:r>
        <w:proofErr w:type="spellEnd"/>
        <w:r w:rsidRPr="00511051">
          <w:rPr>
            <w:color w:val="0D0D0D" w:themeColor="text1" w:themeTint="F2"/>
          </w:rPr>
          <w:t xml:space="preserve"> на фертильность человека не оценивали.</w:t>
        </w:r>
      </w:ins>
    </w:p>
    <w:p w14:paraId="5FB42386" w14:textId="16DFCED9" w:rsidR="0010635A" w:rsidRPr="00A057BC" w:rsidRDefault="00511051" w:rsidP="00511051">
      <w:pPr>
        <w:spacing w:line="276" w:lineRule="auto"/>
        <w:jc w:val="both"/>
        <w:rPr>
          <w:color w:val="0D0D0D" w:themeColor="text1" w:themeTint="F2"/>
        </w:rPr>
      </w:pPr>
      <w:ins w:id="664" w:author="Автор" w:date="2026-08-25T18:50:00Z">
        <w:r w:rsidRPr="00511051">
          <w:rPr>
            <w:color w:val="0D0D0D" w:themeColor="text1" w:themeTint="F2"/>
          </w:rPr>
          <w:t>Доклинические исследования не показали воздействия препарата на фертильность</w:t>
        </w:r>
      </w:ins>
      <w:del w:id="665" w:author="Автор" w:date="2026-08-25T18:50:00Z">
        <w:r w:rsidR="0010635A" w:rsidRPr="00A057BC" w:rsidDel="00511051">
          <w:rPr>
            <w:color w:val="0D0D0D" w:themeColor="text1" w:themeTint="F2"/>
          </w:rPr>
          <w:delText>Исследования у крыс не показали отрицательного влияния упадацитиниба на репродуктивную функцию самцов и самок репродуктивного возраста</w:delText>
        </w:r>
      </w:del>
      <w:r w:rsidR="0010635A" w:rsidRPr="00A057BC">
        <w:rPr>
          <w:color w:val="0D0D0D" w:themeColor="text1" w:themeTint="F2"/>
        </w:rPr>
        <w:t>.</w:t>
      </w:r>
    </w:p>
    <w:p w14:paraId="220E99BC" w14:textId="78A2B84F" w:rsidR="00183CFE" w:rsidRPr="00A057BC" w:rsidRDefault="00183CFE" w:rsidP="004D10BF">
      <w:pPr>
        <w:spacing w:line="276" w:lineRule="auto"/>
        <w:jc w:val="both"/>
        <w:rPr>
          <w:b/>
          <w:bCs/>
          <w:color w:val="0D0D0D" w:themeColor="text1" w:themeTint="F2"/>
        </w:rPr>
      </w:pPr>
      <w:bookmarkStart w:id="666" w:name="_Toc201076857"/>
      <w:r w:rsidRPr="00A057BC">
        <w:rPr>
          <w:b/>
          <w:bCs/>
          <w:color w:val="0D0D0D" w:themeColor="text1" w:themeTint="F2"/>
        </w:rPr>
        <w:t>Побочные действия</w:t>
      </w:r>
      <w:bookmarkEnd w:id="666"/>
    </w:p>
    <w:p w14:paraId="65C2CE91" w14:textId="4F628433" w:rsidR="0010635A" w:rsidRPr="00A057BC" w:rsidDel="00F1257B" w:rsidRDefault="0010635A" w:rsidP="004D10BF">
      <w:pPr>
        <w:spacing w:line="276" w:lineRule="auto"/>
        <w:jc w:val="both"/>
        <w:rPr>
          <w:del w:id="667" w:author="Автор" w:date="2026-08-10T17:23:00Z"/>
          <w:color w:val="0D0D0D" w:themeColor="text1" w:themeTint="F2"/>
        </w:rPr>
      </w:pPr>
      <w:r w:rsidRPr="00A057BC">
        <w:rPr>
          <w:color w:val="0D0D0D" w:themeColor="text1" w:themeTint="F2"/>
        </w:rPr>
        <w:t xml:space="preserve">Сведения об известных нежелательных реакциях, связанных с применением </w:t>
      </w:r>
      <w:proofErr w:type="spellStart"/>
      <w:r w:rsidRPr="00A057BC">
        <w:rPr>
          <w:color w:val="0D0D0D" w:themeColor="text1" w:themeTint="F2"/>
        </w:rPr>
        <w:t>упадацитиниба</w:t>
      </w:r>
      <w:proofErr w:type="spellEnd"/>
      <w:r w:rsidRPr="00A057BC">
        <w:rPr>
          <w:color w:val="0D0D0D" w:themeColor="text1" w:themeTint="F2"/>
        </w:rPr>
        <w:t>, представлены в актуальной Общей характеристике лекарственного препарата РАНВЭК</w:t>
      </w:r>
      <w:r w:rsidRPr="00A057BC">
        <w:rPr>
          <w:color w:val="0D0D0D" w:themeColor="text1" w:themeTint="F2"/>
          <w:vertAlign w:val="superscript"/>
        </w:rPr>
        <w:t xml:space="preserve"> </w:t>
      </w:r>
      <w:commentRangeStart w:id="668"/>
      <w:del w:id="669" w:author="Автор" w:date="2026-08-10T17:23:00Z">
        <w:r w:rsidRPr="00A057BC" w:rsidDel="00F1257B">
          <w:rPr>
            <w:color w:val="0D0D0D" w:themeColor="text1" w:themeTint="F2"/>
          </w:rPr>
          <w:delText xml:space="preserve">[1] </w:delText>
        </w:r>
        <w:commentRangeEnd w:id="668"/>
        <w:r w:rsidR="00F1257B" w:rsidDel="00F1257B">
          <w:rPr>
            <w:rStyle w:val="a8"/>
          </w:rPr>
          <w:commentReference w:id="668"/>
        </w:r>
      </w:del>
      <w:r w:rsidRPr="00A057BC">
        <w:rPr>
          <w:color w:val="0D0D0D" w:themeColor="text1" w:themeTint="F2"/>
        </w:rPr>
        <w:t>и Брошюре исследователя</w:t>
      </w:r>
      <w:del w:id="670" w:author="Автор" w:date="2026-08-10T17:22:00Z">
        <w:r w:rsidRPr="00A057BC" w:rsidDel="00F1257B">
          <w:rPr>
            <w:color w:val="0D0D0D" w:themeColor="text1" w:themeTint="F2"/>
          </w:rPr>
          <w:delText>.</w:delText>
        </w:r>
      </w:del>
      <w:ins w:id="671" w:author="Автор" w:date="2026-08-10T17:23:00Z">
        <w:r w:rsidR="00F1257B">
          <w:rPr>
            <w:color w:val="0D0D0D" w:themeColor="text1" w:themeTint="F2"/>
          </w:rPr>
          <w:t xml:space="preserve"> в связи с чем </w:t>
        </w:r>
      </w:ins>
    </w:p>
    <w:p w14:paraId="07DF4002" w14:textId="3E0A87EF" w:rsidR="0010635A" w:rsidRPr="00A057BC" w:rsidRDefault="0010635A" w:rsidP="004D10BF">
      <w:pPr>
        <w:spacing w:line="276" w:lineRule="auto"/>
        <w:jc w:val="both"/>
        <w:rPr>
          <w:color w:val="0D0D0D" w:themeColor="text1" w:themeTint="F2"/>
        </w:rPr>
      </w:pPr>
      <w:del w:id="672" w:author="Автор" w:date="2026-08-10T17:23:00Z">
        <w:r w:rsidRPr="00A057BC" w:rsidDel="00F1257B">
          <w:rPr>
            <w:color w:val="0D0D0D" w:themeColor="text1" w:themeTint="F2"/>
          </w:rPr>
          <w:delText>П</w:delText>
        </w:r>
      </w:del>
      <w:ins w:id="673" w:author="Автор" w:date="2026-08-10T17:23:00Z">
        <w:r w:rsidR="00F1257B">
          <w:rPr>
            <w:color w:val="0D0D0D" w:themeColor="text1" w:themeTint="F2"/>
          </w:rPr>
          <w:t>п</w:t>
        </w:r>
      </w:ins>
      <w:r w:rsidRPr="00A057BC">
        <w:rPr>
          <w:color w:val="0D0D0D" w:themeColor="text1" w:themeTint="F2"/>
        </w:rPr>
        <w:t xml:space="preserve">олный перечень нежелательных реакций в настоящем протоколе не приводится. При оценке безопасности следует руководствоваться актуальной версией Общей характеристики лекарственного препарата </w:t>
      </w:r>
      <w:r w:rsidR="00A574C7" w:rsidRPr="00A057BC">
        <w:rPr>
          <w:color w:val="0D0D0D" w:themeColor="text1" w:themeTint="F2"/>
        </w:rPr>
        <w:t xml:space="preserve">Упадацитиниб, </w:t>
      </w:r>
      <w:r w:rsidRPr="00A057BC">
        <w:rPr>
          <w:color w:val="0D0D0D" w:themeColor="text1" w:themeTint="F2"/>
        </w:rPr>
        <w:t>действующей на дату проведения исследования.</w:t>
      </w:r>
    </w:p>
    <w:p w14:paraId="2008BD87" w14:textId="2315A067" w:rsidR="0010635A" w:rsidRPr="00A057BC" w:rsidRDefault="0010635A" w:rsidP="004D10BF">
      <w:pPr>
        <w:spacing w:line="276" w:lineRule="auto"/>
        <w:jc w:val="both"/>
        <w:rPr>
          <w:color w:val="0D0D0D" w:themeColor="text1" w:themeTint="F2"/>
        </w:rPr>
      </w:pPr>
      <w:r w:rsidRPr="00A057BC">
        <w:rPr>
          <w:color w:val="0D0D0D" w:themeColor="text1" w:themeTint="F2"/>
        </w:rPr>
        <w:t xml:space="preserve">С учетом механизма действия и известных данных по безопасности </w:t>
      </w:r>
      <w:proofErr w:type="spellStart"/>
      <w:r w:rsidRPr="00A057BC">
        <w:rPr>
          <w:color w:val="0D0D0D" w:themeColor="text1" w:themeTint="F2"/>
        </w:rPr>
        <w:t>упадацитиниба</w:t>
      </w:r>
      <w:proofErr w:type="spellEnd"/>
      <w:r w:rsidRPr="00A057BC">
        <w:rPr>
          <w:color w:val="0D0D0D" w:themeColor="text1" w:themeTint="F2"/>
        </w:rPr>
        <w:t xml:space="preserve"> особое внимание в ходе исследования будет уделяться выявлению признаков инфекционных осложнений, реакций гиперчувствительности, изменений показателей крови и функции печени, а также иных клинически значимых нежелательных явлений.</w:t>
      </w:r>
    </w:p>
    <w:p w14:paraId="02D11CD5" w14:textId="77777777" w:rsidR="004D10BF" w:rsidRPr="00A057BC" w:rsidRDefault="004D10BF" w:rsidP="004D10BF">
      <w:pPr>
        <w:spacing w:line="276" w:lineRule="auto"/>
        <w:jc w:val="both"/>
        <w:rPr>
          <w:b/>
          <w:bCs/>
          <w:color w:val="0D0D0D" w:themeColor="text1" w:themeTint="F2"/>
        </w:rPr>
      </w:pPr>
      <w:r w:rsidRPr="00A057BC">
        <w:rPr>
          <w:b/>
          <w:bCs/>
          <w:color w:val="0D0D0D" w:themeColor="text1" w:themeTint="F2"/>
        </w:rPr>
        <w:t>Режим дозирования и способ применения</w:t>
      </w:r>
    </w:p>
    <w:p w14:paraId="0148990D" w14:textId="11F3BC54" w:rsidR="004D10BF" w:rsidRPr="00A057BC" w:rsidRDefault="004D10BF" w:rsidP="004D10BF">
      <w:pPr>
        <w:spacing w:line="276" w:lineRule="auto"/>
        <w:jc w:val="both"/>
        <w:rPr>
          <w:color w:val="0D0D0D" w:themeColor="text1" w:themeTint="F2"/>
        </w:rPr>
      </w:pPr>
      <w:r w:rsidRPr="00A057BC">
        <w:rPr>
          <w:color w:val="0D0D0D" w:themeColor="text1" w:themeTint="F2"/>
        </w:rPr>
        <w:t>Согласно ОХЛП РАНВЭК</w:t>
      </w:r>
      <w:r w:rsidRPr="00A057BC">
        <w:rPr>
          <w:color w:val="0D0D0D" w:themeColor="text1" w:themeTint="F2"/>
          <w:vertAlign w:val="superscript"/>
        </w:rPr>
        <w:t xml:space="preserve"> </w:t>
      </w:r>
      <w:r w:rsidRPr="00A057BC">
        <w:rPr>
          <w:color w:val="0D0D0D" w:themeColor="text1" w:themeTint="F2"/>
        </w:rPr>
        <w:t>[1], рекомендуемая доза и продолжительность терапии зависят от показания, возраста пациента, тяжести заболевания, этапа лечения и индивидуального ответа на терапию.</w:t>
      </w:r>
    </w:p>
    <w:p w14:paraId="7B30A31E" w14:textId="461519F7"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Препарат </w:t>
      </w:r>
      <w:r w:rsidR="00A574C7" w:rsidRPr="00A057BC">
        <w:rPr>
          <w:color w:val="0D0D0D" w:themeColor="text1" w:themeTint="F2"/>
        </w:rPr>
        <w:t xml:space="preserve">Упадацитиниб </w:t>
      </w:r>
      <w:r w:rsidRPr="00A057BC">
        <w:rPr>
          <w:color w:val="0D0D0D" w:themeColor="text1" w:themeTint="F2"/>
        </w:rPr>
        <w:t>предназначен для приема внутрь и может применяться независимо от приема пищи. Таблетку следует проглатывать целиком, не разжевывая, не разламывая и не измельчая, поскольку нарушение целостности таблетки может изменить предусмотренный профиль пролонгированного высвобождения действующего вещества.</w:t>
      </w:r>
    </w:p>
    <w:p w14:paraId="7C069D62" w14:textId="4E8CAB15" w:rsidR="00183CFE" w:rsidRPr="00A057BC" w:rsidRDefault="004D10BF" w:rsidP="004D10BF">
      <w:pPr>
        <w:spacing w:line="276" w:lineRule="auto"/>
        <w:jc w:val="both"/>
        <w:rPr>
          <w:color w:val="0D0D0D" w:themeColor="text1" w:themeTint="F2"/>
        </w:rPr>
      </w:pPr>
      <w:r w:rsidRPr="00A057BC">
        <w:rPr>
          <w:color w:val="0D0D0D" w:themeColor="text1" w:themeTint="F2"/>
        </w:rPr>
        <w:t>Подробные сведения о зарегистрированных показаниях, терапевтических режимах дозирования, применении у особых групп пациентов, пропуске дозы и коррекции терапии приведены в актуальной ОХЛП РАНВЭК</w:t>
      </w:r>
      <w:r w:rsidR="00DA3A6E" w:rsidRPr="00A057BC">
        <w:rPr>
          <w:color w:val="0D0D0D" w:themeColor="text1" w:themeTint="F2"/>
        </w:rPr>
        <w:t>.</w:t>
      </w:r>
    </w:p>
    <w:p w14:paraId="24D0A40D" w14:textId="77777777" w:rsidR="00183CFE" w:rsidRPr="00A057BC" w:rsidRDefault="00183CFE" w:rsidP="004D10BF">
      <w:pPr>
        <w:spacing w:line="276" w:lineRule="auto"/>
        <w:jc w:val="both"/>
        <w:rPr>
          <w:b/>
          <w:bCs/>
          <w:color w:val="0D0D0D" w:themeColor="text1" w:themeTint="F2"/>
        </w:rPr>
      </w:pPr>
      <w:bookmarkStart w:id="674" w:name="_Toc201076860"/>
      <w:r w:rsidRPr="00A057BC">
        <w:rPr>
          <w:b/>
          <w:bCs/>
          <w:color w:val="0D0D0D" w:themeColor="text1" w:themeTint="F2"/>
        </w:rPr>
        <w:t>Передозировка</w:t>
      </w:r>
      <w:bookmarkEnd w:id="674"/>
    </w:p>
    <w:p w14:paraId="12C0DAF0" w14:textId="09AD800C" w:rsidR="004D10BF" w:rsidRPr="00A057BC" w:rsidRDefault="004D10BF" w:rsidP="004D10BF">
      <w:pPr>
        <w:spacing w:line="276" w:lineRule="auto"/>
        <w:jc w:val="both"/>
        <w:rPr>
          <w:b/>
          <w:bCs/>
          <w:i/>
          <w:iCs/>
          <w:color w:val="0D0D0D" w:themeColor="text1" w:themeTint="F2"/>
        </w:rPr>
      </w:pPr>
      <w:r w:rsidRPr="00A057BC">
        <w:rPr>
          <w:b/>
          <w:bCs/>
          <w:i/>
          <w:iCs/>
          <w:color w:val="0D0D0D" w:themeColor="text1" w:themeTint="F2"/>
        </w:rPr>
        <w:t>Симптомы</w:t>
      </w:r>
    </w:p>
    <w:p w14:paraId="766A2C0C" w14:textId="601612B7"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В рамках клинических исследований максимальная доза </w:t>
      </w:r>
      <w:proofErr w:type="spellStart"/>
      <w:r w:rsidRPr="00A057BC">
        <w:rPr>
          <w:color w:val="0D0D0D" w:themeColor="text1" w:themeTint="F2"/>
        </w:rPr>
        <w:t>упадацитиниба</w:t>
      </w:r>
      <w:proofErr w:type="spellEnd"/>
      <w:r w:rsidRPr="00A057BC">
        <w:rPr>
          <w:color w:val="0D0D0D" w:themeColor="text1" w:themeTint="F2"/>
        </w:rPr>
        <w:t xml:space="preserve"> соответствовала суточной экспозиции AUC при приеме 60 мг препарата пролонгированного высвобождения 1 раз в сутки. Наблюдавшиеся нежелательные реакции были сопоставимы с реакциями, отмечавшимися при применении более низких доз. Специфической токсичности не выявлено. Ожидается, что приблизительно 90% введенной дозы </w:t>
      </w:r>
      <w:proofErr w:type="spellStart"/>
      <w:r w:rsidRPr="00A057BC">
        <w:rPr>
          <w:color w:val="0D0D0D" w:themeColor="text1" w:themeTint="F2"/>
        </w:rPr>
        <w:t>упадацитиниба</w:t>
      </w:r>
      <w:proofErr w:type="spellEnd"/>
      <w:r w:rsidRPr="00A057BC">
        <w:rPr>
          <w:color w:val="0D0D0D" w:themeColor="text1" w:themeTint="F2"/>
        </w:rPr>
        <w:t xml:space="preserve"> в диапазоне доз, изучавшихся в клинических исследованиях, выводится в течение 24 часов. В случае передозировки рекомендуется наблюдать пациента на предмет развития признаков и симптомов нежелательных реакций.</w:t>
      </w:r>
    </w:p>
    <w:p w14:paraId="4EF6ECD7" w14:textId="3B1C7AF1" w:rsidR="004D10BF" w:rsidRPr="00A057BC" w:rsidRDefault="004D10BF" w:rsidP="004D10BF">
      <w:pPr>
        <w:spacing w:line="276" w:lineRule="auto"/>
        <w:jc w:val="both"/>
        <w:rPr>
          <w:b/>
          <w:bCs/>
          <w:i/>
          <w:iCs/>
          <w:color w:val="0D0D0D" w:themeColor="text1" w:themeTint="F2"/>
        </w:rPr>
      </w:pPr>
      <w:r w:rsidRPr="00A057BC">
        <w:rPr>
          <w:b/>
          <w:bCs/>
          <w:i/>
          <w:iCs/>
          <w:color w:val="0D0D0D" w:themeColor="text1" w:themeTint="F2"/>
        </w:rPr>
        <w:t>Лечение</w:t>
      </w:r>
      <w:r w:rsidR="001A6BB3" w:rsidRPr="00A057BC">
        <w:rPr>
          <w:b/>
          <w:bCs/>
          <w:i/>
          <w:iCs/>
          <w:color w:val="0D0D0D" w:themeColor="text1" w:themeTint="F2"/>
        </w:rPr>
        <w:t xml:space="preserve"> передозировки</w:t>
      </w:r>
    </w:p>
    <w:p w14:paraId="03C8AFE5" w14:textId="20F5A659" w:rsidR="00DA3A6E" w:rsidRPr="00A057BC" w:rsidRDefault="004D10BF" w:rsidP="004D10BF">
      <w:pPr>
        <w:spacing w:line="276" w:lineRule="auto"/>
        <w:jc w:val="both"/>
        <w:rPr>
          <w:color w:val="0D0D0D" w:themeColor="text1" w:themeTint="F2"/>
        </w:rPr>
      </w:pPr>
      <w:r w:rsidRPr="00A057BC">
        <w:rPr>
          <w:color w:val="0D0D0D" w:themeColor="text1" w:themeTint="F2"/>
        </w:rPr>
        <w:t>Пациентам, у которых развились нежелательные реакции, следует назначить соответствующее симптоматическое и поддерживающее лечение.</w:t>
      </w:r>
      <w:bookmarkStart w:id="675" w:name="_Toc201076861"/>
    </w:p>
    <w:bookmarkEnd w:id="675"/>
    <w:p w14:paraId="71362DB5" w14:textId="77777777" w:rsidR="004D10BF" w:rsidRPr="00A057BC" w:rsidRDefault="004D10BF" w:rsidP="001A6BB3">
      <w:pPr>
        <w:spacing w:before="120" w:line="276" w:lineRule="auto"/>
        <w:jc w:val="both"/>
        <w:rPr>
          <w:b/>
          <w:bCs/>
          <w:color w:val="0D0D0D" w:themeColor="text1" w:themeTint="F2"/>
        </w:rPr>
      </w:pPr>
      <w:r w:rsidRPr="00A057BC">
        <w:rPr>
          <w:b/>
          <w:bCs/>
          <w:color w:val="0D0D0D" w:themeColor="text1" w:themeTint="F2"/>
        </w:rPr>
        <w:t>Особые указания и меры предосторожности при применении</w:t>
      </w:r>
    </w:p>
    <w:p w14:paraId="3C910DFB" w14:textId="5563829C"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Упадацитиниб обладает иммуномодулирующим и иммуносупрессивным действием. Несмотря на однократное применение исследуемых препаратов в настоящем исследовании, </w:t>
      </w:r>
      <w:r w:rsidRPr="00A057BC">
        <w:rPr>
          <w:color w:val="0D0D0D" w:themeColor="text1" w:themeTint="F2"/>
        </w:rPr>
        <w:lastRenderedPageBreak/>
        <w:t xml:space="preserve">при оценке пригодности добровольцев и мониторинге их безопасности необходимо учитывать известные риски применения </w:t>
      </w:r>
      <w:proofErr w:type="spellStart"/>
      <w:r w:rsidRPr="00A057BC">
        <w:rPr>
          <w:color w:val="0D0D0D" w:themeColor="text1" w:themeTint="F2"/>
        </w:rPr>
        <w:t>упадацитиниба</w:t>
      </w:r>
      <w:proofErr w:type="spellEnd"/>
      <w:r w:rsidRPr="00A057BC">
        <w:rPr>
          <w:color w:val="0D0D0D" w:themeColor="text1" w:themeTint="F2"/>
        </w:rPr>
        <w:t>.</w:t>
      </w:r>
    </w:p>
    <w:p w14:paraId="508F131A" w14:textId="5F194DCF" w:rsidR="004D10BF" w:rsidRPr="00A057BC" w:rsidRDefault="004D10BF" w:rsidP="004D10BF">
      <w:pPr>
        <w:spacing w:line="276" w:lineRule="auto"/>
        <w:jc w:val="both"/>
        <w:rPr>
          <w:color w:val="0D0D0D" w:themeColor="text1" w:themeTint="F2"/>
        </w:rPr>
      </w:pPr>
      <w:r w:rsidRPr="00A057BC">
        <w:rPr>
          <w:color w:val="0D0D0D" w:themeColor="text1" w:themeTint="F2"/>
        </w:rPr>
        <w:t>Не допускается участие добровольцев с активными инфекционными заболеваниями, включая локализованные инфекции, хроническими или рецидивирующими инфекциями, тяжелыми или оппортунистическими инфекциями в анамнезе, активным или латентным туберкулезом, а также состояниями, способными повысить риск развития инфекционных осложнений. До включения в исследование добровольцы должны пройти обследование на туберкулез, ВИЧ, вирусные гепатиты B и C и другие инфекции в соответствии с протоколом.</w:t>
      </w:r>
    </w:p>
    <w:p w14:paraId="7CCF9A13" w14:textId="68CAD530" w:rsidR="004D10BF" w:rsidRPr="00A057BC" w:rsidRDefault="004D10BF" w:rsidP="004D10BF">
      <w:pPr>
        <w:spacing w:line="276" w:lineRule="auto"/>
        <w:jc w:val="both"/>
        <w:rPr>
          <w:color w:val="0D0D0D" w:themeColor="text1" w:themeTint="F2"/>
        </w:rPr>
      </w:pPr>
      <w:r w:rsidRPr="00A057BC">
        <w:rPr>
          <w:color w:val="0D0D0D" w:themeColor="text1" w:themeTint="F2"/>
        </w:rPr>
        <w:t>В период участия в исследовании следует осуществлять наблюдение за добровольцами на предмет появления признаков инфекционных заболеваний. При развитии тяжелой или оппортунистической инфекции доброволец должен быть незамедлительно обследован, а дальнейшее введение исследуемого препарата не допускается. Добровольцу должна быть оказана необходимая медицинская помощь.</w:t>
      </w:r>
    </w:p>
    <w:p w14:paraId="4356BC7E" w14:textId="77777777"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Совместное применение </w:t>
      </w:r>
      <w:proofErr w:type="spellStart"/>
      <w:r w:rsidRPr="00A057BC">
        <w:rPr>
          <w:color w:val="0D0D0D" w:themeColor="text1" w:themeTint="F2"/>
        </w:rPr>
        <w:t>упадацитиниба</w:t>
      </w:r>
      <w:proofErr w:type="spellEnd"/>
      <w:r w:rsidRPr="00A057BC">
        <w:rPr>
          <w:color w:val="0D0D0D" w:themeColor="text1" w:themeTint="F2"/>
        </w:rPr>
        <w:t xml:space="preserve"> с другими ингибиторами JAK, генно-инженерными биологическими препаратами, системными иммуносупрессивными и иммуномодулирующими средствами, включая азатиоприн, циклоспорин и такролимус, не допускается в связи с потенциальным аддитивным иммуносупрессивным действием.</w:t>
      </w:r>
    </w:p>
    <w:p w14:paraId="718A15B2" w14:textId="77777777" w:rsidR="004D10BF" w:rsidRPr="00A057BC" w:rsidRDefault="004D10BF" w:rsidP="004D10BF">
      <w:pPr>
        <w:spacing w:line="276" w:lineRule="auto"/>
        <w:jc w:val="both"/>
        <w:rPr>
          <w:color w:val="0D0D0D" w:themeColor="text1" w:themeTint="F2"/>
        </w:rPr>
      </w:pPr>
    </w:p>
    <w:p w14:paraId="1DAC3397" w14:textId="48618E38"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Следует учитывать возможность повышения экспозиции </w:t>
      </w:r>
      <w:proofErr w:type="spellStart"/>
      <w:r w:rsidRPr="00A057BC">
        <w:rPr>
          <w:color w:val="0D0D0D" w:themeColor="text1" w:themeTint="F2"/>
        </w:rPr>
        <w:t>упадацитиниба</w:t>
      </w:r>
      <w:proofErr w:type="spellEnd"/>
      <w:r w:rsidRPr="00A057BC">
        <w:rPr>
          <w:color w:val="0D0D0D" w:themeColor="text1" w:themeTint="F2"/>
        </w:rPr>
        <w:t xml:space="preserve"> при применении мощных ингибиторов CYP3A4 и снижения его экспозиции при применении мощных индукторов CYP3A4. Прием таких препаратов запрещен в течение установленного протоколом периода до введения исследуемого препарата и на протяжении участия в исследовании.</w:t>
      </w:r>
    </w:p>
    <w:p w14:paraId="3352DA3F" w14:textId="6199D6E1"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Применение живых и живых аттенуированных вакцин непосредственно перед введением </w:t>
      </w:r>
      <w:proofErr w:type="spellStart"/>
      <w:r w:rsidRPr="00A057BC">
        <w:rPr>
          <w:color w:val="0D0D0D" w:themeColor="text1" w:themeTint="F2"/>
        </w:rPr>
        <w:t>упадацитиниба</w:t>
      </w:r>
      <w:proofErr w:type="spellEnd"/>
      <w:r w:rsidRPr="00A057BC">
        <w:rPr>
          <w:color w:val="0D0D0D" w:themeColor="text1" w:themeTint="F2"/>
        </w:rPr>
        <w:t xml:space="preserve"> и в период участия в исследовании не допускается.</w:t>
      </w:r>
    </w:p>
    <w:p w14:paraId="002AD4F3" w14:textId="77777777" w:rsidR="00DF791E" w:rsidRDefault="004D10BF" w:rsidP="004D10BF">
      <w:pPr>
        <w:spacing w:line="276" w:lineRule="auto"/>
        <w:jc w:val="both"/>
        <w:rPr>
          <w:ins w:id="676" w:author="Автор" w:date="2026-08-25T18:51:00Z"/>
          <w:color w:val="0D0D0D" w:themeColor="text1" w:themeTint="F2"/>
        </w:rPr>
      </w:pPr>
      <w:r w:rsidRPr="00A057BC">
        <w:rPr>
          <w:color w:val="0D0D0D" w:themeColor="text1" w:themeTint="F2"/>
        </w:rPr>
        <w:t xml:space="preserve">В ходе применения </w:t>
      </w:r>
      <w:proofErr w:type="spellStart"/>
      <w:r w:rsidRPr="00A057BC">
        <w:rPr>
          <w:color w:val="0D0D0D" w:themeColor="text1" w:themeTint="F2"/>
        </w:rPr>
        <w:t>упадацитиниба</w:t>
      </w:r>
      <w:proofErr w:type="spellEnd"/>
      <w:r w:rsidRPr="00A057BC">
        <w:rPr>
          <w:color w:val="0D0D0D" w:themeColor="text1" w:themeTint="F2"/>
        </w:rPr>
        <w:t xml:space="preserve"> сообщалось о реактивации вирусных инфекций, включая опоясывающий герпес. </w:t>
      </w:r>
    </w:p>
    <w:p w14:paraId="5C4E537C" w14:textId="7D6E4F2B" w:rsidR="004D10BF" w:rsidRPr="00A057BC" w:rsidRDefault="004D10BF" w:rsidP="004D10BF">
      <w:pPr>
        <w:spacing w:line="276" w:lineRule="auto"/>
        <w:jc w:val="both"/>
        <w:rPr>
          <w:color w:val="0D0D0D" w:themeColor="text1" w:themeTint="F2"/>
        </w:rPr>
      </w:pPr>
      <w:r w:rsidRPr="00A057BC">
        <w:rPr>
          <w:color w:val="0D0D0D" w:themeColor="text1" w:themeTint="F2"/>
        </w:rPr>
        <w:t>Добровольцы с активной вирусной инфекцией или клиническими признаками ее реактивации</w:t>
      </w:r>
      <w:ins w:id="677" w:author="Автор" w:date="2026-08-25T18:51:00Z">
        <w:r w:rsidR="00DF791E" w:rsidRPr="00767CD6">
          <w:rPr>
            <w:color w:val="0D0D0D" w:themeColor="text1" w:themeTint="F2"/>
            <w:rPrChange w:id="678" w:author="Автор" w:date="2026-08-25T18:51:00Z">
              <w:rPr>
                <w:color w:val="0D0D0D" w:themeColor="text1" w:themeTint="F2"/>
                <w:lang w:val="en-US"/>
              </w:rPr>
            </w:rPrChange>
          </w:rPr>
          <w:t xml:space="preserve"> / </w:t>
        </w:r>
      </w:ins>
      <w:r w:rsidRPr="00A057BC">
        <w:rPr>
          <w:color w:val="0D0D0D" w:themeColor="text1" w:themeTint="F2"/>
        </w:rPr>
        <w:t xml:space="preserve"> </w:t>
      </w:r>
      <w:ins w:id="679" w:author="Автор" w:date="2026-08-25T18:51:00Z">
        <w:r w:rsidR="00DF791E" w:rsidRPr="00DF791E">
          <w:rPr>
            <w:color w:val="0D0D0D" w:themeColor="text1" w:themeTint="F2"/>
          </w:rPr>
          <w:t xml:space="preserve">с атеросклеротическими сердечно-сосудистыми заболеваниями или другими факторами риска развития сердечно-сосудистых заболеваний в анамнезе (например, </w:t>
        </w:r>
      </w:ins>
      <w:ins w:id="680" w:author="Автор" w:date="2026-08-25T18:52:00Z">
        <w:r w:rsidR="00DF791E">
          <w:rPr>
            <w:color w:val="0D0D0D" w:themeColor="text1" w:themeTint="F2"/>
          </w:rPr>
          <w:t>добровольцы</w:t>
        </w:r>
      </w:ins>
      <w:ins w:id="681" w:author="Автор" w:date="2026-08-25T18:51:00Z">
        <w:r w:rsidR="00DF791E" w:rsidRPr="00DF791E">
          <w:rPr>
            <w:color w:val="0D0D0D" w:themeColor="text1" w:themeTint="F2"/>
          </w:rPr>
          <w:t xml:space="preserve">, которые курят в настоящее время или курили в течение длительного времени в прошлом) </w:t>
        </w:r>
        <w:r w:rsidR="00DF791E" w:rsidRPr="00767CD6">
          <w:rPr>
            <w:color w:val="0D0D0D" w:themeColor="text1" w:themeTint="F2"/>
            <w:rPrChange w:id="682" w:author="Автор" w:date="2026-08-25T18:51:00Z">
              <w:rPr>
                <w:color w:val="0D0D0D" w:themeColor="text1" w:themeTint="F2"/>
                <w:lang w:val="en-US"/>
              </w:rPr>
            </w:rPrChange>
          </w:rPr>
          <w:t xml:space="preserve">/ </w:t>
        </w:r>
        <w:r w:rsidR="00DF791E" w:rsidRPr="00DF791E">
          <w:rPr>
            <w:color w:val="0D0D0D" w:themeColor="text1" w:themeTint="F2"/>
          </w:rPr>
          <w:t xml:space="preserve">с факторами риска злокачественных новообразований (например, наличие злокачественной опухоли в настоящее время или в анамнезе) </w:t>
        </w:r>
      </w:ins>
      <w:r w:rsidRPr="00A057BC">
        <w:rPr>
          <w:color w:val="0D0D0D" w:themeColor="text1" w:themeTint="F2"/>
        </w:rPr>
        <w:t xml:space="preserve">не должны получать исследуемый </w:t>
      </w:r>
      <w:commentRangeStart w:id="683"/>
      <w:commentRangeStart w:id="684"/>
      <w:r w:rsidRPr="00A057BC">
        <w:rPr>
          <w:color w:val="0D0D0D" w:themeColor="text1" w:themeTint="F2"/>
        </w:rPr>
        <w:t>препарат</w:t>
      </w:r>
      <w:commentRangeEnd w:id="683"/>
      <w:r w:rsidR="00831B57">
        <w:rPr>
          <w:rStyle w:val="a8"/>
        </w:rPr>
        <w:commentReference w:id="683"/>
      </w:r>
      <w:commentRangeEnd w:id="684"/>
      <w:r w:rsidR="00DF791E">
        <w:rPr>
          <w:rStyle w:val="a8"/>
        </w:rPr>
        <w:commentReference w:id="684"/>
      </w:r>
      <w:r w:rsidRPr="00A057BC">
        <w:rPr>
          <w:color w:val="0D0D0D" w:themeColor="text1" w:themeTint="F2"/>
        </w:rPr>
        <w:t>.</w:t>
      </w:r>
    </w:p>
    <w:p w14:paraId="5C60185B" w14:textId="453ABCD7" w:rsidR="004D10BF" w:rsidRPr="00A057BC" w:rsidRDefault="004D10BF" w:rsidP="004D10BF">
      <w:pPr>
        <w:spacing w:line="276" w:lineRule="auto"/>
        <w:jc w:val="both"/>
        <w:rPr>
          <w:color w:val="0D0D0D" w:themeColor="text1" w:themeTint="F2"/>
        </w:rPr>
      </w:pPr>
      <w:r w:rsidRPr="00A057BC">
        <w:rPr>
          <w:color w:val="0D0D0D" w:themeColor="text1" w:themeTint="F2"/>
        </w:rPr>
        <w:t>До введения исследуемого препарата необходимо оценить показатели общего анализа крови, включая абсолютное число нейтрофилов, абсолютное число лимфоцитов и концентрацию гемоглобина, а также показатели функции печени. Добровольцы с клинически значимыми отклонениями лабораторных показателей не допускаются к участию в исследовании. В частности, введение препарата не допускается при абсолютном числе нейтрофилов менее 1000 клеток/мм³, абсолютном числе лимфоцитов менее 500 клеток/мм³ или концентрации гемоглобина менее 8 г/дл.</w:t>
      </w:r>
    </w:p>
    <w:p w14:paraId="45CE114B" w14:textId="796B5FD1"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При появлении признаков возможного лекарственного поражения печени, включая клинически значимое повышение активности АЛТ или АСТ, доброволец должен быть </w:t>
      </w:r>
      <w:r w:rsidRPr="00A057BC">
        <w:rPr>
          <w:color w:val="0D0D0D" w:themeColor="text1" w:themeTint="F2"/>
        </w:rPr>
        <w:lastRenderedPageBreak/>
        <w:t>обследован, а дальнейшее введение исследуемого препарата прекращено до выяснения причины отклонений.</w:t>
      </w:r>
    </w:p>
    <w:p w14:paraId="25569FE4" w14:textId="2747BB5B" w:rsidR="004D10BF" w:rsidRPr="00A057BC" w:rsidRDefault="004D10BF" w:rsidP="004D10BF">
      <w:pPr>
        <w:spacing w:line="276" w:lineRule="auto"/>
        <w:jc w:val="both"/>
        <w:rPr>
          <w:color w:val="0D0D0D" w:themeColor="text1" w:themeTint="F2"/>
        </w:rPr>
      </w:pPr>
      <w:r w:rsidRPr="00A057BC">
        <w:rPr>
          <w:color w:val="0D0D0D" w:themeColor="text1" w:themeTint="F2"/>
        </w:rPr>
        <w:t xml:space="preserve">При применении </w:t>
      </w:r>
      <w:proofErr w:type="spellStart"/>
      <w:r w:rsidRPr="00A057BC">
        <w:rPr>
          <w:color w:val="0D0D0D" w:themeColor="text1" w:themeTint="F2"/>
        </w:rPr>
        <w:t>упадацитиниба</w:t>
      </w:r>
      <w:proofErr w:type="spellEnd"/>
      <w:r w:rsidRPr="00A057BC">
        <w:rPr>
          <w:color w:val="0D0D0D" w:themeColor="text1" w:themeTint="F2"/>
        </w:rPr>
        <w:t xml:space="preserve"> сообщалось о серьезных реакциях гиперчувствительности, включая анафилаксию и ангионевротический отек. При возникновении клинически значимой реакции гиперчувствительности введение исследуемого препарата должно быть прекращено, а добровольцу незамедлительно оказана соответствующая медицинская помощь.</w:t>
      </w:r>
    </w:p>
    <w:p w14:paraId="5A1949B9" w14:textId="05EB513A" w:rsidR="004D10BF" w:rsidRPr="00A057BC" w:rsidRDefault="004D10BF" w:rsidP="004D10BF">
      <w:pPr>
        <w:spacing w:line="276" w:lineRule="auto"/>
        <w:jc w:val="both"/>
        <w:rPr>
          <w:color w:val="0D0D0D" w:themeColor="text1" w:themeTint="F2"/>
        </w:rPr>
      </w:pPr>
      <w:r w:rsidRPr="00A057BC">
        <w:rPr>
          <w:color w:val="0D0D0D" w:themeColor="text1" w:themeTint="F2"/>
        </w:rPr>
        <w:t>При применении ингибиторов JAK зарегистрированы случаи венозной тромбоэмболии, включая тромбоз глубоких вен и тромбоэмболию легочной артерии, а также значимые сердечно-сосудистые события. Добровольцы с соответствующими заболеваниями или значимыми факторами риска не должны включаться в исследование. При появлении признаков тромбоза, тромбоэмболии или острого сердечно-сосудистого события доброволец подлежит незамедлительному обследованию и лечению.</w:t>
      </w:r>
    </w:p>
    <w:p w14:paraId="629065A9" w14:textId="2F97D645" w:rsidR="004D10BF" w:rsidRPr="00A057BC" w:rsidRDefault="004D10BF" w:rsidP="004D10BF">
      <w:pPr>
        <w:spacing w:line="276" w:lineRule="auto"/>
        <w:jc w:val="both"/>
        <w:rPr>
          <w:color w:val="0D0D0D" w:themeColor="text1" w:themeTint="F2"/>
        </w:rPr>
      </w:pPr>
      <w:r w:rsidRPr="00A057BC">
        <w:rPr>
          <w:color w:val="0D0D0D" w:themeColor="text1" w:themeTint="F2"/>
        </w:rPr>
        <w:t>Упадацитиниб следует применять с осторожностью при наличии факторов риска перфорации желудочно-кишечного тракта, включая дивертикулит в анамнезе и сопутствующий прием нестероидных противовоспалительных препаратов, системных глюкокортикостероидов или опиоидов. При появлении новых выраженных симптомов со стороны органов брюшной полости доброволец должен быть незамедлительно обследован.</w:t>
      </w:r>
    </w:p>
    <w:p w14:paraId="49517788" w14:textId="058C2E8B" w:rsidR="004D10BF" w:rsidRPr="00A057BC" w:rsidRDefault="004D10BF" w:rsidP="004D10BF">
      <w:pPr>
        <w:spacing w:line="276" w:lineRule="auto"/>
        <w:jc w:val="both"/>
        <w:rPr>
          <w:color w:val="0D0D0D" w:themeColor="text1" w:themeTint="F2"/>
        </w:rPr>
      </w:pPr>
      <w:r w:rsidRPr="00A057BC">
        <w:rPr>
          <w:color w:val="0D0D0D" w:themeColor="text1" w:themeTint="F2"/>
        </w:rPr>
        <w:t>Подробные сведения об известных рисках, особых указаниях и мерах предосторожности приведены в актуальной ОХЛП РАНВЭК [1].</w:t>
      </w:r>
    </w:p>
    <w:p w14:paraId="3F70C4F7" w14:textId="131B1DCD" w:rsidR="00A574C7" w:rsidRPr="00DF791E" w:rsidRDefault="00A574C7" w:rsidP="00A574C7">
      <w:pPr>
        <w:spacing w:line="276" w:lineRule="auto"/>
        <w:jc w:val="both"/>
        <w:rPr>
          <w:b/>
          <w:bCs/>
          <w:color w:val="0D0D0D" w:themeColor="text1" w:themeTint="F2"/>
        </w:rPr>
      </w:pPr>
      <w:commentRangeStart w:id="685"/>
      <w:commentRangeStart w:id="686"/>
      <w:r w:rsidRPr="00A057BC">
        <w:rPr>
          <w:b/>
          <w:bCs/>
          <w:color w:val="0D0D0D" w:themeColor="text1" w:themeTint="F2"/>
        </w:rPr>
        <w:t>Данные о клинической эффективности и безопасности</w:t>
      </w:r>
      <w:commentRangeEnd w:id="685"/>
      <w:r w:rsidR="004673C1">
        <w:rPr>
          <w:rStyle w:val="a8"/>
        </w:rPr>
        <w:commentReference w:id="685"/>
      </w:r>
      <w:commentRangeEnd w:id="686"/>
      <w:r w:rsidR="00DF791E">
        <w:rPr>
          <w:rStyle w:val="a8"/>
        </w:rPr>
        <w:commentReference w:id="686"/>
      </w:r>
      <w:ins w:id="687" w:author="Автор" w:date="2026-08-25T18:52:00Z">
        <w:r w:rsidR="00DF791E" w:rsidRPr="00767CD6">
          <w:rPr>
            <w:b/>
            <w:bCs/>
            <w:color w:val="0D0D0D" w:themeColor="text1" w:themeTint="F2"/>
            <w:rPrChange w:id="688" w:author="Автор" w:date="2026-08-25T18:52:00Z">
              <w:rPr>
                <w:b/>
                <w:bCs/>
                <w:color w:val="0D0D0D" w:themeColor="text1" w:themeTint="F2"/>
                <w:lang w:val="en-US"/>
              </w:rPr>
            </w:rPrChange>
          </w:rPr>
          <w:t xml:space="preserve"> [1]</w:t>
        </w:r>
      </w:ins>
    </w:p>
    <w:p w14:paraId="1BE462C6" w14:textId="44F5D605" w:rsidR="00A574C7" w:rsidRPr="00A057BC" w:rsidRDefault="00A574C7" w:rsidP="00A574C7">
      <w:pPr>
        <w:tabs>
          <w:tab w:val="left" w:pos="709"/>
        </w:tabs>
        <w:spacing w:line="276" w:lineRule="auto"/>
        <w:jc w:val="both"/>
        <w:rPr>
          <w:b/>
          <w:bCs/>
          <w:i/>
          <w:iCs/>
          <w:color w:val="0D0D0D" w:themeColor="text1" w:themeTint="F2"/>
        </w:rPr>
      </w:pPr>
      <w:r w:rsidRPr="00A057BC">
        <w:rPr>
          <w:b/>
          <w:bCs/>
          <w:i/>
          <w:iCs/>
          <w:color w:val="0D0D0D" w:themeColor="text1" w:themeTint="F2"/>
        </w:rPr>
        <w:t>Ревматоидный артрит</w:t>
      </w:r>
    </w:p>
    <w:p w14:paraId="30DB6DBC" w14:textId="24053D5C" w:rsidR="00A574C7" w:rsidRPr="00A057BC" w:rsidRDefault="00A574C7" w:rsidP="00A574C7">
      <w:pPr>
        <w:spacing w:line="276" w:lineRule="auto"/>
        <w:jc w:val="both"/>
        <w:rPr>
          <w:color w:val="0D0D0D" w:themeColor="text1" w:themeTint="F2"/>
        </w:rPr>
      </w:pPr>
      <w:r w:rsidRPr="00A057BC">
        <w:rPr>
          <w:color w:val="0D0D0D" w:themeColor="text1" w:themeTint="F2"/>
        </w:rPr>
        <w:t>Применение препарата Упадацитиниб 15 мг один раз в сутки изучали в следующих популяциях пациентов:</w:t>
      </w:r>
    </w:p>
    <w:p w14:paraId="3EF22FA3" w14:textId="5D271D5D" w:rsidR="00A574C7" w:rsidRPr="00A057BC" w:rsidRDefault="00A574C7" w:rsidP="00A574C7">
      <w:pPr>
        <w:pStyle w:val="afd"/>
        <w:numPr>
          <w:ilvl w:val="0"/>
          <w:numId w:val="88"/>
        </w:numPr>
        <w:spacing w:line="276" w:lineRule="auto"/>
        <w:jc w:val="both"/>
        <w:rPr>
          <w:color w:val="0D0D0D" w:themeColor="text1" w:themeTint="F2"/>
        </w:rPr>
      </w:pPr>
      <w:r w:rsidRPr="00A057BC">
        <w:rPr>
          <w:color w:val="0D0D0D" w:themeColor="text1" w:themeTint="F2"/>
        </w:rPr>
        <w:t>пациенты, ранее не получавшие метотрексат;</w:t>
      </w:r>
    </w:p>
    <w:p w14:paraId="4945A509" w14:textId="38E01A5C" w:rsidR="00A574C7" w:rsidRPr="00A057BC" w:rsidRDefault="00A574C7" w:rsidP="00A574C7">
      <w:pPr>
        <w:pStyle w:val="afd"/>
        <w:numPr>
          <w:ilvl w:val="0"/>
          <w:numId w:val="88"/>
        </w:numPr>
        <w:spacing w:line="276" w:lineRule="auto"/>
        <w:jc w:val="both"/>
        <w:rPr>
          <w:color w:val="0D0D0D" w:themeColor="text1" w:themeTint="F2"/>
        </w:rPr>
      </w:pPr>
      <w:r w:rsidRPr="00A057BC">
        <w:rPr>
          <w:color w:val="0D0D0D" w:themeColor="text1" w:themeTint="F2"/>
        </w:rPr>
        <w:t>пациенты с недостаточным ответом на метотрексат или другие БПВП;</w:t>
      </w:r>
    </w:p>
    <w:p w14:paraId="19218445" w14:textId="77777777" w:rsidR="00A574C7" w:rsidRPr="00A057BC" w:rsidRDefault="00A574C7" w:rsidP="00A574C7">
      <w:pPr>
        <w:pStyle w:val="afd"/>
        <w:numPr>
          <w:ilvl w:val="0"/>
          <w:numId w:val="88"/>
        </w:numPr>
        <w:spacing w:line="276" w:lineRule="auto"/>
        <w:jc w:val="both"/>
        <w:rPr>
          <w:color w:val="0D0D0D" w:themeColor="text1" w:themeTint="F2"/>
        </w:rPr>
      </w:pPr>
      <w:r w:rsidRPr="00A057BC">
        <w:rPr>
          <w:color w:val="0D0D0D" w:themeColor="text1" w:themeTint="F2"/>
        </w:rPr>
        <w:t xml:space="preserve">пациенты с недостаточным ответом или непереносимостью хотя бы одного ГИБП. </w:t>
      </w:r>
    </w:p>
    <w:p w14:paraId="47CA3603" w14:textId="568532C7" w:rsidR="00DF791E" w:rsidRPr="00A057BC" w:rsidRDefault="00A574C7" w:rsidP="00A574C7">
      <w:pPr>
        <w:spacing w:line="276" w:lineRule="auto"/>
        <w:jc w:val="both"/>
        <w:rPr>
          <w:color w:val="0D0D0D" w:themeColor="text1" w:themeTint="F2"/>
        </w:rPr>
      </w:pPr>
      <w:r w:rsidRPr="00A057BC">
        <w:rPr>
          <w:color w:val="0D0D0D" w:themeColor="text1" w:themeTint="F2"/>
        </w:rPr>
        <w:t>У пациентов, принимавших препарат Упадацитиниб 15 мг, наблюдались статистически достоверно лучшие ответы на терапию по сравнению с плацебо или метотрексатом</w:t>
      </w:r>
      <w:ins w:id="689" w:author="Автор" w:date="2026-08-25T18:54:00Z">
        <w:r w:rsidR="00DF791E">
          <w:rPr>
            <w:color w:val="0D0D0D" w:themeColor="text1" w:themeTint="F2"/>
          </w:rPr>
          <w:t>.</w:t>
        </w:r>
      </w:ins>
    </w:p>
    <w:p w14:paraId="7A16A9DA" w14:textId="680EFA70" w:rsidR="00A574C7" w:rsidRPr="00A057BC" w:rsidRDefault="00A574C7" w:rsidP="00A574C7">
      <w:pPr>
        <w:spacing w:line="276" w:lineRule="auto"/>
        <w:jc w:val="both"/>
        <w:rPr>
          <w:b/>
          <w:bCs/>
          <w:i/>
          <w:iCs/>
          <w:color w:val="0D0D0D" w:themeColor="text1" w:themeTint="F2"/>
        </w:rPr>
      </w:pPr>
      <w:r w:rsidRPr="00A057BC">
        <w:rPr>
          <w:b/>
          <w:bCs/>
          <w:i/>
          <w:iCs/>
          <w:color w:val="0D0D0D" w:themeColor="text1" w:themeTint="F2"/>
        </w:rPr>
        <w:t>Псориатический артрит</w:t>
      </w:r>
    </w:p>
    <w:p w14:paraId="656082A5" w14:textId="37E9C933" w:rsidR="00A574C7" w:rsidRPr="00A057BC" w:rsidRDefault="00A574C7" w:rsidP="00A574C7">
      <w:pPr>
        <w:spacing w:line="276" w:lineRule="auto"/>
        <w:jc w:val="both"/>
        <w:rPr>
          <w:color w:val="0D0D0D" w:themeColor="text1" w:themeTint="F2"/>
        </w:rPr>
      </w:pPr>
      <w:r w:rsidRPr="00A057BC">
        <w:rPr>
          <w:color w:val="0D0D0D" w:themeColor="text1" w:themeTint="F2"/>
        </w:rPr>
        <w:t>Применение препарата Упадацитиниб 15 мг один раз в сутки исследовали в популяциях пациентов с недостаточным ответом на БПВП и пациентов с недостаточным ответом на ГИБП. У пациентов, принимавших препарат Упадацитиниб 15 мг, наблюдались статистически достоверно лучшие ответы на терапию по сравнению с плацебо.</w:t>
      </w:r>
    </w:p>
    <w:p w14:paraId="6490EA3D" w14:textId="3AFC7C92" w:rsidR="00A574C7" w:rsidRPr="00A057BC" w:rsidRDefault="00A574C7" w:rsidP="00A574C7">
      <w:pPr>
        <w:spacing w:line="276" w:lineRule="auto"/>
        <w:jc w:val="both"/>
        <w:rPr>
          <w:b/>
          <w:bCs/>
          <w:i/>
          <w:iCs/>
          <w:color w:val="0D0D0D" w:themeColor="text1" w:themeTint="F2"/>
        </w:rPr>
      </w:pPr>
      <w:r w:rsidRPr="00A057BC">
        <w:rPr>
          <w:b/>
          <w:bCs/>
          <w:i/>
          <w:iCs/>
          <w:color w:val="0D0D0D" w:themeColor="text1" w:themeTint="F2"/>
        </w:rPr>
        <w:t>Аксиальный спондилоартрит</w:t>
      </w:r>
    </w:p>
    <w:p w14:paraId="3F2247D8" w14:textId="0343B14E" w:rsidR="00A574C7" w:rsidRPr="00A057BC" w:rsidRDefault="00A574C7" w:rsidP="00A574C7">
      <w:pPr>
        <w:spacing w:line="276" w:lineRule="auto"/>
        <w:jc w:val="both"/>
        <w:rPr>
          <w:i/>
          <w:iCs/>
          <w:color w:val="0D0D0D" w:themeColor="text1" w:themeTint="F2"/>
        </w:rPr>
      </w:pPr>
      <w:proofErr w:type="spellStart"/>
      <w:r w:rsidRPr="00A057BC">
        <w:rPr>
          <w:i/>
          <w:iCs/>
          <w:color w:val="0D0D0D" w:themeColor="text1" w:themeTint="F2"/>
        </w:rPr>
        <w:t>Нерентгенологический</w:t>
      </w:r>
      <w:proofErr w:type="spellEnd"/>
      <w:r w:rsidRPr="00A057BC">
        <w:rPr>
          <w:i/>
          <w:iCs/>
          <w:color w:val="0D0D0D" w:themeColor="text1" w:themeTint="F2"/>
        </w:rPr>
        <w:t xml:space="preserve"> аксиальный спондилоартрит</w:t>
      </w:r>
    </w:p>
    <w:p w14:paraId="09280B04" w14:textId="28EBAF91" w:rsidR="00A574C7" w:rsidRPr="00A057BC" w:rsidRDefault="00A574C7" w:rsidP="00A574C7">
      <w:pPr>
        <w:spacing w:line="276" w:lineRule="auto"/>
        <w:jc w:val="both"/>
        <w:rPr>
          <w:color w:val="0D0D0D" w:themeColor="text1" w:themeTint="F2"/>
        </w:rPr>
      </w:pPr>
      <w:r w:rsidRPr="00A057BC">
        <w:rPr>
          <w:color w:val="0D0D0D" w:themeColor="text1" w:themeTint="F2"/>
        </w:rPr>
        <w:t xml:space="preserve">Применение препарата Упадацитиниб 15 мг один раз в сутки изучали у пациентов с недостаточным ответом на ≥ 2 НПВП или с непереносимостью или противопоказанием к применению НПВП, а также у пациентов с недостаточным ответом или непереносимостью терапии ГИБП. У пациентов наблюдались объективные признаки воспаления (СРБ выше верхней границы нормы и (или) признаки </w:t>
      </w:r>
      <w:proofErr w:type="spellStart"/>
      <w:r w:rsidRPr="00A057BC">
        <w:rPr>
          <w:color w:val="0D0D0D" w:themeColor="text1" w:themeTint="F2"/>
        </w:rPr>
        <w:t>сакроилиита</w:t>
      </w:r>
      <w:proofErr w:type="spellEnd"/>
      <w:r w:rsidRPr="00A057BC">
        <w:rPr>
          <w:color w:val="0D0D0D" w:themeColor="text1" w:themeTint="F2"/>
        </w:rPr>
        <w:t xml:space="preserve"> на магнитно-резонансной томографии </w:t>
      </w:r>
      <w:r w:rsidR="00265B8D" w:rsidRPr="00A057BC">
        <w:rPr>
          <w:color w:val="0D0D0D" w:themeColor="text1" w:themeTint="F2"/>
        </w:rPr>
        <w:t>(</w:t>
      </w:r>
      <w:r w:rsidRPr="00A057BC">
        <w:rPr>
          <w:color w:val="0D0D0D" w:themeColor="text1" w:themeTint="F2"/>
        </w:rPr>
        <w:t>МРТ</w:t>
      </w:r>
      <w:r w:rsidR="00265B8D" w:rsidRPr="00A057BC">
        <w:rPr>
          <w:color w:val="0D0D0D" w:themeColor="text1" w:themeTint="F2"/>
        </w:rPr>
        <w:t>)</w:t>
      </w:r>
      <w:r w:rsidRPr="00A057BC">
        <w:rPr>
          <w:color w:val="0D0D0D" w:themeColor="text1" w:themeTint="F2"/>
        </w:rPr>
        <w:t>, но отсутствовали четкие рентгенологические признаки структурного повреждения крестцово-подвздошных сочленений. У пациентов, принимавших препарат Упадацитиниб 15 мг, наблюдались статистически достоверно лучшие ответы на терапию по сравнению с плацебо.</w:t>
      </w:r>
    </w:p>
    <w:p w14:paraId="29CFE4BF" w14:textId="552FBFAA" w:rsidR="00A574C7" w:rsidRPr="00A057BC" w:rsidRDefault="00A574C7" w:rsidP="00A574C7">
      <w:pPr>
        <w:spacing w:line="276" w:lineRule="auto"/>
        <w:jc w:val="both"/>
        <w:rPr>
          <w:i/>
          <w:iCs/>
          <w:color w:val="0D0D0D" w:themeColor="text1" w:themeTint="F2"/>
        </w:rPr>
      </w:pPr>
      <w:r w:rsidRPr="00A057BC">
        <w:rPr>
          <w:i/>
          <w:iCs/>
          <w:color w:val="0D0D0D" w:themeColor="text1" w:themeTint="F2"/>
        </w:rPr>
        <w:lastRenderedPageBreak/>
        <w:t>Анкилозирующий спондилит (рентгенологический аксиальный спондилоартрит)</w:t>
      </w:r>
    </w:p>
    <w:p w14:paraId="4011E594" w14:textId="15E301A0" w:rsidR="00A574C7" w:rsidRPr="00A057BC" w:rsidRDefault="00A574C7" w:rsidP="00A574C7">
      <w:pPr>
        <w:spacing w:line="276" w:lineRule="auto"/>
        <w:jc w:val="both"/>
        <w:rPr>
          <w:color w:val="0D0D0D" w:themeColor="text1" w:themeTint="F2"/>
        </w:rPr>
      </w:pPr>
      <w:r w:rsidRPr="00A057BC">
        <w:rPr>
          <w:color w:val="0D0D0D" w:themeColor="text1" w:themeTint="F2"/>
        </w:rPr>
        <w:t>Применение препарата Упадацитиниб 15 мг один раз в сутки изучали у пациентов с недостаточным ответом на ≥ 2 НПВП или с непереносимостью или противопоказанием к применению НПВП, а также у пациентов с недостаточным ответом или непереносимостью одного или двух ГИБП. У пациентов, принимавших препарат Упадацитиниб 15 мг, наблюдались статистически достоверно лучшие ответы на терапию по сравнению с плацебо.</w:t>
      </w:r>
    </w:p>
    <w:p w14:paraId="08A0C883" w14:textId="696715FD" w:rsidR="00A574C7" w:rsidRPr="00A057BC" w:rsidRDefault="00A574C7" w:rsidP="00A574C7">
      <w:pPr>
        <w:spacing w:line="276" w:lineRule="auto"/>
        <w:jc w:val="both"/>
        <w:rPr>
          <w:b/>
          <w:bCs/>
          <w:i/>
          <w:iCs/>
          <w:color w:val="0D0D0D" w:themeColor="text1" w:themeTint="F2"/>
        </w:rPr>
      </w:pPr>
      <w:r w:rsidRPr="00A057BC">
        <w:rPr>
          <w:b/>
          <w:bCs/>
          <w:i/>
          <w:iCs/>
          <w:color w:val="0D0D0D" w:themeColor="text1" w:themeTint="F2"/>
        </w:rPr>
        <w:t>Атопический дерматит</w:t>
      </w:r>
    </w:p>
    <w:p w14:paraId="7382D1EB" w14:textId="0A1A684E" w:rsidR="00A574C7" w:rsidRPr="00A057BC" w:rsidRDefault="00A574C7" w:rsidP="00A574C7">
      <w:pPr>
        <w:spacing w:line="276" w:lineRule="auto"/>
        <w:jc w:val="both"/>
        <w:rPr>
          <w:color w:val="0D0D0D" w:themeColor="text1" w:themeTint="F2"/>
        </w:rPr>
      </w:pPr>
      <w:r w:rsidRPr="00A057BC">
        <w:rPr>
          <w:color w:val="0D0D0D" w:themeColor="text1" w:themeTint="F2"/>
        </w:rPr>
        <w:t>Применение препарата Упадацитиниб в дозах 15 мг и 30 мг один раз в сутки оценивали у пациентов в возрасте 12 лет и старше в качестве монотерапии или в комбинации с топическими кортикостероидами (ТКС). На 16-й неделе пациенты, получавшие Упадацитиниб 15 мг ± ТКС или 30 мг ± ТКС, достигли статистически достоверно лучших ответов по сравнению с плацебо.</w:t>
      </w:r>
    </w:p>
    <w:p w14:paraId="556A1477" w14:textId="08B582CD" w:rsidR="00A574C7" w:rsidRPr="00A057BC" w:rsidRDefault="00A574C7" w:rsidP="00A574C7">
      <w:pPr>
        <w:spacing w:line="276" w:lineRule="auto"/>
        <w:jc w:val="both"/>
        <w:rPr>
          <w:b/>
          <w:bCs/>
          <w:i/>
          <w:iCs/>
          <w:color w:val="0D0D0D" w:themeColor="text1" w:themeTint="F2"/>
        </w:rPr>
      </w:pPr>
      <w:r w:rsidRPr="00A057BC">
        <w:rPr>
          <w:b/>
          <w:bCs/>
          <w:i/>
          <w:iCs/>
          <w:color w:val="0D0D0D" w:themeColor="text1" w:themeTint="F2"/>
        </w:rPr>
        <w:t>Язвенный колит</w:t>
      </w:r>
    </w:p>
    <w:p w14:paraId="43992DDE" w14:textId="057E09BA" w:rsidR="00A574C7" w:rsidRPr="00A057BC" w:rsidRDefault="00A574C7" w:rsidP="00A574C7">
      <w:pPr>
        <w:spacing w:line="276" w:lineRule="auto"/>
        <w:jc w:val="both"/>
        <w:rPr>
          <w:color w:val="0D0D0D" w:themeColor="text1" w:themeTint="F2"/>
        </w:rPr>
      </w:pPr>
      <w:r w:rsidRPr="00A057BC">
        <w:rPr>
          <w:color w:val="0D0D0D" w:themeColor="text1" w:themeTint="F2"/>
        </w:rPr>
        <w:t>Препарат Упадацитиниб в дозе 45 мг один раз в сутки в качестве 8-недельной индукционной терапии и 30 мг или 15 мг один раз в сутки в качестве 52-недельной поддерживающей терапии оценивали у пациентов с недостаточным ответом, потерей ответа или непереносимостью предшествующих традиционных и (или) биологических препаратов. У пациентов, получавших препарат Упадацитиниб в дозе 45/30 мг или препарат Упадацитиниб в дозе 45/15 мг, наблюдались статистически достоверно лучшие ответы на терапию по сравнению с плацебо.</w:t>
      </w:r>
    </w:p>
    <w:p w14:paraId="589DE866" w14:textId="66816DAB" w:rsidR="00A574C7" w:rsidRPr="00A057BC" w:rsidRDefault="00A574C7" w:rsidP="00A574C7">
      <w:pPr>
        <w:spacing w:line="276" w:lineRule="auto"/>
        <w:jc w:val="both"/>
        <w:rPr>
          <w:b/>
          <w:bCs/>
          <w:i/>
          <w:iCs/>
          <w:color w:val="0D0D0D" w:themeColor="text1" w:themeTint="F2"/>
        </w:rPr>
      </w:pPr>
      <w:r w:rsidRPr="00A057BC">
        <w:rPr>
          <w:b/>
          <w:bCs/>
          <w:i/>
          <w:iCs/>
          <w:color w:val="0D0D0D" w:themeColor="text1" w:themeTint="F2"/>
        </w:rPr>
        <w:t>Болезнь Крона</w:t>
      </w:r>
    </w:p>
    <w:p w14:paraId="7AEB5FC1" w14:textId="32C567F9" w:rsidR="00A574C7" w:rsidRPr="00A057BC" w:rsidRDefault="00A574C7" w:rsidP="00A574C7">
      <w:pPr>
        <w:spacing w:line="276" w:lineRule="auto"/>
        <w:jc w:val="both"/>
        <w:rPr>
          <w:color w:val="0D0D0D" w:themeColor="text1" w:themeTint="F2"/>
        </w:rPr>
      </w:pPr>
      <w:r w:rsidRPr="00A057BC">
        <w:rPr>
          <w:color w:val="0D0D0D" w:themeColor="text1" w:themeTint="F2"/>
        </w:rPr>
        <w:t>Применение препарата Упадацитиниб в дозе 45 мг 1 раз в сутки в качестве 12-недельной индукционной терапии и в дозе 30 мг или 15 мг 1 раз в сутки в качестве 52-недельной поддерживающей терапии оценивали у пациентов с недостаточным ответом, потерей ответа или непереносимостью предшествующей традиционной и (или) биологической терапии, что в общей сложности составило как минимум 64 недели терапии. У пациентов, получавших препарат Упадацитиниб в дозе 45/30 мг или 45/15 мг (оценка применения дозы 45 мг к 12-й неделе, поддерживающей дозы 30 мг или 15 мг к 52-й неделе), наблюдались статистически достоверно лучшие ответы на терапию по сравнению с плацебо.</w:t>
      </w:r>
    </w:p>
    <w:p w14:paraId="0E9FF451" w14:textId="19508426" w:rsidR="00A574C7" w:rsidRPr="00A057BC" w:rsidRDefault="00A574C7" w:rsidP="00A574C7">
      <w:pPr>
        <w:spacing w:line="276" w:lineRule="auto"/>
        <w:jc w:val="both"/>
        <w:rPr>
          <w:color w:val="0D0D0D" w:themeColor="text1" w:themeTint="F2"/>
        </w:rPr>
      </w:pPr>
      <w:r w:rsidRPr="00A057BC">
        <w:rPr>
          <w:color w:val="0D0D0D" w:themeColor="text1" w:themeTint="F2"/>
        </w:rPr>
        <w:t>Результаты клинических исследований подробно представлены в Брошюре исследователя.</w:t>
      </w:r>
    </w:p>
    <w:p w14:paraId="4D9E79C7" w14:textId="77777777" w:rsidR="00A574C7" w:rsidRPr="00A057BC" w:rsidRDefault="00A574C7" w:rsidP="00A574C7">
      <w:pPr>
        <w:spacing w:line="276" w:lineRule="auto"/>
        <w:jc w:val="both"/>
        <w:rPr>
          <w:b/>
          <w:bCs/>
          <w:color w:val="0D0D0D" w:themeColor="text1" w:themeTint="F2"/>
        </w:rPr>
      </w:pPr>
      <w:commentRangeStart w:id="690"/>
      <w:commentRangeStart w:id="691"/>
      <w:r w:rsidRPr="00A057BC">
        <w:rPr>
          <w:b/>
          <w:bCs/>
          <w:color w:val="0D0D0D" w:themeColor="text1" w:themeTint="F2"/>
        </w:rPr>
        <w:t xml:space="preserve">Влияние на способность управлять транспортными средствами и работать с механизмами </w:t>
      </w:r>
    </w:p>
    <w:p w14:paraId="27A7A4DF" w14:textId="51BE0CC3" w:rsidR="00A574C7" w:rsidRPr="00A057BC" w:rsidRDefault="00A574C7" w:rsidP="00A574C7">
      <w:pPr>
        <w:spacing w:line="276" w:lineRule="auto"/>
        <w:jc w:val="both"/>
        <w:rPr>
          <w:color w:val="0D0D0D" w:themeColor="text1" w:themeTint="F2"/>
        </w:rPr>
      </w:pPr>
      <w:r w:rsidRPr="00A057BC">
        <w:rPr>
          <w:color w:val="0D0D0D" w:themeColor="text1" w:themeTint="F2"/>
        </w:rPr>
        <w:t xml:space="preserve">Препарат Упадацитиниб </w:t>
      </w:r>
      <w:ins w:id="692" w:author="Автор" w:date="2026-08-25T18:55:00Z">
        <w:r w:rsidR="00DF791E" w:rsidRPr="00DF791E">
          <w:rPr>
            <w:color w:val="0D0D0D" w:themeColor="text1" w:themeTint="F2"/>
          </w:rPr>
          <w:t>может оказывать несущественное влияние на способность управлять транспортными средствами и работать с механизмами, поскольку во время лечения препаратом РАНВЭК может возникать головокружение</w:t>
        </w:r>
      </w:ins>
      <w:del w:id="693" w:author="Автор" w:date="2026-08-25T18:55:00Z">
        <w:r w:rsidRPr="00A057BC" w:rsidDel="00DF791E">
          <w:rPr>
            <w:color w:val="0D0D0D" w:themeColor="text1" w:themeTint="F2"/>
          </w:rPr>
          <w:delText>не оказывает влияния или оказывает незначительное влияние на способность к вождению транспортных средств и управлению механизмами</w:delText>
        </w:r>
      </w:del>
      <w:r w:rsidRPr="00A057BC">
        <w:rPr>
          <w:color w:val="0D0D0D" w:themeColor="text1" w:themeTint="F2"/>
        </w:rPr>
        <w:t>.</w:t>
      </w:r>
      <w:commentRangeEnd w:id="690"/>
      <w:r w:rsidR="00FF373D">
        <w:rPr>
          <w:rStyle w:val="a8"/>
        </w:rPr>
        <w:commentReference w:id="690"/>
      </w:r>
      <w:commentRangeEnd w:id="691"/>
      <w:r w:rsidR="00DF791E">
        <w:rPr>
          <w:rStyle w:val="a8"/>
        </w:rPr>
        <w:commentReference w:id="691"/>
      </w:r>
    </w:p>
    <w:p w14:paraId="109229D4" w14:textId="3BD60B88" w:rsidR="00F322E7" w:rsidRPr="00A057BC" w:rsidRDefault="008D1B42" w:rsidP="004D10BF">
      <w:pPr>
        <w:pStyle w:val="20"/>
        <w:spacing w:after="0" w:line="276" w:lineRule="auto"/>
        <w:jc w:val="both"/>
        <w:rPr>
          <w:rFonts w:cs="Times New Roman"/>
          <w:color w:val="0D0D0D" w:themeColor="text1" w:themeTint="F2"/>
        </w:rPr>
      </w:pPr>
      <w:bookmarkStart w:id="694" w:name="_Toc203135885"/>
      <w:bookmarkStart w:id="695" w:name="_Toc233373514"/>
      <w:r w:rsidRPr="00A057BC">
        <w:rPr>
          <w:rFonts w:cs="Times New Roman"/>
          <w:color w:val="0D0D0D" w:themeColor="text1" w:themeTint="F2"/>
        </w:rPr>
        <w:t>2.6.</w:t>
      </w:r>
      <w:r w:rsidRPr="00A057BC">
        <w:rPr>
          <w:rFonts w:cs="Times New Roman"/>
          <w:color w:val="0D0D0D" w:themeColor="text1" w:themeTint="F2"/>
        </w:rPr>
        <w:tab/>
        <w:t xml:space="preserve">Обоснование </w:t>
      </w:r>
      <w:r w:rsidR="008E3483" w:rsidRPr="00A057BC">
        <w:rPr>
          <w:rFonts w:cs="Times New Roman"/>
          <w:color w:val="0D0D0D" w:themeColor="text1" w:themeTint="F2"/>
        </w:rPr>
        <w:t xml:space="preserve">способа введения, </w:t>
      </w:r>
      <w:r w:rsidRPr="00A057BC">
        <w:rPr>
          <w:rFonts w:cs="Times New Roman"/>
          <w:color w:val="0D0D0D" w:themeColor="text1" w:themeTint="F2"/>
        </w:rPr>
        <w:t xml:space="preserve">дозы, </w:t>
      </w:r>
      <w:r w:rsidRPr="00A057BC">
        <w:rPr>
          <w:rFonts w:cs="Times New Roman"/>
          <w:color w:val="0D0D0D" w:themeColor="text1" w:themeTint="F2"/>
          <w:szCs w:val="24"/>
        </w:rPr>
        <w:t>длительности</w:t>
      </w:r>
      <w:r w:rsidRPr="00A057BC">
        <w:rPr>
          <w:rFonts w:cs="Times New Roman"/>
          <w:color w:val="0D0D0D" w:themeColor="text1" w:themeTint="F2"/>
        </w:rPr>
        <w:t xml:space="preserve"> и режима приема препаратов исследования</w:t>
      </w:r>
      <w:bookmarkEnd w:id="694"/>
      <w:bookmarkEnd w:id="695"/>
    </w:p>
    <w:p w14:paraId="7024D812" w14:textId="77777777" w:rsidR="008E3483" w:rsidRPr="00A057BC" w:rsidRDefault="008E3483" w:rsidP="004D10BF">
      <w:pPr>
        <w:spacing w:line="276" w:lineRule="auto"/>
        <w:jc w:val="both"/>
        <w:rPr>
          <w:i/>
          <w:iCs/>
          <w:color w:val="0D0D0D" w:themeColor="text1" w:themeTint="F2"/>
        </w:rPr>
      </w:pPr>
      <w:r w:rsidRPr="00A057BC">
        <w:rPr>
          <w:i/>
          <w:iCs/>
          <w:color w:val="0D0D0D" w:themeColor="text1" w:themeTint="F2"/>
        </w:rPr>
        <w:t xml:space="preserve">Обоснование дозировки </w:t>
      </w:r>
    </w:p>
    <w:p w14:paraId="525B5267" w14:textId="29446D7E" w:rsidR="00F322E7" w:rsidRPr="00A057BC" w:rsidRDefault="008D1B42" w:rsidP="004D10BF">
      <w:pPr>
        <w:spacing w:line="276" w:lineRule="auto"/>
        <w:jc w:val="both"/>
        <w:rPr>
          <w:color w:val="0D0D0D" w:themeColor="text1" w:themeTint="F2"/>
        </w:rPr>
      </w:pPr>
      <w:r w:rsidRPr="00A057BC">
        <w:rPr>
          <w:color w:val="0D0D0D" w:themeColor="text1" w:themeTint="F2"/>
        </w:rPr>
        <w:t>Выбор дозы, длительности и режима дозирования основан на рекомендациях к проведению клинических исследований биоэквивалентности</w:t>
      </w:r>
      <w:r w:rsidR="001A6BB3" w:rsidRPr="00A057BC">
        <w:rPr>
          <w:color w:val="0D0D0D" w:themeColor="text1" w:themeTint="F2"/>
        </w:rPr>
        <w:t xml:space="preserve"> и с учетом лекарственной формы </w:t>
      </w:r>
      <w:r w:rsidR="001A6BB3" w:rsidRPr="00A057BC">
        <w:rPr>
          <w:color w:val="0D0D0D" w:themeColor="text1" w:themeTint="F2"/>
        </w:rPr>
        <w:lastRenderedPageBreak/>
        <w:t>препаратов исследования</w:t>
      </w:r>
      <w:r w:rsidRPr="00A057BC">
        <w:rPr>
          <w:color w:val="0D0D0D" w:themeColor="text1" w:themeTint="F2"/>
        </w:rPr>
        <w:t xml:space="preserve"> </w:t>
      </w:r>
      <w:r w:rsidR="001A6BB3" w:rsidRPr="00A057BC">
        <w:rPr>
          <w:color w:val="0D0D0D" w:themeColor="text1" w:themeTint="F2"/>
        </w:rPr>
        <w:t xml:space="preserve">(лекарственная форма с пролонгированным высвобождением) </w:t>
      </w:r>
      <w:r w:rsidRPr="00A057BC">
        <w:rPr>
          <w:color w:val="0D0D0D" w:themeColor="text1" w:themeTint="F2"/>
        </w:rPr>
        <w:t>[</w:t>
      </w:r>
      <w:r w:rsidR="007C35A4" w:rsidRPr="00A057BC">
        <w:rPr>
          <w:color w:val="0D0D0D" w:themeColor="text1" w:themeTint="F2"/>
        </w:rPr>
        <w:t>2</w:t>
      </w:r>
      <w:r w:rsidRPr="00A057BC">
        <w:rPr>
          <w:color w:val="0D0D0D" w:themeColor="text1" w:themeTint="F2"/>
        </w:rPr>
        <w:t xml:space="preserve">]. </w:t>
      </w:r>
    </w:p>
    <w:p w14:paraId="60EC04AA" w14:textId="220CE72F" w:rsidR="00D83FBF" w:rsidRPr="00A057BC" w:rsidRDefault="00D83FBF" w:rsidP="004D10BF">
      <w:pPr>
        <w:spacing w:line="276" w:lineRule="auto"/>
        <w:jc w:val="both"/>
        <w:rPr>
          <w:color w:val="0D0D0D" w:themeColor="text1" w:themeTint="F2"/>
        </w:rPr>
      </w:pPr>
      <w:r w:rsidRPr="00A057BC">
        <w:rPr>
          <w:color w:val="0D0D0D" w:themeColor="text1" w:themeTint="F2"/>
        </w:rPr>
        <w:t xml:space="preserve">Выбор доз обоснован тем, что в клинической практике препараты принимаются в минимальной разовой дозе </w:t>
      </w:r>
      <w:r w:rsidR="00A574C7" w:rsidRPr="00A057BC">
        <w:rPr>
          <w:color w:val="0D0D0D" w:themeColor="text1" w:themeTint="F2"/>
        </w:rPr>
        <w:t>15</w:t>
      </w:r>
      <w:r w:rsidRPr="00A057BC">
        <w:rPr>
          <w:color w:val="0D0D0D" w:themeColor="text1" w:themeTint="F2"/>
        </w:rPr>
        <w:t xml:space="preserve"> мг.</w:t>
      </w:r>
      <w:r w:rsidR="001A6BB3" w:rsidRPr="00A057BC">
        <w:rPr>
          <w:color w:val="0D0D0D" w:themeColor="text1" w:themeTint="F2"/>
        </w:rPr>
        <w:t xml:space="preserve"> </w:t>
      </w:r>
      <w:r w:rsidRPr="00A057BC">
        <w:rPr>
          <w:color w:val="0D0D0D" w:themeColor="text1" w:themeTint="F2"/>
        </w:rPr>
        <w:t xml:space="preserve">Для исследования биоэквивалентности у добровольцев предполагается использовать сравниваемые препараты в каждом периоде однократно в дозе равной </w:t>
      </w:r>
      <w:r w:rsidR="00A574C7" w:rsidRPr="00A057BC">
        <w:rPr>
          <w:color w:val="0D0D0D" w:themeColor="text1" w:themeTint="F2"/>
        </w:rPr>
        <w:t>15</w:t>
      </w:r>
      <w:r w:rsidRPr="00A057BC">
        <w:rPr>
          <w:color w:val="0D0D0D" w:themeColor="text1" w:themeTint="F2"/>
        </w:rPr>
        <w:t xml:space="preserve"> мг.</w:t>
      </w:r>
    </w:p>
    <w:p w14:paraId="37C46A7F" w14:textId="053667CD" w:rsidR="005B2491" w:rsidRPr="00A057BC" w:rsidRDefault="007433ED" w:rsidP="004D10BF">
      <w:pPr>
        <w:spacing w:line="276" w:lineRule="auto"/>
        <w:jc w:val="both"/>
        <w:rPr>
          <w:color w:val="0D0D0D" w:themeColor="text1" w:themeTint="F2"/>
        </w:rPr>
      </w:pPr>
      <w:r w:rsidRPr="00A057BC">
        <w:rPr>
          <w:i/>
          <w:iCs/>
          <w:color w:val="0D0D0D" w:themeColor="text1" w:themeTint="F2"/>
        </w:rPr>
        <w:t>Обоснование длительности исследования</w:t>
      </w:r>
    </w:p>
    <w:p w14:paraId="54B37230" w14:textId="6B3BE488" w:rsidR="005B2491" w:rsidRPr="00A057BC" w:rsidRDefault="005B2491" w:rsidP="004D10BF">
      <w:pPr>
        <w:spacing w:line="276" w:lineRule="auto"/>
        <w:jc w:val="both"/>
        <w:rPr>
          <w:color w:val="0D0D0D" w:themeColor="text1" w:themeTint="F2"/>
        </w:rPr>
      </w:pPr>
      <w:r w:rsidRPr="00A057BC">
        <w:rPr>
          <w:color w:val="0D0D0D" w:themeColor="text1" w:themeTint="F2"/>
        </w:rPr>
        <w:t>С целью адекватной оценки площадей под фармакокинетическими кривыми расчет продолжительности наблюдения за концентрациями действующих веществ в крови основан на значениях параметров t</w:t>
      </w:r>
      <w:r w:rsidRPr="00A057BC">
        <w:rPr>
          <w:color w:val="0D0D0D" w:themeColor="text1" w:themeTint="F2"/>
          <w:vertAlign w:val="subscript"/>
        </w:rPr>
        <w:t>max</w:t>
      </w:r>
      <w:r w:rsidRPr="00A057BC">
        <w:rPr>
          <w:color w:val="0D0D0D" w:themeColor="text1" w:themeTint="F2"/>
        </w:rPr>
        <w:t xml:space="preserve"> и </w:t>
      </w:r>
      <w:r w:rsidRPr="00A057BC">
        <w:rPr>
          <w:color w:val="0D0D0D" w:themeColor="text1" w:themeTint="F2"/>
          <w:lang w:val="en-US"/>
        </w:rPr>
        <w:t>t</w:t>
      </w:r>
      <w:r w:rsidRPr="00A057BC">
        <w:rPr>
          <w:color w:val="0D0D0D" w:themeColor="text1" w:themeTint="F2"/>
          <w:vertAlign w:val="subscript"/>
        </w:rPr>
        <w:t>1/2.</w:t>
      </w:r>
    </w:p>
    <w:p w14:paraId="03306DCA" w14:textId="3D565787" w:rsidR="005B2491" w:rsidRPr="00A057BC" w:rsidRDefault="005B2491" w:rsidP="004D10BF">
      <w:pPr>
        <w:spacing w:line="276" w:lineRule="auto"/>
        <w:jc w:val="both"/>
        <w:rPr>
          <w:color w:val="0D0D0D" w:themeColor="text1" w:themeTint="F2"/>
        </w:rPr>
      </w:pPr>
      <w:r w:rsidRPr="00A057BC">
        <w:rPr>
          <w:color w:val="0D0D0D" w:themeColor="text1" w:themeTint="F2"/>
        </w:rPr>
        <w:t xml:space="preserve">Выбор точек отбора проб для фармакокинетического анализа соответствует международным и национальным правилам. Согласно современным рекомендациям по проведению исследований </w:t>
      </w:r>
      <w:commentRangeStart w:id="696"/>
      <w:r w:rsidRPr="00A057BC">
        <w:rPr>
          <w:color w:val="0D0D0D" w:themeColor="text1" w:themeTint="F2"/>
        </w:rPr>
        <w:t>биоэквивалентности</w:t>
      </w:r>
      <w:commentRangeEnd w:id="696"/>
      <w:r w:rsidR="005C27BD">
        <w:rPr>
          <w:rStyle w:val="a8"/>
        </w:rPr>
        <w:commentReference w:id="696"/>
      </w:r>
      <w:ins w:id="697" w:author="Автор" w:date="2026-08-25T18:55:00Z">
        <w:r w:rsidR="00DF791E" w:rsidRPr="00767CD6">
          <w:rPr>
            <w:color w:val="0D0D0D" w:themeColor="text1" w:themeTint="F2"/>
            <w:rPrChange w:id="698" w:author="Автор" w:date="2026-08-25T18:55:00Z">
              <w:rPr>
                <w:color w:val="0D0D0D" w:themeColor="text1" w:themeTint="F2"/>
                <w:lang w:val="en-US"/>
              </w:rPr>
            </w:rPrChange>
          </w:rPr>
          <w:t xml:space="preserve"> [2</w:t>
        </w:r>
        <w:r w:rsidR="00DF791E" w:rsidRPr="00767CD6">
          <w:rPr>
            <w:color w:val="0D0D0D" w:themeColor="text1" w:themeTint="F2"/>
            <w:rPrChange w:id="699" w:author="Автор" w:date="2026-08-25T18:56:00Z">
              <w:rPr>
                <w:color w:val="0D0D0D" w:themeColor="text1" w:themeTint="F2"/>
                <w:lang w:val="en-US"/>
              </w:rPr>
            </w:rPrChange>
          </w:rPr>
          <w:t>]</w:t>
        </w:r>
      </w:ins>
      <w:r w:rsidRPr="00A057BC">
        <w:rPr>
          <w:color w:val="0D0D0D" w:themeColor="text1" w:themeTint="F2"/>
        </w:rPr>
        <w:t>, количество отобранных образцов должно быть достаточным, чтобы обеспечить надежную оценку длительности экспозиции, что достигается, когда AUC</w:t>
      </w:r>
      <w:r w:rsidRPr="00A057BC">
        <w:rPr>
          <w:color w:val="0D0D0D" w:themeColor="text1" w:themeTint="F2"/>
          <w:vertAlign w:val="subscript"/>
        </w:rPr>
        <w:t xml:space="preserve">0-t </w:t>
      </w:r>
      <w:r w:rsidRPr="00A057BC">
        <w:rPr>
          <w:color w:val="0D0D0D" w:themeColor="text1" w:themeTint="F2"/>
        </w:rPr>
        <w:t>перекрывает не менее 80% от AUC</w:t>
      </w:r>
      <w:r w:rsidRPr="00A057BC">
        <w:rPr>
          <w:color w:val="0D0D0D" w:themeColor="text1" w:themeTint="F2"/>
          <w:vertAlign w:val="subscript"/>
        </w:rPr>
        <w:t>0-∞.</w:t>
      </w:r>
      <w:r w:rsidRPr="00A057BC">
        <w:rPr>
          <w:color w:val="0D0D0D" w:themeColor="text1" w:themeTint="F2"/>
        </w:rPr>
        <w:t xml:space="preserve"> </w:t>
      </w:r>
    </w:p>
    <w:p w14:paraId="73F08365" w14:textId="77777777" w:rsidR="005B2491" w:rsidRPr="00A057BC" w:rsidRDefault="005B2491" w:rsidP="004D10BF">
      <w:pPr>
        <w:spacing w:line="276" w:lineRule="auto"/>
        <w:jc w:val="both"/>
        <w:rPr>
          <w:color w:val="0D0D0D" w:themeColor="text1" w:themeTint="F2"/>
        </w:rPr>
      </w:pPr>
      <w:r w:rsidRPr="00A057BC">
        <w:rPr>
          <w:color w:val="0D0D0D" w:themeColor="text1" w:themeTint="F2"/>
        </w:rPr>
        <w:t>Кроме того, схема отбора образцов должна быть составлена так, чтобы С</w:t>
      </w:r>
      <w:r w:rsidRPr="00A057BC">
        <w:rPr>
          <w:color w:val="0D0D0D" w:themeColor="text1" w:themeTint="F2"/>
          <w:vertAlign w:val="subscript"/>
        </w:rPr>
        <w:t>max</w:t>
      </w:r>
      <w:r w:rsidRPr="00A057BC">
        <w:rPr>
          <w:color w:val="0D0D0D" w:themeColor="text1" w:themeTint="F2"/>
        </w:rPr>
        <w:t xml:space="preserve"> не являлась первой точкой на фармакокинетической кривой. Также необходимо обеспечить достаточную частоту заборов крови около предполагаемого t</w:t>
      </w:r>
      <w:r w:rsidRPr="00A057BC">
        <w:rPr>
          <w:color w:val="0D0D0D" w:themeColor="text1" w:themeTint="F2"/>
          <w:vertAlign w:val="subscript"/>
        </w:rPr>
        <w:t>max</w:t>
      </w:r>
      <w:r w:rsidRPr="00A057BC">
        <w:rPr>
          <w:color w:val="0D0D0D" w:themeColor="text1" w:themeTint="F2"/>
        </w:rPr>
        <w:t>. По крайней мере, 3 или 4 образца необходимы для достоверной оценки терминальной фазы элиминации.</w:t>
      </w:r>
    </w:p>
    <w:p w14:paraId="7574C0B6" w14:textId="558A165A" w:rsidR="005B2491" w:rsidRPr="00A057BC" w:rsidRDefault="005B2491" w:rsidP="004D10BF">
      <w:pPr>
        <w:spacing w:line="276" w:lineRule="auto"/>
        <w:jc w:val="both"/>
        <w:rPr>
          <w:color w:val="0D0D0D" w:themeColor="text1" w:themeTint="F2"/>
        </w:rPr>
      </w:pPr>
      <w:r w:rsidRPr="00A057BC">
        <w:rPr>
          <w:color w:val="0D0D0D" w:themeColor="text1" w:themeTint="F2"/>
        </w:rPr>
        <w:t>Согласно данным оригинального препарата t</w:t>
      </w:r>
      <w:r w:rsidRPr="00A057BC">
        <w:rPr>
          <w:color w:val="0D0D0D" w:themeColor="text1" w:themeTint="F2"/>
          <w:vertAlign w:val="subscript"/>
        </w:rPr>
        <w:t>max</w:t>
      </w:r>
      <w:r w:rsidRPr="00A057BC">
        <w:rPr>
          <w:color w:val="0D0D0D" w:themeColor="text1" w:themeTint="F2"/>
        </w:rPr>
        <w:t xml:space="preserve"> действующего вещества в среднем составляет </w:t>
      </w:r>
      <w:r w:rsidR="00A574C7" w:rsidRPr="00A057BC">
        <w:rPr>
          <w:color w:val="0D0D0D" w:themeColor="text1" w:themeTint="F2"/>
        </w:rPr>
        <w:t>2–</w:t>
      </w:r>
      <w:del w:id="700" w:author="Автор" w:date="2026-08-20T15:54:00Z">
        <w:r w:rsidR="00A574C7" w:rsidRPr="00A057BC" w:rsidDel="00E5544F">
          <w:rPr>
            <w:color w:val="0D0D0D" w:themeColor="text1" w:themeTint="F2"/>
          </w:rPr>
          <w:delText xml:space="preserve">4 </w:delText>
        </w:r>
        <w:r w:rsidRPr="00A057BC" w:rsidDel="00E5544F">
          <w:rPr>
            <w:color w:val="0D0D0D" w:themeColor="text1" w:themeTint="F2"/>
          </w:rPr>
          <w:delText xml:space="preserve"> час</w:delText>
        </w:r>
        <w:r w:rsidR="00A574C7" w:rsidRPr="00A057BC" w:rsidDel="00E5544F">
          <w:rPr>
            <w:color w:val="0D0D0D" w:themeColor="text1" w:themeTint="F2"/>
          </w:rPr>
          <w:delText>а</w:delText>
        </w:r>
      </w:del>
      <w:ins w:id="701" w:author="Автор" w:date="2026-08-20T15:54:00Z">
        <w:r w:rsidR="00E5544F" w:rsidRPr="00A057BC">
          <w:rPr>
            <w:color w:val="0D0D0D" w:themeColor="text1" w:themeTint="F2"/>
          </w:rPr>
          <w:t>4 часа</w:t>
        </w:r>
      </w:ins>
      <w:r w:rsidRPr="00A057BC">
        <w:rPr>
          <w:color w:val="0D0D0D" w:themeColor="text1" w:themeTint="F2"/>
        </w:rPr>
        <w:t xml:space="preserve"> [</w:t>
      </w:r>
      <w:r w:rsidR="00A574C7" w:rsidRPr="00A057BC">
        <w:rPr>
          <w:color w:val="0D0D0D" w:themeColor="text1" w:themeTint="F2"/>
        </w:rPr>
        <w:t>1</w:t>
      </w:r>
      <w:r w:rsidRPr="00A057BC">
        <w:rPr>
          <w:color w:val="0D0D0D" w:themeColor="text1" w:themeTint="F2"/>
        </w:rPr>
        <w:t>]. С целью получения точной оценки максимальной экспозиции, предусмотрены достаточно частые отборы образцов крови в районе этих временных отрезков.</w:t>
      </w:r>
    </w:p>
    <w:p w14:paraId="1B11F623" w14:textId="304DF41F" w:rsidR="005B2491" w:rsidRPr="00A057BC" w:rsidRDefault="005B2491" w:rsidP="00255C60">
      <w:pPr>
        <w:spacing w:line="276" w:lineRule="auto"/>
        <w:jc w:val="both"/>
        <w:rPr>
          <w:color w:val="0D0D0D" w:themeColor="text1" w:themeTint="F2"/>
        </w:rPr>
      </w:pPr>
      <w:r w:rsidRPr="00A057BC">
        <w:rPr>
          <w:color w:val="0D0D0D" w:themeColor="text1" w:themeTint="F2"/>
        </w:rPr>
        <w:t>Согласно данным оригинального препарата конечный период t</w:t>
      </w:r>
      <w:r w:rsidRPr="00A057BC">
        <w:rPr>
          <w:color w:val="0D0D0D" w:themeColor="text1" w:themeTint="F2"/>
          <w:vertAlign w:val="subscript"/>
        </w:rPr>
        <w:t xml:space="preserve">1/2 </w:t>
      </w:r>
      <w:r w:rsidRPr="00A057BC">
        <w:rPr>
          <w:color w:val="0D0D0D" w:themeColor="text1" w:themeTint="F2"/>
        </w:rPr>
        <w:t xml:space="preserve">действующего вещества составляет </w:t>
      </w:r>
      <w:r w:rsidR="00255C60" w:rsidRPr="00A057BC">
        <w:rPr>
          <w:color w:val="0D0D0D" w:themeColor="text1" w:themeTint="F2"/>
        </w:rPr>
        <w:t>9</w:t>
      </w:r>
      <w:r w:rsidR="00A574C7" w:rsidRPr="00A057BC">
        <w:rPr>
          <w:color w:val="0D0D0D" w:themeColor="text1" w:themeTint="F2"/>
        </w:rPr>
        <w:t>-</w:t>
      </w:r>
      <w:r w:rsidR="00255C60" w:rsidRPr="00A057BC">
        <w:rPr>
          <w:color w:val="0D0D0D" w:themeColor="text1" w:themeTint="F2"/>
        </w:rPr>
        <w:t>14</w:t>
      </w:r>
      <w:r w:rsidRPr="00A057BC">
        <w:rPr>
          <w:color w:val="0D0D0D" w:themeColor="text1" w:themeTint="F2"/>
        </w:rPr>
        <w:t xml:space="preserve"> часа [</w:t>
      </w:r>
      <w:r w:rsidR="00255C60" w:rsidRPr="00A057BC">
        <w:rPr>
          <w:color w:val="0D0D0D" w:themeColor="text1" w:themeTint="F2"/>
        </w:rPr>
        <w:t>1</w:t>
      </w:r>
      <w:r w:rsidRPr="00A057BC">
        <w:rPr>
          <w:color w:val="0D0D0D" w:themeColor="text1" w:themeTint="F2"/>
        </w:rPr>
        <w:t xml:space="preserve">], поэтому забор образцов крови в течение </w:t>
      </w:r>
      <w:r w:rsidR="00255C60" w:rsidRPr="00A057BC">
        <w:rPr>
          <w:color w:val="0D0D0D" w:themeColor="text1" w:themeTint="F2"/>
        </w:rPr>
        <w:t>72</w:t>
      </w:r>
      <w:r w:rsidRPr="00A057BC">
        <w:rPr>
          <w:color w:val="0D0D0D" w:themeColor="text1" w:themeTint="F2"/>
        </w:rPr>
        <w:t xml:space="preserve"> часов является достаточным</w:t>
      </w:r>
      <w:r w:rsidR="00255C60" w:rsidRPr="00A057BC">
        <w:rPr>
          <w:color w:val="0D0D0D" w:themeColor="text1" w:themeTint="F2"/>
        </w:rPr>
        <w:t xml:space="preserve"> для того, чтобы адекватно описать фармакокинетический профиль данных аналита, с учетом п. 47 Правил биоэквивалентности ЕАЭС.</w:t>
      </w:r>
    </w:p>
    <w:p w14:paraId="2D740A21" w14:textId="045D42AB" w:rsidR="005B2491" w:rsidRPr="00A057BC" w:rsidRDefault="005B2491" w:rsidP="004D10BF">
      <w:pPr>
        <w:spacing w:line="276" w:lineRule="auto"/>
        <w:jc w:val="both"/>
        <w:rPr>
          <w:color w:val="0D0D0D" w:themeColor="text1" w:themeTint="F2"/>
        </w:rPr>
      </w:pPr>
      <w:r w:rsidRPr="00A057BC">
        <w:rPr>
          <w:color w:val="0D0D0D" w:themeColor="text1" w:themeTint="F2"/>
        </w:rPr>
        <w:t>В соответствии со всеми вышеперечисленными фармакокинетическими параметрами аналита составлен график заборов крови, соблюдение которого позволит дать достоверную оценку максимальной концентрации действующего вещества в плазме крови и продолжительности действия препарата</w:t>
      </w:r>
    </w:p>
    <w:p w14:paraId="5002F45F" w14:textId="6396F5E8" w:rsidR="00636DED" w:rsidRPr="00A057BC" w:rsidRDefault="00636DED" w:rsidP="004D10BF">
      <w:pPr>
        <w:spacing w:line="276" w:lineRule="auto"/>
        <w:jc w:val="both"/>
        <w:rPr>
          <w:i/>
          <w:iCs/>
          <w:color w:val="0D0D0D" w:themeColor="text1" w:themeTint="F2"/>
        </w:rPr>
      </w:pPr>
      <w:r w:rsidRPr="00A057BC">
        <w:rPr>
          <w:i/>
          <w:iCs/>
          <w:color w:val="0D0D0D" w:themeColor="text1" w:themeTint="F2"/>
        </w:rPr>
        <w:t>Обоснование способа введения</w:t>
      </w:r>
    </w:p>
    <w:p w14:paraId="61BC210D" w14:textId="33D327ED"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Согласно инструкции по применению референтного препарата, его следует принимать </w:t>
      </w:r>
      <w:r w:rsidR="00183CFE" w:rsidRPr="00A057BC">
        <w:rPr>
          <w:color w:val="0D0D0D" w:themeColor="text1" w:themeTint="F2"/>
        </w:rPr>
        <w:t xml:space="preserve">независимо </w:t>
      </w:r>
      <w:r w:rsidR="004C3E24" w:rsidRPr="00A057BC">
        <w:rPr>
          <w:color w:val="0D0D0D" w:themeColor="text1" w:themeTint="F2"/>
        </w:rPr>
        <w:t xml:space="preserve">от </w:t>
      </w:r>
      <w:r w:rsidR="00FA2039" w:rsidRPr="00A057BC">
        <w:rPr>
          <w:color w:val="0D0D0D" w:themeColor="text1" w:themeTint="F2"/>
        </w:rPr>
        <w:t>времени приема пищи</w:t>
      </w:r>
      <w:r w:rsidR="00255C60" w:rsidRPr="00A057BC">
        <w:rPr>
          <w:color w:val="0D0D0D" w:themeColor="text1" w:themeTint="F2"/>
        </w:rPr>
        <w:t xml:space="preserve"> [1]</w:t>
      </w:r>
      <w:r w:rsidRPr="00A057BC">
        <w:rPr>
          <w:color w:val="0D0D0D" w:themeColor="text1" w:themeTint="F2"/>
        </w:rPr>
        <w:t xml:space="preserve">. </w:t>
      </w:r>
      <w:r w:rsidR="005B2491" w:rsidRPr="00A057BC">
        <w:rPr>
          <w:color w:val="0D0D0D" w:themeColor="text1" w:themeTint="F2"/>
        </w:rPr>
        <w:t xml:space="preserve">Не было выявлено </w:t>
      </w:r>
      <w:r w:rsidR="00255C60" w:rsidRPr="00A057BC">
        <w:rPr>
          <w:color w:val="0D0D0D" w:themeColor="text1" w:themeTint="F2"/>
        </w:rPr>
        <w:t>клинически значимого влияния пищи с выс</w:t>
      </w:r>
      <w:r w:rsidR="00EB7EEF" w:rsidRPr="00A057BC">
        <w:rPr>
          <w:color w:val="0D0D0D" w:themeColor="text1" w:themeTint="F2"/>
        </w:rPr>
        <w:t>о</w:t>
      </w:r>
      <w:r w:rsidR="00255C60" w:rsidRPr="00A057BC">
        <w:rPr>
          <w:color w:val="0D0D0D" w:themeColor="text1" w:themeTint="F2"/>
        </w:rPr>
        <w:t xml:space="preserve">ким содержанием жира на </w:t>
      </w:r>
      <w:r w:rsidR="005B2491" w:rsidRPr="00A057BC">
        <w:rPr>
          <w:color w:val="0D0D0D" w:themeColor="text1" w:themeTint="F2"/>
        </w:rPr>
        <w:t>фармакокинетически</w:t>
      </w:r>
      <w:r w:rsidR="00255C60" w:rsidRPr="00A057BC">
        <w:rPr>
          <w:color w:val="0D0D0D" w:themeColor="text1" w:themeTint="F2"/>
        </w:rPr>
        <w:t>е</w:t>
      </w:r>
      <w:r w:rsidR="005B2491" w:rsidRPr="00A057BC">
        <w:rPr>
          <w:color w:val="0D0D0D" w:themeColor="text1" w:themeTint="F2"/>
        </w:rPr>
        <w:t xml:space="preserve"> параметр</w:t>
      </w:r>
      <w:r w:rsidR="00255C60" w:rsidRPr="00A057BC">
        <w:rPr>
          <w:color w:val="0D0D0D" w:themeColor="text1" w:themeTint="F2"/>
        </w:rPr>
        <w:t>ы</w:t>
      </w:r>
      <w:r w:rsidR="005B2491" w:rsidRPr="00A057BC">
        <w:rPr>
          <w:color w:val="0D0D0D" w:themeColor="text1" w:themeTint="F2"/>
        </w:rPr>
        <w:t xml:space="preserve"> в организме человека</w:t>
      </w:r>
      <w:r w:rsidR="00255C60" w:rsidRPr="00A057BC">
        <w:rPr>
          <w:color w:val="0D0D0D" w:themeColor="text1" w:themeTint="F2"/>
        </w:rPr>
        <w:t xml:space="preserve">. </w:t>
      </w:r>
      <w:r w:rsidR="001A6BB3" w:rsidRPr="00A057BC">
        <w:rPr>
          <w:color w:val="0D0D0D" w:themeColor="text1" w:themeTint="F2"/>
        </w:rPr>
        <w:t>Лекарственный препарат разработан в лекарственной форме с пролонгированным высвобождением, таким образом, для оценки биоэквивалентности необходимо изучить оба условия применения «натощак» и «после еды» [2]</w:t>
      </w:r>
      <w:r w:rsidRPr="00A057BC">
        <w:rPr>
          <w:color w:val="0D0D0D" w:themeColor="text1" w:themeTint="F2"/>
        </w:rPr>
        <w:t>.</w:t>
      </w:r>
    </w:p>
    <w:p w14:paraId="094CD1F5" w14:textId="70A536F0"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С целью обеспечения стандартности условий проведения исследования добровольцы будут госпитализированы и будут принимать препарат в условиях стационара. Добровольцы примут </w:t>
      </w:r>
      <w:r w:rsidR="00183CFE" w:rsidRPr="00A057BC">
        <w:rPr>
          <w:color w:val="0D0D0D" w:themeColor="text1" w:themeTint="F2"/>
        </w:rPr>
        <w:t>таблетку</w:t>
      </w:r>
      <w:r w:rsidRPr="00A057BC">
        <w:rPr>
          <w:color w:val="0D0D0D" w:themeColor="text1" w:themeTint="F2"/>
        </w:rPr>
        <w:t xml:space="preserve"> внутрь (через рот) целиком, не разжевывая, в положении «сидя», запивая 200 мл </w:t>
      </w:r>
      <w:r w:rsidR="00916095" w:rsidRPr="00A057BC">
        <w:rPr>
          <w:color w:val="0D0D0D" w:themeColor="text1" w:themeTint="F2"/>
        </w:rPr>
        <w:t>питьевой негазированной воды комнатной температуры</w:t>
      </w:r>
      <w:r w:rsidRPr="00A057BC">
        <w:rPr>
          <w:color w:val="0D0D0D" w:themeColor="text1" w:themeTint="F2"/>
        </w:rPr>
        <w:t xml:space="preserve">, </w:t>
      </w:r>
      <w:r w:rsidR="004C3E24" w:rsidRPr="00A057BC">
        <w:rPr>
          <w:color w:val="0D0D0D" w:themeColor="text1" w:themeTint="F2"/>
        </w:rPr>
        <w:t>натощак</w:t>
      </w:r>
      <w:r w:rsidR="00EB7EEF" w:rsidRPr="00A057BC">
        <w:rPr>
          <w:color w:val="0D0D0D" w:themeColor="text1" w:themeTint="F2"/>
        </w:rPr>
        <w:t xml:space="preserve"> (добровольцы 1-2 группы) или после еды (добровольцы 3-4 группы)</w:t>
      </w:r>
      <w:r w:rsidRPr="00A057BC">
        <w:rPr>
          <w:color w:val="0D0D0D" w:themeColor="text1" w:themeTint="F2"/>
        </w:rPr>
        <w:t>.</w:t>
      </w:r>
    </w:p>
    <w:p w14:paraId="452C72B1" w14:textId="77777777" w:rsidR="00F322E7" w:rsidRPr="00A057BC" w:rsidRDefault="008D1B42" w:rsidP="004D10BF">
      <w:pPr>
        <w:pStyle w:val="20"/>
        <w:spacing w:after="0" w:line="276" w:lineRule="auto"/>
        <w:jc w:val="both"/>
        <w:rPr>
          <w:rFonts w:cs="Times New Roman"/>
          <w:color w:val="0D0D0D" w:themeColor="text1" w:themeTint="F2"/>
        </w:rPr>
      </w:pPr>
      <w:bookmarkStart w:id="702" w:name="_Toc203135886"/>
      <w:bookmarkStart w:id="703" w:name="_Toc233373515"/>
      <w:r w:rsidRPr="00A057BC">
        <w:rPr>
          <w:rFonts w:cs="Times New Roman"/>
          <w:color w:val="0D0D0D" w:themeColor="text1" w:themeTint="F2"/>
        </w:rPr>
        <w:lastRenderedPageBreak/>
        <w:t>2.7.</w:t>
      </w:r>
      <w:r w:rsidRPr="00A057BC">
        <w:rPr>
          <w:rFonts w:cs="Times New Roman"/>
          <w:color w:val="0D0D0D" w:themeColor="text1" w:themeTint="F2"/>
        </w:rPr>
        <w:tab/>
        <w:t>Исследуемая популяция</w:t>
      </w:r>
      <w:bookmarkEnd w:id="702"/>
      <w:bookmarkEnd w:id="703"/>
    </w:p>
    <w:p w14:paraId="5C3C716F" w14:textId="181C18F5" w:rsidR="001E5C5D" w:rsidRPr="00A057BC" w:rsidRDefault="00255C60" w:rsidP="004D10BF">
      <w:pPr>
        <w:spacing w:line="276" w:lineRule="auto"/>
        <w:jc w:val="both"/>
        <w:rPr>
          <w:color w:val="0D0D0D" w:themeColor="text1" w:themeTint="F2"/>
        </w:rPr>
      </w:pPr>
      <w:r w:rsidRPr="00A057BC">
        <w:rPr>
          <w:color w:val="0D0D0D" w:themeColor="text1" w:themeTint="F2"/>
        </w:rPr>
        <w:t xml:space="preserve">В </w:t>
      </w:r>
      <w:r w:rsidR="008D1B42" w:rsidRPr="00A057BC">
        <w:rPr>
          <w:color w:val="0D0D0D" w:themeColor="text1" w:themeTint="F2"/>
        </w:rPr>
        <w:t>исследовани</w:t>
      </w:r>
      <w:r w:rsidRPr="00A057BC">
        <w:rPr>
          <w:color w:val="0D0D0D" w:themeColor="text1" w:themeTint="F2"/>
        </w:rPr>
        <w:t>е</w:t>
      </w:r>
      <w:r w:rsidR="008D1B42" w:rsidRPr="00A057BC">
        <w:rPr>
          <w:color w:val="0D0D0D" w:themeColor="text1" w:themeTint="F2"/>
        </w:rPr>
        <w:t xml:space="preserve"> </w:t>
      </w:r>
      <w:r w:rsidR="009C1BB2" w:rsidRPr="00A057BC">
        <w:rPr>
          <w:color w:val="0D0D0D" w:themeColor="text1" w:themeTint="F2"/>
        </w:rPr>
        <w:t xml:space="preserve">допускается включение до </w:t>
      </w:r>
      <w:r w:rsidRPr="00A057BC">
        <w:rPr>
          <w:color w:val="0D0D0D" w:themeColor="text1" w:themeTint="F2"/>
        </w:rPr>
        <w:t>62</w:t>
      </w:r>
      <w:r w:rsidR="009C1BB2" w:rsidRPr="00A057BC">
        <w:rPr>
          <w:color w:val="0D0D0D" w:themeColor="text1" w:themeTint="F2"/>
        </w:rPr>
        <w:t xml:space="preserve"> </w:t>
      </w:r>
      <w:proofErr w:type="spellStart"/>
      <w:r w:rsidR="009C1BB2" w:rsidRPr="00A057BC">
        <w:rPr>
          <w:color w:val="0D0D0D" w:themeColor="text1" w:themeTint="F2"/>
        </w:rPr>
        <w:t>скринированных</w:t>
      </w:r>
      <w:proofErr w:type="spellEnd"/>
      <w:r w:rsidR="009C1BB2" w:rsidRPr="00A057BC">
        <w:rPr>
          <w:color w:val="0D0D0D" w:themeColor="text1" w:themeTint="F2"/>
        </w:rPr>
        <w:t xml:space="preserve"> добровольцев. Б</w:t>
      </w:r>
      <w:r w:rsidR="008D1B42" w:rsidRPr="00A057BC">
        <w:rPr>
          <w:color w:val="0D0D0D" w:themeColor="text1" w:themeTint="F2"/>
        </w:rPr>
        <w:t xml:space="preserve">удет </w:t>
      </w:r>
      <w:r w:rsidR="001E5C5D" w:rsidRPr="00A057BC">
        <w:rPr>
          <w:color w:val="0D0D0D" w:themeColor="text1" w:themeTint="F2"/>
        </w:rPr>
        <w:t>рандомизировано</w:t>
      </w:r>
      <w:r w:rsidR="008D1B42" w:rsidRPr="00A057BC">
        <w:rPr>
          <w:color w:val="0D0D0D" w:themeColor="text1" w:themeTint="F2"/>
        </w:rPr>
        <w:t xml:space="preserve"> </w:t>
      </w:r>
      <w:r w:rsidRPr="00A057BC">
        <w:rPr>
          <w:color w:val="0D0D0D" w:themeColor="text1" w:themeTint="F2"/>
        </w:rPr>
        <w:t>56</w:t>
      </w:r>
      <w:r w:rsidR="009C1BB2" w:rsidRPr="00A057BC">
        <w:rPr>
          <w:color w:val="0D0D0D" w:themeColor="text1" w:themeTint="F2"/>
        </w:rPr>
        <w:t xml:space="preserve"> </w:t>
      </w:r>
      <w:r w:rsidR="008D1B42" w:rsidRPr="00A057BC">
        <w:rPr>
          <w:color w:val="0D0D0D" w:themeColor="text1" w:themeTint="F2"/>
        </w:rPr>
        <w:t>здоровых добровольц</w:t>
      </w:r>
      <w:r w:rsidRPr="00A057BC">
        <w:rPr>
          <w:color w:val="0D0D0D" w:themeColor="text1" w:themeTint="F2"/>
        </w:rPr>
        <w:t>ев</w:t>
      </w:r>
      <w:r w:rsidR="008D1B42" w:rsidRPr="00A057BC">
        <w:rPr>
          <w:color w:val="0D0D0D" w:themeColor="text1" w:themeTint="F2"/>
        </w:rPr>
        <w:t xml:space="preserve"> мужского пола в возрасте от 18 до 45 лет включительно, соответствующих критериям включения и не имеющих критериев невключения.</w:t>
      </w:r>
    </w:p>
    <w:p w14:paraId="7D7C0696" w14:textId="6664910B"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Критерии отбора добровольцев (раздел 6 </w:t>
      </w:r>
      <w:r w:rsidR="00416413" w:rsidRPr="00A057BC">
        <w:rPr>
          <w:color w:val="0D0D0D" w:themeColor="text1" w:themeTint="F2"/>
        </w:rPr>
        <w:t>П</w:t>
      </w:r>
      <w:r w:rsidRPr="00A057BC">
        <w:rPr>
          <w:color w:val="0D0D0D" w:themeColor="text1" w:themeTint="F2"/>
        </w:rPr>
        <w:t xml:space="preserve">ротокола) составлены на основании методических рекомендаций по исследованиям биоэквивалентности и свойств референтного лекарственного препарата, описанных в </w:t>
      </w:r>
      <w:r w:rsidR="009C1BB2" w:rsidRPr="00A057BC">
        <w:rPr>
          <w:color w:val="0D0D0D" w:themeColor="text1" w:themeTint="F2"/>
        </w:rPr>
        <w:t>общей характеристике оригинального лекарственного препарата</w:t>
      </w:r>
      <w:r w:rsidRPr="00A057BC">
        <w:rPr>
          <w:color w:val="0D0D0D" w:themeColor="text1" w:themeTint="F2"/>
        </w:rPr>
        <w:t xml:space="preserve"> [</w:t>
      </w:r>
      <w:r w:rsidR="00255C60" w:rsidRPr="00A057BC">
        <w:rPr>
          <w:color w:val="0D0D0D" w:themeColor="text1" w:themeTint="F2"/>
        </w:rPr>
        <w:t>1</w:t>
      </w:r>
      <w:r w:rsidRPr="00A057BC">
        <w:rPr>
          <w:color w:val="0D0D0D" w:themeColor="text1" w:themeTint="F2"/>
        </w:rPr>
        <w:t>].</w:t>
      </w:r>
    </w:p>
    <w:p w14:paraId="1A1594D7" w14:textId="77777777" w:rsidR="00F322E7" w:rsidRPr="00A057BC" w:rsidRDefault="008D1B42" w:rsidP="004D10BF">
      <w:pPr>
        <w:pStyle w:val="20"/>
        <w:spacing w:after="0" w:line="276" w:lineRule="auto"/>
        <w:jc w:val="both"/>
        <w:rPr>
          <w:rFonts w:cs="Times New Roman"/>
          <w:color w:val="0D0D0D" w:themeColor="text1" w:themeTint="F2"/>
        </w:rPr>
      </w:pPr>
      <w:bookmarkStart w:id="704" w:name="_Toc203135887"/>
      <w:bookmarkStart w:id="705" w:name="_Toc233373516"/>
      <w:r w:rsidRPr="00A057BC">
        <w:rPr>
          <w:rFonts w:cs="Times New Roman"/>
          <w:color w:val="0D0D0D" w:themeColor="text1" w:themeTint="F2"/>
        </w:rPr>
        <w:t>2.8.</w:t>
      </w:r>
      <w:r w:rsidRPr="00A057BC">
        <w:rPr>
          <w:rFonts w:cs="Times New Roman"/>
          <w:color w:val="0D0D0D" w:themeColor="text1" w:themeTint="F2"/>
        </w:rPr>
        <w:tab/>
        <w:t>Требования к проведению исследования</w:t>
      </w:r>
      <w:bookmarkEnd w:id="704"/>
      <w:bookmarkEnd w:id="705"/>
    </w:p>
    <w:p w14:paraId="48FBC8C2" w14:textId="41CF629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Исследование будет проводиться в соответствии с утвержденной версией </w:t>
      </w:r>
      <w:r w:rsidR="00416413" w:rsidRPr="00A057BC">
        <w:rPr>
          <w:color w:val="0D0D0D" w:themeColor="text1" w:themeTint="F2"/>
        </w:rPr>
        <w:t>П</w:t>
      </w:r>
      <w:r w:rsidRPr="00A057BC">
        <w:rPr>
          <w:color w:val="0D0D0D" w:themeColor="text1" w:themeTint="F2"/>
        </w:rPr>
        <w:t>ротокола клинического исследования, российскими и международными требованиями и рекомендациями к проведению клинических исследований</w:t>
      </w:r>
      <w:del w:id="706" w:author="Автор" w:date="2026-08-25T18:56:00Z">
        <w:r w:rsidRPr="00A057BC" w:rsidDel="00DF791E">
          <w:rPr>
            <w:color w:val="0D0D0D" w:themeColor="text1" w:themeTint="F2"/>
          </w:rPr>
          <w:delText xml:space="preserve">, </w:delText>
        </w:r>
        <w:commentRangeStart w:id="707"/>
        <w:commentRangeStart w:id="708"/>
        <w:r w:rsidRPr="00A057BC" w:rsidDel="00DF791E">
          <w:rPr>
            <w:color w:val="0D0D0D" w:themeColor="text1" w:themeTint="F2"/>
          </w:rPr>
          <w:delText>каковые</w:delText>
        </w:r>
      </w:del>
      <w:r w:rsidRPr="00A057BC">
        <w:rPr>
          <w:color w:val="0D0D0D" w:themeColor="text1" w:themeTint="F2"/>
        </w:rPr>
        <w:t xml:space="preserve">: </w:t>
      </w:r>
      <w:commentRangeEnd w:id="707"/>
      <w:r w:rsidR="00E5544F">
        <w:rPr>
          <w:rStyle w:val="a8"/>
        </w:rPr>
        <w:commentReference w:id="707"/>
      </w:r>
      <w:commentRangeEnd w:id="708"/>
      <w:r w:rsidR="00DF791E">
        <w:rPr>
          <w:rStyle w:val="a8"/>
        </w:rPr>
        <w:commentReference w:id="708"/>
      </w:r>
    </w:p>
    <w:p w14:paraId="78600EEE" w14:textId="287873E1" w:rsidR="001510CE" w:rsidRPr="00A057BC" w:rsidRDefault="001510CE" w:rsidP="004D10BF">
      <w:pPr>
        <w:pStyle w:val="afd"/>
        <w:widowControl w:val="0"/>
        <w:numPr>
          <w:ilvl w:val="0"/>
          <w:numId w:val="21"/>
        </w:numPr>
        <w:spacing w:line="276" w:lineRule="auto"/>
        <w:jc w:val="both"/>
        <w:rPr>
          <w:rFonts w:eastAsia="Calibri"/>
          <w:color w:val="0D0D0D" w:themeColor="text1" w:themeTint="F2"/>
        </w:rPr>
      </w:pPr>
      <w:r w:rsidRPr="00A057BC">
        <w:rPr>
          <w:color w:val="0D0D0D" w:themeColor="text1" w:themeTint="F2"/>
          <w:szCs w:val="20"/>
        </w:rPr>
        <w:t xml:space="preserve">Конституция </w:t>
      </w:r>
      <w:r w:rsidR="00416413" w:rsidRPr="00A057BC">
        <w:rPr>
          <w:color w:val="0D0D0D" w:themeColor="text1" w:themeTint="F2"/>
          <w:szCs w:val="20"/>
        </w:rPr>
        <w:t>Российской Федерации (</w:t>
      </w:r>
      <w:r w:rsidRPr="00A057BC">
        <w:rPr>
          <w:color w:val="0D0D0D" w:themeColor="text1" w:themeTint="F2"/>
          <w:szCs w:val="20"/>
        </w:rPr>
        <w:t>РФ</w:t>
      </w:r>
      <w:r w:rsidR="00416413" w:rsidRPr="00A057BC">
        <w:rPr>
          <w:color w:val="0D0D0D" w:themeColor="text1" w:themeTint="F2"/>
          <w:szCs w:val="20"/>
        </w:rPr>
        <w:t>)</w:t>
      </w:r>
      <w:r w:rsidRPr="00A057BC">
        <w:rPr>
          <w:color w:val="0D0D0D" w:themeColor="text1" w:themeTint="F2"/>
          <w:szCs w:val="20"/>
        </w:rPr>
        <w:t>;</w:t>
      </w:r>
    </w:p>
    <w:p w14:paraId="5D72A563" w14:textId="194CB50C" w:rsidR="00E2197B" w:rsidRPr="00A057BC" w:rsidRDefault="00E2197B" w:rsidP="004D10BF">
      <w:pPr>
        <w:pStyle w:val="afd"/>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Хельсинкск</w:t>
      </w:r>
      <w:r w:rsidR="001510CE" w:rsidRPr="00A057BC">
        <w:rPr>
          <w:rFonts w:eastAsia="Calibri"/>
          <w:color w:val="0D0D0D" w:themeColor="text1" w:themeTint="F2"/>
        </w:rPr>
        <w:t>ая</w:t>
      </w:r>
      <w:r w:rsidRPr="00A057BC">
        <w:rPr>
          <w:rFonts w:eastAsia="Calibri"/>
          <w:color w:val="0D0D0D" w:themeColor="text1" w:themeTint="F2"/>
        </w:rPr>
        <w:t xml:space="preserve"> деклараци</w:t>
      </w:r>
      <w:r w:rsidR="001510CE" w:rsidRPr="00A057BC">
        <w:rPr>
          <w:rFonts w:eastAsia="Calibri"/>
          <w:color w:val="0D0D0D" w:themeColor="text1" w:themeTint="F2"/>
        </w:rPr>
        <w:t>я</w:t>
      </w:r>
      <w:r w:rsidRPr="00A057BC">
        <w:rPr>
          <w:rFonts w:eastAsia="Calibri"/>
          <w:color w:val="0D0D0D" w:themeColor="text1" w:themeTint="F2"/>
        </w:rPr>
        <w:t xml:space="preserve"> в ее последней редакции, принятой на 75-й Генеральной Ассамблее Всемирной Медицинской Ассоциации, Хельсинки, Финляндия,</w:t>
      </w:r>
      <w:r w:rsidRPr="00A057BC">
        <w:rPr>
          <w:rFonts w:eastAsia="Calibri"/>
          <w:color w:val="0D0D0D" w:themeColor="text1" w:themeTint="F2"/>
          <w:spacing w:val="-20"/>
        </w:rPr>
        <w:t xml:space="preserve"> </w:t>
      </w:r>
      <w:r w:rsidRPr="00A057BC">
        <w:rPr>
          <w:rFonts w:eastAsia="Calibri"/>
          <w:color w:val="0D0D0D" w:themeColor="text1" w:themeTint="F2"/>
        </w:rPr>
        <w:t>октябрь 2024</w:t>
      </w:r>
      <w:r w:rsidRPr="00A057BC">
        <w:rPr>
          <w:rFonts w:eastAsia="Calibri"/>
          <w:color w:val="0D0D0D" w:themeColor="text1" w:themeTint="F2"/>
          <w:spacing w:val="-20"/>
        </w:rPr>
        <w:t> г;</w:t>
      </w:r>
    </w:p>
    <w:p w14:paraId="19A86521" w14:textId="71775493" w:rsidR="00F322E7" w:rsidRPr="00A057BC" w:rsidRDefault="008D1B42" w:rsidP="004D10BF">
      <w:pPr>
        <w:pStyle w:val="afd"/>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Правила Надлежащей клинической практики международной конференции по гармонизации технических требований к регистрации лекарственных средств (ICH Е6);</w:t>
      </w:r>
    </w:p>
    <w:p w14:paraId="6C3C55B6" w14:textId="035AC521" w:rsidR="00F322E7" w:rsidRDefault="001510CE" w:rsidP="004D10BF">
      <w:pPr>
        <w:pStyle w:val="afd"/>
        <w:widowControl w:val="0"/>
        <w:numPr>
          <w:ilvl w:val="0"/>
          <w:numId w:val="21"/>
        </w:numPr>
        <w:spacing w:line="276" w:lineRule="auto"/>
        <w:jc w:val="both"/>
        <w:rPr>
          <w:ins w:id="709" w:author="Автор" w:date="2026-08-25T18:56:00Z"/>
          <w:rFonts w:eastAsia="Calibri"/>
          <w:color w:val="0D0D0D" w:themeColor="text1" w:themeTint="F2"/>
        </w:rPr>
      </w:pPr>
      <w:r w:rsidRPr="00A057BC">
        <w:rPr>
          <w:rFonts w:eastAsia="Calibri"/>
          <w:color w:val="0D0D0D" w:themeColor="text1" w:themeTint="F2"/>
        </w:rPr>
        <w:t xml:space="preserve"> Решение Совета Евразийской экономической комиссии от 03.11.2016 № 85 «Об утверждении Правил проведения исследований биоэквивалентности лекарственных препаратов в рамках Евразийского экономического союза»</w:t>
      </w:r>
      <w:r w:rsidRPr="00A057BC" w:rsidDel="001510CE">
        <w:rPr>
          <w:rFonts w:eastAsia="Calibri"/>
          <w:color w:val="0D0D0D" w:themeColor="text1" w:themeTint="F2"/>
        </w:rPr>
        <w:t xml:space="preserve"> </w:t>
      </w:r>
      <w:r w:rsidR="006D6C87" w:rsidRPr="00A057BC">
        <w:rPr>
          <w:rFonts w:eastAsia="Calibri"/>
          <w:color w:val="0D0D0D" w:themeColor="text1" w:themeTint="F2"/>
        </w:rPr>
        <w:t xml:space="preserve">(в последней редакции </w:t>
      </w:r>
      <w:r w:rsidR="006D6C87" w:rsidRPr="00A057BC">
        <w:rPr>
          <w:color w:val="0D0D0D" w:themeColor="text1" w:themeTint="F2"/>
        </w:rPr>
        <w:t>от 12.04.2024)</w:t>
      </w:r>
      <w:r w:rsidR="008D1B42" w:rsidRPr="00A057BC">
        <w:rPr>
          <w:rFonts w:eastAsia="Calibri"/>
          <w:color w:val="0D0D0D" w:themeColor="text1" w:themeTint="F2"/>
        </w:rPr>
        <w:t>;</w:t>
      </w:r>
    </w:p>
    <w:p w14:paraId="64F3EAAD" w14:textId="4933582D" w:rsidR="00DF791E" w:rsidRPr="00767CD6" w:rsidRDefault="00DF791E">
      <w:pPr>
        <w:numPr>
          <w:ilvl w:val="0"/>
          <w:numId w:val="21"/>
        </w:numPr>
        <w:tabs>
          <w:tab w:val="left" w:pos="351"/>
        </w:tabs>
        <w:spacing w:line="276" w:lineRule="auto"/>
        <w:jc w:val="both"/>
        <w:rPr>
          <w:rPrChange w:id="710" w:author="Автор" w:date="2026-08-25T18:56:00Z">
            <w:rPr>
              <w:rFonts w:eastAsia="Calibri"/>
            </w:rPr>
          </w:rPrChange>
        </w:rPr>
        <w:pPrChange w:id="711" w:author="Автор" w:date="2026-08-25T18:57:00Z">
          <w:pPr>
            <w:pStyle w:val="afd"/>
            <w:widowControl w:val="0"/>
            <w:numPr>
              <w:numId w:val="21"/>
            </w:numPr>
            <w:spacing w:line="276" w:lineRule="auto"/>
            <w:ind w:hanging="360"/>
            <w:jc w:val="both"/>
          </w:pPr>
        </w:pPrChange>
      </w:pPr>
      <w:ins w:id="712" w:author="Автор" w:date="2026-08-25T18:56:00Z">
        <w:r w:rsidRPr="00D8174D">
          <w:t>Решение Совета ЕЭК от 03.11.2016 № 77 «Об утверждении Правил надлежащей производственной практики Евразийского экономического союза»</w:t>
        </w:r>
      </w:ins>
      <w:ins w:id="713" w:author="Автор" w:date="2026-08-25T18:57:00Z">
        <w:r>
          <w:t xml:space="preserve"> (в актуальной редакции)</w:t>
        </w:r>
      </w:ins>
      <w:ins w:id="714" w:author="Автор" w:date="2026-08-25T18:56:00Z">
        <w:r w:rsidRPr="00D8174D">
          <w:t>;</w:t>
        </w:r>
      </w:ins>
    </w:p>
    <w:p w14:paraId="5D1FB273" w14:textId="445AAC13" w:rsidR="001510CE" w:rsidRPr="00A057BC" w:rsidRDefault="001510CE" w:rsidP="004D10BF">
      <w:pPr>
        <w:pStyle w:val="afd"/>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 xml:space="preserve">Решение Совета Евразийской экономической комиссии от </w:t>
      </w:r>
      <w:ins w:id="715" w:author="Автор" w:date="2026-08-10T17:53:00Z">
        <w:r w:rsidR="00556F8A">
          <w:rPr>
            <w:rFonts w:eastAsia="Calibri"/>
            <w:color w:val="0D0D0D" w:themeColor="text1" w:themeTint="F2"/>
          </w:rPr>
          <w:t>0</w:t>
        </w:r>
      </w:ins>
      <w:r w:rsidRPr="00A057BC">
        <w:rPr>
          <w:rFonts w:eastAsia="Calibri"/>
          <w:color w:val="0D0D0D" w:themeColor="text1" w:themeTint="F2"/>
        </w:rPr>
        <w:t>3.11.2016 № 79 «Об утверждении Правил надлежащей клинической практики Евразийского экономического союза</w:t>
      </w:r>
      <w:ins w:id="716" w:author="Автор" w:date="2026-08-25T18:57:00Z">
        <w:r w:rsidR="00DF791E">
          <w:rPr>
            <w:rFonts w:eastAsia="Calibri"/>
            <w:color w:val="0D0D0D" w:themeColor="text1" w:themeTint="F2"/>
          </w:rPr>
          <w:t>» (в актуальной редакции)</w:t>
        </w:r>
      </w:ins>
      <w:r w:rsidRPr="00A057BC">
        <w:rPr>
          <w:rFonts w:eastAsia="Calibri"/>
          <w:color w:val="0D0D0D" w:themeColor="text1" w:themeTint="F2"/>
        </w:rPr>
        <w:t>;</w:t>
      </w:r>
    </w:p>
    <w:p w14:paraId="64132866" w14:textId="1E982E0C" w:rsidR="00F322E7" w:rsidRPr="00A057BC" w:rsidRDefault="008D1B42" w:rsidP="004D10BF">
      <w:pPr>
        <w:pStyle w:val="afd"/>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Федеральный закон № 61-ФЗ «Об обращении лекарственных средств» от 12.04.2010</w:t>
      </w:r>
      <w:r w:rsidR="001510CE" w:rsidRPr="00A057BC">
        <w:rPr>
          <w:rFonts w:eastAsia="Calibri"/>
          <w:color w:val="0D0D0D" w:themeColor="text1" w:themeTint="F2"/>
        </w:rPr>
        <w:t xml:space="preserve"> </w:t>
      </w:r>
      <w:r w:rsidRPr="00A057BC">
        <w:rPr>
          <w:rFonts w:eastAsia="Calibri"/>
          <w:color w:val="0D0D0D" w:themeColor="text1" w:themeTint="F2"/>
        </w:rPr>
        <w:t>г.</w:t>
      </w:r>
      <w:r w:rsidR="00E2197B" w:rsidRPr="00A057BC">
        <w:rPr>
          <w:rFonts w:eastAsia="Calibri"/>
          <w:color w:val="0D0D0D" w:themeColor="text1" w:themeTint="F2"/>
        </w:rPr>
        <w:t xml:space="preserve"> (в последней редакции от 26.12.2024)</w:t>
      </w:r>
      <w:r w:rsidRPr="00A057BC">
        <w:rPr>
          <w:rFonts w:eastAsia="Calibri"/>
          <w:color w:val="0D0D0D" w:themeColor="text1" w:themeTint="F2"/>
        </w:rPr>
        <w:t>;</w:t>
      </w:r>
    </w:p>
    <w:p w14:paraId="4E01C1E5" w14:textId="4F2B4126" w:rsidR="00F322E7" w:rsidRPr="00A057BC" w:rsidRDefault="008D1B42" w:rsidP="004D10BF">
      <w:pPr>
        <w:pStyle w:val="afd"/>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Федеральный закон № 323-ФЗ «Об основах охраны здоровья граждан в Российской Федерации» от 21.11.2011 г.</w:t>
      </w:r>
      <w:r w:rsidR="00E2197B" w:rsidRPr="00A057BC">
        <w:rPr>
          <w:rFonts w:eastAsia="Calibri"/>
          <w:color w:val="0D0D0D" w:themeColor="text1" w:themeTint="F2"/>
        </w:rPr>
        <w:t xml:space="preserve"> (в последней редакции от 28.12.2024)</w:t>
      </w:r>
      <w:r w:rsidRPr="00A057BC">
        <w:rPr>
          <w:rFonts w:eastAsia="Calibri"/>
          <w:color w:val="0D0D0D" w:themeColor="text1" w:themeTint="F2"/>
        </w:rPr>
        <w:t>;</w:t>
      </w:r>
    </w:p>
    <w:p w14:paraId="34785D29" w14:textId="496F30E3" w:rsidR="00F322E7" w:rsidRPr="00A057BC" w:rsidRDefault="008D1B42" w:rsidP="004D10BF">
      <w:pPr>
        <w:pStyle w:val="afd"/>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Федеральный закон № 152-ФЗ от 27.07.2006 г. «О персональных данных»</w:t>
      </w:r>
      <w:r w:rsidR="001510CE" w:rsidRPr="00A057BC">
        <w:rPr>
          <w:rFonts w:eastAsia="Calibri"/>
          <w:color w:val="0D0D0D" w:themeColor="text1" w:themeTint="F2"/>
        </w:rPr>
        <w:t xml:space="preserve"> (</w:t>
      </w:r>
      <w:r w:rsidR="001510CE" w:rsidRPr="00A057BC">
        <w:rPr>
          <w:color w:val="0D0D0D" w:themeColor="text1" w:themeTint="F2"/>
        </w:rPr>
        <w:t>в последней редакции от 08.08.2024)</w:t>
      </w:r>
      <w:r w:rsidRPr="00A057BC">
        <w:rPr>
          <w:rFonts w:eastAsia="Calibri"/>
          <w:color w:val="0D0D0D" w:themeColor="text1" w:themeTint="F2"/>
        </w:rPr>
        <w:t>;</w:t>
      </w:r>
    </w:p>
    <w:p w14:paraId="6B38CB1C" w14:textId="77777777" w:rsidR="00E65EBB" w:rsidRPr="00A057BC" w:rsidRDefault="001510CE" w:rsidP="004D10BF">
      <w:pPr>
        <w:pStyle w:val="afd"/>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 xml:space="preserve"> Национальный стандарт Российской Федерации ГОСТ Р 52379-2005 г. «Надлежащая клиническая практика»</w:t>
      </w:r>
      <w:r w:rsidR="008D1B42" w:rsidRPr="00A057BC">
        <w:rPr>
          <w:rFonts w:eastAsia="Calibri"/>
          <w:color w:val="0D0D0D" w:themeColor="text1" w:themeTint="F2"/>
        </w:rPr>
        <w:t>;</w:t>
      </w:r>
    </w:p>
    <w:p w14:paraId="5743A45A" w14:textId="5BF1EDB3" w:rsidR="006D6C87" w:rsidRPr="00A057BC" w:rsidRDefault="005757B3" w:rsidP="004D10BF">
      <w:pPr>
        <w:pStyle w:val="afd"/>
        <w:widowControl w:val="0"/>
        <w:numPr>
          <w:ilvl w:val="0"/>
          <w:numId w:val="21"/>
        </w:numPr>
        <w:spacing w:line="276" w:lineRule="auto"/>
        <w:jc w:val="both"/>
        <w:rPr>
          <w:rFonts w:eastAsia="Calibri"/>
          <w:color w:val="0D0D0D" w:themeColor="text1" w:themeTint="F2"/>
        </w:rPr>
      </w:pPr>
      <w:r w:rsidRPr="00A057BC">
        <w:rPr>
          <w:color w:val="0D0D0D" w:themeColor="text1" w:themeTint="F2"/>
        </w:rPr>
        <w:t>Р</w:t>
      </w:r>
      <w:r w:rsidR="006D6C87" w:rsidRPr="00A057BC">
        <w:rPr>
          <w:color w:val="0D0D0D" w:themeColor="text1" w:themeTint="F2"/>
        </w:rPr>
        <w:t>ешение Совета Евразийской экономической комиссии от 03.11.2016 № 87 «Об утверждении Правил надлежащей практики фармаконадзора Евразийского экономического союза» (в последней редакции от 19.05.2022);</w:t>
      </w:r>
    </w:p>
    <w:p w14:paraId="30268100" w14:textId="643DE6A4" w:rsidR="001510CE" w:rsidRPr="00A057BC" w:rsidRDefault="001510CE" w:rsidP="004D10BF">
      <w:pPr>
        <w:widowControl w:val="0"/>
        <w:numPr>
          <w:ilvl w:val="0"/>
          <w:numId w:val="21"/>
        </w:numPr>
        <w:spacing w:line="276" w:lineRule="auto"/>
        <w:jc w:val="both"/>
        <w:rPr>
          <w:rFonts w:eastAsia="Calibri"/>
          <w:color w:val="0D0D0D" w:themeColor="text1" w:themeTint="F2"/>
        </w:rPr>
      </w:pPr>
      <w:r w:rsidRPr="00A057BC">
        <w:rPr>
          <w:rFonts w:eastAsia="Calibri"/>
          <w:color w:val="0D0D0D" w:themeColor="text1" w:themeTint="F2"/>
        </w:rPr>
        <w:t xml:space="preserve">Приказ Министерства здравоохранения РФ от 31.10.2024 № 586н «Об утверждении положения о совете по этике, порядка его создания и деятельности, требований к квалификации и опыту работы по экспертной оценке научных, медицинских и </w:t>
      </w:r>
      <w:r w:rsidRPr="00A057BC">
        <w:rPr>
          <w:rFonts w:eastAsia="Calibri"/>
          <w:color w:val="0D0D0D" w:themeColor="text1" w:themeTint="F2"/>
        </w:rPr>
        <w:lastRenderedPageBreak/>
        <w:t>этических аспектов клинических исследований лекарственных препаратов для медицинского применения, предъявляемых к экспертам совета по этике, порядка организации и проведения этической экспертизы, форм заключений совета по этике, порядка размещения информации о составе совета по этике, планах его работы и текущей деятельности»;</w:t>
      </w:r>
    </w:p>
    <w:p w14:paraId="336B66F5" w14:textId="77777777" w:rsidR="009C1BB2" w:rsidRPr="00A057BC" w:rsidRDefault="008D1B42" w:rsidP="004D10BF">
      <w:pPr>
        <w:pStyle w:val="afd"/>
        <w:numPr>
          <w:ilvl w:val="0"/>
          <w:numId w:val="21"/>
        </w:numPr>
        <w:spacing w:line="276" w:lineRule="auto"/>
        <w:jc w:val="both"/>
        <w:rPr>
          <w:color w:val="0D0D0D" w:themeColor="text1" w:themeTint="F2"/>
        </w:rPr>
      </w:pPr>
      <w:r w:rsidRPr="00A057BC">
        <w:rPr>
          <w:color w:val="0D0D0D" w:themeColor="text1" w:themeTint="F2"/>
        </w:rPr>
        <w:t>Постановление Правительства Российской Федерации от 13.09.2010 № 714 «Об утверждении типовых правил обязательного страхования жизни и здоровья пациента, участвующего в клинических исследованиях лекарственного препарата» (в ред. от 15.10.2014 г.);</w:t>
      </w:r>
    </w:p>
    <w:p w14:paraId="796FAF63" w14:textId="7CCF2FD8" w:rsidR="009C1BB2" w:rsidRPr="00A057BC" w:rsidRDefault="008D1B42" w:rsidP="004D10BF">
      <w:pPr>
        <w:pStyle w:val="afd"/>
        <w:numPr>
          <w:ilvl w:val="0"/>
          <w:numId w:val="21"/>
        </w:numPr>
        <w:spacing w:line="276" w:lineRule="auto"/>
        <w:jc w:val="both"/>
        <w:rPr>
          <w:color w:val="0D0D0D" w:themeColor="text1" w:themeTint="F2"/>
        </w:rPr>
      </w:pPr>
      <w:r w:rsidRPr="00A057BC">
        <w:rPr>
          <w:color w:val="0D0D0D" w:themeColor="text1" w:themeTint="F2"/>
        </w:rPr>
        <w:t>Постановление Правительства РФ от 18 мая 2011 г. № 393 «О внесении изменений в типовые правила обязательного страхования жизни и здоровья пациента, участвующего в клинических исследованиях лекарственного препарата»</w:t>
      </w:r>
      <w:r w:rsidR="00EB6C77" w:rsidRPr="00A057BC">
        <w:rPr>
          <w:color w:val="0D0D0D" w:themeColor="text1" w:themeTint="F2"/>
        </w:rPr>
        <w:t>.</w:t>
      </w:r>
      <w:bookmarkStart w:id="717" w:name="_Toc203135888"/>
    </w:p>
    <w:p w14:paraId="4393F471" w14:textId="4F68902B" w:rsidR="00F322E7" w:rsidRPr="00A057BC" w:rsidRDefault="008D1B42" w:rsidP="004D10BF">
      <w:pPr>
        <w:pStyle w:val="20"/>
        <w:spacing w:after="0" w:line="276" w:lineRule="auto"/>
        <w:jc w:val="both"/>
        <w:rPr>
          <w:rFonts w:cs="Times New Roman"/>
        </w:rPr>
      </w:pPr>
      <w:bookmarkStart w:id="718" w:name="_Toc233373517"/>
      <w:r w:rsidRPr="00A057BC">
        <w:rPr>
          <w:rFonts w:cs="Times New Roman"/>
        </w:rPr>
        <w:t>2.9.</w:t>
      </w:r>
      <w:r w:rsidRPr="00A057BC">
        <w:rPr>
          <w:rFonts w:cs="Times New Roman"/>
        </w:rPr>
        <w:tab/>
        <w:t>Ссылки на источники</w:t>
      </w:r>
      <w:bookmarkEnd w:id="717"/>
      <w:bookmarkEnd w:id="718"/>
    </w:p>
    <w:p w14:paraId="699700CF" w14:textId="6DE2477C" w:rsidR="00E7125B" w:rsidRPr="00A057BC" w:rsidRDefault="00E7125B" w:rsidP="00E7125B">
      <w:pPr>
        <w:spacing w:line="276" w:lineRule="auto"/>
        <w:jc w:val="both"/>
        <w:rPr>
          <w:color w:val="0D0D0D" w:themeColor="text1" w:themeTint="F2"/>
        </w:rPr>
      </w:pPr>
      <w:bookmarkStart w:id="719" w:name="_Hlk201240552"/>
      <w:r w:rsidRPr="00A057BC">
        <w:t xml:space="preserve">1. Общая характеристика лекарственного препарата РАНВЭК, таблетки с пролонгированным высвобождением, покрытые пленочной оболочкой. </w:t>
      </w:r>
      <w:proofErr w:type="spellStart"/>
      <w:r w:rsidRPr="00A057BC">
        <w:rPr>
          <w:color w:val="0D0D0D" w:themeColor="text1" w:themeTint="F2"/>
          <w:lang w:val="en-US"/>
        </w:rPr>
        <w:t>url</w:t>
      </w:r>
      <w:proofErr w:type="spellEnd"/>
      <w:r w:rsidRPr="00A057BC">
        <w:t>:  https://pharma.eaeunion.org/pharma/registers/26/ru/register/registered-medicinal-products/68f9dd3830dcf8261ad25103</w:t>
      </w:r>
    </w:p>
    <w:p w14:paraId="6106FFDB" w14:textId="77777777" w:rsidR="00E7125B" w:rsidRPr="00A057BC" w:rsidRDefault="00E7125B" w:rsidP="00E7125B">
      <w:pPr>
        <w:spacing w:line="276" w:lineRule="auto"/>
        <w:jc w:val="both"/>
        <w:rPr>
          <w:color w:val="0D0D0D" w:themeColor="text1" w:themeTint="F2"/>
        </w:rPr>
      </w:pPr>
      <w:r w:rsidRPr="00A057BC">
        <w:rPr>
          <w:color w:val="0D0D0D" w:themeColor="text1" w:themeTint="F2"/>
        </w:rPr>
        <w:t>2. Правила проведения исследований биоэквивалентности лекарственных препаратов в рамках Евразийского экономического союза, утвержденные решением Совета Евразийской экономической комиссии от 03.11.2016 г. № 85 (в последней редакции от 12.04.2024).</w:t>
      </w:r>
    </w:p>
    <w:p w14:paraId="64925BA8" w14:textId="77777777" w:rsidR="00E7125B" w:rsidRPr="00A057BC" w:rsidRDefault="00E7125B" w:rsidP="00E7125B">
      <w:pPr>
        <w:spacing w:line="276" w:lineRule="auto"/>
        <w:jc w:val="both"/>
        <w:rPr>
          <w:color w:val="0D0D0D" w:themeColor="text1" w:themeTint="F2"/>
          <w:lang w:val="en-US"/>
        </w:rPr>
      </w:pPr>
      <w:r w:rsidRPr="00A057BC">
        <w:rPr>
          <w:color w:val="0D0D0D" w:themeColor="text1" w:themeTint="F2"/>
          <w:lang w:val="en-US"/>
        </w:rPr>
        <w:t xml:space="preserve">3. RINVOQ. European Public Assessment Report. Procedure No. EMEA/H/C/004760/0000. European Medicines Agency. Available from: https://www.ema.europa.eu/en/documents/assessment-report/rinvoq-epar-public-assessment-report_en.pdf </w:t>
      </w:r>
    </w:p>
    <w:p w14:paraId="5DD339D6" w14:textId="77777777" w:rsidR="00E7125B" w:rsidRPr="00A057BC" w:rsidRDefault="00E7125B" w:rsidP="00E7125B">
      <w:pPr>
        <w:spacing w:line="276" w:lineRule="auto"/>
        <w:jc w:val="both"/>
        <w:rPr>
          <w:color w:val="0D0D0D" w:themeColor="text1" w:themeTint="F2"/>
          <w:lang w:val="en-US"/>
        </w:rPr>
      </w:pPr>
      <w:r w:rsidRPr="00A057BC">
        <w:rPr>
          <w:color w:val="0D0D0D" w:themeColor="text1" w:themeTint="F2"/>
          <w:lang w:val="en-US"/>
        </w:rPr>
        <w:t xml:space="preserve">4. RINVOQ. Assessment Report on Variation. Procedure No. EMEA/H/C/004760/II/0005. European Medicines Agency. Available from: https://www.ema.europa.eu/en/documents/variation-report/rinvoq-h-c-004760-ii-0005-epar-assessment-report-variation_en.pdf </w:t>
      </w:r>
    </w:p>
    <w:p w14:paraId="0B5E9F9C" w14:textId="77777777" w:rsidR="00E7125B" w:rsidRPr="00A057BC" w:rsidRDefault="00E7125B" w:rsidP="00E7125B">
      <w:pPr>
        <w:spacing w:line="276" w:lineRule="auto"/>
        <w:jc w:val="both"/>
        <w:rPr>
          <w:color w:val="0D0D0D" w:themeColor="text1" w:themeTint="F2"/>
          <w:lang w:val="en-US"/>
        </w:rPr>
      </w:pPr>
      <w:r w:rsidRPr="00A057BC">
        <w:rPr>
          <w:color w:val="0D0D0D" w:themeColor="text1" w:themeTint="F2"/>
          <w:lang w:val="en-US"/>
        </w:rPr>
        <w:t xml:space="preserve">5. RINVOQ. Assessment Report on Variation. Procedure No. EMEA/H/C/004760/II/0016. European Medicines Agency. Available from: https://www.ema.europa.eu/en/documents/variation-report/rinvoq-h-c-004760-ii-0016-epar-assessment-report-variation_en.pdf </w:t>
      </w:r>
    </w:p>
    <w:p w14:paraId="481DE77B" w14:textId="77777777" w:rsidR="00E7125B" w:rsidRPr="00A057BC" w:rsidRDefault="00E7125B" w:rsidP="00E7125B">
      <w:pPr>
        <w:spacing w:line="276" w:lineRule="auto"/>
        <w:jc w:val="both"/>
        <w:rPr>
          <w:color w:val="0D0D0D" w:themeColor="text1" w:themeTint="F2"/>
          <w:lang w:val="en-US"/>
        </w:rPr>
      </w:pPr>
      <w:r w:rsidRPr="00A057BC">
        <w:rPr>
          <w:color w:val="0D0D0D" w:themeColor="text1" w:themeTint="F2"/>
          <w:lang w:val="en-US"/>
        </w:rPr>
        <w:t>6. RINVOQ</w:t>
      </w:r>
      <w:r w:rsidRPr="00A057BC">
        <w:rPr>
          <w:color w:val="0D0D0D" w:themeColor="text1" w:themeTint="F2"/>
          <w:vertAlign w:val="superscript"/>
          <w:lang w:val="en-US"/>
        </w:rPr>
        <w:t>®</w:t>
      </w:r>
      <w:r w:rsidRPr="00A057BC">
        <w:rPr>
          <w:color w:val="0D0D0D" w:themeColor="text1" w:themeTint="F2"/>
          <w:lang w:val="en-US"/>
        </w:rPr>
        <w:t xml:space="preserve"> (</w:t>
      </w:r>
      <w:proofErr w:type="spellStart"/>
      <w:r w:rsidRPr="00A057BC">
        <w:rPr>
          <w:color w:val="0D0D0D" w:themeColor="text1" w:themeTint="F2"/>
          <w:lang w:val="en-US"/>
        </w:rPr>
        <w:t>upadacitinib</w:t>
      </w:r>
      <w:proofErr w:type="spellEnd"/>
      <w:r w:rsidRPr="00A057BC">
        <w:rPr>
          <w:color w:val="0D0D0D" w:themeColor="text1" w:themeTint="F2"/>
          <w:lang w:val="en-US"/>
        </w:rPr>
        <w:t xml:space="preserve">) extended-release tablets. Prescribing Information. U.S. Food and Drug Administration; 2023. Available from: https://www.accessdata.fda.gov/drugsatfda_docs/label/2023/211675s019lbl.pdf </w:t>
      </w:r>
    </w:p>
    <w:p w14:paraId="3E464249" w14:textId="77777777" w:rsidR="00E7125B" w:rsidRPr="00A057BC" w:rsidRDefault="00E7125B" w:rsidP="00E7125B">
      <w:pPr>
        <w:spacing w:line="276" w:lineRule="auto"/>
        <w:jc w:val="both"/>
        <w:rPr>
          <w:color w:val="0D0D0D" w:themeColor="text1" w:themeTint="F2"/>
          <w:lang w:val="en-US"/>
        </w:rPr>
      </w:pPr>
      <w:r w:rsidRPr="00A057BC">
        <w:rPr>
          <w:color w:val="0D0D0D" w:themeColor="text1" w:themeTint="F2"/>
          <w:lang w:val="en-US"/>
        </w:rPr>
        <w:t xml:space="preserve">7. RINVOQ. Assessment Report on Variation. Procedure No. EMEA/H/C/004760/X/0006/G. European Medicines Agency. Available from: https://www.ema.europa.eu/en/documents/variation-report/rinvoq-h-c-004760-x-0006-g-epar-assessment-report-variation_en.pdf </w:t>
      </w:r>
    </w:p>
    <w:p w14:paraId="2869B3E0" w14:textId="77777777" w:rsidR="00E7125B" w:rsidRPr="00A057BC" w:rsidRDefault="00E7125B" w:rsidP="00E7125B">
      <w:pPr>
        <w:spacing w:line="276" w:lineRule="auto"/>
        <w:jc w:val="both"/>
        <w:rPr>
          <w:color w:val="0D0D0D" w:themeColor="text1" w:themeTint="F2"/>
          <w:lang w:val="en-US"/>
        </w:rPr>
      </w:pPr>
      <w:r w:rsidRPr="00A057BC">
        <w:rPr>
          <w:color w:val="0D0D0D" w:themeColor="text1" w:themeTint="F2"/>
          <w:lang w:val="en-US"/>
        </w:rPr>
        <w:t xml:space="preserve">8. RINVOQ. Assessment Report on Extension. Procedure No. EMEA/H/C/004760/X/0012/G. European Medicines Agency. Available from: https://www.ema.europa.eu/en/documents/variation-report/rinvoq-h-c-004760-x-12-g-epar-assessment-report-extension_en.pdf </w:t>
      </w:r>
    </w:p>
    <w:p w14:paraId="7A266B8B" w14:textId="77777777" w:rsidR="00E7125B" w:rsidRPr="00A057BC" w:rsidRDefault="00E7125B" w:rsidP="00E7125B">
      <w:pPr>
        <w:spacing w:line="276" w:lineRule="auto"/>
        <w:rPr>
          <w:color w:val="0D0D0D" w:themeColor="text1" w:themeTint="F2"/>
          <w:lang w:val="en-US"/>
        </w:rPr>
      </w:pPr>
      <w:r w:rsidRPr="00A057BC">
        <w:rPr>
          <w:color w:val="0D0D0D" w:themeColor="text1" w:themeTint="F2"/>
          <w:lang w:val="en-US"/>
        </w:rPr>
        <w:lastRenderedPageBreak/>
        <w:t xml:space="preserve">9. RINVOQ. Assessment Report on Variation. Procedure No. EMEA/H/C/004760/II/0027. European Medicines Agency. Available from: https://www.ema.europa.eu/en/documents/variation-report/rinvoq-h-c-004760-ii-0027-epar-assessment-report-variation_en.pdf </w:t>
      </w:r>
    </w:p>
    <w:p w14:paraId="2EF8A52A" w14:textId="0C967645" w:rsidR="00E7125B" w:rsidRDefault="00E7125B" w:rsidP="00E7125B">
      <w:pPr>
        <w:spacing w:line="276" w:lineRule="auto"/>
        <w:jc w:val="both"/>
        <w:rPr>
          <w:ins w:id="720" w:author="Автор" w:date="2026-08-25T18:49:00Z"/>
          <w:lang w:val="en-US"/>
        </w:rPr>
      </w:pPr>
      <w:r w:rsidRPr="00A057BC">
        <w:rPr>
          <w:lang w:val="en-US"/>
        </w:rPr>
        <w:t xml:space="preserve">10. CLINICAL PHARMACOLOGY AND BIOPHARMACEUTICS REVIEW(S), APPLICATION NUMBER: 211675Orig1s000, 2018, url: </w:t>
      </w:r>
      <w:ins w:id="721" w:author="Автор" w:date="2026-08-25T18:49:00Z">
        <w:r w:rsidR="00511051">
          <w:rPr>
            <w:lang w:val="en-US"/>
          </w:rPr>
          <w:fldChar w:fldCharType="begin"/>
        </w:r>
        <w:r w:rsidR="00511051">
          <w:rPr>
            <w:lang w:val="en-US"/>
          </w:rPr>
          <w:instrText xml:space="preserve"> HYPERLINK "</w:instrText>
        </w:r>
      </w:ins>
      <w:r w:rsidR="00511051" w:rsidRPr="00A057BC">
        <w:rPr>
          <w:lang w:val="en-US"/>
        </w:rPr>
        <w:instrText>https://www.accessdata.fda.gov/drugsatfda_docs/nda/2019/211675Orig1s000ClinPharmR.pdf</w:instrText>
      </w:r>
      <w:ins w:id="722" w:author="Автор" w:date="2026-08-25T18:49:00Z">
        <w:r w:rsidR="00511051">
          <w:rPr>
            <w:lang w:val="en-US"/>
          </w:rPr>
          <w:instrText xml:space="preserve">" </w:instrText>
        </w:r>
        <w:r w:rsidR="00511051">
          <w:rPr>
            <w:lang w:val="en-US"/>
          </w:rPr>
        </w:r>
        <w:r w:rsidR="00511051">
          <w:rPr>
            <w:lang w:val="en-US"/>
          </w:rPr>
          <w:fldChar w:fldCharType="separate"/>
        </w:r>
      </w:ins>
      <w:r w:rsidR="00511051" w:rsidRPr="00532F88">
        <w:rPr>
          <w:rStyle w:val="a9"/>
          <w:lang w:val="en-US"/>
        </w:rPr>
        <w:t>https://www.accessdata.fda.gov/drugsatfda_docs/nda/2019/211675Orig1s000ClinPharmR.pdf</w:t>
      </w:r>
      <w:ins w:id="723" w:author="Автор" w:date="2026-08-25T18:49:00Z">
        <w:r w:rsidR="00511051">
          <w:rPr>
            <w:lang w:val="en-US"/>
          </w:rPr>
          <w:fldChar w:fldCharType="end"/>
        </w:r>
      </w:ins>
    </w:p>
    <w:p w14:paraId="5F306E78" w14:textId="040DFA8C" w:rsidR="00511051" w:rsidRPr="00767CD6" w:rsidRDefault="00511051" w:rsidP="00E7125B">
      <w:pPr>
        <w:spacing w:line="276" w:lineRule="auto"/>
        <w:jc w:val="both"/>
        <w:rPr>
          <w:rPrChange w:id="724" w:author="Автор" w:date="2026-08-25T18:49:00Z">
            <w:rPr>
              <w:lang w:val="en-US"/>
            </w:rPr>
          </w:rPrChange>
        </w:rPr>
      </w:pPr>
      <w:ins w:id="725" w:author="Автор" w:date="2026-08-25T18:49:00Z">
        <w:r>
          <w:t xml:space="preserve">11. </w:t>
        </w:r>
        <w:r w:rsidRPr="00511051">
          <w:t xml:space="preserve">Кошелева Надежда Михайловна, </w:t>
        </w:r>
        <w:proofErr w:type="spellStart"/>
        <w:r w:rsidRPr="00511051">
          <w:t>Матьянова</w:t>
        </w:r>
        <w:proofErr w:type="spellEnd"/>
        <w:r w:rsidRPr="00511051">
          <w:t xml:space="preserve"> Е. В. Ревматоидный артрит и беременность // Научно-практическая ревматология. 2014. №6. URL: https://cyberleninka.ru/article/n/revmatoidnyy-artrit-i-beremennost (дата обращения: 25.08.2026).</w:t>
        </w:r>
      </w:ins>
    </w:p>
    <w:p w14:paraId="29698570" w14:textId="602F51A3" w:rsidR="009D5FB8" w:rsidRPr="00767CD6" w:rsidDel="00DF791E" w:rsidRDefault="009D5FB8" w:rsidP="009D5FB8">
      <w:pPr>
        <w:spacing w:line="276" w:lineRule="auto"/>
        <w:jc w:val="both"/>
        <w:rPr>
          <w:del w:id="726" w:author="Автор" w:date="2026-08-25T18:57:00Z"/>
          <w:color w:val="0D0D0D" w:themeColor="text1" w:themeTint="F2"/>
          <w:rPrChange w:id="727" w:author="Автор" w:date="2026-08-25T18:49:00Z">
            <w:rPr>
              <w:del w:id="728" w:author="Автор" w:date="2026-08-25T18:57:00Z"/>
              <w:color w:val="0D0D0D" w:themeColor="text1" w:themeTint="F2"/>
              <w:lang w:val="en-US"/>
            </w:rPr>
          </w:rPrChange>
        </w:rPr>
      </w:pPr>
    </w:p>
    <w:bookmarkEnd w:id="719"/>
    <w:p w14:paraId="72A95DE6" w14:textId="7E068175" w:rsidR="00F322E7" w:rsidRPr="00767CD6" w:rsidDel="00DF791E" w:rsidRDefault="00F322E7" w:rsidP="007C35A4">
      <w:pPr>
        <w:spacing w:line="276" w:lineRule="auto"/>
        <w:jc w:val="both"/>
        <w:rPr>
          <w:del w:id="729" w:author="Автор" w:date="2026-08-25T18:57:00Z"/>
          <w:color w:val="0D0D0D" w:themeColor="text1" w:themeTint="F2"/>
          <w:rPrChange w:id="730" w:author="Автор" w:date="2026-08-25T18:49:00Z">
            <w:rPr>
              <w:del w:id="731" w:author="Автор" w:date="2026-08-25T18:57:00Z"/>
              <w:color w:val="0D0D0D" w:themeColor="text1" w:themeTint="F2"/>
              <w:lang w:val="en-US"/>
            </w:rPr>
          </w:rPrChange>
        </w:rPr>
      </w:pPr>
    </w:p>
    <w:p w14:paraId="64FCB21E" w14:textId="77777777" w:rsidR="001A6BB3" w:rsidRPr="00767CD6" w:rsidRDefault="001A6BB3" w:rsidP="007C35A4">
      <w:pPr>
        <w:spacing w:line="276" w:lineRule="auto"/>
        <w:jc w:val="both"/>
        <w:rPr>
          <w:color w:val="0D0D0D" w:themeColor="text1" w:themeTint="F2"/>
          <w:rPrChange w:id="732" w:author="Автор" w:date="2026-08-25T18:49:00Z">
            <w:rPr>
              <w:color w:val="0D0D0D" w:themeColor="text1" w:themeTint="F2"/>
              <w:lang w:val="en-US"/>
            </w:rPr>
          </w:rPrChange>
        </w:rPr>
      </w:pPr>
    </w:p>
    <w:p w14:paraId="66842CAD" w14:textId="77777777" w:rsidR="00F322E7" w:rsidRPr="00A057BC" w:rsidRDefault="008D1B42" w:rsidP="004D10BF">
      <w:pPr>
        <w:pStyle w:val="1"/>
        <w:spacing w:after="0" w:line="276" w:lineRule="auto"/>
        <w:jc w:val="both"/>
        <w:rPr>
          <w:rFonts w:cs="Times New Roman"/>
          <w:color w:val="0D0D0D" w:themeColor="text1" w:themeTint="F2"/>
        </w:rPr>
      </w:pPr>
      <w:bookmarkStart w:id="733" w:name="_Toc203135889"/>
      <w:bookmarkStart w:id="734" w:name="_Toc233373518"/>
      <w:r w:rsidRPr="00A057BC">
        <w:rPr>
          <w:rFonts w:cs="Times New Roman"/>
          <w:color w:val="0D0D0D" w:themeColor="text1" w:themeTint="F2"/>
        </w:rPr>
        <w:t>3. ЦЕЛИ И ЗАДАЧИ ИССЛЕДОВАНИЯ</w:t>
      </w:r>
      <w:bookmarkEnd w:id="733"/>
      <w:bookmarkEnd w:id="734"/>
    </w:p>
    <w:p w14:paraId="77B2C6E1" w14:textId="77777777" w:rsidR="00F322E7" w:rsidRPr="00A057BC" w:rsidRDefault="008D1B42" w:rsidP="004D10BF">
      <w:pPr>
        <w:pStyle w:val="20"/>
        <w:spacing w:after="0" w:line="276" w:lineRule="auto"/>
        <w:jc w:val="both"/>
        <w:rPr>
          <w:rFonts w:cs="Times New Roman"/>
          <w:color w:val="0D0D0D" w:themeColor="text1" w:themeTint="F2"/>
        </w:rPr>
      </w:pPr>
      <w:bookmarkStart w:id="735" w:name="_Toc203135890"/>
      <w:bookmarkStart w:id="736" w:name="_Toc233373519"/>
      <w:r w:rsidRPr="00A057BC">
        <w:rPr>
          <w:rFonts w:cs="Times New Roman"/>
          <w:color w:val="0D0D0D" w:themeColor="text1" w:themeTint="F2"/>
        </w:rPr>
        <w:t>3.1.</w:t>
      </w:r>
      <w:r w:rsidRPr="00A057BC">
        <w:rPr>
          <w:rFonts w:cs="Times New Roman"/>
          <w:color w:val="0D0D0D" w:themeColor="text1" w:themeTint="F2"/>
        </w:rPr>
        <w:tab/>
        <w:t>Цель исследования</w:t>
      </w:r>
      <w:bookmarkEnd w:id="735"/>
      <w:bookmarkEnd w:id="736"/>
    </w:p>
    <w:p w14:paraId="32CD99A0" w14:textId="0CBB18A4" w:rsidR="008771EC" w:rsidRPr="00A057BC" w:rsidRDefault="00E7125B" w:rsidP="004D10BF">
      <w:pPr>
        <w:spacing w:line="276" w:lineRule="auto"/>
        <w:jc w:val="both"/>
        <w:rPr>
          <w:b/>
        </w:rPr>
      </w:pPr>
      <w:bookmarkStart w:id="737" w:name="_Toc203135892"/>
      <w:r w:rsidRPr="00A057BC">
        <w:t>Оценить фармакокинетические параметры, биоэквивалентность и безопасность исследуемого лекарственного препарата XTBC12101, таблетки с пролонгированным высвобождением, покрытые пленочной оболочкой, 15 мг (ООО «ПРОМОМЕД РУС», Россия) в сравнении с референтным лекарственным препаратом у здоровых добровольцев после однократного приема натощак и после приема пищи</w:t>
      </w:r>
      <w:r w:rsidR="008771EC" w:rsidRPr="00A057BC">
        <w:t>.</w:t>
      </w:r>
    </w:p>
    <w:p w14:paraId="1BA28317" w14:textId="34300F74" w:rsidR="00F322E7" w:rsidRPr="00A057BC" w:rsidRDefault="008D1B42" w:rsidP="004D10BF">
      <w:pPr>
        <w:pStyle w:val="20"/>
        <w:spacing w:after="0" w:line="276" w:lineRule="auto"/>
        <w:jc w:val="both"/>
        <w:rPr>
          <w:rFonts w:cs="Times New Roman"/>
          <w:color w:val="0D0D0D" w:themeColor="text1" w:themeTint="F2"/>
        </w:rPr>
      </w:pPr>
      <w:bookmarkStart w:id="738" w:name="_Toc233373520"/>
      <w:r w:rsidRPr="00A057BC">
        <w:rPr>
          <w:rFonts w:cs="Times New Roman"/>
          <w:color w:val="0D0D0D" w:themeColor="text1" w:themeTint="F2"/>
        </w:rPr>
        <w:t>3.2.</w:t>
      </w:r>
      <w:r w:rsidRPr="00A057BC">
        <w:rPr>
          <w:rFonts w:cs="Times New Roman"/>
          <w:color w:val="0D0D0D" w:themeColor="text1" w:themeTint="F2"/>
        </w:rPr>
        <w:tab/>
        <w:t>Задачи исследования</w:t>
      </w:r>
      <w:bookmarkEnd w:id="737"/>
      <w:bookmarkEnd w:id="738"/>
    </w:p>
    <w:p w14:paraId="130FC8AE" w14:textId="77777777" w:rsidR="00E7125B" w:rsidRPr="00A057BC" w:rsidRDefault="00E7125B" w:rsidP="00E7125B">
      <w:pPr>
        <w:pStyle w:val="afd"/>
        <w:numPr>
          <w:ilvl w:val="0"/>
          <w:numId w:val="93"/>
        </w:numPr>
        <w:autoSpaceDE w:val="0"/>
        <w:autoSpaceDN w:val="0"/>
        <w:adjustRightInd w:val="0"/>
        <w:spacing w:line="276" w:lineRule="auto"/>
        <w:ind w:left="0" w:firstLine="0"/>
        <w:jc w:val="both"/>
        <w:rPr>
          <w:color w:val="0D0D0D" w:themeColor="text1" w:themeTint="F2"/>
          <w:u w:color="000000"/>
        </w:rPr>
      </w:pPr>
      <w:r w:rsidRPr="00A057BC">
        <w:rPr>
          <w:color w:val="0D0D0D" w:themeColor="text1" w:themeTint="F2"/>
          <w:u w:color="000000"/>
        </w:rPr>
        <w:t xml:space="preserve">Оценить фармакокинетические параметры и относительную биодоступность препаратов </w:t>
      </w:r>
      <w:r w:rsidRPr="00A057BC">
        <w:rPr>
          <w:color w:val="0D0D0D" w:themeColor="text1" w:themeTint="F2"/>
        </w:rPr>
        <w:t xml:space="preserve">исследования у здоровых </w:t>
      </w:r>
      <w:r w:rsidRPr="00A057BC">
        <w:rPr>
          <w:color w:val="0D0D0D" w:themeColor="text1" w:themeTint="F2"/>
          <w:u w:color="000000"/>
        </w:rPr>
        <w:t>добровольцев мужского пола в условиях однократного приема натощак;</w:t>
      </w:r>
    </w:p>
    <w:p w14:paraId="5F92659E" w14:textId="77777777" w:rsidR="00E7125B" w:rsidRPr="00A057BC" w:rsidRDefault="00E7125B" w:rsidP="00E7125B">
      <w:pPr>
        <w:pStyle w:val="afd"/>
        <w:numPr>
          <w:ilvl w:val="0"/>
          <w:numId w:val="93"/>
        </w:numPr>
        <w:autoSpaceDE w:val="0"/>
        <w:autoSpaceDN w:val="0"/>
        <w:adjustRightInd w:val="0"/>
        <w:spacing w:line="276" w:lineRule="auto"/>
        <w:ind w:left="0" w:firstLine="0"/>
        <w:jc w:val="both"/>
        <w:rPr>
          <w:color w:val="0D0D0D" w:themeColor="text1" w:themeTint="F2"/>
          <w:u w:color="000000"/>
        </w:rPr>
      </w:pPr>
      <w:r w:rsidRPr="00A057BC">
        <w:rPr>
          <w:color w:val="0D0D0D" w:themeColor="text1" w:themeTint="F2"/>
          <w:u w:color="000000"/>
        </w:rPr>
        <w:t>Оценить фармакокинетические параметры и относительную биодоступность препаратов исследования у здоровых добровольцев мужского пола в условиях однократного приема после приема пищи;</w:t>
      </w:r>
    </w:p>
    <w:p w14:paraId="0E515743" w14:textId="77777777" w:rsidR="00E7125B" w:rsidRPr="00A057BC" w:rsidRDefault="00E7125B" w:rsidP="00E7125B">
      <w:pPr>
        <w:pStyle w:val="afd"/>
        <w:numPr>
          <w:ilvl w:val="0"/>
          <w:numId w:val="93"/>
        </w:numPr>
        <w:autoSpaceDE w:val="0"/>
        <w:autoSpaceDN w:val="0"/>
        <w:adjustRightInd w:val="0"/>
        <w:spacing w:line="276" w:lineRule="auto"/>
        <w:ind w:left="0" w:firstLine="0"/>
        <w:jc w:val="both"/>
        <w:rPr>
          <w:color w:val="0D0D0D" w:themeColor="text1" w:themeTint="F2"/>
          <w:u w:color="000000"/>
        </w:rPr>
      </w:pPr>
      <w:r w:rsidRPr="00A057BC">
        <w:rPr>
          <w:color w:val="0D0D0D" w:themeColor="text1" w:themeTint="F2"/>
        </w:rPr>
        <w:t>Оценить биоэквивалентность препаратов исследования на основании полученных фармакокинетических параметров в условиях приема натощак и после приема пищи;</w:t>
      </w:r>
    </w:p>
    <w:p w14:paraId="6EDCB572" w14:textId="46E3A3D9" w:rsidR="007C35A4" w:rsidRPr="00A057BC" w:rsidRDefault="00E7125B" w:rsidP="00E7125B">
      <w:pPr>
        <w:pStyle w:val="afd"/>
        <w:numPr>
          <w:ilvl w:val="0"/>
          <w:numId w:val="93"/>
        </w:numPr>
        <w:autoSpaceDE w:val="0"/>
        <w:autoSpaceDN w:val="0"/>
        <w:adjustRightInd w:val="0"/>
        <w:spacing w:line="276" w:lineRule="auto"/>
        <w:ind w:left="0" w:firstLine="0"/>
        <w:jc w:val="both"/>
        <w:rPr>
          <w:color w:val="0D0D0D" w:themeColor="text1" w:themeTint="F2"/>
          <w:u w:color="000000"/>
        </w:rPr>
      </w:pPr>
      <w:r w:rsidRPr="00A057BC">
        <w:rPr>
          <w:color w:val="0D0D0D" w:themeColor="text1" w:themeTint="F2"/>
          <w:u w:color="000000"/>
        </w:rPr>
        <w:t xml:space="preserve">Провести </w:t>
      </w:r>
      <w:r w:rsidRPr="00A057BC">
        <w:rPr>
          <w:color w:val="0D0D0D" w:themeColor="text1" w:themeTint="F2"/>
        </w:rPr>
        <w:t>сбор и оценку данных о нежелательных явлениях с целью сравнительной оценки безопасности однократного приема исследуемых препаратов у здоровых добровольцев мужского пола натощак и после приема пищи.</w:t>
      </w:r>
    </w:p>
    <w:p w14:paraId="79B2C2D1" w14:textId="6FA9B5D2" w:rsidR="00F322E7" w:rsidRPr="00A057BC" w:rsidRDefault="008D1B42" w:rsidP="004D10BF">
      <w:pPr>
        <w:pStyle w:val="1"/>
        <w:spacing w:after="0" w:line="276" w:lineRule="auto"/>
        <w:jc w:val="both"/>
        <w:rPr>
          <w:rFonts w:cs="Times New Roman"/>
          <w:color w:val="0D0D0D" w:themeColor="text1" w:themeTint="F2"/>
        </w:rPr>
      </w:pPr>
      <w:bookmarkStart w:id="739" w:name="_Toc203135893"/>
      <w:bookmarkStart w:id="740" w:name="_Toc233373521"/>
      <w:r w:rsidRPr="00A057BC">
        <w:rPr>
          <w:rFonts w:cs="Times New Roman"/>
          <w:color w:val="0D0D0D" w:themeColor="text1" w:themeTint="F2"/>
        </w:rPr>
        <w:t>4.</w:t>
      </w:r>
      <w:r w:rsidRPr="00A057BC">
        <w:rPr>
          <w:rFonts w:cs="Times New Roman"/>
          <w:color w:val="0D0D0D" w:themeColor="text1" w:themeTint="F2"/>
        </w:rPr>
        <w:tab/>
        <w:t>ДИЗАЙН И ОПИСАНИЕ ИССЛЕДОВАНИЯ</w:t>
      </w:r>
      <w:bookmarkEnd w:id="739"/>
      <w:bookmarkEnd w:id="740"/>
    </w:p>
    <w:p w14:paraId="59E8CF59" w14:textId="583C46F2" w:rsidR="00F322E7" w:rsidRPr="00A057BC" w:rsidRDefault="008D1B42" w:rsidP="004D10BF">
      <w:pPr>
        <w:pStyle w:val="20"/>
        <w:spacing w:after="0" w:line="276" w:lineRule="auto"/>
        <w:jc w:val="both"/>
        <w:rPr>
          <w:rFonts w:cs="Times New Roman"/>
          <w:color w:val="0D0D0D" w:themeColor="text1" w:themeTint="F2"/>
        </w:rPr>
      </w:pPr>
      <w:bookmarkStart w:id="741" w:name="_Toc203135894"/>
      <w:bookmarkStart w:id="742" w:name="_Toc233373522"/>
      <w:r w:rsidRPr="00A057BC">
        <w:rPr>
          <w:rFonts w:cs="Times New Roman"/>
          <w:color w:val="0D0D0D" w:themeColor="text1" w:themeTint="F2"/>
        </w:rPr>
        <w:t>4.1.</w:t>
      </w:r>
      <w:r w:rsidRPr="00A057BC">
        <w:rPr>
          <w:rFonts w:cs="Times New Roman"/>
          <w:color w:val="0D0D0D" w:themeColor="text1" w:themeTint="F2"/>
        </w:rPr>
        <w:tab/>
        <w:t>Дизайн исследования</w:t>
      </w:r>
      <w:bookmarkEnd w:id="741"/>
      <w:bookmarkEnd w:id="742"/>
    </w:p>
    <w:p w14:paraId="6DF531BD" w14:textId="37EB84A3" w:rsidR="008771EC" w:rsidRPr="00A057BC" w:rsidRDefault="007C35A4" w:rsidP="004D10BF">
      <w:pPr>
        <w:spacing w:line="276" w:lineRule="auto"/>
        <w:jc w:val="both"/>
        <w:rPr>
          <w:color w:val="0D0D0D" w:themeColor="text1" w:themeTint="F2"/>
        </w:rPr>
      </w:pPr>
      <w:r w:rsidRPr="00A057BC">
        <w:rPr>
          <w:color w:val="0D0D0D" w:themeColor="text1" w:themeTint="F2"/>
        </w:rPr>
        <w:t>Рандомизированное, открытое, перекрестное, двухпериодное, сравнительное, в четырех группах и с двумя последовательностями приема сравниваемых препаратов исследование с участием здоровых добровольцев мужского пола в условиях натощак и после приема пищи</w:t>
      </w:r>
      <w:r w:rsidR="008771EC" w:rsidRPr="00A057BC">
        <w:rPr>
          <w:color w:val="0D0D0D" w:themeColor="text1" w:themeTint="F2"/>
        </w:rPr>
        <w:t>.</w:t>
      </w:r>
    </w:p>
    <w:p w14:paraId="32132525" w14:textId="29DB1834" w:rsidR="007C35A4" w:rsidRPr="00A057BC" w:rsidRDefault="007C35A4" w:rsidP="007C35A4">
      <w:pPr>
        <w:spacing w:line="276" w:lineRule="auto"/>
        <w:jc w:val="both"/>
        <w:rPr>
          <w:color w:val="0D0D0D" w:themeColor="text1" w:themeTint="F2"/>
        </w:rPr>
      </w:pPr>
      <w:r w:rsidRPr="00A057BC">
        <w:rPr>
          <w:color w:val="0D0D0D" w:themeColor="text1" w:themeTint="F2"/>
        </w:rPr>
        <w:t>Дизайн включает две независимые части с участием отдельных групп здоровых добровольцев – часть 1 проводится в условиях натощак, часть 2 — после приема пищи.</w:t>
      </w:r>
    </w:p>
    <w:p w14:paraId="43F153E5" w14:textId="104CBCDE" w:rsidR="007C35A4" w:rsidRPr="00A057BC" w:rsidRDefault="007C35A4" w:rsidP="007C35A4">
      <w:pPr>
        <w:spacing w:line="276" w:lineRule="auto"/>
        <w:jc w:val="both"/>
        <w:rPr>
          <w:color w:val="0D0D0D" w:themeColor="text1" w:themeTint="F2"/>
        </w:rPr>
      </w:pPr>
      <w:r w:rsidRPr="00A057BC">
        <w:rPr>
          <w:color w:val="0D0D0D" w:themeColor="text1" w:themeTint="F2"/>
        </w:rPr>
        <w:lastRenderedPageBreak/>
        <w:t xml:space="preserve">Между периодами предусмотрен период отмывки 7 дней </w:t>
      </w:r>
      <w:ins w:id="743" w:author="Автор" w:date="2026-08-10T17:57:00Z">
        <w:r w:rsidR="00856DD0">
          <w:rPr>
            <w:color w:val="0D0D0D" w:themeColor="text1" w:themeTint="F2"/>
          </w:rPr>
          <w:t>(</w:t>
        </w:r>
      </w:ins>
      <w:r w:rsidRPr="00A057BC">
        <w:rPr>
          <w:color w:val="0D0D0D" w:themeColor="text1" w:themeTint="F2"/>
        </w:rPr>
        <w:t xml:space="preserve">с момента применения исследуемого препарата в Периоде </w:t>
      </w:r>
      <w:r w:rsidRPr="00A057BC">
        <w:rPr>
          <w:color w:val="0D0D0D" w:themeColor="text1" w:themeTint="F2"/>
          <w:lang w:val="en-US"/>
        </w:rPr>
        <w:t>I</w:t>
      </w:r>
      <w:r w:rsidRPr="00A057BC">
        <w:rPr>
          <w:color w:val="0D0D0D" w:themeColor="text1" w:themeTint="F2"/>
        </w:rPr>
        <w:t>).</w:t>
      </w:r>
    </w:p>
    <w:p w14:paraId="3A7F156F" w14:textId="129EA555" w:rsidR="007C35A4" w:rsidRPr="00A057BC" w:rsidRDefault="007C35A4" w:rsidP="007C35A4">
      <w:pPr>
        <w:spacing w:line="276" w:lineRule="auto"/>
        <w:jc w:val="both"/>
        <w:rPr>
          <w:color w:val="0D0D0D" w:themeColor="text1" w:themeTint="F2"/>
        </w:rPr>
      </w:pPr>
      <w:r w:rsidRPr="00A057BC">
        <w:rPr>
          <w:color w:val="0D0D0D" w:themeColor="text1" w:themeTint="F2"/>
        </w:rPr>
        <w:t>Данный дизайн выбран с целью получения достоверных и воспроизводимых данных о сравнительной фармакокинетике и биоэквивалентности лекарственных препаратов, содержащих упадацитиниб</w:t>
      </w:r>
      <w:r w:rsidR="00E7125B" w:rsidRPr="00A057BC">
        <w:rPr>
          <w:color w:val="0D0D0D" w:themeColor="text1" w:themeTint="F2"/>
        </w:rPr>
        <w:t xml:space="preserve"> в лекарственной форме с пролонгированным высвобождением</w:t>
      </w:r>
      <w:r w:rsidRPr="00A057BC">
        <w:rPr>
          <w:color w:val="0D0D0D" w:themeColor="text1" w:themeTint="F2"/>
        </w:rPr>
        <w:t>. Перекрестный дизайн позволяет каждому добровольцу в пределах соответствующей части исследования получить оба сравниваемых препарата и выступать в качестве собственного контроля, что способствует уменьшению влияния межиндивидуальной вариабельности на результаты фармакокинетической оценки.</w:t>
      </w:r>
    </w:p>
    <w:p w14:paraId="3CA851E7" w14:textId="05430031" w:rsidR="007C35A4" w:rsidRPr="00A057BC" w:rsidRDefault="007C35A4" w:rsidP="007C35A4">
      <w:pPr>
        <w:spacing w:line="276" w:lineRule="auto"/>
        <w:jc w:val="both"/>
        <w:rPr>
          <w:color w:val="0D0D0D" w:themeColor="text1" w:themeTint="F2"/>
        </w:rPr>
      </w:pPr>
      <w:r w:rsidRPr="00A057BC">
        <w:rPr>
          <w:color w:val="0D0D0D" w:themeColor="text1" w:themeTint="F2"/>
        </w:rPr>
        <w:t>Проведение исследования как натощак, так и после приема пищи обусловлено тем, что сравниваемые препараты представлены таблетками с пролонгированным высвобождением. Прием пищи может влиять на желудочно-кишечный транзит, профиль высвобождения действующего вещества, скорость и степень его абсорбции.</w:t>
      </w:r>
    </w:p>
    <w:p w14:paraId="0C045AE4" w14:textId="051D0469" w:rsidR="007C35A4" w:rsidRPr="00A057BC" w:rsidRDefault="007C35A4" w:rsidP="007C35A4">
      <w:pPr>
        <w:spacing w:line="276" w:lineRule="auto"/>
        <w:jc w:val="both"/>
        <w:rPr>
          <w:color w:val="0D0D0D" w:themeColor="text1" w:themeTint="F2"/>
        </w:rPr>
      </w:pPr>
      <w:r w:rsidRPr="00A057BC">
        <w:rPr>
          <w:color w:val="0D0D0D" w:themeColor="text1" w:themeTint="F2"/>
        </w:rPr>
        <w:t xml:space="preserve">Дизайн исследования разработан с учетом фармакокинетических свойств </w:t>
      </w:r>
      <w:proofErr w:type="spellStart"/>
      <w:r w:rsidRPr="00A057BC">
        <w:rPr>
          <w:color w:val="0D0D0D" w:themeColor="text1" w:themeTint="F2"/>
        </w:rPr>
        <w:t>упадацитиниба</w:t>
      </w:r>
      <w:proofErr w:type="spellEnd"/>
      <w:r w:rsidRPr="00A057BC">
        <w:rPr>
          <w:color w:val="0D0D0D" w:themeColor="text1" w:themeTint="F2"/>
        </w:rPr>
        <w:t xml:space="preserve">, особенностей лекарственной формы с пролонгированным высвобождением, клинических аспектов применения препарата и требований Правил </w:t>
      </w:r>
      <w:commentRangeStart w:id="744"/>
      <w:commentRangeStart w:id="745"/>
      <w:r w:rsidRPr="00A057BC">
        <w:rPr>
          <w:color w:val="0D0D0D" w:themeColor="text1" w:themeTint="F2"/>
        </w:rPr>
        <w:t>биоэквивалентности ЕАЭС</w:t>
      </w:r>
      <w:ins w:id="746" w:author="Автор" w:date="2026-08-25T18:57:00Z">
        <w:r w:rsidR="00DF791E" w:rsidRPr="00767CD6">
          <w:rPr>
            <w:color w:val="0D0D0D" w:themeColor="text1" w:themeTint="F2"/>
            <w:rPrChange w:id="747" w:author="Автор" w:date="2026-08-25T18:57:00Z">
              <w:rPr>
                <w:color w:val="0D0D0D" w:themeColor="text1" w:themeTint="F2"/>
                <w:lang w:val="en-US"/>
              </w:rPr>
            </w:rPrChange>
          </w:rPr>
          <w:t xml:space="preserve"> [2]</w:t>
        </w:r>
      </w:ins>
      <w:r w:rsidRPr="00A057BC">
        <w:rPr>
          <w:color w:val="0D0D0D" w:themeColor="text1" w:themeTint="F2"/>
        </w:rPr>
        <w:t xml:space="preserve">. </w:t>
      </w:r>
      <w:commentRangeEnd w:id="744"/>
      <w:r w:rsidR="00EC56A4">
        <w:rPr>
          <w:rStyle w:val="a8"/>
        </w:rPr>
        <w:commentReference w:id="744"/>
      </w:r>
      <w:commentRangeEnd w:id="745"/>
      <w:r w:rsidR="00DF791E">
        <w:rPr>
          <w:rStyle w:val="a8"/>
        </w:rPr>
        <w:commentReference w:id="745"/>
      </w:r>
      <w:r w:rsidRPr="00A057BC">
        <w:rPr>
          <w:color w:val="0D0D0D" w:themeColor="text1" w:themeTint="F2"/>
        </w:rPr>
        <w:t xml:space="preserve">В соответствии с пунктом 45 Правил </w:t>
      </w:r>
      <w:commentRangeStart w:id="748"/>
      <w:commentRangeStart w:id="749"/>
      <w:r w:rsidRPr="00A057BC">
        <w:rPr>
          <w:color w:val="0D0D0D" w:themeColor="text1" w:themeTint="F2"/>
        </w:rPr>
        <w:t>биоэквивалентности ЕАЭС</w:t>
      </w:r>
      <w:ins w:id="750" w:author="Автор" w:date="2026-08-25T18:57:00Z">
        <w:r w:rsidR="00DF791E" w:rsidRPr="00767CD6">
          <w:rPr>
            <w:color w:val="0D0D0D" w:themeColor="text1" w:themeTint="F2"/>
            <w:rPrChange w:id="751" w:author="Автор" w:date="2026-08-25T18:57:00Z">
              <w:rPr>
                <w:color w:val="0D0D0D" w:themeColor="text1" w:themeTint="F2"/>
                <w:lang w:val="en-US"/>
              </w:rPr>
            </w:rPrChange>
          </w:rPr>
          <w:t xml:space="preserve"> [2]</w:t>
        </w:r>
      </w:ins>
      <w:r w:rsidRPr="00A057BC">
        <w:rPr>
          <w:color w:val="0D0D0D" w:themeColor="text1" w:themeTint="F2"/>
        </w:rPr>
        <w:t xml:space="preserve"> </w:t>
      </w:r>
      <w:commentRangeEnd w:id="748"/>
      <w:r w:rsidR="00EC56A4">
        <w:rPr>
          <w:rStyle w:val="a8"/>
        </w:rPr>
        <w:commentReference w:id="748"/>
      </w:r>
      <w:commentRangeEnd w:id="749"/>
      <w:r w:rsidR="00DF791E">
        <w:rPr>
          <w:rStyle w:val="a8"/>
        </w:rPr>
        <w:commentReference w:id="749"/>
      </w:r>
      <w:r w:rsidRPr="00A057BC">
        <w:rPr>
          <w:color w:val="0D0D0D" w:themeColor="text1" w:themeTint="F2"/>
        </w:rPr>
        <w:t xml:space="preserve">при необходимости проведения исследований натощак и после приема пищи допускается проведение двух отдельных перекрестных исследований в двух группах </w:t>
      </w:r>
      <w:r w:rsidR="007A72F3" w:rsidRPr="00A057BC">
        <w:rPr>
          <w:color w:val="0D0D0D" w:themeColor="text1" w:themeTint="F2"/>
        </w:rPr>
        <w:t>добровольцев или одного перекрестного исследования в четырех группах добровольцев</w:t>
      </w:r>
      <w:r w:rsidRPr="00A057BC">
        <w:rPr>
          <w:color w:val="0D0D0D" w:themeColor="text1" w:themeTint="F2"/>
        </w:rPr>
        <w:t>.</w:t>
      </w:r>
    </w:p>
    <w:p w14:paraId="2CC44CBF" w14:textId="05FCE6C1"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Два препарата исследования: </w:t>
      </w:r>
    </w:p>
    <w:p w14:paraId="01C109EA" w14:textId="22979F8A"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T — </w:t>
      </w:r>
      <w:r w:rsidR="00E7125B" w:rsidRPr="00A057BC">
        <w:rPr>
          <w:color w:val="0D0D0D" w:themeColor="text1" w:themeTint="F2"/>
        </w:rPr>
        <w:t>XTBC12101</w:t>
      </w:r>
      <w:r w:rsidR="007C35A4" w:rsidRPr="00A057BC">
        <w:rPr>
          <w:color w:val="0D0D0D" w:themeColor="text1" w:themeTint="F2"/>
        </w:rPr>
        <w:t xml:space="preserve">, таблетки с пролонгированным высвобождением, покрытые пленочной оболочкой, 15 мг </w:t>
      </w:r>
      <w:r w:rsidRPr="00A057BC">
        <w:rPr>
          <w:color w:val="0D0D0D" w:themeColor="text1" w:themeTint="F2"/>
        </w:rPr>
        <w:t xml:space="preserve">(производитель АО «Биохимик», Россия) </w:t>
      </w:r>
    </w:p>
    <w:p w14:paraId="65A61745" w14:textId="217FEDB9"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 </w:t>
      </w:r>
    </w:p>
    <w:p w14:paraId="2FD793ED" w14:textId="1CDD5AB5"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R — </w:t>
      </w:r>
      <w:r w:rsidR="007C35A4" w:rsidRPr="00A057BC">
        <w:rPr>
          <w:color w:val="0D0D0D" w:themeColor="text1" w:themeTint="F2"/>
        </w:rPr>
        <w:t>РАНВЭК, таблетки с пролонгированным высвобождением, покрытые пленочной оболочкой, 15 мг (ООО «</w:t>
      </w:r>
      <w:proofErr w:type="spellStart"/>
      <w:r w:rsidR="007C35A4" w:rsidRPr="00A057BC">
        <w:rPr>
          <w:color w:val="0D0D0D" w:themeColor="text1" w:themeTint="F2"/>
        </w:rPr>
        <w:t>ЭббВи</w:t>
      </w:r>
      <w:proofErr w:type="spellEnd"/>
      <w:r w:rsidR="007C35A4" w:rsidRPr="00A057BC">
        <w:rPr>
          <w:color w:val="0D0D0D" w:themeColor="text1" w:themeTint="F2"/>
        </w:rPr>
        <w:t>», Россия)</w:t>
      </w:r>
      <w:r w:rsidR="0089426D" w:rsidRPr="00A057BC">
        <w:rPr>
          <w:color w:val="0D0D0D" w:themeColor="text1" w:themeTint="F2"/>
        </w:rPr>
        <w:t>.</w:t>
      </w:r>
    </w:p>
    <w:p w14:paraId="3F600FAC" w14:textId="0982C523" w:rsidR="0089426D" w:rsidRPr="00A057BC" w:rsidRDefault="0089426D" w:rsidP="0089426D">
      <w:pPr>
        <w:spacing w:line="276" w:lineRule="auto"/>
        <w:jc w:val="both"/>
        <w:rPr>
          <w:color w:val="0D0D0D" w:themeColor="text1" w:themeTint="F2"/>
        </w:rPr>
      </w:pPr>
      <w:r w:rsidRPr="00A057BC">
        <w:rPr>
          <w:color w:val="0D0D0D" w:themeColor="text1" w:themeTint="F2"/>
        </w:rPr>
        <w:t xml:space="preserve">В каждой части </w:t>
      </w:r>
      <w:r w:rsidR="00E7125B" w:rsidRPr="00A057BC">
        <w:rPr>
          <w:color w:val="0D0D0D" w:themeColor="text1" w:themeTint="F2"/>
        </w:rPr>
        <w:t xml:space="preserve">исследования </w:t>
      </w:r>
      <w:r w:rsidRPr="00A057BC">
        <w:rPr>
          <w:color w:val="0D0D0D" w:themeColor="text1" w:themeTint="F2"/>
        </w:rPr>
        <w:t>добровольцы будут рандомизированы в одну из двух последовательностей приема сравниваемых препаратов — TR или RT. Таким образом, в рамках исследования предусмотрены четыре группы рандомизации:</w:t>
      </w:r>
    </w:p>
    <w:p w14:paraId="5CA54A93" w14:textId="0779BE8D" w:rsidR="006A2DEC" w:rsidRPr="00A057BC" w:rsidRDefault="006A2DEC" w:rsidP="00EC56A4">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
      <w:r w:rsidRPr="00A057BC">
        <w:rPr>
          <w:color w:val="0D0D0D" w:themeColor="text1" w:themeTint="F2"/>
          <w:u w:color="000000"/>
          <w:bdr w:val="nil"/>
        </w:rPr>
        <w:t xml:space="preserve">1 группа добровольцев в Периоде 1 будет получать </w:t>
      </w:r>
      <w:r w:rsidR="0089426D" w:rsidRPr="00A057BC">
        <w:rPr>
          <w:color w:val="0D0D0D" w:themeColor="text1" w:themeTint="F2"/>
          <w:u w:color="000000"/>
          <w:bdr w:val="nil"/>
        </w:rPr>
        <w:t>15</w:t>
      </w:r>
      <w:r w:rsidRPr="00A057BC">
        <w:rPr>
          <w:color w:val="0D0D0D" w:themeColor="text1" w:themeTint="F2"/>
          <w:u w:color="000000"/>
          <w:bdr w:val="nil"/>
        </w:rPr>
        <w:t xml:space="preserve"> мг исследуемого препарата (Т)</w:t>
      </w:r>
      <w:r w:rsidR="0089426D" w:rsidRPr="00A057BC">
        <w:rPr>
          <w:color w:val="0D0D0D" w:themeColor="text1" w:themeTint="F2"/>
          <w:u w:color="000000"/>
          <w:bdr w:val="nil"/>
        </w:rPr>
        <w:t xml:space="preserve"> </w:t>
      </w:r>
      <w:r w:rsidR="0089426D" w:rsidRPr="00A057BC">
        <w:rPr>
          <w:color w:val="0D0D0D" w:themeColor="text1" w:themeTint="F2"/>
        </w:rPr>
        <w:t>в условиях натощак</w:t>
      </w:r>
      <w:r w:rsidRPr="00A057BC">
        <w:rPr>
          <w:color w:val="0D0D0D" w:themeColor="text1" w:themeTint="F2"/>
          <w:u w:color="000000"/>
          <w:bdr w:val="nil"/>
        </w:rPr>
        <w:t xml:space="preserve">, а в Периоде </w:t>
      </w:r>
      <w:r w:rsidR="00416413" w:rsidRPr="00A057BC">
        <w:rPr>
          <w:color w:val="0D0D0D" w:themeColor="text1" w:themeTint="F2"/>
          <w:u w:color="000000"/>
          <w:bdr w:val="nil"/>
        </w:rPr>
        <w:t>2</w:t>
      </w:r>
      <w:ins w:id="752" w:author="Автор" w:date="2026-08-10T17:59:00Z">
        <w:r w:rsidR="00EC56A4">
          <w:rPr>
            <w:color w:val="0D0D0D" w:themeColor="text1" w:themeTint="F2"/>
            <w:u w:color="000000"/>
            <w:bdr w:val="nil"/>
          </w:rPr>
          <w:t xml:space="preserve"> </w:t>
        </w:r>
      </w:ins>
      <w:r w:rsidR="00416413" w:rsidRPr="00A057BC">
        <w:rPr>
          <w:color w:val="0D0D0D" w:themeColor="text1" w:themeTint="F2"/>
          <w:u w:color="000000"/>
          <w:bdr w:val="nil"/>
        </w:rPr>
        <w:t>–</w:t>
      </w:r>
      <w:ins w:id="753" w:author="Автор" w:date="2026-08-10T18:00:00Z">
        <w:r w:rsidR="00EC56A4">
          <w:rPr>
            <w:color w:val="0D0D0D" w:themeColor="text1" w:themeTint="F2"/>
            <w:u w:color="000000"/>
            <w:bdr w:val="nil"/>
          </w:rPr>
          <w:t xml:space="preserve"> </w:t>
        </w:r>
      </w:ins>
      <w:r w:rsidR="0089426D" w:rsidRPr="00A057BC">
        <w:rPr>
          <w:color w:val="0D0D0D" w:themeColor="text1" w:themeTint="F2"/>
          <w:u w:color="000000"/>
          <w:bdr w:val="nil"/>
        </w:rPr>
        <w:t>15</w:t>
      </w:r>
      <w:r w:rsidRPr="00A057BC">
        <w:rPr>
          <w:color w:val="0D0D0D" w:themeColor="text1" w:themeTint="F2"/>
          <w:u w:color="000000"/>
          <w:bdr w:val="nil"/>
        </w:rPr>
        <w:t xml:space="preserve"> мг препарата сравнения (R)</w:t>
      </w:r>
      <w:r w:rsidR="0089426D" w:rsidRPr="00A057BC">
        <w:rPr>
          <w:color w:val="0D0D0D" w:themeColor="text1" w:themeTint="F2"/>
          <w:u w:color="000000"/>
          <w:bdr w:val="nil"/>
        </w:rPr>
        <w:t xml:space="preserve"> </w:t>
      </w:r>
      <w:r w:rsidR="0089426D" w:rsidRPr="00A057BC">
        <w:rPr>
          <w:color w:val="0D0D0D" w:themeColor="text1" w:themeTint="F2"/>
        </w:rPr>
        <w:t>в условиях натощак</w:t>
      </w:r>
      <w:r w:rsidRPr="00A057BC">
        <w:rPr>
          <w:color w:val="0D0D0D" w:themeColor="text1" w:themeTint="F2"/>
          <w:u w:color="000000"/>
          <w:bdr w:val="nil"/>
        </w:rPr>
        <w:t>;</w:t>
      </w:r>
    </w:p>
    <w:p w14:paraId="4C2AD393" w14:textId="26116FB1" w:rsidR="006A2DEC" w:rsidRPr="00A057BC" w:rsidRDefault="006A2DEC" w:rsidP="00EC56A4">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
      <w:r w:rsidRPr="00A057BC">
        <w:rPr>
          <w:color w:val="0D0D0D" w:themeColor="text1" w:themeTint="F2"/>
          <w:u w:color="000000"/>
          <w:bdr w:val="nil"/>
        </w:rPr>
        <w:t xml:space="preserve">2 группа добровольцев в Периоде 1 будет получать </w:t>
      </w:r>
      <w:r w:rsidR="0089426D" w:rsidRPr="00A057BC">
        <w:rPr>
          <w:color w:val="0D0D0D" w:themeColor="text1" w:themeTint="F2"/>
          <w:u w:color="000000"/>
          <w:bdr w:val="nil"/>
        </w:rPr>
        <w:t>15</w:t>
      </w:r>
      <w:r w:rsidRPr="00A057BC">
        <w:rPr>
          <w:color w:val="0D0D0D" w:themeColor="text1" w:themeTint="F2"/>
          <w:u w:color="000000"/>
          <w:bdr w:val="nil"/>
        </w:rPr>
        <w:t xml:space="preserve"> мг препарата сравнения (R)</w:t>
      </w:r>
      <w:r w:rsidR="0089426D" w:rsidRPr="00A057BC">
        <w:rPr>
          <w:color w:val="0D0D0D" w:themeColor="text1" w:themeTint="F2"/>
          <w:u w:color="000000"/>
          <w:bdr w:val="nil"/>
        </w:rPr>
        <w:t xml:space="preserve"> </w:t>
      </w:r>
      <w:r w:rsidR="0089426D" w:rsidRPr="00A057BC">
        <w:rPr>
          <w:color w:val="0D0D0D" w:themeColor="text1" w:themeTint="F2"/>
        </w:rPr>
        <w:t>в условиях натощак</w:t>
      </w:r>
      <w:r w:rsidRPr="00A057BC">
        <w:rPr>
          <w:color w:val="0D0D0D" w:themeColor="text1" w:themeTint="F2"/>
          <w:u w:color="000000"/>
          <w:bdr w:val="nil"/>
        </w:rPr>
        <w:t xml:space="preserve">, а в Периоде </w:t>
      </w:r>
      <w:r w:rsidR="00416413" w:rsidRPr="00A057BC">
        <w:rPr>
          <w:color w:val="0D0D0D" w:themeColor="text1" w:themeTint="F2"/>
          <w:u w:color="000000"/>
          <w:bdr w:val="nil"/>
        </w:rPr>
        <w:t>2</w:t>
      </w:r>
      <w:ins w:id="754" w:author="Автор" w:date="2026-08-10T18:00:00Z">
        <w:r w:rsidR="00EC56A4">
          <w:rPr>
            <w:color w:val="0D0D0D" w:themeColor="text1" w:themeTint="F2"/>
            <w:u w:color="000000"/>
            <w:bdr w:val="nil"/>
          </w:rPr>
          <w:t xml:space="preserve"> </w:t>
        </w:r>
      </w:ins>
      <w:r w:rsidR="00416413" w:rsidRPr="00A057BC">
        <w:rPr>
          <w:color w:val="0D0D0D" w:themeColor="text1" w:themeTint="F2"/>
          <w:u w:color="000000"/>
          <w:bdr w:val="nil"/>
        </w:rPr>
        <w:t>–</w:t>
      </w:r>
      <w:ins w:id="755" w:author="Автор" w:date="2026-08-10T18:00:00Z">
        <w:r w:rsidR="00EC56A4">
          <w:rPr>
            <w:color w:val="0D0D0D" w:themeColor="text1" w:themeTint="F2"/>
            <w:u w:color="000000"/>
            <w:bdr w:val="nil"/>
          </w:rPr>
          <w:t xml:space="preserve"> </w:t>
        </w:r>
      </w:ins>
      <w:r w:rsidR="0089426D" w:rsidRPr="00A057BC">
        <w:rPr>
          <w:color w:val="0D0D0D" w:themeColor="text1" w:themeTint="F2"/>
          <w:u w:color="000000"/>
          <w:bdr w:val="nil"/>
        </w:rPr>
        <w:t>15</w:t>
      </w:r>
      <w:r w:rsidRPr="00A057BC">
        <w:rPr>
          <w:color w:val="0D0D0D" w:themeColor="text1" w:themeTint="F2"/>
          <w:u w:color="000000"/>
          <w:bdr w:val="nil"/>
        </w:rPr>
        <w:t xml:space="preserve"> мг </w:t>
      </w:r>
      <w:ins w:id="756" w:author="Автор" w:date="2026-08-25T11:20:00Z">
        <w:r w:rsidR="009A51F3">
          <w:rPr>
            <w:color w:val="0D0D0D" w:themeColor="text1" w:themeTint="F2"/>
            <w:u w:color="000000"/>
            <w:bdr w:val="nil"/>
          </w:rPr>
          <w:t>исследуемого</w:t>
        </w:r>
      </w:ins>
      <w:commentRangeStart w:id="757"/>
      <w:commentRangeStart w:id="758"/>
      <w:del w:id="759" w:author="Автор" w:date="2026-08-25T11:20:00Z">
        <w:r w:rsidRPr="00A057BC" w:rsidDel="009A51F3">
          <w:rPr>
            <w:color w:val="0D0D0D" w:themeColor="text1" w:themeTint="F2"/>
            <w:u w:color="000000"/>
            <w:bdr w:val="nil"/>
          </w:rPr>
          <w:delText>тестируемого</w:delText>
        </w:r>
      </w:del>
      <w:r w:rsidRPr="00A057BC">
        <w:rPr>
          <w:color w:val="0D0D0D" w:themeColor="text1" w:themeTint="F2"/>
          <w:u w:color="000000"/>
          <w:bdr w:val="nil"/>
        </w:rPr>
        <w:t xml:space="preserve"> </w:t>
      </w:r>
      <w:commentRangeEnd w:id="757"/>
      <w:r w:rsidR="00EC56A4">
        <w:rPr>
          <w:rStyle w:val="a8"/>
        </w:rPr>
        <w:commentReference w:id="757"/>
      </w:r>
      <w:commentRangeEnd w:id="758"/>
      <w:r w:rsidR="009A51F3">
        <w:rPr>
          <w:rStyle w:val="a8"/>
        </w:rPr>
        <w:commentReference w:id="758"/>
      </w:r>
      <w:r w:rsidRPr="00A057BC">
        <w:rPr>
          <w:color w:val="0D0D0D" w:themeColor="text1" w:themeTint="F2"/>
          <w:u w:color="000000"/>
          <w:bdr w:val="nil"/>
        </w:rPr>
        <w:t>препарата (Т)</w:t>
      </w:r>
      <w:r w:rsidR="0089426D" w:rsidRPr="00A057BC">
        <w:rPr>
          <w:color w:val="0D0D0D" w:themeColor="text1" w:themeTint="F2"/>
          <w:u w:color="000000"/>
          <w:bdr w:val="nil"/>
        </w:rPr>
        <w:t xml:space="preserve"> </w:t>
      </w:r>
      <w:r w:rsidR="0089426D" w:rsidRPr="00A057BC">
        <w:rPr>
          <w:color w:val="0D0D0D" w:themeColor="text1" w:themeTint="F2"/>
        </w:rPr>
        <w:t>в условиях натощак</w:t>
      </w:r>
      <w:r w:rsidRPr="00A057BC">
        <w:rPr>
          <w:color w:val="0D0D0D" w:themeColor="text1" w:themeTint="F2"/>
          <w:u w:color="000000"/>
          <w:bdr w:val="nil"/>
        </w:rPr>
        <w:t>.</w:t>
      </w:r>
    </w:p>
    <w:p w14:paraId="595AFE1F" w14:textId="17082664" w:rsidR="0089426D" w:rsidRPr="00A057BC" w:rsidRDefault="0089426D">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Change w:id="760" w:author="Автор" w:date="2026-08-10T18:01:00Z">
          <w:pPr>
            <w:pStyle w:val="afd"/>
            <w:numPr>
              <w:numId w:val="91"/>
            </w:numPr>
            <w:pBdr>
              <w:top w:val="nil"/>
              <w:left w:val="nil"/>
              <w:bottom w:val="nil"/>
              <w:right w:val="nil"/>
              <w:between w:val="nil"/>
              <w:bar w:val="nil"/>
            </w:pBdr>
            <w:spacing w:line="276" w:lineRule="auto"/>
            <w:ind w:left="714" w:hanging="357"/>
          </w:pPr>
        </w:pPrChange>
      </w:pPr>
      <w:r w:rsidRPr="00A057BC">
        <w:rPr>
          <w:color w:val="0D0D0D" w:themeColor="text1" w:themeTint="F2"/>
          <w:u w:color="000000"/>
          <w:bdr w:val="nil"/>
        </w:rPr>
        <w:t>3 группа добровольцев в Периоде 1 будет получать 15 мг исследуемого препарата (Т) после приема пищи, а в Периоде 2</w:t>
      </w:r>
      <w:ins w:id="761" w:author="Автор" w:date="2026-08-10T18:00:00Z">
        <w:r w:rsidR="00EC56A4">
          <w:rPr>
            <w:color w:val="0D0D0D" w:themeColor="text1" w:themeTint="F2"/>
            <w:u w:color="000000"/>
            <w:bdr w:val="nil"/>
          </w:rPr>
          <w:t xml:space="preserve"> </w:t>
        </w:r>
      </w:ins>
      <w:r w:rsidRPr="00A057BC">
        <w:rPr>
          <w:color w:val="0D0D0D" w:themeColor="text1" w:themeTint="F2"/>
          <w:u w:color="000000"/>
          <w:bdr w:val="nil"/>
        </w:rPr>
        <w:t>–</w:t>
      </w:r>
      <w:ins w:id="762" w:author="Автор" w:date="2026-08-10T18:00:00Z">
        <w:r w:rsidR="00EC56A4">
          <w:rPr>
            <w:color w:val="0D0D0D" w:themeColor="text1" w:themeTint="F2"/>
            <w:u w:color="000000"/>
            <w:bdr w:val="nil"/>
          </w:rPr>
          <w:t xml:space="preserve"> </w:t>
        </w:r>
      </w:ins>
      <w:r w:rsidRPr="00A057BC">
        <w:rPr>
          <w:color w:val="0D0D0D" w:themeColor="text1" w:themeTint="F2"/>
          <w:u w:color="000000"/>
          <w:bdr w:val="nil"/>
        </w:rPr>
        <w:t>15 мг препарата сравнения (R) после приема пищи.</w:t>
      </w:r>
    </w:p>
    <w:p w14:paraId="267B33C0" w14:textId="5FA44076" w:rsidR="0089426D" w:rsidRPr="00A057BC" w:rsidRDefault="0089426D">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Change w:id="763" w:author="Автор" w:date="2026-08-10T18:01:00Z">
          <w:pPr>
            <w:pStyle w:val="afd"/>
            <w:numPr>
              <w:numId w:val="91"/>
            </w:numPr>
            <w:pBdr>
              <w:top w:val="nil"/>
              <w:left w:val="nil"/>
              <w:bottom w:val="nil"/>
              <w:right w:val="nil"/>
              <w:between w:val="nil"/>
              <w:bar w:val="nil"/>
            </w:pBdr>
            <w:spacing w:line="276" w:lineRule="auto"/>
            <w:ind w:left="714" w:hanging="357"/>
          </w:pPr>
        </w:pPrChange>
      </w:pPr>
      <w:r w:rsidRPr="00A057BC">
        <w:rPr>
          <w:color w:val="0D0D0D" w:themeColor="text1" w:themeTint="F2"/>
          <w:u w:color="000000"/>
          <w:bdr w:val="nil"/>
        </w:rPr>
        <w:t>4 группа добровольцев в Периоде 1 будет получать 15 мг препарата сравнения (R) после приема пищи, а в Периоде 2</w:t>
      </w:r>
      <w:ins w:id="764" w:author="Автор" w:date="2026-08-10T18:00:00Z">
        <w:r w:rsidR="00EC56A4">
          <w:rPr>
            <w:color w:val="0D0D0D" w:themeColor="text1" w:themeTint="F2"/>
            <w:u w:color="000000"/>
            <w:bdr w:val="nil"/>
          </w:rPr>
          <w:t xml:space="preserve"> </w:t>
        </w:r>
      </w:ins>
      <w:r w:rsidRPr="00A057BC">
        <w:rPr>
          <w:color w:val="0D0D0D" w:themeColor="text1" w:themeTint="F2"/>
          <w:u w:color="000000"/>
          <w:bdr w:val="nil"/>
        </w:rPr>
        <w:t>–</w:t>
      </w:r>
      <w:ins w:id="765" w:author="Автор" w:date="2026-08-10T18:01:00Z">
        <w:r w:rsidR="00EC56A4">
          <w:rPr>
            <w:color w:val="0D0D0D" w:themeColor="text1" w:themeTint="F2"/>
            <w:u w:color="000000"/>
            <w:bdr w:val="nil"/>
          </w:rPr>
          <w:t xml:space="preserve"> </w:t>
        </w:r>
      </w:ins>
      <w:r w:rsidRPr="00A057BC">
        <w:rPr>
          <w:color w:val="0D0D0D" w:themeColor="text1" w:themeTint="F2"/>
          <w:u w:color="000000"/>
          <w:bdr w:val="nil"/>
        </w:rPr>
        <w:t xml:space="preserve">15 мг </w:t>
      </w:r>
      <w:ins w:id="766" w:author="Автор" w:date="2026-08-25T11:20:00Z">
        <w:r w:rsidR="009A51F3">
          <w:rPr>
            <w:color w:val="0D0D0D" w:themeColor="text1" w:themeTint="F2"/>
            <w:u w:color="000000"/>
            <w:bdr w:val="nil"/>
          </w:rPr>
          <w:t>исследуемого</w:t>
        </w:r>
      </w:ins>
      <w:commentRangeStart w:id="767"/>
      <w:commentRangeStart w:id="768"/>
      <w:del w:id="769" w:author="Автор" w:date="2026-08-25T11:21:00Z">
        <w:r w:rsidRPr="00A057BC" w:rsidDel="009A51F3">
          <w:rPr>
            <w:color w:val="0D0D0D" w:themeColor="text1" w:themeTint="F2"/>
            <w:u w:color="000000"/>
            <w:bdr w:val="nil"/>
          </w:rPr>
          <w:delText>тестируемого</w:delText>
        </w:r>
      </w:del>
      <w:r w:rsidRPr="00A057BC">
        <w:rPr>
          <w:color w:val="0D0D0D" w:themeColor="text1" w:themeTint="F2"/>
          <w:u w:color="000000"/>
          <w:bdr w:val="nil"/>
        </w:rPr>
        <w:t xml:space="preserve"> </w:t>
      </w:r>
      <w:commentRangeEnd w:id="767"/>
      <w:r w:rsidR="00EC56A4">
        <w:rPr>
          <w:rStyle w:val="a8"/>
        </w:rPr>
        <w:commentReference w:id="767"/>
      </w:r>
      <w:commentRangeEnd w:id="768"/>
      <w:r w:rsidR="009A51F3">
        <w:rPr>
          <w:rStyle w:val="a8"/>
        </w:rPr>
        <w:commentReference w:id="768"/>
      </w:r>
      <w:r w:rsidRPr="00A057BC">
        <w:rPr>
          <w:color w:val="0D0D0D" w:themeColor="text1" w:themeTint="F2"/>
          <w:u w:color="000000"/>
          <w:bdr w:val="nil"/>
        </w:rPr>
        <w:t>препарата (Т) после приема пищи.</w:t>
      </w:r>
    </w:p>
    <w:p w14:paraId="02FA02C3" w14:textId="1940D95D" w:rsidR="00257D27" w:rsidRPr="00A057BC" w:rsidRDefault="0089426D" w:rsidP="0089426D">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Прием препаратов каждым добровольцем осуществляется дважды за время исследования с интервалом в 7 дней, что покрывает более </w:t>
      </w:r>
      <w:r w:rsidR="00E7125B" w:rsidRPr="00A057BC">
        <w:rPr>
          <w:color w:val="0D0D0D" w:themeColor="text1" w:themeTint="F2"/>
          <w:u w:color="000000"/>
          <w:bdr w:val="nil"/>
        </w:rPr>
        <w:t>5</w:t>
      </w:r>
      <w:r w:rsidRPr="00A057BC">
        <w:rPr>
          <w:color w:val="0D0D0D" w:themeColor="text1" w:themeTint="F2"/>
          <w:u w:color="000000"/>
          <w:bdr w:val="nil"/>
        </w:rPr>
        <w:t xml:space="preserve"> t</w:t>
      </w:r>
      <w:r w:rsidRPr="00A057BC">
        <w:rPr>
          <w:color w:val="0D0D0D" w:themeColor="text1" w:themeTint="F2"/>
          <w:u w:color="000000"/>
          <w:bdr w:val="nil"/>
          <w:vertAlign w:val="subscript"/>
        </w:rPr>
        <w:t xml:space="preserve">1/2 </w:t>
      </w:r>
      <w:proofErr w:type="spellStart"/>
      <w:r w:rsidRPr="00A057BC">
        <w:rPr>
          <w:color w:val="0D0D0D" w:themeColor="text1" w:themeTint="F2"/>
          <w:u w:color="000000"/>
          <w:bdr w:val="nil"/>
        </w:rPr>
        <w:t>упадацитиниба</w:t>
      </w:r>
      <w:proofErr w:type="spellEnd"/>
      <w:r w:rsidRPr="00A057BC">
        <w:rPr>
          <w:color w:val="0D0D0D" w:themeColor="text1" w:themeTint="F2"/>
          <w:u w:color="000000"/>
          <w:bdr w:val="nil"/>
        </w:rPr>
        <w:t>. В интервале времени между приемами препаратов добровольцы должны соблюдать установленные правила.</w:t>
      </w:r>
    </w:p>
    <w:p w14:paraId="5F6BC7E5" w14:textId="744A897C" w:rsidR="00E7125B" w:rsidRPr="00A057BC" w:rsidRDefault="00E7125B" w:rsidP="00E7125B">
      <w:pPr>
        <w:pBdr>
          <w:top w:val="nil"/>
          <w:left w:val="nil"/>
          <w:bottom w:val="nil"/>
          <w:right w:val="nil"/>
          <w:between w:val="nil"/>
          <w:bar w:val="nil"/>
        </w:pBdr>
        <w:spacing w:before="120" w:line="276" w:lineRule="auto"/>
        <w:jc w:val="both"/>
        <w:rPr>
          <w:color w:val="0D0D0D" w:themeColor="text1" w:themeTint="F2"/>
          <w:u w:color="000000"/>
          <w:bdr w:val="nil"/>
        </w:rPr>
      </w:pPr>
      <w:r w:rsidRPr="00A057BC">
        <w:rPr>
          <w:color w:val="0D0D0D" w:themeColor="text1" w:themeTint="F2"/>
        </w:rPr>
        <w:t xml:space="preserve">Схема исследования </w:t>
      </w:r>
      <w:commentRangeStart w:id="770"/>
      <w:commentRangeStart w:id="771"/>
      <w:r w:rsidRPr="00A057BC">
        <w:rPr>
          <w:color w:val="0D0D0D" w:themeColor="text1" w:themeTint="F2"/>
        </w:rPr>
        <w:t>представлена на рисунках 1 и 2.</w:t>
      </w:r>
      <w:commentRangeEnd w:id="770"/>
      <w:r w:rsidR="00B8355E">
        <w:rPr>
          <w:rStyle w:val="a8"/>
        </w:rPr>
        <w:commentReference w:id="770"/>
      </w:r>
      <w:commentRangeEnd w:id="771"/>
      <w:r w:rsidR="009A51F3">
        <w:rPr>
          <w:rStyle w:val="a8"/>
        </w:rPr>
        <w:commentReference w:id="771"/>
      </w:r>
    </w:p>
    <w:p w14:paraId="6A698469" w14:textId="4EF69DFC" w:rsidR="0089426D" w:rsidRPr="00A057BC" w:rsidRDefault="00B8355E" w:rsidP="004D10BF">
      <w:pPr>
        <w:spacing w:line="276" w:lineRule="auto"/>
        <w:jc w:val="both"/>
        <w:rPr>
          <w:color w:val="0D0D0D" w:themeColor="text1" w:themeTint="F2"/>
        </w:rPr>
      </w:pPr>
      <w:r w:rsidRPr="00A057BC">
        <w:rPr>
          <w:noProof/>
        </w:rPr>
        <w:lastRenderedPageBreak/>
        <mc:AlternateContent>
          <mc:Choice Requires="wpg">
            <w:drawing>
              <wp:anchor distT="0" distB="0" distL="114300" distR="114300" simplePos="0" relativeHeight="251659264" behindDoc="0" locked="0" layoutInCell="1" allowOverlap="1" wp14:anchorId="24B468AE" wp14:editId="6FFF1626">
                <wp:simplePos x="0" y="0"/>
                <wp:positionH relativeFrom="margin">
                  <wp:posOffset>-70485</wp:posOffset>
                </wp:positionH>
                <wp:positionV relativeFrom="paragraph">
                  <wp:posOffset>232410</wp:posOffset>
                </wp:positionV>
                <wp:extent cx="6167120" cy="4629785"/>
                <wp:effectExtent l="0" t="0" r="5080" b="0"/>
                <wp:wrapTopAndBottom/>
                <wp:docPr id="1901595602" name="Полотно 138603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7120" cy="4629785"/>
                          <a:chOff x="0" y="0"/>
                          <a:chExt cx="98202" cy="46932"/>
                        </a:xfrm>
                      </wpg:grpSpPr>
                      <wps:wsp>
                        <wps:cNvPr id="1091368909" name="Прямоугольник 1175116591"/>
                        <wps:cNvSpPr>
                          <a:spLocks noChangeArrowheads="1"/>
                        </wps:cNvSpPr>
                        <wps:spPr bwMode="auto">
                          <a:xfrm>
                            <a:off x="0" y="0"/>
                            <a:ext cx="94087" cy="46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590703" name="Поле 30"/>
                        <wps:cNvSpPr txBox="1">
                          <a:spLocks noChangeArrowheads="1"/>
                        </wps:cNvSpPr>
                        <wps:spPr bwMode="auto">
                          <a:xfrm>
                            <a:off x="57397" y="25842"/>
                            <a:ext cx="23827" cy="75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0BFC118"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wps:txbx>
                        <wps:bodyPr rot="0" vert="horz" wrap="square" lIns="91440" tIns="45720" rIns="91440" bIns="45720" anchor="t" anchorCtr="0" upright="1">
                          <a:noAutofit/>
                        </wps:bodyPr>
                      </wps:wsp>
                      <wps:wsp>
                        <wps:cNvPr id="821471266" name="Поле 30"/>
                        <wps:cNvSpPr txBox="1">
                          <a:spLocks noChangeArrowheads="1"/>
                        </wps:cNvSpPr>
                        <wps:spPr bwMode="auto">
                          <a:xfrm>
                            <a:off x="57403" y="4790"/>
                            <a:ext cx="24396" cy="686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75F85E4"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wps:txbx>
                        <wps:bodyPr rot="0" vert="horz" wrap="square" lIns="91440" tIns="45720" rIns="91440" bIns="45720" anchor="t" anchorCtr="0" upright="1">
                          <a:noAutofit/>
                        </wps:bodyPr>
                      </wps:wsp>
                      <wps:wsp>
                        <wps:cNvPr id="1782992916" name="Поле 30"/>
                        <wps:cNvSpPr txBox="1">
                          <a:spLocks noChangeArrowheads="1"/>
                        </wps:cNvSpPr>
                        <wps:spPr bwMode="auto">
                          <a:xfrm>
                            <a:off x="18603" y="26002"/>
                            <a:ext cx="24413" cy="7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A0634E"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wps:txbx>
                        <wps:bodyPr rot="0" vert="horz" wrap="square" lIns="91440" tIns="45720" rIns="91440" bIns="45720" anchor="t" anchorCtr="0" upright="1">
                          <a:noAutofit/>
                        </wps:bodyPr>
                      </wps:wsp>
                      <wps:wsp>
                        <wps:cNvPr id="1523523194" name="Поле 30"/>
                        <wps:cNvSpPr txBox="1">
                          <a:spLocks noChangeArrowheads="1"/>
                        </wps:cNvSpPr>
                        <wps:spPr bwMode="auto">
                          <a:xfrm>
                            <a:off x="17823" y="5008"/>
                            <a:ext cx="24417" cy="6476"/>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20E7B41"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w:t>
                              </w:r>
                            </w:p>
                          </w:txbxContent>
                        </wps:txbx>
                        <wps:bodyPr rot="0" vert="horz" wrap="square" lIns="91440" tIns="45720" rIns="91440" bIns="45720" anchor="t" anchorCtr="0" upright="1">
                          <a:noAutofit/>
                        </wps:bodyPr>
                      </wps:wsp>
                      <wps:wsp>
                        <wps:cNvPr id="862943063" name="Line 5"/>
                        <wps:cNvCnPr>
                          <a:cxnSpLocks noChangeShapeType="1"/>
                        </wps:cNvCnPr>
                        <wps:spPr bwMode="auto">
                          <a:xfrm>
                            <a:off x="1935" y="5587"/>
                            <a:ext cx="0" cy="3423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80419342" name="Line 6"/>
                        <wps:cNvCnPr>
                          <a:cxnSpLocks noChangeShapeType="1"/>
                        </wps:cNvCnPr>
                        <wps:spPr bwMode="auto">
                          <a:xfrm flipV="1">
                            <a:off x="14118" y="5586"/>
                            <a:ext cx="1" cy="3423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31766323" name="AutoShape 7"/>
                        <wps:cNvSpPr>
                          <a:spLocks/>
                        </wps:cNvSpPr>
                        <wps:spPr bwMode="auto">
                          <a:xfrm rot="-5400000">
                            <a:off x="28028" y="21095"/>
                            <a:ext cx="1905" cy="30034"/>
                          </a:xfrm>
                          <a:prstGeom prst="leftBrace">
                            <a:avLst>
                              <a:gd name="adj1" fmla="val 105763"/>
                              <a:gd name="adj2" fmla="val 52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978286" name="AutoShape 11"/>
                        <wps:cNvSpPr>
                          <a:spLocks/>
                        </wps:cNvSpPr>
                        <wps:spPr bwMode="auto">
                          <a:xfrm rot="-5400000">
                            <a:off x="34949" y="19021"/>
                            <a:ext cx="1806" cy="43470"/>
                          </a:xfrm>
                          <a:prstGeom prst="leftBrace">
                            <a:avLst>
                              <a:gd name="adj1" fmla="val 42902"/>
                              <a:gd name="adj2" fmla="val 7934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485195" name="AutoShape 18"/>
                        <wps:cNvSpPr>
                          <a:spLocks/>
                        </wps:cNvSpPr>
                        <wps:spPr bwMode="auto">
                          <a:xfrm rot="-5400000">
                            <a:off x="68391" y="29079"/>
                            <a:ext cx="2051" cy="23658"/>
                          </a:xfrm>
                          <a:prstGeom prst="leftBrace">
                            <a:avLst>
                              <a:gd name="adj1" fmla="val 92760"/>
                              <a:gd name="adj2" fmla="val 52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4314747" name="AutoShape 19"/>
                        <wps:cNvSpPr>
                          <a:spLocks/>
                        </wps:cNvSpPr>
                        <wps:spPr bwMode="auto">
                          <a:xfrm rot="-5400000">
                            <a:off x="7102" y="34649"/>
                            <a:ext cx="1849" cy="12182"/>
                          </a:xfrm>
                          <a:prstGeom prst="leftBrace">
                            <a:avLst>
                              <a:gd name="adj1" fmla="val 63597"/>
                              <a:gd name="adj2" fmla="val 5315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463256" name="Line 24"/>
                        <wps:cNvCnPr>
                          <a:cxnSpLocks/>
                        </wps:cNvCnPr>
                        <wps:spPr bwMode="auto">
                          <a:xfrm flipV="1">
                            <a:off x="43998" y="5586"/>
                            <a:ext cx="155" cy="295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7068710" name="Text Box 27"/>
                        <wps:cNvSpPr txBox="1">
                          <a:spLocks noChangeArrowheads="1"/>
                        </wps:cNvSpPr>
                        <wps:spPr bwMode="auto">
                          <a:xfrm>
                            <a:off x="43338" y="23301"/>
                            <a:ext cx="15416" cy="3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B573C" w14:textId="11CDE34E" w:rsidR="0089426D" w:rsidRPr="00CE32C6" w:rsidRDefault="0089426D" w:rsidP="0089426D">
                              <w:pPr>
                                <w:jc w:val="center"/>
                                <w:rPr>
                                  <w:color w:val="000000" w:themeColor="text1"/>
                                  <w:sz w:val="18"/>
                                  <w:szCs w:val="18"/>
                                </w:rPr>
                              </w:pPr>
                              <w:r>
                                <w:rPr>
                                  <w:color w:val="000000" w:themeColor="text1"/>
                                  <w:sz w:val="18"/>
                                  <w:szCs w:val="18"/>
                                </w:rPr>
                                <w:t>7</w:t>
                              </w:r>
                              <w:r w:rsidRPr="00CE32C6">
                                <w:rPr>
                                  <w:color w:val="000000" w:themeColor="text1"/>
                                  <w:sz w:val="18"/>
                                  <w:szCs w:val="18"/>
                                </w:rPr>
                                <w:t xml:space="preserve"> дней</w:t>
                              </w:r>
                            </w:p>
                          </w:txbxContent>
                        </wps:txbx>
                        <wps:bodyPr rot="0" vert="horz" wrap="square" lIns="91440" tIns="45720" rIns="91440" bIns="45720" anchor="t" anchorCtr="0" upright="1">
                          <a:noAutofit/>
                        </wps:bodyPr>
                      </wps:wsp>
                      <wps:wsp>
                        <wps:cNvPr id="624484784" name="Line 30"/>
                        <wps:cNvCnPr>
                          <a:cxnSpLocks noChangeShapeType="1"/>
                        </wps:cNvCnPr>
                        <wps:spPr bwMode="auto">
                          <a:xfrm flipH="1" flipV="1">
                            <a:off x="81236" y="5968"/>
                            <a:ext cx="8" cy="3403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94071910" name="Поле 30"/>
                        <wps:cNvSpPr txBox="1">
                          <a:spLocks noChangeArrowheads="1"/>
                        </wps:cNvSpPr>
                        <wps:spPr bwMode="auto">
                          <a:xfrm>
                            <a:off x="2348" y="41681"/>
                            <a:ext cx="14226" cy="3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26E84D8"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Скрининг</w:t>
                              </w:r>
                            </w:p>
                          </w:txbxContent>
                        </wps:txbx>
                        <wps:bodyPr rot="0" vert="horz" wrap="square" lIns="91440" tIns="45720" rIns="91440" bIns="45720" anchor="t" anchorCtr="0" upright="1">
                          <a:noAutofit/>
                        </wps:bodyPr>
                      </wps:wsp>
                      <wps:wsp>
                        <wps:cNvPr id="861768092" name="Прямая со стрелкой 1453440709"/>
                        <wps:cNvCnPr>
                          <a:cxnSpLocks noChangeShapeType="1"/>
                        </wps:cNvCnPr>
                        <wps:spPr bwMode="auto">
                          <a:xfrm>
                            <a:off x="1947" y="18281"/>
                            <a:ext cx="12172" cy="0"/>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799372680" name="Прямая со стрелкой 18418434"/>
                        <wps:cNvCnPr>
                          <a:cxnSpLocks noChangeShapeType="1"/>
                        </wps:cNvCnPr>
                        <wps:spPr bwMode="auto">
                          <a:xfrm flipV="1">
                            <a:off x="14119" y="12861"/>
                            <a:ext cx="6082" cy="5420"/>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100103622" name="Прямая со стрелкой 203119118"/>
                        <wps:cNvCnPr>
                          <a:cxnSpLocks noChangeShapeType="1"/>
                        </wps:cNvCnPr>
                        <wps:spPr bwMode="auto">
                          <a:xfrm>
                            <a:off x="14119" y="18412"/>
                            <a:ext cx="6082" cy="6067"/>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906143729" name="Прямая со стрелкой 726393761"/>
                        <wps:cNvCnPr>
                          <a:cxnSpLocks noChangeShapeType="1"/>
                        </wps:cNvCnPr>
                        <wps:spPr bwMode="auto">
                          <a:xfrm>
                            <a:off x="57590" y="24931"/>
                            <a:ext cx="23646" cy="18"/>
                          </a:xfrm>
                          <a:prstGeom prst="straightConnector1">
                            <a:avLst/>
                          </a:prstGeom>
                          <a:noFill/>
                          <a:ln w="15875">
                            <a:solidFill>
                              <a:srgbClr val="FF0000"/>
                            </a:solidFill>
                            <a:miter lim="800000"/>
                            <a:headEnd/>
                            <a:tailEnd type="stealth" w="med" len="med"/>
                          </a:ln>
                          <a:extLst>
                            <a:ext uri="{909E8E84-426E-40DD-AFC4-6F175D3DCCD1}">
                              <a14:hiddenFill xmlns:a14="http://schemas.microsoft.com/office/drawing/2010/main">
                                <a:noFill/>
                              </a14:hiddenFill>
                            </a:ext>
                          </a:extLst>
                        </wps:spPr>
                        <wps:bodyPr/>
                      </wps:wsp>
                      <wps:wsp>
                        <wps:cNvPr id="1613260708" name="Прямая со стрелкой 32712447"/>
                        <wps:cNvCnPr>
                          <a:cxnSpLocks noChangeShapeType="1"/>
                        </wps:cNvCnPr>
                        <wps:spPr bwMode="auto">
                          <a:xfrm>
                            <a:off x="57590" y="12346"/>
                            <a:ext cx="23646" cy="0"/>
                          </a:xfrm>
                          <a:prstGeom prst="straightConnector1">
                            <a:avLst/>
                          </a:prstGeom>
                          <a:noFill/>
                          <a:ln w="15875">
                            <a:solidFill>
                              <a:srgbClr val="0070C0"/>
                            </a:solidFill>
                            <a:miter lim="800000"/>
                            <a:headEnd/>
                            <a:tailEnd type="stealth" w="med" len="med"/>
                          </a:ln>
                          <a:extLst>
                            <a:ext uri="{909E8E84-426E-40DD-AFC4-6F175D3DCCD1}">
                              <a14:hiddenFill xmlns:a14="http://schemas.microsoft.com/office/drawing/2010/main">
                                <a:noFill/>
                              </a14:hiddenFill>
                            </a:ext>
                          </a:extLst>
                        </wps:spPr>
                        <wps:bodyPr/>
                      </wps:wsp>
                      <wps:wsp>
                        <wps:cNvPr id="84204296" name="Line 30"/>
                        <wps:cNvCnPr>
                          <a:cxnSpLocks noChangeShapeType="1"/>
                        </wps:cNvCnPr>
                        <wps:spPr bwMode="auto">
                          <a:xfrm flipH="1" flipV="1">
                            <a:off x="57578" y="6872"/>
                            <a:ext cx="10" cy="3301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96709595" name="Прямая со стрелкой 1617722529"/>
                        <wps:cNvCnPr>
                          <a:cxnSpLocks/>
                        </wps:cNvCnPr>
                        <wps:spPr bwMode="auto">
                          <a:xfrm>
                            <a:off x="81236" y="12346"/>
                            <a:ext cx="10016" cy="0"/>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409111038" name="Прямая со стрелкой 177200737"/>
                        <wps:cNvCnPr>
                          <a:cxnSpLocks/>
                        </wps:cNvCnPr>
                        <wps:spPr bwMode="auto">
                          <a:xfrm flipV="1">
                            <a:off x="81236" y="24925"/>
                            <a:ext cx="9838" cy="6"/>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38144760" name="Line 30"/>
                        <wps:cNvCnPr>
                          <a:cxnSpLocks noChangeShapeType="1"/>
                        </wps:cNvCnPr>
                        <wps:spPr bwMode="auto">
                          <a:xfrm flipV="1">
                            <a:off x="91260" y="6663"/>
                            <a:ext cx="0" cy="33147"/>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49979483" name="Поле 30"/>
                        <wps:cNvSpPr txBox="1">
                          <a:spLocks noChangeArrowheads="1"/>
                        </wps:cNvSpPr>
                        <wps:spPr bwMode="auto">
                          <a:xfrm>
                            <a:off x="78541" y="42351"/>
                            <a:ext cx="14953" cy="3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EB2976"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Наблюдение</w:t>
                              </w:r>
                            </w:p>
                          </w:txbxContent>
                        </wps:txbx>
                        <wps:bodyPr rot="0" vert="horz" wrap="square" lIns="91440" tIns="45720" rIns="91440" bIns="45720" anchor="t" anchorCtr="0" upright="1">
                          <a:noAutofit/>
                        </wps:bodyPr>
                      </wps:wsp>
                      <wps:wsp>
                        <wps:cNvPr id="654542163" name="AutoShape 19"/>
                        <wps:cNvSpPr>
                          <a:spLocks/>
                        </wps:cNvSpPr>
                        <wps:spPr bwMode="auto">
                          <a:xfrm rot="-5400000">
                            <a:off x="85290" y="35955"/>
                            <a:ext cx="1915" cy="10008"/>
                          </a:xfrm>
                          <a:prstGeom prst="leftBrace">
                            <a:avLst>
                              <a:gd name="adj1" fmla="val 63584"/>
                              <a:gd name="adj2" fmla="val 5315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824844" name="Прямоугольная выноска 48"/>
                        <wps:cNvSpPr>
                          <a:spLocks noChangeArrowheads="1"/>
                        </wps:cNvSpPr>
                        <wps:spPr bwMode="auto">
                          <a:xfrm>
                            <a:off x="5221" y="2177"/>
                            <a:ext cx="14323" cy="2831"/>
                          </a:xfrm>
                          <a:prstGeom prst="wedgeRectCallout">
                            <a:avLst>
                              <a:gd name="adj1" fmla="val 12639"/>
                              <a:gd name="adj2" fmla="val 147949"/>
                            </a:avLst>
                          </a:prstGeom>
                          <a:solidFill>
                            <a:srgbClr val="FFFFFF"/>
                          </a:solidFill>
                          <a:ln w="9525">
                            <a:solidFill>
                              <a:srgbClr val="000000"/>
                            </a:solidFill>
                            <a:prstDash val="sysDash"/>
                            <a:miter lim="800000"/>
                            <a:headEnd/>
                            <a:tailEnd/>
                          </a:ln>
                        </wps:spPr>
                        <wps:txbx>
                          <w:txbxContent>
                            <w:p w14:paraId="6CA26948" w14:textId="77777777" w:rsidR="0089426D" w:rsidRPr="00CE32C6" w:rsidRDefault="0089426D" w:rsidP="0089426D">
                              <w:pPr>
                                <w:rPr>
                                  <w:rFonts w:eastAsia="Calibri"/>
                                  <w:color w:val="000000" w:themeColor="text1"/>
                                  <w:kern w:val="24"/>
                                  <w:sz w:val="18"/>
                                  <w:szCs w:val="18"/>
                                </w:rPr>
                              </w:pPr>
                              <w:r w:rsidRPr="00CE32C6">
                                <w:rPr>
                                  <w:rFonts w:eastAsia="Calibri"/>
                                  <w:color w:val="000000" w:themeColor="text1"/>
                                  <w:kern w:val="24"/>
                                  <w:sz w:val="18"/>
                                  <w:szCs w:val="18"/>
                                </w:rPr>
                                <w:t>Рандомизация</w:t>
                              </w:r>
                            </w:p>
                          </w:txbxContent>
                        </wps:txbx>
                        <wps:bodyPr rot="0" vert="horz" wrap="square" lIns="91440" tIns="45720" rIns="91440" bIns="45720" anchor="ctr" anchorCtr="0" upright="1">
                          <a:noAutofit/>
                        </wps:bodyPr>
                      </wps:wsp>
                      <wps:wsp>
                        <wps:cNvPr id="286617527" name="Поле 30"/>
                        <wps:cNvSpPr txBox="1">
                          <a:spLocks noChangeArrowheads="1"/>
                        </wps:cNvSpPr>
                        <wps:spPr bwMode="auto">
                          <a:xfrm>
                            <a:off x="24742" y="37239"/>
                            <a:ext cx="11890" cy="3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DADF20F"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w:t>
                              </w:r>
                            </w:p>
                          </w:txbxContent>
                        </wps:txbx>
                        <wps:bodyPr rot="0" vert="horz" wrap="square" lIns="91440" tIns="45720" rIns="91440" bIns="45720" anchor="t" anchorCtr="0" upright="1">
                          <a:noAutofit/>
                        </wps:bodyPr>
                      </wps:wsp>
                      <wps:wsp>
                        <wps:cNvPr id="63391141" name="Поле 30"/>
                        <wps:cNvSpPr txBox="1">
                          <a:spLocks noChangeArrowheads="1"/>
                        </wps:cNvSpPr>
                        <wps:spPr bwMode="auto">
                          <a:xfrm>
                            <a:off x="37372" y="41933"/>
                            <a:ext cx="21386" cy="3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52BE984" w14:textId="7972792A"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отмыв</w:t>
                              </w:r>
                              <w:ins w:id="772" w:author="Автор" w:date="2026-08-25T11:21:00Z">
                                <w:r w:rsidR="009A51F3">
                                  <w:rPr>
                                    <w:rFonts w:eastAsia="Calibri"/>
                                    <w:color w:val="000000" w:themeColor="text1"/>
                                    <w:kern w:val="24"/>
                                    <w:sz w:val="21"/>
                                    <w:szCs w:val="21"/>
                                  </w:rPr>
                                  <w:t>ки</w:t>
                                </w:r>
                              </w:ins>
                              <w:del w:id="773" w:author="Автор" w:date="2026-08-25T11:21:00Z">
                                <w:r w:rsidRPr="00C96706" w:rsidDel="009A51F3">
                                  <w:rPr>
                                    <w:rFonts w:eastAsia="Calibri"/>
                                    <w:color w:val="000000" w:themeColor="text1"/>
                                    <w:kern w:val="24"/>
                                    <w:sz w:val="21"/>
                                    <w:szCs w:val="21"/>
                                  </w:rPr>
                                  <w:delText>ания</w:delText>
                                </w:r>
                              </w:del>
                            </w:p>
                          </w:txbxContent>
                        </wps:txbx>
                        <wps:bodyPr rot="0" vert="horz" wrap="square" lIns="91440" tIns="45720" rIns="91440" bIns="45720" anchor="t" anchorCtr="0" upright="1">
                          <a:noAutofit/>
                        </wps:bodyPr>
                      </wps:wsp>
                      <wps:wsp>
                        <wps:cNvPr id="1289094337" name="Поле 30"/>
                        <wps:cNvSpPr txBox="1">
                          <a:spLocks noChangeArrowheads="1"/>
                        </wps:cNvSpPr>
                        <wps:spPr bwMode="auto">
                          <a:xfrm>
                            <a:off x="62114" y="42135"/>
                            <a:ext cx="14025" cy="3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AA2C0C"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II</w:t>
                              </w:r>
                            </w:p>
                          </w:txbxContent>
                        </wps:txbx>
                        <wps:bodyPr rot="0" vert="horz" wrap="square" lIns="91440" tIns="45720" rIns="91440" bIns="45720" anchor="t" anchorCtr="0" upright="1">
                          <a:noAutofit/>
                        </wps:bodyPr>
                      </wps:wsp>
                      <wps:wsp>
                        <wps:cNvPr id="1344220416" name="Прямая со стрелкой 255337113"/>
                        <wps:cNvCnPr>
                          <a:cxnSpLocks noChangeShapeType="1"/>
                        </wps:cNvCnPr>
                        <wps:spPr bwMode="auto">
                          <a:xfrm>
                            <a:off x="20331" y="12859"/>
                            <a:ext cx="23822" cy="0"/>
                          </a:xfrm>
                          <a:prstGeom prst="straightConnector1">
                            <a:avLst/>
                          </a:prstGeom>
                          <a:noFill/>
                          <a:ln w="15875">
                            <a:solidFill>
                              <a:srgbClr val="0070C0"/>
                            </a:solidFill>
                            <a:miter lim="800000"/>
                            <a:headEnd/>
                            <a:tailEnd type="stealth" w="med" len="med"/>
                          </a:ln>
                          <a:extLst>
                            <a:ext uri="{909E8E84-426E-40DD-AFC4-6F175D3DCCD1}">
                              <a14:hiddenFill xmlns:a14="http://schemas.microsoft.com/office/drawing/2010/main">
                                <a:noFill/>
                              </a14:hiddenFill>
                            </a:ext>
                          </a:extLst>
                        </wps:spPr>
                        <wps:bodyPr/>
                      </wps:wsp>
                      <wps:wsp>
                        <wps:cNvPr id="1520962550" name="Прямая со стрелкой 377967899"/>
                        <wps:cNvCnPr>
                          <a:cxnSpLocks noChangeShapeType="1"/>
                        </wps:cNvCnPr>
                        <wps:spPr bwMode="auto">
                          <a:xfrm flipV="1">
                            <a:off x="20331" y="24337"/>
                            <a:ext cx="23813" cy="72"/>
                          </a:xfrm>
                          <a:prstGeom prst="straightConnector1">
                            <a:avLst/>
                          </a:prstGeom>
                          <a:noFill/>
                          <a:ln w="15875">
                            <a:solidFill>
                              <a:srgbClr val="FF0000"/>
                            </a:solidFill>
                            <a:miter lim="800000"/>
                            <a:headEnd/>
                            <a:tailEnd type="stealth" w="med" len="med"/>
                          </a:ln>
                          <a:extLst>
                            <a:ext uri="{909E8E84-426E-40DD-AFC4-6F175D3DCCD1}">
                              <a14:hiddenFill xmlns:a14="http://schemas.microsoft.com/office/drawing/2010/main">
                                <a:noFill/>
                              </a14:hiddenFill>
                            </a:ext>
                          </a:extLst>
                        </wps:spPr>
                        <wps:bodyPr/>
                      </wps:wsp>
                      <wps:wsp>
                        <wps:cNvPr id="1932362932" name="Поле 1"/>
                        <wps:cNvSpPr txBox="1">
                          <a:spLocks noChangeArrowheads="1"/>
                        </wps:cNvSpPr>
                        <wps:spPr bwMode="auto">
                          <a:xfrm>
                            <a:off x="91462" y="8698"/>
                            <a:ext cx="6740" cy="23812"/>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B687997" w14:textId="77777777" w:rsidR="0089426D" w:rsidRDefault="0089426D" w:rsidP="0089426D">
                              <w:pPr>
                                <w:rPr>
                                  <w:color w:val="000000" w:themeColor="text1"/>
                                  <w:sz w:val="21"/>
                                  <w:szCs w:val="21"/>
                                </w:rPr>
                              </w:pPr>
                              <w:r>
                                <w:rPr>
                                  <w:color w:val="000000" w:themeColor="text1"/>
                                  <w:sz w:val="21"/>
                                  <w:szCs w:val="21"/>
                                </w:rPr>
                                <w:t>Завершение исследования</w:t>
                              </w:r>
                            </w:p>
                          </w:txbxContent>
                        </wps:txbx>
                        <wps:bodyPr rot="0" vert="vert270" wrap="square" lIns="91440" tIns="45720" rIns="91440" bIns="45720" anchor="t" anchorCtr="0" upright="1">
                          <a:noAutofit/>
                        </wps:bodyPr>
                      </wps:wsp>
                      <wps:wsp>
                        <wps:cNvPr id="1477230227" name="Прямая со стрелкой 972990427"/>
                        <wps:cNvCnPr>
                          <a:cxnSpLocks noChangeShapeType="1"/>
                        </wps:cNvCnPr>
                        <wps:spPr bwMode="auto">
                          <a:xfrm>
                            <a:off x="44152" y="12702"/>
                            <a:ext cx="13264" cy="12066"/>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445700578" name="Прямая со стрелкой 1839154803"/>
                        <wps:cNvCnPr>
                          <a:cxnSpLocks noChangeShapeType="1"/>
                        </wps:cNvCnPr>
                        <wps:spPr bwMode="auto">
                          <a:xfrm flipV="1">
                            <a:off x="44144" y="12344"/>
                            <a:ext cx="13265" cy="11997"/>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24B468AE" id="Полотно 1386031273" o:spid="_x0000_s1026" style="position:absolute;left:0;text-align:left;margin-left:-5.55pt;margin-top:18.3pt;width:485.6pt;height:364.55pt;z-index:251659264;mso-position-horizontal-relative:margin;mso-width-relative:margin;mso-height-relative:margin" coordsize="98202,4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">
                <v:rect id="Прямоугольник 1175116591" o:spid="_x0000_s1027" style="position:absolute;width:94087;height:46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" filled="f" stroked="f"/>
                <v:shapetype id="_x0000_t202" coordsize="21600,21600" o:spt="202" path="m,l,21600r21600,l21600,xe">
                  <v:stroke joinstyle="miter"/>
                  <v:path gradientshapeok="t" o:connecttype="rect"/>
                </v:shapetype>
                <v:shape id="Поле 30" o:spid="_x0000_s1028" type="#_x0000_t202" style="position:absolute;left:57397;top:25842;width:23827;height:7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" stroked="f" strokeweight=".5pt">
                  <v:textbox>
                    <w:txbxContent>
                      <w:p w14:paraId="50BFC118"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v:textbox>
                </v:shape>
                <v:shape id="Поле 30" o:spid="_x0000_s1029" type="#_x0000_t202" style="position:absolute;left:57403;top:4790;width:24396;height:6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" stroked="f" strokeweight=".5pt">
                  <v:textbox>
                    <w:txbxContent>
                      <w:p w14:paraId="675F85E4"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v:textbox>
                </v:shape>
                <v:shape id="Поле 30" o:spid="_x0000_s1030" type="#_x0000_t202" style="position:absolute;left:18603;top:26002;width:24413;height:7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" filled="f" stroked="f" strokeweight=".5pt">
                  <v:textbox>
                    <w:txbxContent>
                      <w:p w14:paraId="56A0634E"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v:textbox>
                </v:shape>
                <v:shape id="Поле 30" o:spid="_x0000_s1031" type="#_x0000_t202" style="position:absolute;left:17823;top:5008;width:24417;height:6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" stroked="f" strokeweight=".5pt">
                  <v:textbox>
                    <w:txbxContent>
                      <w:p w14:paraId="620E7B41"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w:t>
                        </w:r>
                      </w:p>
                    </w:txbxContent>
                  </v:textbox>
                </v:shape>
                <v:line id="Line 5" o:spid="_x0000_s1032" style="position:absolute;visibility:visible;mso-wrap-style:square" from="1935,5587" to="1935,39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" strokeweight="1pt">
                  <v:stroke dashstyle="1 1" endcap="round"/>
                </v:line>
                <v:line id="Line 6" o:spid="_x0000_s1033" style="position:absolute;flip:y;visibility:visible;mso-wrap-style:square" from="14118,5586" to="14119,39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" strokeweight="1pt">
                  <v:stroke dashstyle="1 1" endcap="round"/>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7" o:spid="_x0000_s1034" type="#_x0000_t87" style="position:absolute;left:28028;top:21095;width:1905;height:300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" adj="1449,11430"/>
                <v:shape id="AutoShape 11" o:spid="_x0000_s1035" type="#_x0000_t87" style="position:absolute;left:34949;top:19021;width:1806;height:434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" adj="385,17139"/>
                <v:shape id="AutoShape 18" o:spid="_x0000_s1036" type="#_x0000_t87" style="position:absolute;left:68391;top:29079;width:2051;height:236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" adj="1737,11430"/>
                <v:shape id="AutoShape 19" o:spid="_x0000_s1037" type="#_x0000_t87" style="position:absolute;left:7102;top:34649;width:1849;height:121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" adj="2085,11482"/>
                <v:line id="Line 24" o:spid="_x0000_s1038" style="position:absolute;flip:y;visibility:visible;mso-wrap-style:square" from="43998,5586" to="44153,35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" strokeweight="1pt">
                  <v:stroke dashstyle="1 1" endcap="round"/>
                  <o:lock v:ext="edit" shapetype="f"/>
                </v:line>
                <v:shape id="Text Box 27" o:spid="_x0000_s1039" type="#_x0000_t202" style="position:absolute;left:43338;top:23301;width:15416;height:3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" stroked="f">
                  <v:textbox>
                    <w:txbxContent>
                      <w:p w14:paraId="609B573C" w14:textId="11CDE34E" w:rsidR="0089426D" w:rsidRPr="00CE32C6" w:rsidRDefault="0089426D" w:rsidP="0089426D">
                        <w:pPr>
                          <w:jc w:val="center"/>
                          <w:rPr>
                            <w:color w:val="000000" w:themeColor="text1"/>
                            <w:sz w:val="18"/>
                            <w:szCs w:val="18"/>
                          </w:rPr>
                        </w:pPr>
                        <w:r>
                          <w:rPr>
                            <w:color w:val="000000" w:themeColor="text1"/>
                            <w:sz w:val="18"/>
                            <w:szCs w:val="18"/>
                          </w:rPr>
                          <w:t>7</w:t>
                        </w:r>
                        <w:r w:rsidRPr="00CE32C6">
                          <w:rPr>
                            <w:color w:val="000000" w:themeColor="text1"/>
                            <w:sz w:val="18"/>
                            <w:szCs w:val="18"/>
                          </w:rPr>
                          <w:t xml:space="preserve"> дней</w:t>
                        </w:r>
                      </w:p>
                    </w:txbxContent>
                  </v:textbox>
                </v:shape>
                <v:line id="Line 30" o:spid="_x0000_s1040" style="position:absolute;flip:x y;visibility:visible;mso-wrap-style:square" from="81236,5968" to="81244,4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" strokeweight="1pt">
                  <v:stroke dashstyle="1 1" endcap="round"/>
                </v:line>
                <v:shape id="Поле 30" o:spid="_x0000_s1041" type="#_x0000_t202" style="position:absolute;left:2348;top:41681;width:14226;height:3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" filled="f" stroked="f" strokeweight=".5pt">
                  <v:textbox>
                    <w:txbxContent>
                      <w:p w14:paraId="426E84D8"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Скрининг</w:t>
                        </w:r>
                      </w:p>
                    </w:txbxContent>
                  </v:textbox>
                </v:shape>
                <v:shapetype id="_x0000_t32" coordsize="21600,21600" o:spt="32" o:oned="t" path="m,l21600,21600e" filled="f">
                  <v:path arrowok="t" fillok="f" o:connecttype="none"/>
                  <o:lock v:ext="edit" shapetype="t"/>
                </v:shapetype>
                <v:shape id="Прямая со стрелкой 1453440709" o:spid="_x0000_s1042" type="#_x0000_t32" style="position:absolute;left:1947;top:18281;width:121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" strokeweight="1.25pt">
                  <v:stroke endarrow="classic" joinstyle="miter"/>
                </v:shape>
                <v:shape id="Прямая со стрелкой 18418434" o:spid="_x0000_s1043" type="#_x0000_t32" style="position:absolute;left:14119;top:12861;width:6082;height:5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" strokeweight="1.25pt">
                  <v:stroke endarrow="classic" joinstyle="miter"/>
                </v:shape>
                <v:shape id="Прямая со стрелкой 203119118" o:spid="_x0000_s1044" type="#_x0000_t32" style="position:absolute;left:14119;top:18412;width:6082;height:6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" strokeweight="1.25pt">
                  <v:stroke endarrow="classic" joinstyle="miter"/>
                </v:shape>
                <v:shape id="Прямая со стрелкой 726393761" o:spid="_x0000_s1045" type="#_x0000_t32" style="position:absolute;left:57590;top:24931;width:23646;height: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" strokecolor="red" strokeweight="1.25pt">
                  <v:stroke endarrow="classic" joinstyle="miter"/>
                </v:shape>
                <v:shape id="Прямая со стрелкой 32712447" o:spid="_x0000_s1046" type="#_x0000_t32" style="position:absolute;left:57590;top:12346;width:236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" strokecolor="#0070c0" strokeweight="1.25pt">
                  <v:stroke endarrow="classic" joinstyle="miter"/>
                </v:shape>
                <v:line id="Line 30" o:spid="_x0000_s1047" style="position:absolute;flip:x y;visibility:visible;mso-wrap-style:square" from="57578,6872" to="57588,39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" strokeweight="1pt">
                  <v:stroke dashstyle="1 1" endcap="round"/>
                </v:line>
                <v:shape id="Прямая со стрелкой 1617722529" o:spid="_x0000_s1048" type="#_x0000_t32" style="position:absolute;left:81236;top:12346;width:10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" strokeweight="1.25pt">
                  <v:stroke endarrow="classic" joinstyle="miter"/>
                  <o:lock v:ext="edit" shapetype="f"/>
                </v:shape>
                <v:shape id="Прямая со стрелкой 177200737" o:spid="_x0000_s1049" type="#_x0000_t32" style="position:absolute;left:81236;top:24925;width:9838;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" strokeweight="1.25pt">
                  <v:stroke endarrow="classic" joinstyle="miter"/>
                  <o:lock v:ext="edit" shapetype="f"/>
                </v:shape>
                <v:line id="Line 30" o:spid="_x0000_s1050" style="position:absolute;flip:y;visibility:visible;mso-wrap-style:square" from="91260,6663" to="91260,3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" strokeweight="1pt">
                  <v:stroke dashstyle="1 1" endcap="round"/>
                </v:line>
                <v:shape id="Поле 30" o:spid="_x0000_s1051" type="#_x0000_t202" style="position:absolute;left:78541;top:42351;width:149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" filled="f" stroked="f" strokeweight=".5pt">
                  <v:textbox>
                    <w:txbxContent>
                      <w:p w14:paraId="24EB2976"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Наблюдение</w:t>
                        </w:r>
                      </w:p>
                    </w:txbxContent>
                  </v:textbox>
                </v:shape>
                <v:shape id="AutoShape 19" o:spid="_x0000_s1052" type="#_x0000_t87" style="position:absolute;left:85290;top:35955;width:1915;height:100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" adj="2628,11482"/>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Прямоугольная выноска 48" o:spid="_x0000_s1053" type="#_x0000_t61" style="position:absolute;left:5221;top:2177;width:14323;height:2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" adj="13530,42757">
                  <v:stroke dashstyle="3 1"/>
                  <v:textbox>
                    <w:txbxContent>
                      <w:p w14:paraId="6CA26948" w14:textId="77777777" w:rsidR="0089426D" w:rsidRPr="00CE32C6" w:rsidRDefault="0089426D" w:rsidP="0089426D">
                        <w:pPr>
                          <w:rPr>
                            <w:rFonts w:eastAsia="Calibri"/>
                            <w:color w:val="000000" w:themeColor="text1"/>
                            <w:kern w:val="24"/>
                            <w:sz w:val="18"/>
                            <w:szCs w:val="18"/>
                          </w:rPr>
                        </w:pPr>
                        <w:r w:rsidRPr="00CE32C6">
                          <w:rPr>
                            <w:rFonts w:eastAsia="Calibri"/>
                            <w:color w:val="000000" w:themeColor="text1"/>
                            <w:kern w:val="24"/>
                            <w:sz w:val="18"/>
                            <w:szCs w:val="18"/>
                          </w:rPr>
                          <w:t>Рандомизация</w:t>
                        </w:r>
                      </w:p>
                    </w:txbxContent>
                  </v:textbox>
                </v:shape>
                <v:shape id="Поле 30" o:spid="_x0000_s1054" type="#_x0000_t202" style="position:absolute;left:24742;top:37239;width:11890;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" filled="f" stroked="f" strokeweight=".5pt">
                  <v:textbox>
                    <w:txbxContent>
                      <w:p w14:paraId="2DADF20F"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w:t>
                        </w:r>
                      </w:p>
                    </w:txbxContent>
                  </v:textbox>
                </v:shape>
                <v:shape id="Поле 30" o:spid="_x0000_s1055" type="#_x0000_t202" style="position:absolute;left:37372;top:41933;width:2138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" filled="f" stroked="f" strokeweight=".5pt">
                  <v:textbox>
                    <w:txbxContent>
                      <w:p w14:paraId="052BE984" w14:textId="7972792A"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отмыв</w:t>
                        </w:r>
                        <w:ins w:id="758" w:author="Автор" w:date="2026-08-25T11:21:00Z">
                          <w:r w:rsidR="009A51F3">
                            <w:rPr>
                              <w:rFonts w:eastAsia="Calibri"/>
                              <w:color w:val="000000" w:themeColor="text1"/>
                              <w:kern w:val="24"/>
                              <w:sz w:val="21"/>
                              <w:szCs w:val="21"/>
                            </w:rPr>
                            <w:t>ки</w:t>
                          </w:r>
                        </w:ins>
                        <w:del w:id="759" w:author="Автор" w:date="2026-08-25T11:21:00Z">
                          <w:r w:rsidRPr="00C96706" w:rsidDel="009A51F3">
                            <w:rPr>
                              <w:rFonts w:eastAsia="Calibri"/>
                              <w:color w:val="000000" w:themeColor="text1"/>
                              <w:kern w:val="24"/>
                              <w:sz w:val="21"/>
                              <w:szCs w:val="21"/>
                            </w:rPr>
                            <w:delText>ания</w:delText>
                          </w:r>
                        </w:del>
                      </w:p>
                    </w:txbxContent>
                  </v:textbox>
                </v:shape>
                <v:shape id="Поле 30" o:spid="_x0000_s1056" type="#_x0000_t202" style="position:absolute;left:62114;top:42135;width:14025;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" filled="f" stroked="f" strokeweight=".5pt">
                  <v:textbox>
                    <w:txbxContent>
                      <w:p w14:paraId="00AA2C0C"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II</w:t>
                        </w:r>
                      </w:p>
                    </w:txbxContent>
                  </v:textbox>
                </v:shape>
                <v:shape id="Прямая со стрелкой 255337113" o:spid="_x0000_s1057" type="#_x0000_t32" style="position:absolute;left:20331;top:12859;width:23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" strokecolor="#0070c0" strokeweight="1.25pt">
                  <v:stroke endarrow="classic" joinstyle="miter"/>
                </v:shape>
                <v:shape id="Прямая со стрелкой 377967899" o:spid="_x0000_s1058" type="#_x0000_t32" style="position:absolute;left:20331;top:24337;width:23813;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" strokecolor="red" strokeweight="1.25pt">
                  <v:stroke endarrow="classic" joinstyle="miter"/>
                </v:shape>
                <v:shape id="Поле 1" o:spid="_x0000_s1059" type="#_x0000_t202" style="position:absolute;left:91462;top:8698;width:6740;height:23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" stroked="f" strokeweight=".5pt">
                  <v:textbox style="layout-flow:vertical;mso-layout-flow-alt:bottom-to-top">
                    <w:txbxContent>
                      <w:p w14:paraId="1B687997" w14:textId="77777777" w:rsidR="0089426D" w:rsidRDefault="0089426D" w:rsidP="0089426D">
                        <w:pPr>
                          <w:rPr>
                            <w:color w:val="000000" w:themeColor="text1"/>
                            <w:sz w:val="21"/>
                            <w:szCs w:val="21"/>
                          </w:rPr>
                        </w:pPr>
                        <w:r>
                          <w:rPr>
                            <w:color w:val="000000" w:themeColor="text1"/>
                            <w:sz w:val="21"/>
                            <w:szCs w:val="21"/>
                          </w:rPr>
                          <w:t>Завершение исследования</w:t>
                        </w:r>
                      </w:p>
                    </w:txbxContent>
                  </v:textbox>
                </v:shape>
                <v:shape id="Прямая со стрелкой 972990427" o:spid="_x0000_s1060" type="#_x0000_t32" style="position:absolute;left:44152;top:12702;width:13264;height:12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" strokeweight="1.25pt">
                  <v:stroke endarrow="classic" joinstyle="miter"/>
                </v:shape>
                <v:shape id="Прямая со стрелкой 1839154803" o:spid="_x0000_s1061" type="#_x0000_t32" style="position:absolute;left:44144;top:12344;width:13265;height:119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" strokeweight="1.25pt">
                  <v:stroke endarrow="classic" joinstyle="miter"/>
                </v:shape>
                <w10:wrap type="topAndBottom" anchorx="margin"/>
              </v:group>
            </w:pict>
          </mc:Fallback>
        </mc:AlternateContent>
      </w:r>
      <w:r w:rsidR="0089426D" w:rsidRPr="00A057BC">
        <w:rPr>
          <w:noProof/>
        </w:rPr>
        <mc:AlternateContent>
          <mc:Choice Requires="wps">
            <w:drawing>
              <wp:anchor distT="0" distB="0" distL="114300" distR="114300" simplePos="0" relativeHeight="251661312" behindDoc="0" locked="0" layoutInCell="1" allowOverlap="1" wp14:anchorId="09B84A02" wp14:editId="6617B213">
                <wp:simplePos x="0" y="0"/>
                <wp:positionH relativeFrom="column">
                  <wp:posOffset>53480</wp:posOffset>
                </wp:positionH>
                <wp:positionV relativeFrom="paragraph">
                  <wp:posOffset>5078311</wp:posOffset>
                </wp:positionV>
                <wp:extent cx="5145405" cy="635"/>
                <wp:effectExtent l="0" t="0" r="0" b="2540"/>
                <wp:wrapTopAndBottom/>
                <wp:docPr id="1022931859" name="Надпись 1"/>
                <wp:cNvGraphicFramePr/>
                <a:graphic xmlns:a="http://schemas.openxmlformats.org/drawingml/2006/main">
                  <a:graphicData uri="http://schemas.microsoft.com/office/word/2010/wordprocessingShape">
                    <wps:wsp>
                      <wps:cNvSpPr txBox="1"/>
                      <wps:spPr>
                        <a:xfrm>
                          <a:off x="0" y="0"/>
                          <a:ext cx="5145405" cy="635"/>
                        </a:xfrm>
                        <a:prstGeom prst="rect">
                          <a:avLst/>
                        </a:prstGeom>
                        <a:solidFill>
                          <a:prstClr val="white"/>
                        </a:solidFill>
                        <a:ln>
                          <a:noFill/>
                        </a:ln>
                      </wps:spPr>
                      <wps:txbx>
                        <w:txbxContent>
                          <w:p w14:paraId="1DE03E7C" w14:textId="3EAA6916" w:rsidR="0089426D" w:rsidRPr="009B7CD9" w:rsidRDefault="0089426D" w:rsidP="0089426D">
                            <w:pPr>
                              <w:pStyle w:val="aff3"/>
                              <w:rPr>
                                <w:noProof/>
                              </w:rPr>
                            </w:pPr>
                            <w:r w:rsidRPr="0065284D">
                              <w:t xml:space="preserve">Рисунок </w:t>
                            </w:r>
                            <w:r w:rsidR="00000000">
                              <w:fldChar w:fldCharType="begin"/>
                            </w:r>
                            <w:r w:rsidR="00000000">
                              <w:instrText xml:space="preserve"> SEQ Рисунок \* ARABIC </w:instrText>
                            </w:r>
                            <w:r w:rsidR="00000000">
                              <w:fldChar w:fldCharType="separate"/>
                            </w:r>
                            <w:r w:rsidR="00D23E0D">
                              <w:rPr>
                                <w:noProof/>
                              </w:rPr>
                              <w:t>1</w:t>
                            </w:r>
                            <w:r w:rsidR="00000000">
                              <w:rPr>
                                <w:noProof/>
                              </w:rPr>
                              <w:fldChar w:fldCharType="end"/>
                            </w:r>
                            <w:r w:rsidRPr="0065284D">
                              <w:t>. Графическая схема части исследования в условиях натощак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du="http://schemas.microsoft.com/office/word/2023/wordml/word16du">
            <w:pict>
              <v:shape w14:anchorId="09B84A02" id="Надпись 1" o:spid="_x0000_s1062" type="#_x0000_t202" style="position:absolute;left:0;text-align:left;margin-left:4.2pt;margin-top:399.85pt;width:405.1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OPUGwIAAEAEAAAOAAAAZHJzL2Uyb0RvYy54bWysU8Fu2zAMvQ/YPwi6L06yphi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mY3SxupgvOJMVuPy5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" stroked="f">
                <v:textbox style="mso-fit-shape-to-text:t" inset="0,0,0,0">
                  <w:txbxContent>
                    <w:p w14:paraId="1DE03E7C" w14:textId="3EAA6916" w:rsidR="0089426D" w:rsidRPr="009B7CD9" w:rsidRDefault="0089426D" w:rsidP="0089426D">
                      <w:pPr>
                        <w:pStyle w:val="aff3"/>
                        <w:rPr>
                          <w:noProof/>
                        </w:rPr>
                      </w:pPr>
                      <w:r w:rsidRPr="0065284D">
                        <w:t xml:space="preserve">Рисунок </w:t>
                      </w:r>
                      <w:fldSimple w:instr=" SEQ Рисунок \* ARABIC ">
                        <w:r w:rsidR="00D23E0D">
                          <w:rPr>
                            <w:noProof/>
                          </w:rPr>
                          <w:t>1</w:t>
                        </w:r>
                      </w:fldSimple>
                      <w:r w:rsidRPr="0065284D">
                        <w:t>. Графическая схема части исследования в условиях натощак</w:t>
                      </w:r>
                    </w:p>
                  </w:txbxContent>
                </v:textbox>
                <w10:wrap type="topAndBottom"/>
              </v:shape>
            </w:pict>
          </mc:Fallback>
        </mc:AlternateContent>
      </w:r>
    </w:p>
    <w:p w14:paraId="575BA214" w14:textId="6E462A95" w:rsidR="0089426D" w:rsidRPr="00A057BC" w:rsidRDefault="0089426D" w:rsidP="0089426D">
      <w:pPr>
        <w:spacing w:line="276" w:lineRule="auto"/>
        <w:jc w:val="both"/>
        <w:rPr>
          <w:bCs/>
          <w:color w:val="0D0D0D" w:themeColor="text1" w:themeTint="F2"/>
          <w:bdr w:val="none" w:sz="0" w:space="0" w:color="auto" w:frame="1"/>
        </w:rPr>
      </w:pPr>
    </w:p>
    <w:p w14:paraId="16D6A1A5" w14:textId="0A0E9D59" w:rsidR="00257D27" w:rsidRPr="00A057BC" w:rsidRDefault="00B8355E" w:rsidP="0089426D">
      <w:pPr>
        <w:spacing w:line="276" w:lineRule="auto"/>
        <w:jc w:val="both"/>
        <w:rPr>
          <w:bCs/>
          <w:color w:val="0D0D0D" w:themeColor="text1" w:themeTint="F2"/>
          <w:bdr w:val="none" w:sz="0" w:space="0" w:color="auto" w:frame="1"/>
        </w:rPr>
      </w:pPr>
      <w:r w:rsidRPr="00A057BC">
        <w:rPr>
          <w:noProof/>
        </w:rPr>
        <w:lastRenderedPageBreak/>
        <mc:AlternateContent>
          <mc:Choice Requires="wpg">
            <w:drawing>
              <wp:anchor distT="0" distB="0" distL="114300" distR="114300" simplePos="0" relativeHeight="251665408" behindDoc="0" locked="0" layoutInCell="1" allowOverlap="1" wp14:anchorId="621593C1" wp14:editId="25A0E69F">
                <wp:simplePos x="0" y="0"/>
                <wp:positionH relativeFrom="margin">
                  <wp:posOffset>-3810</wp:posOffset>
                </wp:positionH>
                <wp:positionV relativeFrom="paragraph">
                  <wp:posOffset>200660</wp:posOffset>
                </wp:positionV>
                <wp:extent cx="6167120" cy="4629785"/>
                <wp:effectExtent l="0" t="0" r="5080" b="0"/>
                <wp:wrapTopAndBottom/>
                <wp:docPr id="1841011186" name="Полотно 138603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7120" cy="4629785"/>
                          <a:chOff x="0" y="0"/>
                          <a:chExt cx="98202" cy="46932"/>
                        </a:xfrm>
                      </wpg:grpSpPr>
                      <wps:wsp>
                        <wps:cNvPr id="1558381295" name="Прямоугольник 1175116591"/>
                        <wps:cNvSpPr>
                          <a:spLocks noChangeArrowheads="1"/>
                        </wps:cNvSpPr>
                        <wps:spPr bwMode="auto">
                          <a:xfrm>
                            <a:off x="0" y="0"/>
                            <a:ext cx="94087" cy="46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744466" name="Поле 30"/>
                        <wps:cNvSpPr txBox="1">
                          <a:spLocks noChangeArrowheads="1"/>
                        </wps:cNvSpPr>
                        <wps:spPr bwMode="auto">
                          <a:xfrm>
                            <a:off x="57397" y="25842"/>
                            <a:ext cx="23827" cy="75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1682C5B"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wps:txbx>
                        <wps:bodyPr rot="0" vert="horz" wrap="square" lIns="91440" tIns="45720" rIns="91440" bIns="45720" anchor="t" anchorCtr="0" upright="1">
                          <a:noAutofit/>
                        </wps:bodyPr>
                      </wps:wsp>
                      <wps:wsp>
                        <wps:cNvPr id="407413487" name="Поле 30"/>
                        <wps:cNvSpPr txBox="1">
                          <a:spLocks noChangeArrowheads="1"/>
                        </wps:cNvSpPr>
                        <wps:spPr bwMode="auto">
                          <a:xfrm>
                            <a:off x="57403" y="4790"/>
                            <a:ext cx="24396" cy="686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47A7A05"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wps:txbx>
                        <wps:bodyPr rot="0" vert="horz" wrap="square" lIns="91440" tIns="45720" rIns="91440" bIns="45720" anchor="t" anchorCtr="0" upright="1">
                          <a:noAutofit/>
                        </wps:bodyPr>
                      </wps:wsp>
                      <wps:wsp>
                        <wps:cNvPr id="2030243839" name="Поле 30"/>
                        <wps:cNvSpPr txBox="1">
                          <a:spLocks noChangeArrowheads="1"/>
                        </wps:cNvSpPr>
                        <wps:spPr bwMode="auto">
                          <a:xfrm>
                            <a:off x="18603" y="26002"/>
                            <a:ext cx="24413" cy="7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9A7FF49"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wps:txbx>
                        <wps:bodyPr rot="0" vert="horz" wrap="square" lIns="91440" tIns="45720" rIns="91440" bIns="45720" anchor="t" anchorCtr="0" upright="1">
                          <a:noAutofit/>
                        </wps:bodyPr>
                      </wps:wsp>
                      <wps:wsp>
                        <wps:cNvPr id="167693968" name="Поле 30"/>
                        <wps:cNvSpPr txBox="1">
                          <a:spLocks noChangeArrowheads="1"/>
                        </wps:cNvSpPr>
                        <wps:spPr bwMode="auto">
                          <a:xfrm>
                            <a:off x="17823" y="5008"/>
                            <a:ext cx="24417" cy="6476"/>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CF97BD2"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w:t>
                              </w:r>
                            </w:p>
                          </w:txbxContent>
                        </wps:txbx>
                        <wps:bodyPr rot="0" vert="horz" wrap="square" lIns="91440" tIns="45720" rIns="91440" bIns="45720" anchor="t" anchorCtr="0" upright="1">
                          <a:noAutofit/>
                        </wps:bodyPr>
                      </wps:wsp>
                      <wps:wsp>
                        <wps:cNvPr id="1076686717" name="Line 5"/>
                        <wps:cNvCnPr>
                          <a:cxnSpLocks noChangeShapeType="1"/>
                        </wps:cNvCnPr>
                        <wps:spPr bwMode="auto">
                          <a:xfrm>
                            <a:off x="1935" y="5587"/>
                            <a:ext cx="0" cy="3423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36997107" name="Line 6"/>
                        <wps:cNvCnPr>
                          <a:cxnSpLocks noChangeShapeType="1"/>
                        </wps:cNvCnPr>
                        <wps:spPr bwMode="auto">
                          <a:xfrm flipV="1">
                            <a:off x="14118" y="5586"/>
                            <a:ext cx="1" cy="3423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54983617" name="AutoShape 7"/>
                        <wps:cNvSpPr>
                          <a:spLocks/>
                        </wps:cNvSpPr>
                        <wps:spPr bwMode="auto">
                          <a:xfrm rot="-5400000">
                            <a:off x="28028" y="21095"/>
                            <a:ext cx="1905" cy="30034"/>
                          </a:xfrm>
                          <a:prstGeom prst="leftBrace">
                            <a:avLst>
                              <a:gd name="adj1" fmla="val 105763"/>
                              <a:gd name="adj2" fmla="val 52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166745" name="AutoShape 11"/>
                        <wps:cNvSpPr>
                          <a:spLocks/>
                        </wps:cNvSpPr>
                        <wps:spPr bwMode="auto">
                          <a:xfrm rot="-5400000">
                            <a:off x="34949" y="19021"/>
                            <a:ext cx="1806" cy="43470"/>
                          </a:xfrm>
                          <a:prstGeom prst="leftBrace">
                            <a:avLst>
                              <a:gd name="adj1" fmla="val 42902"/>
                              <a:gd name="adj2" fmla="val 7934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845323" name="AutoShape 18"/>
                        <wps:cNvSpPr>
                          <a:spLocks/>
                        </wps:cNvSpPr>
                        <wps:spPr bwMode="auto">
                          <a:xfrm rot="-5400000">
                            <a:off x="68391" y="29079"/>
                            <a:ext cx="2051" cy="23658"/>
                          </a:xfrm>
                          <a:prstGeom prst="leftBrace">
                            <a:avLst>
                              <a:gd name="adj1" fmla="val 92760"/>
                              <a:gd name="adj2" fmla="val 52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623143" name="AutoShape 19"/>
                        <wps:cNvSpPr>
                          <a:spLocks/>
                        </wps:cNvSpPr>
                        <wps:spPr bwMode="auto">
                          <a:xfrm rot="-5400000">
                            <a:off x="7102" y="34649"/>
                            <a:ext cx="1849" cy="12182"/>
                          </a:xfrm>
                          <a:prstGeom prst="leftBrace">
                            <a:avLst>
                              <a:gd name="adj1" fmla="val 63597"/>
                              <a:gd name="adj2" fmla="val 5315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590629" name="Line 24"/>
                        <wps:cNvCnPr>
                          <a:cxnSpLocks/>
                        </wps:cNvCnPr>
                        <wps:spPr bwMode="auto">
                          <a:xfrm flipV="1">
                            <a:off x="43998" y="5586"/>
                            <a:ext cx="155" cy="295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0903573" name="Text Box 27"/>
                        <wps:cNvSpPr txBox="1">
                          <a:spLocks noChangeArrowheads="1"/>
                        </wps:cNvSpPr>
                        <wps:spPr bwMode="auto">
                          <a:xfrm>
                            <a:off x="43338" y="23301"/>
                            <a:ext cx="15416" cy="3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0FFB22" w14:textId="77777777" w:rsidR="0089426D" w:rsidRPr="00CE32C6" w:rsidRDefault="0089426D" w:rsidP="0089426D">
                              <w:pPr>
                                <w:jc w:val="center"/>
                                <w:rPr>
                                  <w:color w:val="000000" w:themeColor="text1"/>
                                  <w:sz w:val="18"/>
                                  <w:szCs w:val="18"/>
                                </w:rPr>
                              </w:pPr>
                              <w:r>
                                <w:rPr>
                                  <w:color w:val="000000" w:themeColor="text1"/>
                                  <w:sz w:val="18"/>
                                  <w:szCs w:val="18"/>
                                </w:rPr>
                                <w:t>7</w:t>
                              </w:r>
                              <w:r w:rsidRPr="00CE32C6">
                                <w:rPr>
                                  <w:color w:val="000000" w:themeColor="text1"/>
                                  <w:sz w:val="18"/>
                                  <w:szCs w:val="18"/>
                                </w:rPr>
                                <w:t xml:space="preserve"> дней</w:t>
                              </w:r>
                            </w:p>
                          </w:txbxContent>
                        </wps:txbx>
                        <wps:bodyPr rot="0" vert="horz" wrap="square" lIns="91440" tIns="45720" rIns="91440" bIns="45720" anchor="t" anchorCtr="0" upright="1">
                          <a:noAutofit/>
                        </wps:bodyPr>
                      </wps:wsp>
                      <wps:wsp>
                        <wps:cNvPr id="1094559451" name="Line 30"/>
                        <wps:cNvCnPr>
                          <a:cxnSpLocks noChangeShapeType="1"/>
                        </wps:cNvCnPr>
                        <wps:spPr bwMode="auto">
                          <a:xfrm flipH="1" flipV="1">
                            <a:off x="81236" y="5968"/>
                            <a:ext cx="8" cy="3403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07222891" name="Поле 30"/>
                        <wps:cNvSpPr txBox="1">
                          <a:spLocks noChangeArrowheads="1"/>
                        </wps:cNvSpPr>
                        <wps:spPr bwMode="auto">
                          <a:xfrm>
                            <a:off x="2348" y="41681"/>
                            <a:ext cx="14226" cy="3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2222B01"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Скрининг</w:t>
                              </w:r>
                            </w:p>
                          </w:txbxContent>
                        </wps:txbx>
                        <wps:bodyPr rot="0" vert="horz" wrap="square" lIns="91440" tIns="45720" rIns="91440" bIns="45720" anchor="t" anchorCtr="0" upright="1">
                          <a:noAutofit/>
                        </wps:bodyPr>
                      </wps:wsp>
                      <wps:wsp>
                        <wps:cNvPr id="1079302106" name="Прямая со стрелкой 1453440709"/>
                        <wps:cNvCnPr>
                          <a:cxnSpLocks noChangeShapeType="1"/>
                        </wps:cNvCnPr>
                        <wps:spPr bwMode="auto">
                          <a:xfrm>
                            <a:off x="1947" y="18281"/>
                            <a:ext cx="12172" cy="0"/>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587854213" name="Прямая со стрелкой 18418434"/>
                        <wps:cNvCnPr>
                          <a:cxnSpLocks noChangeShapeType="1"/>
                        </wps:cNvCnPr>
                        <wps:spPr bwMode="auto">
                          <a:xfrm flipV="1">
                            <a:off x="14119" y="12861"/>
                            <a:ext cx="6082" cy="5420"/>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112335104" name="Прямая со стрелкой 203119118"/>
                        <wps:cNvCnPr>
                          <a:cxnSpLocks noChangeShapeType="1"/>
                        </wps:cNvCnPr>
                        <wps:spPr bwMode="auto">
                          <a:xfrm>
                            <a:off x="14119" y="18412"/>
                            <a:ext cx="6082" cy="6067"/>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2035305491" name="Прямая со стрелкой 726393761"/>
                        <wps:cNvCnPr>
                          <a:cxnSpLocks noChangeShapeType="1"/>
                        </wps:cNvCnPr>
                        <wps:spPr bwMode="auto">
                          <a:xfrm>
                            <a:off x="57590" y="24931"/>
                            <a:ext cx="23646" cy="18"/>
                          </a:xfrm>
                          <a:prstGeom prst="straightConnector1">
                            <a:avLst/>
                          </a:prstGeom>
                          <a:noFill/>
                          <a:ln w="15875">
                            <a:solidFill>
                              <a:srgbClr val="FF0000"/>
                            </a:solidFill>
                            <a:miter lim="800000"/>
                            <a:headEnd/>
                            <a:tailEnd type="stealth" w="med" len="med"/>
                          </a:ln>
                          <a:extLst>
                            <a:ext uri="{909E8E84-426E-40DD-AFC4-6F175D3DCCD1}">
                              <a14:hiddenFill xmlns:a14="http://schemas.microsoft.com/office/drawing/2010/main">
                                <a:noFill/>
                              </a14:hiddenFill>
                            </a:ext>
                          </a:extLst>
                        </wps:spPr>
                        <wps:bodyPr/>
                      </wps:wsp>
                      <wps:wsp>
                        <wps:cNvPr id="1523705310" name="Прямая со стрелкой 32712447"/>
                        <wps:cNvCnPr>
                          <a:cxnSpLocks noChangeShapeType="1"/>
                        </wps:cNvCnPr>
                        <wps:spPr bwMode="auto">
                          <a:xfrm>
                            <a:off x="57590" y="12346"/>
                            <a:ext cx="23646" cy="0"/>
                          </a:xfrm>
                          <a:prstGeom prst="straightConnector1">
                            <a:avLst/>
                          </a:prstGeom>
                          <a:noFill/>
                          <a:ln w="15875">
                            <a:solidFill>
                              <a:srgbClr val="0070C0"/>
                            </a:solidFill>
                            <a:miter lim="800000"/>
                            <a:headEnd/>
                            <a:tailEnd type="stealth" w="med" len="med"/>
                          </a:ln>
                          <a:extLst>
                            <a:ext uri="{909E8E84-426E-40DD-AFC4-6F175D3DCCD1}">
                              <a14:hiddenFill xmlns:a14="http://schemas.microsoft.com/office/drawing/2010/main">
                                <a:noFill/>
                              </a14:hiddenFill>
                            </a:ext>
                          </a:extLst>
                        </wps:spPr>
                        <wps:bodyPr/>
                      </wps:wsp>
                      <wps:wsp>
                        <wps:cNvPr id="1591762037" name="Line 30"/>
                        <wps:cNvCnPr>
                          <a:cxnSpLocks noChangeShapeType="1"/>
                        </wps:cNvCnPr>
                        <wps:spPr bwMode="auto">
                          <a:xfrm flipH="1" flipV="1">
                            <a:off x="57578" y="6872"/>
                            <a:ext cx="10" cy="3301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12623616" name="Прямая со стрелкой 1617722529"/>
                        <wps:cNvCnPr>
                          <a:cxnSpLocks/>
                        </wps:cNvCnPr>
                        <wps:spPr bwMode="auto">
                          <a:xfrm>
                            <a:off x="81236" y="12346"/>
                            <a:ext cx="10016" cy="0"/>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1297451271" name="Прямая со стрелкой 177200737"/>
                        <wps:cNvCnPr>
                          <a:cxnSpLocks/>
                        </wps:cNvCnPr>
                        <wps:spPr bwMode="auto">
                          <a:xfrm flipV="1">
                            <a:off x="81236" y="24925"/>
                            <a:ext cx="9838" cy="6"/>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605510135" name="Line 30"/>
                        <wps:cNvCnPr>
                          <a:cxnSpLocks noChangeShapeType="1"/>
                        </wps:cNvCnPr>
                        <wps:spPr bwMode="auto">
                          <a:xfrm flipV="1">
                            <a:off x="91260" y="6663"/>
                            <a:ext cx="0" cy="33147"/>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04917326" name="Поле 30"/>
                        <wps:cNvSpPr txBox="1">
                          <a:spLocks noChangeArrowheads="1"/>
                        </wps:cNvSpPr>
                        <wps:spPr bwMode="auto">
                          <a:xfrm>
                            <a:off x="78541" y="42351"/>
                            <a:ext cx="14953" cy="3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3D8B588"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Наблюдение</w:t>
                              </w:r>
                            </w:p>
                          </w:txbxContent>
                        </wps:txbx>
                        <wps:bodyPr rot="0" vert="horz" wrap="square" lIns="91440" tIns="45720" rIns="91440" bIns="45720" anchor="t" anchorCtr="0" upright="1">
                          <a:noAutofit/>
                        </wps:bodyPr>
                      </wps:wsp>
                      <wps:wsp>
                        <wps:cNvPr id="1602101253" name="AutoShape 19"/>
                        <wps:cNvSpPr>
                          <a:spLocks/>
                        </wps:cNvSpPr>
                        <wps:spPr bwMode="auto">
                          <a:xfrm rot="-5400000">
                            <a:off x="85290" y="35955"/>
                            <a:ext cx="1915" cy="10008"/>
                          </a:xfrm>
                          <a:prstGeom prst="leftBrace">
                            <a:avLst>
                              <a:gd name="adj1" fmla="val 63584"/>
                              <a:gd name="adj2" fmla="val 5315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033902" name="Прямоугольная выноска 48"/>
                        <wps:cNvSpPr>
                          <a:spLocks noChangeArrowheads="1"/>
                        </wps:cNvSpPr>
                        <wps:spPr bwMode="auto">
                          <a:xfrm>
                            <a:off x="5221" y="2177"/>
                            <a:ext cx="14323" cy="2831"/>
                          </a:xfrm>
                          <a:prstGeom prst="wedgeRectCallout">
                            <a:avLst>
                              <a:gd name="adj1" fmla="val 12639"/>
                              <a:gd name="adj2" fmla="val 147949"/>
                            </a:avLst>
                          </a:prstGeom>
                          <a:solidFill>
                            <a:srgbClr val="FFFFFF"/>
                          </a:solidFill>
                          <a:ln w="9525">
                            <a:solidFill>
                              <a:srgbClr val="000000"/>
                            </a:solidFill>
                            <a:prstDash val="sysDash"/>
                            <a:miter lim="800000"/>
                            <a:headEnd/>
                            <a:tailEnd/>
                          </a:ln>
                        </wps:spPr>
                        <wps:txbx>
                          <w:txbxContent>
                            <w:p w14:paraId="3BB8F906" w14:textId="77777777" w:rsidR="0089426D" w:rsidRPr="00CE32C6" w:rsidRDefault="0089426D" w:rsidP="0089426D">
                              <w:pPr>
                                <w:rPr>
                                  <w:rFonts w:eastAsia="Calibri"/>
                                  <w:color w:val="000000" w:themeColor="text1"/>
                                  <w:kern w:val="24"/>
                                  <w:sz w:val="18"/>
                                  <w:szCs w:val="18"/>
                                </w:rPr>
                              </w:pPr>
                              <w:r w:rsidRPr="00CE32C6">
                                <w:rPr>
                                  <w:rFonts w:eastAsia="Calibri"/>
                                  <w:color w:val="000000" w:themeColor="text1"/>
                                  <w:kern w:val="24"/>
                                  <w:sz w:val="18"/>
                                  <w:szCs w:val="18"/>
                                </w:rPr>
                                <w:t>Рандомизация</w:t>
                              </w:r>
                            </w:p>
                          </w:txbxContent>
                        </wps:txbx>
                        <wps:bodyPr rot="0" vert="horz" wrap="square" lIns="91440" tIns="45720" rIns="91440" bIns="45720" anchor="ctr" anchorCtr="0" upright="1">
                          <a:noAutofit/>
                        </wps:bodyPr>
                      </wps:wsp>
                      <wps:wsp>
                        <wps:cNvPr id="636723347" name="Поле 30"/>
                        <wps:cNvSpPr txBox="1">
                          <a:spLocks noChangeArrowheads="1"/>
                        </wps:cNvSpPr>
                        <wps:spPr bwMode="auto">
                          <a:xfrm>
                            <a:off x="24741" y="37336"/>
                            <a:ext cx="11890" cy="3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236341F"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w:t>
                              </w:r>
                            </w:p>
                          </w:txbxContent>
                        </wps:txbx>
                        <wps:bodyPr rot="0" vert="horz" wrap="square" lIns="91440" tIns="45720" rIns="91440" bIns="45720" anchor="t" anchorCtr="0" upright="1">
                          <a:noAutofit/>
                        </wps:bodyPr>
                      </wps:wsp>
                      <wps:wsp>
                        <wps:cNvPr id="1725328546" name="Поле 30"/>
                        <wps:cNvSpPr txBox="1">
                          <a:spLocks noChangeArrowheads="1"/>
                        </wps:cNvSpPr>
                        <wps:spPr bwMode="auto">
                          <a:xfrm>
                            <a:off x="37372" y="41933"/>
                            <a:ext cx="21386" cy="3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47A540B" w14:textId="16BB5D1D"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отмыв</w:t>
                              </w:r>
                              <w:ins w:id="774" w:author="Автор" w:date="2026-08-25T11:21:00Z">
                                <w:r w:rsidR="009A51F3">
                                  <w:rPr>
                                    <w:rFonts w:eastAsia="Calibri"/>
                                    <w:color w:val="000000" w:themeColor="text1"/>
                                    <w:kern w:val="24"/>
                                    <w:sz w:val="21"/>
                                    <w:szCs w:val="21"/>
                                  </w:rPr>
                                  <w:t>ки</w:t>
                                </w:r>
                              </w:ins>
                              <w:del w:id="775" w:author="Автор" w:date="2026-08-25T11:21:00Z">
                                <w:r w:rsidRPr="00C96706" w:rsidDel="009A51F3">
                                  <w:rPr>
                                    <w:rFonts w:eastAsia="Calibri"/>
                                    <w:color w:val="000000" w:themeColor="text1"/>
                                    <w:kern w:val="24"/>
                                    <w:sz w:val="21"/>
                                    <w:szCs w:val="21"/>
                                  </w:rPr>
                                  <w:delText>ания</w:delText>
                                </w:r>
                              </w:del>
                            </w:p>
                          </w:txbxContent>
                        </wps:txbx>
                        <wps:bodyPr rot="0" vert="horz" wrap="square" lIns="91440" tIns="45720" rIns="91440" bIns="45720" anchor="t" anchorCtr="0" upright="1">
                          <a:noAutofit/>
                        </wps:bodyPr>
                      </wps:wsp>
                      <wps:wsp>
                        <wps:cNvPr id="86059112" name="Поле 30"/>
                        <wps:cNvSpPr txBox="1">
                          <a:spLocks noChangeArrowheads="1"/>
                        </wps:cNvSpPr>
                        <wps:spPr bwMode="auto">
                          <a:xfrm>
                            <a:off x="62114" y="42135"/>
                            <a:ext cx="14025" cy="3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3F6E81C"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II</w:t>
                              </w:r>
                            </w:p>
                          </w:txbxContent>
                        </wps:txbx>
                        <wps:bodyPr rot="0" vert="horz" wrap="square" lIns="91440" tIns="45720" rIns="91440" bIns="45720" anchor="t" anchorCtr="0" upright="1">
                          <a:noAutofit/>
                        </wps:bodyPr>
                      </wps:wsp>
                      <wps:wsp>
                        <wps:cNvPr id="490912621" name="Прямая со стрелкой 255337113"/>
                        <wps:cNvCnPr>
                          <a:cxnSpLocks noChangeShapeType="1"/>
                        </wps:cNvCnPr>
                        <wps:spPr bwMode="auto">
                          <a:xfrm>
                            <a:off x="20331" y="12859"/>
                            <a:ext cx="23822" cy="0"/>
                          </a:xfrm>
                          <a:prstGeom prst="straightConnector1">
                            <a:avLst/>
                          </a:prstGeom>
                          <a:noFill/>
                          <a:ln w="15875">
                            <a:solidFill>
                              <a:srgbClr val="0070C0"/>
                            </a:solidFill>
                            <a:miter lim="800000"/>
                            <a:headEnd/>
                            <a:tailEnd type="stealth" w="med" len="med"/>
                          </a:ln>
                          <a:extLst>
                            <a:ext uri="{909E8E84-426E-40DD-AFC4-6F175D3DCCD1}">
                              <a14:hiddenFill xmlns:a14="http://schemas.microsoft.com/office/drawing/2010/main">
                                <a:noFill/>
                              </a14:hiddenFill>
                            </a:ext>
                          </a:extLst>
                        </wps:spPr>
                        <wps:bodyPr/>
                      </wps:wsp>
                      <wps:wsp>
                        <wps:cNvPr id="1066432769" name="Прямая со стрелкой 377967899"/>
                        <wps:cNvCnPr>
                          <a:cxnSpLocks noChangeShapeType="1"/>
                        </wps:cNvCnPr>
                        <wps:spPr bwMode="auto">
                          <a:xfrm flipV="1">
                            <a:off x="20331" y="24337"/>
                            <a:ext cx="23813" cy="72"/>
                          </a:xfrm>
                          <a:prstGeom prst="straightConnector1">
                            <a:avLst/>
                          </a:prstGeom>
                          <a:noFill/>
                          <a:ln w="15875">
                            <a:solidFill>
                              <a:srgbClr val="FF0000"/>
                            </a:solidFill>
                            <a:miter lim="800000"/>
                            <a:headEnd/>
                            <a:tailEnd type="stealth" w="med" len="med"/>
                          </a:ln>
                          <a:extLst>
                            <a:ext uri="{909E8E84-426E-40DD-AFC4-6F175D3DCCD1}">
                              <a14:hiddenFill xmlns:a14="http://schemas.microsoft.com/office/drawing/2010/main">
                                <a:noFill/>
                              </a14:hiddenFill>
                            </a:ext>
                          </a:extLst>
                        </wps:spPr>
                        <wps:bodyPr/>
                      </wps:wsp>
                      <wps:wsp>
                        <wps:cNvPr id="541951306" name="Поле 1"/>
                        <wps:cNvSpPr txBox="1">
                          <a:spLocks noChangeArrowheads="1"/>
                        </wps:cNvSpPr>
                        <wps:spPr bwMode="auto">
                          <a:xfrm>
                            <a:off x="91462" y="8698"/>
                            <a:ext cx="6740" cy="23812"/>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2336A44" w14:textId="77777777" w:rsidR="0089426D" w:rsidRDefault="0089426D" w:rsidP="0089426D">
                              <w:pPr>
                                <w:rPr>
                                  <w:color w:val="000000" w:themeColor="text1"/>
                                  <w:sz w:val="21"/>
                                  <w:szCs w:val="21"/>
                                </w:rPr>
                              </w:pPr>
                              <w:r>
                                <w:rPr>
                                  <w:color w:val="000000" w:themeColor="text1"/>
                                  <w:sz w:val="21"/>
                                  <w:szCs w:val="21"/>
                                </w:rPr>
                                <w:t>Завершение исследования</w:t>
                              </w:r>
                            </w:p>
                          </w:txbxContent>
                        </wps:txbx>
                        <wps:bodyPr rot="0" vert="vert270" wrap="square" lIns="91440" tIns="45720" rIns="91440" bIns="45720" anchor="t" anchorCtr="0" upright="1">
                          <a:noAutofit/>
                        </wps:bodyPr>
                      </wps:wsp>
                      <wps:wsp>
                        <wps:cNvPr id="1347816538" name="Прямая со стрелкой 972990427"/>
                        <wps:cNvCnPr>
                          <a:cxnSpLocks noChangeShapeType="1"/>
                        </wps:cNvCnPr>
                        <wps:spPr bwMode="auto">
                          <a:xfrm>
                            <a:off x="44152" y="12702"/>
                            <a:ext cx="13264" cy="12066"/>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s:wsp>
                        <wps:cNvPr id="71743031" name="Прямая со стрелкой 1839154803"/>
                        <wps:cNvCnPr>
                          <a:cxnSpLocks noChangeShapeType="1"/>
                        </wps:cNvCnPr>
                        <wps:spPr bwMode="auto">
                          <a:xfrm flipV="1">
                            <a:off x="44144" y="12344"/>
                            <a:ext cx="13265" cy="11997"/>
                          </a:xfrm>
                          <a:prstGeom prst="straightConnector1">
                            <a:avLst/>
                          </a:prstGeom>
                          <a:noFill/>
                          <a:ln w="15875">
                            <a:solidFill>
                              <a:srgbClr val="000000"/>
                            </a:solidFill>
                            <a:miter lim="800000"/>
                            <a:headEnd/>
                            <a:tailEnd type="stealth"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621593C1" id="_x0000_s1063" style="position:absolute;left:0;text-align:left;margin-left:-.3pt;margin-top:15.8pt;width:485.6pt;height:364.55pt;z-index:251665408;mso-position-horizontal-relative:margin;mso-width-relative:margin;mso-height-relative:margin" coordsize="98202,4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">
                <v:rect id="Прямоугольник 1175116591" o:spid="_x0000_s1064" style="position:absolute;width:94087;height:46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" filled="f" stroked="f"/>
                <v:shape id="Поле 30" o:spid="_x0000_s1065" type="#_x0000_t202" style="position:absolute;left:57397;top:25842;width:23827;height:7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" stroked="f" strokeweight=".5pt">
                  <v:textbox>
                    <w:txbxContent>
                      <w:p w14:paraId="41682C5B"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v:textbox>
                </v:shape>
                <v:shape id="Поле 30" o:spid="_x0000_s1066" type="#_x0000_t202" style="position:absolute;left:57403;top:4790;width:24396;height:6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" stroked="f" strokeweight=".5pt">
                  <v:textbox>
                    <w:txbxContent>
                      <w:p w14:paraId="547A7A05"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v:textbox>
                </v:shape>
                <v:shape id="Поле 30" o:spid="_x0000_s1067" type="#_x0000_t202" style="position:absolute;left:18603;top:26002;width:24413;height:7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" filled="f" stroked="f" strokeweight=".5pt">
                  <v:textbox>
                    <w:txbxContent>
                      <w:p w14:paraId="79A7FF49"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2, референтный препарат R,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 </w:t>
                        </w:r>
                      </w:p>
                    </w:txbxContent>
                  </v:textbox>
                </v:shape>
                <v:shape id="Поле 30" o:spid="_x0000_s1068" type="#_x0000_t202" style="position:absolute;left:17823;top:5008;width:24417;height:6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" stroked="f" strokeweight=".5pt">
                  <v:textbox>
                    <w:txbxContent>
                      <w:p w14:paraId="3CF97BD2" w14:textId="77777777" w:rsidR="0089426D" w:rsidRPr="00C96706" w:rsidRDefault="0089426D" w:rsidP="0089426D">
                        <w:pPr>
                          <w:rPr>
                            <w:rFonts w:eastAsia="Calibri"/>
                            <w:b/>
                            <w:bCs/>
                            <w:color w:val="000000" w:themeColor="text1"/>
                            <w:kern w:val="24"/>
                            <w:sz w:val="18"/>
                            <w:szCs w:val="18"/>
                          </w:rPr>
                        </w:pPr>
                        <w:r w:rsidRPr="00C96706">
                          <w:rPr>
                            <w:rFonts w:eastAsia="Calibri"/>
                            <w:b/>
                            <w:bCs/>
                            <w:color w:val="000000" w:themeColor="text1"/>
                            <w:kern w:val="24"/>
                            <w:sz w:val="18"/>
                            <w:szCs w:val="18"/>
                          </w:rPr>
                          <w:t xml:space="preserve">Группа 1, исследуемый препарат T, </w:t>
                        </w:r>
                        <w:r>
                          <w:rPr>
                            <w:rFonts w:eastAsia="Calibri"/>
                            <w:b/>
                            <w:bCs/>
                            <w:color w:val="000000" w:themeColor="text1"/>
                            <w:kern w:val="24"/>
                            <w:sz w:val="18"/>
                            <w:szCs w:val="18"/>
                          </w:rPr>
                          <w:t>14</w:t>
                        </w:r>
                        <w:r w:rsidRPr="00C96706">
                          <w:rPr>
                            <w:rFonts w:eastAsia="Calibri"/>
                            <w:b/>
                            <w:bCs/>
                            <w:color w:val="000000" w:themeColor="text1"/>
                            <w:kern w:val="24"/>
                            <w:sz w:val="18"/>
                            <w:szCs w:val="18"/>
                          </w:rPr>
                          <w:t xml:space="preserve"> добровольцев</w:t>
                        </w:r>
                      </w:p>
                    </w:txbxContent>
                  </v:textbox>
                </v:shape>
                <v:line id="Line 5" o:spid="_x0000_s1069" style="position:absolute;visibility:visible;mso-wrap-style:square" from="1935,5587" to="1935,39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" strokeweight="1pt">
                  <v:stroke dashstyle="1 1" endcap="round"/>
                </v:line>
                <v:line id="Line 6" o:spid="_x0000_s1070" style="position:absolute;flip:y;visibility:visible;mso-wrap-style:square" from="14118,5586" to="14119,39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" strokeweight="1pt">
                  <v:stroke dashstyle="1 1" endcap="round"/>
                </v:line>
                <v:shape id="AutoShape 7" o:spid="_x0000_s1071" type="#_x0000_t87" style="position:absolute;left:28028;top:21095;width:1905;height:300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" adj="1449,11430"/>
                <v:shape id="AutoShape 11" o:spid="_x0000_s1072" type="#_x0000_t87" style="position:absolute;left:34949;top:19021;width:1806;height:434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" adj="385,17139"/>
                <v:shape id="AutoShape 18" o:spid="_x0000_s1073" type="#_x0000_t87" style="position:absolute;left:68391;top:29079;width:2051;height:236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" adj="1737,11430"/>
                <v:shape id="AutoShape 19" o:spid="_x0000_s1074" type="#_x0000_t87" style="position:absolute;left:7102;top:34649;width:1849;height:121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" adj="2085,11482"/>
                <v:line id="Line 24" o:spid="_x0000_s1075" style="position:absolute;flip:y;visibility:visible;mso-wrap-style:square" from="43998,5586" to="44153,35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" strokeweight="1pt">
                  <v:stroke dashstyle="1 1" endcap="round"/>
                  <o:lock v:ext="edit" shapetype="f"/>
                </v:line>
                <v:shape id="Text Box 27" o:spid="_x0000_s1076" type="#_x0000_t202" style="position:absolute;left:43338;top:23301;width:15416;height:3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" stroked="f">
                  <v:textbox>
                    <w:txbxContent>
                      <w:p w14:paraId="4A0FFB22" w14:textId="77777777" w:rsidR="0089426D" w:rsidRPr="00CE32C6" w:rsidRDefault="0089426D" w:rsidP="0089426D">
                        <w:pPr>
                          <w:jc w:val="center"/>
                          <w:rPr>
                            <w:color w:val="000000" w:themeColor="text1"/>
                            <w:sz w:val="18"/>
                            <w:szCs w:val="18"/>
                          </w:rPr>
                        </w:pPr>
                        <w:r>
                          <w:rPr>
                            <w:color w:val="000000" w:themeColor="text1"/>
                            <w:sz w:val="18"/>
                            <w:szCs w:val="18"/>
                          </w:rPr>
                          <w:t>7</w:t>
                        </w:r>
                        <w:r w:rsidRPr="00CE32C6">
                          <w:rPr>
                            <w:color w:val="000000" w:themeColor="text1"/>
                            <w:sz w:val="18"/>
                            <w:szCs w:val="18"/>
                          </w:rPr>
                          <w:t xml:space="preserve"> дней</w:t>
                        </w:r>
                      </w:p>
                    </w:txbxContent>
                  </v:textbox>
                </v:shape>
                <v:line id="Line 30" o:spid="_x0000_s1077" style="position:absolute;flip:x y;visibility:visible;mso-wrap-style:square" from="81236,5968" to="81244,4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" strokeweight="1pt">
                  <v:stroke dashstyle="1 1" endcap="round"/>
                </v:line>
                <v:shape id="Поле 30" o:spid="_x0000_s1078" type="#_x0000_t202" style="position:absolute;left:2348;top:41681;width:14226;height:3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" filled="f" stroked="f" strokeweight=".5pt">
                  <v:textbox>
                    <w:txbxContent>
                      <w:p w14:paraId="62222B01"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Скрининг</w:t>
                        </w:r>
                      </w:p>
                    </w:txbxContent>
                  </v:textbox>
                </v:shape>
                <v:shape id="Прямая со стрелкой 1453440709" o:spid="_x0000_s1079" type="#_x0000_t32" style="position:absolute;left:1947;top:18281;width:121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" strokeweight="1.25pt">
                  <v:stroke endarrow="classic" joinstyle="miter"/>
                </v:shape>
                <v:shape id="Прямая со стрелкой 18418434" o:spid="_x0000_s1080" type="#_x0000_t32" style="position:absolute;left:14119;top:12861;width:6082;height:5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" strokeweight="1.25pt">
                  <v:stroke endarrow="classic" joinstyle="miter"/>
                </v:shape>
                <v:shape id="Прямая со стрелкой 203119118" o:spid="_x0000_s1081" type="#_x0000_t32" style="position:absolute;left:14119;top:18412;width:6082;height:6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" strokeweight="1.25pt">
                  <v:stroke endarrow="classic" joinstyle="miter"/>
                </v:shape>
                <v:shape id="Прямая со стрелкой 726393761" o:spid="_x0000_s1082" type="#_x0000_t32" style="position:absolute;left:57590;top:24931;width:23646;height: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" strokecolor="red" strokeweight="1.25pt">
                  <v:stroke endarrow="classic" joinstyle="miter"/>
                </v:shape>
                <v:shape id="Прямая со стрелкой 32712447" o:spid="_x0000_s1083" type="#_x0000_t32" style="position:absolute;left:57590;top:12346;width:236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" strokecolor="#0070c0" strokeweight="1.25pt">
                  <v:stroke endarrow="classic" joinstyle="miter"/>
                </v:shape>
                <v:line id="Line 30" o:spid="_x0000_s1084" style="position:absolute;flip:x y;visibility:visible;mso-wrap-style:square" from="57578,6872" to="57588,39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" strokeweight="1pt">
                  <v:stroke dashstyle="1 1" endcap="round"/>
                </v:line>
                <v:shape id="Прямая со стрелкой 1617722529" o:spid="_x0000_s1085" type="#_x0000_t32" style="position:absolute;left:81236;top:12346;width:10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" strokeweight="1.25pt">
                  <v:stroke endarrow="classic" joinstyle="miter"/>
                  <o:lock v:ext="edit" shapetype="f"/>
                </v:shape>
                <v:shape id="Прямая со стрелкой 177200737" o:spid="_x0000_s1086" type="#_x0000_t32" style="position:absolute;left:81236;top:24925;width:9838;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" strokeweight="1.25pt">
                  <v:stroke endarrow="classic" joinstyle="miter"/>
                  <o:lock v:ext="edit" shapetype="f"/>
                </v:shape>
                <v:line id="Line 30" o:spid="_x0000_s1087" style="position:absolute;flip:y;visibility:visible;mso-wrap-style:square" from="91260,6663" to="91260,3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" strokeweight="1pt">
                  <v:stroke dashstyle="1 1" endcap="round"/>
                </v:line>
                <v:shape id="Поле 30" o:spid="_x0000_s1088" type="#_x0000_t202" style="position:absolute;left:78541;top:42351;width:149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" filled="f" stroked="f" strokeweight=".5pt">
                  <v:textbox>
                    <w:txbxContent>
                      <w:p w14:paraId="53D8B588"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Наблюдение</w:t>
                        </w:r>
                      </w:p>
                    </w:txbxContent>
                  </v:textbox>
                </v:shape>
                <v:shape id="AutoShape 19" o:spid="_x0000_s1089" type="#_x0000_t87" style="position:absolute;left:85290;top:35955;width:1915;height:1000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" adj="2628,11482"/>
                <v:shape id="Прямоугольная выноска 48" o:spid="_x0000_s1090" type="#_x0000_t61" style="position:absolute;left:5221;top:2177;width:14323;height:2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" adj="13530,42757">
                  <v:stroke dashstyle="3 1"/>
                  <v:textbox>
                    <w:txbxContent>
                      <w:p w14:paraId="3BB8F906" w14:textId="77777777" w:rsidR="0089426D" w:rsidRPr="00CE32C6" w:rsidRDefault="0089426D" w:rsidP="0089426D">
                        <w:pPr>
                          <w:rPr>
                            <w:rFonts w:eastAsia="Calibri"/>
                            <w:color w:val="000000" w:themeColor="text1"/>
                            <w:kern w:val="24"/>
                            <w:sz w:val="18"/>
                            <w:szCs w:val="18"/>
                          </w:rPr>
                        </w:pPr>
                        <w:r w:rsidRPr="00CE32C6">
                          <w:rPr>
                            <w:rFonts w:eastAsia="Calibri"/>
                            <w:color w:val="000000" w:themeColor="text1"/>
                            <w:kern w:val="24"/>
                            <w:sz w:val="18"/>
                            <w:szCs w:val="18"/>
                          </w:rPr>
                          <w:t>Рандомизация</w:t>
                        </w:r>
                      </w:p>
                    </w:txbxContent>
                  </v:textbox>
                </v:shape>
                <v:shape id="Поле 30" o:spid="_x0000_s1091" type="#_x0000_t202" style="position:absolute;left:24741;top:37336;width:11890;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" filled="f" stroked="f" strokeweight=".5pt">
                  <v:textbox>
                    <w:txbxContent>
                      <w:p w14:paraId="4236341F"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w:t>
                        </w:r>
                      </w:p>
                    </w:txbxContent>
                  </v:textbox>
                </v:shape>
                <v:shape id="Поле 30" o:spid="_x0000_s1092" type="#_x0000_t202" style="position:absolute;left:37372;top:41933;width:2138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" filled="f" stroked="f" strokeweight=".5pt">
                  <v:textbox>
                    <w:txbxContent>
                      <w:p w14:paraId="347A540B" w14:textId="16BB5D1D"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отмыв</w:t>
                        </w:r>
                        <w:ins w:id="762" w:author="Автор" w:date="2026-08-25T11:21:00Z">
                          <w:r w:rsidR="009A51F3">
                            <w:rPr>
                              <w:rFonts w:eastAsia="Calibri"/>
                              <w:color w:val="000000" w:themeColor="text1"/>
                              <w:kern w:val="24"/>
                              <w:sz w:val="21"/>
                              <w:szCs w:val="21"/>
                            </w:rPr>
                            <w:t>ки</w:t>
                          </w:r>
                        </w:ins>
                        <w:del w:id="763" w:author="Автор" w:date="2026-08-25T11:21:00Z">
                          <w:r w:rsidRPr="00C96706" w:rsidDel="009A51F3">
                            <w:rPr>
                              <w:rFonts w:eastAsia="Calibri"/>
                              <w:color w:val="000000" w:themeColor="text1"/>
                              <w:kern w:val="24"/>
                              <w:sz w:val="21"/>
                              <w:szCs w:val="21"/>
                            </w:rPr>
                            <w:delText>ания</w:delText>
                          </w:r>
                        </w:del>
                      </w:p>
                    </w:txbxContent>
                  </v:textbox>
                </v:shape>
                <v:shape id="Поле 30" o:spid="_x0000_s1093" type="#_x0000_t202" style="position:absolute;left:62114;top:42135;width:14025;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" filled="f" stroked="f" strokeweight=".5pt">
                  <v:textbox>
                    <w:txbxContent>
                      <w:p w14:paraId="53F6E81C" w14:textId="77777777" w:rsidR="0089426D" w:rsidRPr="00C96706" w:rsidRDefault="0089426D" w:rsidP="0089426D">
                        <w:pPr>
                          <w:rPr>
                            <w:rFonts w:eastAsia="Calibri"/>
                            <w:color w:val="000000" w:themeColor="text1"/>
                            <w:kern w:val="24"/>
                            <w:sz w:val="21"/>
                            <w:szCs w:val="21"/>
                          </w:rPr>
                        </w:pPr>
                        <w:r w:rsidRPr="00C96706">
                          <w:rPr>
                            <w:rFonts w:eastAsia="Calibri"/>
                            <w:color w:val="000000" w:themeColor="text1"/>
                            <w:kern w:val="24"/>
                            <w:sz w:val="21"/>
                            <w:szCs w:val="21"/>
                          </w:rPr>
                          <w:t>Период II</w:t>
                        </w:r>
                      </w:p>
                    </w:txbxContent>
                  </v:textbox>
                </v:shape>
                <v:shape id="Прямая со стрелкой 255337113" o:spid="_x0000_s1094" type="#_x0000_t32" style="position:absolute;left:20331;top:12859;width:23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" strokecolor="#0070c0" strokeweight="1.25pt">
                  <v:stroke endarrow="classic" joinstyle="miter"/>
                </v:shape>
                <v:shape id="Прямая со стрелкой 377967899" o:spid="_x0000_s1095" type="#_x0000_t32" style="position:absolute;left:20331;top:24337;width:23813;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" strokecolor="red" strokeweight="1.25pt">
                  <v:stroke endarrow="classic" joinstyle="miter"/>
                </v:shape>
                <v:shape id="Поле 1" o:spid="_x0000_s1096" type="#_x0000_t202" style="position:absolute;left:91462;top:8698;width:6740;height:23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" stroked="f" strokeweight=".5pt">
                  <v:textbox style="layout-flow:vertical;mso-layout-flow-alt:bottom-to-top">
                    <w:txbxContent>
                      <w:p w14:paraId="42336A44" w14:textId="77777777" w:rsidR="0089426D" w:rsidRDefault="0089426D" w:rsidP="0089426D">
                        <w:pPr>
                          <w:rPr>
                            <w:color w:val="000000" w:themeColor="text1"/>
                            <w:sz w:val="21"/>
                            <w:szCs w:val="21"/>
                          </w:rPr>
                        </w:pPr>
                        <w:r>
                          <w:rPr>
                            <w:color w:val="000000" w:themeColor="text1"/>
                            <w:sz w:val="21"/>
                            <w:szCs w:val="21"/>
                          </w:rPr>
                          <w:t>Завершение исследования</w:t>
                        </w:r>
                      </w:p>
                    </w:txbxContent>
                  </v:textbox>
                </v:shape>
                <v:shape id="Прямая со стрелкой 972990427" o:spid="_x0000_s1097" type="#_x0000_t32" style="position:absolute;left:44152;top:12702;width:13264;height:12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" strokeweight="1.25pt">
                  <v:stroke endarrow="classic" joinstyle="miter"/>
                </v:shape>
                <v:shape id="Прямая со стрелкой 1839154803" o:spid="_x0000_s1098" type="#_x0000_t32" style="position:absolute;left:44144;top:12344;width:13265;height:119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" strokeweight="1.25pt">
                  <v:stroke endarrow="classic" joinstyle="miter"/>
                </v:shape>
                <w10:wrap type="topAndBottom" anchorx="margin"/>
              </v:group>
            </w:pict>
          </mc:Fallback>
        </mc:AlternateContent>
      </w:r>
      <w:r w:rsidR="0089426D" w:rsidRPr="00A057BC">
        <w:rPr>
          <w:noProof/>
        </w:rPr>
        <mc:AlternateContent>
          <mc:Choice Requires="wps">
            <w:drawing>
              <wp:anchor distT="0" distB="0" distL="114300" distR="114300" simplePos="0" relativeHeight="251667456" behindDoc="0" locked="0" layoutInCell="1" allowOverlap="1" wp14:anchorId="19F65932" wp14:editId="6DB72204">
                <wp:simplePos x="0" y="0"/>
                <wp:positionH relativeFrom="column">
                  <wp:posOffset>0</wp:posOffset>
                </wp:positionH>
                <wp:positionV relativeFrom="paragraph">
                  <wp:posOffset>4890770</wp:posOffset>
                </wp:positionV>
                <wp:extent cx="6167120" cy="635"/>
                <wp:effectExtent l="0" t="0" r="5080" b="12065"/>
                <wp:wrapTopAndBottom/>
                <wp:docPr id="1351426217" name="Надпись 1"/>
                <wp:cNvGraphicFramePr/>
                <a:graphic xmlns:a="http://schemas.openxmlformats.org/drawingml/2006/main">
                  <a:graphicData uri="http://schemas.microsoft.com/office/word/2010/wordprocessingShape">
                    <wps:wsp>
                      <wps:cNvSpPr txBox="1"/>
                      <wps:spPr>
                        <a:xfrm>
                          <a:off x="0" y="0"/>
                          <a:ext cx="6167120" cy="635"/>
                        </a:xfrm>
                        <a:prstGeom prst="rect">
                          <a:avLst/>
                        </a:prstGeom>
                        <a:solidFill>
                          <a:prstClr val="white"/>
                        </a:solidFill>
                        <a:ln>
                          <a:noFill/>
                        </a:ln>
                      </wps:spPr>
                      <wps:txbx>
                        <w:txbxContent>
                          <w:p w14:paraId="59930582" w14:textId="603610C8" w:rsidR="0089426D" w:rsidRPr="00757DA0" w:rsidRDefault="0089426D" w:rsidP="0089426D">
                            <w:pPr>
                              <w:pStyle w:val="aff3"/>
                              <w:rPr>
                                <w:noProof/>
                              </w:rPr>
                            </w:pPr>
                            <w:r w:rsidRPr="0065284D">
                              <w:t xml:space="preserve">Рисунок </w:t>
                            </w:r>
                            <w:r w:rsidR="00000000">
                              <w:fldChar w:fldCharType="begin"/>
                            </w:r>
                            <w:r w:rsidR="00000000">
                              <w:instrText xml:space="preserve"> SEQ Рисунок \* ARABIC </w:instrText>
                            </w:r>
                            <w:r w:rsidR="00000000">
                              <w:fldChar w:fldCharType="separate"/>
                            </w:r>
                            <w:r w:rsidR="00D23E0D">
                              <w:rPr>
                                <w:noProof/>
                              </w:rPr>
                              <w:t>2</w:t>
                            </w:r>
                            <w:r w:rsidR="00000000">
                              <w:rPr>
                                <w:noProof/>
                              </w:rPr>
                              <w:fldChar w:fldCharType="end"/>
                            </w:r>
                            <w:r w:rsidRPr="0065284D">
                              <w:t>. Графическая схема части исследования в условиях после приема пищи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19F65932" id="_x0000_s1099" type="#_x0000_t202" style="position:absolute;left:0;text-align:left;margin-left:0;margin-top:385.1pt;width:485.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DnGQIAAEAEAAAOAAAAZHJzL2Uyb0RvYy54bWysU1GP0zAMfkfiP0R5Z92GG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" stroked="f">
                <v:textbox style="mso-fit-shape-to-text:t" inset="0,0,0,0">
                  <w:txbxContent>
                    <w:p w14:paraId="59930582" w14:textId="603610C8" w:rsidR="0089426D" w:rsidRPr="00757DA0" w:rsidRDefault="0089426D" w:rsidP="0089426D">
                      <w:pPr>
                        <w:pStyle w:val="aff3"/>
                        <w:rPr>
                          <w:noProof/>
                        </w:rPr>
                      </w:pPr>
                      <w:r w:rsidRPr="0065284D">
                        <w:t xml:space="preserve">Рисунок </w:t>
                      </w:r>
                      <w:fldSimple w:instr=" SEQ Рисунок \* ARABIC ">
                        <w:r w:rsidR="00D23E0D">
                          <w:rPr>
                            <w:noProof/>
                          </w:rPr>
                          <w:t>2</w:t>
                        </w:r>
                      </w:fldSimple>
                      <w:r w:rsidRPr="0065284D">
                        <w:t>. Графическая схема части исследования в условиях после приема пищи</w:t>
                      </w:r>
                    </w:p>
                  </w:txbxContent>
                </v:textbox>
                <w10:wrap type="topAndBottom"/>
              </v:shape>
            </w:pict>
          </mc:Fallback>
        </mc:AlternateContent>
      </w:r>
    </w:p>
    <w:p w14:paraId="4368A0C7" w14:textId="77777777" w:rsidR="00F322E7" w:rsidRPr="00A057BC" w:rsidRDefault="008D1B42" w:rsidP="004D10BF">
      <w:pPr>
        <w:pStyle w:val="20"/>
        <w:spacing w:after="0" w:line="276" w:lineRule="auto"/>
        <w:jc w:val="both"/>
        <w:rPr>
          <w:rFonts w:cs="Times New Roman"/>
          <w:color w:val="0D0D0D" w:themeColor="text1" w:themeTint="F2"/>
        </w:rPr>
      </w:pPr>
      <w:bookmarkStart w:id="776" w:name="_Toc203135895"/>
      <w:bookmarkStart w:id="777" w:name="_Toc233373523"/>
      <w:r w:rsidRPr="00A057BC">
        <w:rPr>
          <w:rFonts w:cs="Times New Roman"/>
          <w:color w:val="0D0D0D" w:themeColor="text1" w:themeTint="F2"/>
        </w:rPr>
        <w:t>4.2.</w:t>
      </w:r>
      <w:r w:rsidRPr="00A057BC">
        <w:rPr>
          <w:rFonts w:cs="Times New Roman"/>
          <w:color w:val="0D0D0D" w:themeColor="text1" w:themeTint="F2"/>
        </w:rPr>
        <w:tab/>
        <w:t>Краткое описание этапов исследования</w:t>
      </w:r>
      <w:bookmarkEnd w:id="776"/>
      <w:bookmarkEnd w:id="777"/>
    </w:p>
    <w:p w14:paraId="712D76B6" w14:textId="77777777" w:rsidR="0089426D" w:rsidRPr="00A057BC" w:rsidRDefault="0089426D" w:rsidP="0089426D">
      <w:pPr>
        <w:spacing w:line="276" w:lineRule="auto"/>
        <w:jc w:val="both"/>
        <w:rPr>
          <w:bCs/>
          <w:color w:val="0D0D0D" w:themeColor="text1" w:themeTint="F2"/>
          <w:bdr w:val="none" w:sz="0" w:space="0" w:color="auto" w:frame="1"/>
        </w:rPr>
      </w:pPr>
      <w:r w:rsidRPr="00A057BC">
        <w:rPr>
          <w:b/>
          <w:color w:val="0D0D0D" w:themeColor="text1" w:themeTint="F2"/>
          <w:bdr w:val="none" w:sz="0" w:space="0" w:color="auto" w:frame="1"/>
        </w:rPr>
        <w:t>Период скрининга</w:t>
      </w:r>
      <w:r w:rsidRPr="00A057BC">
        <w:rPr>
          <w:bCs/>
          <w:color w:val="0D0D0D" w:themeColor="text1" w:themeTint="F2"/>
          <w:bdr w:val="none" w:sz="0" w:space="0" w:color="auto" w:frame="1"/>
        </w:rPr>
        <w:t xml:space="preserve"> для одного добровольца – до 14 дней.</w:t>
      </w:r>
    </w:p>
    <w:p w14:paraId="783020DF" w14:textId="77777777" w:rsidR="0089426D" w:rsidRPr="00A057BC" w:rsidRDefault="0089426D" w:rsidP="0089426D">
      <w:pPr>
        <w:spacing w:line="276" w:lineRule="auto"/>
        <w:jc w:val="both"/>
        <w:rPr>
          <w:bCs/>
          <w:color w:val="0D0D0D" w:themeColor="text1" w:themeTint="F2"/>
          <w:bdr w:val="none" w:sz="0" w:space="0" w:color="auto" w:frame="1"/>
        </w:rPr>
      </w:pPr>
      <w:r w:rsidRPr="00A057BC">
        <w:rPr>
          <w:b/>
          <w:color w:val="0D0D0D" w:themeColor="text1" w:themeTint="F2"/>
          <w:bdr w:val="none" w:sz="0" w:space="0" w:color="auto" w:frame="1"/>
        </w:rPr>
        <w:t>I период</w:t>
      </w:r>
      <w:r w:rsidRPr="00A057BC">
        <w:rPr>
          <w:bCs/>
          <w:color w:val="0D0D0D" w:themeColor="text1" w:themeTint="F2"/>
          <w:bdr w:val="none" w:sz="0" w:space="0" w:color="auto" w:frame="1"/>
        </w:rPr>
        <w:t>: госпитализация не менее чем за 11 часов до приема препаратов и нахождение в стационаре до 24 часов после приема препаратов.</w:t>
      </w:r>
    </w:p>
    <w:p w14:paraId="6969F57C" w14:textId="21C7969E" w:rsidR="0089426D" w:rsidRPr="00A057BC" w:rsidRDefault="0089426D" w:rsidP="0089426D">
      <w:pPr>
        <w:spacing w:line="276" w:lineRule="auto"/>
        <w:jc w:val="both"/>
        <w:rPr>
          <w:bCs/>
          <w:color w:val="0D0D0D" w:themeColor="text1" w:themeTint="F2"/>
          <w:bdr w:val="none" w:sz="0" w:space="0" w:color="auto" w:frame="1"/>
        </w:rPr>
      </w:pPr>
      <w:r w:rsidRPr="00A057BC">
        <w:rPr>
          <w:bCs/>
          <w:color w:val="0D0D0D" w:themeColor="text1" w:themeTint="F2"/>
          <w:bdr w:val="none" w:sz="0" w:space="0" w:color="auto" w:frame="1"/>
        </w:rPr>
        <w:t xml:space="preserve">Через 36, 48 и 72 часа после приема препарата </w:t>
      </w:r>
      <w:r w:rsidR="007A72F3" w:rsidRPr="00A057BC">
        <w:rPr>
          <w:bCs/>
          <w:color w:val="0D0D0D" w:themeColor="text1" w:themeTint="F2"/>
          <w:bdr w:val="none" w:sz="0" w:space="0" w:color="auto" w:frame="1"/>
        </w:rPr>
        <w:t xml:space="preserve">добровольцы </w:t>
      </w:r>
      <w:r w:rsidRPr="00A057BC">
        <w:rPr>
          <w:bCs/>
          <w:color w:val="0D0D0D" w:themeColor="text1" w:themeTint="F2"/>
          <w:bdr w:val="none" w:sz="0" w:space="0" w:color="auto" w:frame="1"/>
        </w:rPr>
        <w:t>посещают клинический центр для прохождения процедур исследования.</w:t>
      </w:r>
    </w:p>
    <w:p w14:paraId="20FB743C" w14:textId="77777777" w:rsidR="0089426D" w:rsidRPr="00A057BC" w:rsidRDefault="0089426D" w:rsidP="0089426D">
      <w:pPr>
        <w:spacing w:line="276" w:lineRule="auto"/>
        <w:jc w:val="both"/>
        <w:rPr>
          <w:bCs/>
          <w:color w:val="0D0D0D" w:themeColor="text1" w:themeTint="F2"/>
          <w:bdr w:val="none" w:sz="0" w:space="0" w:color="auto" w:frame="1"/>
        </w:rPr>
      </w:pPr>
      <w:r w:rsidRPr="00A057BC">
        <w:rPr>
          <w:bCs/>
          <w:color w:val="0D0D0D" w:themeColor="text1" w:themeTint="F2"/>
          <w:bdr w:val="none" w:sz="0" w:space="0" w:color="auto" w:frame="1"/>
        </w:rPr>
        <w:t xml:space="preserve">В день поступления на госпитализацию проводят рандомизацию добровольцев. </w:t>
      </w:r>
    </w:p>
    <w:p w14:paraId="69A6E1A2" w14:textId="77777777" w:rsidR="0089426D" w:rsidRPr="00A057BC" w:rsidRDefault="0089426D" w:rsidP="0089426D">
      <w:pPr>
        <w:spacing w:line="276" w:lineRule="auto"/>
        <w:jc w:val="both"/>
        <w:rPr>
          <w:bCs/>
          <w:color w:val="0D0D0D" w:themeColor="text1" w:themeTint="F2"/>
          <w:bdr w:val="none" w:sz="0" w:space="0" w:color="auto" w:frame="1"/>
        </w:rPr>
      </w:pPr>
      <w:r w:rsidRPr="00A057BC">
        <w:rPr>
          <w:b/>
          <w:color w:val="0D0D0D" w:themeColor="text1" w:themeTint="F2"/>
          <w:bdr w:val="none" w:sz="0" w:space="0" w:color="auto" w:frame="1"/>
        </w:rPr>
        <w:t>Отмывочный период препарата</w:t>
      </w:r>
      <w:r w:rsidRPr="00A057BC">
        <w:rPr>
          <w:bCs/>
          <w:color w:val="0D0D0D" w:themeColor="text1" w:themeTint="F2"/>
          <w:bdr w:val="none" w:sz="0" w:space="0" w:color="auto" w:frame="1"/>
        </w:rPr>
        <w:t xml:space="preserve"> (период между приемами препаратов): 7 дней. </w:t>
      </w:r>
    </w:p>
    <w:p w14:paraId="422AFAC3" w14:textId="77777777" w:rsidR="0089426D" w:rsidRPr="00A057BC" w:rsidRDefault="0089426D" w:rsidP="0089426D">
      <w:pPr>
        <w:spacing w:line="276" w:lineRule="auto"/>
        <w:jc w:val="both"/>
        <w:rPr>
          <w:bCs/>
          <w:color w:val="0D0D0D" w:themeColor="text1" w:themeTint="F2"/>
          <w:bdr w:val="none" w:sz="0" w:space="0" w:color="auto" w:frame="1"/>
        </w:rPr>
      </w:pPr>
      <w:r w:rsidRPr="00A057BC">
        <w:rPr>
          <w:b/>
          <w:color w:val="0D0D0D" w:themeColor="text1" w:themeTint="F2"/>
          <w:bdr w:val="none" w:sz="0" w:space="0" w:color="auto" w:frame="1"/>
        </w:rPr>
        <w:t>II период</w:t>
      </w:r>
      <w:r w:rsidRPr="00A057BC">
        <w:rPr>
          <w:bCs/>
          <w:color w:val="0D0D0D" w:themeColor="text1" w:themeTint="F2"/>
          <w:bdr w:val="none" w:sz="0" w:space="0" w:color="auto" w:frame="1"/>
        </w:rPr>
        <w:t xml:space="preserve"> госпитализация не менее чем за 11 часов до приема препаратов и нахождение в стационаре до 24 часов после приема препаратов.</w:t>
      </w:r>
    </w:p>
    <w:p w14:paraId="05E2EECC" w14:textId="619A4582" w:rsidR="0089426D" w:rsidRPr="00A057BC" w:rsidRDefault="0089426D" w:rsidP="0089426D">
      <w:pPr>
        <w:spacing w:line="276" w:lineRule="auto"/>
        <w:jc w:val="both"/>
        <w:rPr>
          <w:bCs/>
          <w:color w:val="0D0D0D" w:themeColor="text1" w:themeTint="F2"/>
          <w:bdr w:val="none" w:sz="0" w:space="0" w:color="auto" w:frame="1"/>
        </w:rPr>
      </w:pPr>
      <w:r w:rsidRPr="00A057BC">
        <w:rPr>
          <w:bCs/>
          <w:color w:val="0D0D0D" w:themeColor="text1" w:themeTint="F2"/>
          <w:bdr w:val="none" w:sz="0" w:space="0" w:color="auto" w:frame="1"/>
        </w:rPr>
        <w:t xml:space="preserve">Через 36, 48 и 72 часа после приема препарата </w:t>
      </w:r>
      <w:r w:rsidR="007A72F3" w:rsidRPr="00A057BC">
        <w:rPr>
          <w:bCs/>
          <w:color w:val="0D0D0D" w:themeColor="text1" w:themeTint="F2"/>
          <w:bdr w:val="none" w:sz="0" w:space="0" w:color="auto" w:frame="1"/>
        </w:rPr>
        <w:t>добровольцы</w:t>
      </w:r>
      <w:r w:rsidRPr="00A057BC">
        <w:rPr>
          <w:bCs/>
          <w:color w:val="0D0D0D" w:themeColor="text1" w:themeTint="F2"/>
          <w:bdr w:val="none" w:sz="0" w:space="0" w:color="auto" w:frame="1"/>
        </w:rPr>
        <w:t xml:space="preserve"> посещают клинический центр для прохождения процедур исследования.</w:t>
      </w:r>
    </w:p>
    <w:p w14:paraId="6DEFC76C" w14:textId="156AB1A8" w:rsidR="0089426D" w:rsidRPr="00A057BC" w:rsidRDefault="009A51F3" w:rsidP="0089426D">
      <w:pPr>
        <w:spacing w:line="276" w:lineRule="auto"/>
        <w:jc w:val="both"/>
        <w:rPr>
          <w:bCs/>
          <w:color w:val="0D0D0D" w:themeColor="text1" w:themeTint="F2"/>
          <w:bdr w:val="none" w:sz="0" w:space="0" w:color="auto" w:frame="1"/>
        </w:rPr>
      </w:pPr>
      <w:ins w:id="778" w:author="Автор" w:date="2026-08-25T11:21:00Z">
        <w:r>
          <w:rPr>
            <w:b/>
            <w:color w:val="0D0D0D" w:themeColor="text1" w:themeTint="F2"/>
            <w:bdr w:val="none" w:sz="0" w:space="0" w:color="auto" w:frame="1"/>
          </w:rPr>
          <w:t>Зав</w:t>
        </w:r>
      </w:ins>
      <w:ins w:id="779" w:author="Автор" w:date="2026-08-25T11:22:00Z">
        <w:r>
          <w:rPr>
            <w:b/>
            <w:color w:val="0D0D0D" w:themeColor="text1" w:themeTint="F2"/>
            <w:bdr w:val="none" w:sz="0" w:space="0" w:color="auto" w:frame="1"/>
          </w:rPr>
          <w:t>ершение</w:t>
        </w:r>
      </w:ins>
      <w:commentRangeStart w:id="780"/>
      <w:commentRangeStart w:id="781"/>
      <w:del w:id="782" w:author="Автор" w:date="2026-08-25T11:22:00Z">
        <w:r w:rsidR="0089426D" w:rsidRPr="00A057BC" w:rsidDel="009A51F3">
          <w:rPr>
            <w:b/>
            <w:color w:val="0D0D0D" w:themeColor="text1" w:themeTint="F2"/>
            <w:bdr w:val="none" w:sz="0" w:space="0" w:color="auto" w:frame="1"/>
          </w:rPr>
          <w:delText>Окончание</w:delText>
        </w:r>
      </w:del>
      <w:commentRangeEnd w:id="780"/>
      <w:r w:rsidR="00B8355E">
        <w:rPr>
          <w:rStyle w:val="a8"/>
        </w:rPr>
        <w:commentReference w:id="780"/>
      </w:r>
      <w:commentRangeEnd w:id="781"/>
      <w:r>
        <w:rPr>
          <w:rStyle w:val="a8"/>
        </w:rPr>
        <w:commentReference w:id="781"/>
      </w:r>
      <w:r w:rsidR="0089426D" w:rsidRPr="00A057BC">
        <w:rPr>
          <w:b/>
          <w:color w:val="0D0D0D" w:themeColor="text1" w:themeTint="F2"/>
          <w:bdr w:val="none" w:sz="0" w:space="0" w:color="auto" w:frame="1"/>
        </w:rPr>
        <w:t xml:space="preserve"> исследования.</w:t>
      </w:r>
      <w:r w:rsidR="0089426D" w:rsidRPr="00A057BC">
        <w:rPr>
          <w:bCs/>
          <w:color w:val="0D0D0D" w:themeColor="text1" w:themeTint="F2"/>
          <w:bdr w:val="none" w:sz="0" w:space="0" w:color="auto" w:frame="1"/>
        </w:rPr>
        <w:t xml:space="preserve"> После взятия последнего образца крови и выполнения всех процедур II периода</w:t>
      </w:r>
      <w:del w:id="783" w:author="Автор" w:date="2026-08-21T10:48:00Z">
        <w:r w:rsidR="0089426D" w:rsidRPr="00A057BC" w:rsidDel="00243434">
          <w:rPr>
            <w:bCs/>
            <w:color w:val="0D0D0D" w:themeColor="text1" w:themeTint="F2"/>
            <w:bdr w:val="none" w:sz="0" w:space="0" w:color="auto" w:frame="1"/>
          </w:rPr>
          <w:delText xml:space="preserve"> – завершение исследования</w:delText>
        </w:r>
      </w:del>
      <w:r w:rsidR="0089426D" w:rsidRPr="00A057BC">
        <w:rPr>
          <w:bCs/>
          <w:color w:val="0D0D0D" w:themeColor="text1" w:themeTint="F2"/>
          <w:bdr w:val="none" w:sz="0" w:space="0" w:color="auto" w:frame="1"/>
        </w:rPr>
        <w:t>.</w:t>
      </w:r>
    </w:p>
    <w:p w14:paraId="22C266BC" w14:textId="77777777" w:rsidR="0089426D" w:rsidRPr="00A057BC" w:rsidRDefault="0089426D" w:rsidP="0089426D">
      <w:pPr>
        <w:spacing w:line="276" w:lineRule="auto"/>
        <w:jc w:val="both"/>
        <w:rPr>
          <w:bCs/>
          <w:color w:val="0D0D0D" w:themeColor="text1" w:themeTint="F2"/>
          <w:bdr w:val="none" w:sz="0" w:space="0" w:color="auto" w:frame="1"/>
        </w:rPr>
      </w:pPr>
      <w:r w:rsidRPr="00A057BC">
        <w:rPr>
          <w:bCs/>
          <w:color w:val="0D0D0D" w:themeColor="text1" w:themeTint="F2"/>
          <w:bdr w:val="none" w:sz="0" w:space="0" w:color="auto" w:frame="1"/>
        </w:rPr>
        <w:t xml:space="preserve">Общая продолжительность исследования для добровольцев составит не более 25 дней в случае отсутствия </w:t>
      </w:r>
      <w:commentRangeStart w:id="784"/>
      <w:commentRangeStart w:id="785"/>
      <w:r w:rsidRPr="00A057BC">
        <w:rPr>
          <w:bCs/>
          <w:color w:val="0D0D0D" w:themeColor="text1" w:themeTint="F2"/>
          <w:bdr w:val="none" w:sz="0" w:space="0" w:color="auto" w:frame="1"/>
        </w:rPr>
        <w:t>НЯ</w:t>
      </w:r>
      <w:commentRangeEnd w:id="784"/>
      <w:r w:rsidR="002014CB">
        <w:rPr>
          <w:rStyle w:val="a8"/>
        </w:rPr>
        <w:commentReference w:id="784"/>
      </w:r>
      <w:commentRangeEnd w:id="785"/>
      <w:r w:rsidR="009A51F3">
        <w:rPr>
          <w:rStyle w:val="a8"/>
        </w:rPr>
        <w:commentReference w:id="785"/>
      </w:r>
      <w:r w:rsidRPr="00A057BC">
        <w:rPr>
          <w:bCs/>
          <w:color w:val="0D0D0D" w:themeColor="text1" w:themeTint="F2"/>
          <w:bdr w:val="none" w:sz="0" w:space="0" w:color="auto" w:frame="1"/>
        </w:rPr>
        <w:t>.</w:t>
      </w:r>
    </w:p>
    <w:p w14:paraId="50B50048" w14:textId="0780904A" w:rsidR="00F322E7" w:rsidRPr="00A057BC" w:rsidRDefault="008D1B42" w:rsidP="004D10BF">
      <w:pPr>
        <w:pStyle w:val="20"/>
        <w:spacing w:after="0" w:line="276" w:lineRule="auto"/>
        <w:jc w:val="both"/>
        <w:rPr>
          <w:rFonts w:cs="Times New Roman"/>
          <w:color w:val="0D0D0D" w:themeColor="text1" w:themeTint="F2"/>
        </w:rPr>
      </w:pPr>
      <w:bookmarkStart w:id="786" w:name="_Toc203135896"/>
      <w:bookmarkStart w:id="787" w:name="_Toc233373524"/>
      <w:r w:rsidRPr="00A057BC">
        <w:rPr>
          <w:rFonts w:cs="Times New Roman"/>
          <w:color w:val="0D0D0D" w:themeColor="text1" w:themeTint="F2"/>
        </w:rPr>
        <w:lastRenderedPageBreak/>
        <w:t>4.3.</w:t>
      </w:r>
      <w:r w:rsidRPr="00A057BC">
        <w:rPr>
          <w:rFonts w:cs="Times New Roman"/>
          <w:color w:val="0D0D0D" w:themeColor="text1" w:themeTint="F2"/>
        </w:rPr>
        <w:tab/>
        <w:t>Оцениваемые показатели</w:t>
      </w:r>
      <w:bookmarkEnd w:id="786"/>
      <w:bookmarkEnd w:id="787"/>
    </w:p>
    <w:p w14:paraId="4AD8B860"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соответствии с задачами исследования основными оцениваемыми показателями являются показатели фармакокинетики и показатели безопасности.</w:t>
      </w:r>
    </w:p>
    <w:p w14:paraId="77261C21" w14:textId="77777777" w:rsidR="00F322E7" w:rsidRPr="00A057BC" w:rsidRDefault="008D1B42" w:rsidP="004D10BF">
      <w:pPr>
        <w:pStyle w:val="3"/>
      </w:pPr>
      <w:bookmarkStart w:id="788" w:name="_Toc203135897"/>
      <w:bookmarkStart w:id="789" w:name="_Toc233373525"/>
      <w:r w:rsidRPr="00A057BC">
        <w:t>Показатели фармакокинетики</w:t>
      </w:r>
      <w:bookmarkEnd w:id="788"/>
      <w:bookmarkEnd w:id="789"/>
    </w:p>
    <w:p w14:paraId="3ABA80AF" w14:textId="77777777" w:rsidR="00E636A6" w:rsidRPr="00A057BC" w:rsidDel="00EC56A4" w:rsidRDefault="00E636A6" w:rsidP="004D10BF">
      <w:pPr>
        <w:suppressAutoHyphens/>
        <w:spacing w:line="276" w:lineRule="auto"/>
        <w:jc w:val="both"/>
        <w:rPr>
          <w:del w:id="790" w:author="Автор" w:date="2026-08-10T18:03:00Z"/>
          <w:bCs/>
          <w:color w:val="0D0D0D" w:themeColor="text1" w:themeTint="F2"/>
        </w:rPr>
      </w:pPr>
      <w:r w:rsidRPr="00A057BC">
        <w:rPr>
          <w:bCs/>
          <w:color w:val="0D0D0D" w:themeColor="text1" w:themeTint="F2"/>
        </w:rPr>
        <w:t xml:space="preserve">Будет произведен расчет следующих параметров </w:t>
      </w:r>
    </w:p>
    <w:p w14:paraId="1FE77C0A" w14:textId="3BFEEBA5" w:rsidR="00E636A6" w:rsidRPr="00A057BC" w:rsidRDefault="00E636A6" w:rsidP="004D10BF">
      <w:pPr>
        <w:suppressAutoHyphens/>
        <w:spacing w:line="276" w:lineRule="auto"/>
        <w:jc w:val="both"/>
        <w:rPr>
          <w:bCs/>
          <w:color w:val="0D0D0D" w:themeColor="text1" w:themeTint="F2"/>
        </w:rPr>
      </w:pPr>
      <w:r w:rsidRPr="00A057BC">
        <w:rPr>
          <w:bCs/>
          <w:color w:val="0D0D0D" w:themeColor="text1" w:themeTint="F2"/>
        </w:rPr>
        <w:t xml:space="preserve">фармакокинетики </w:t>
      </w:r>
      <w:proofErr w:type="spellStart"/>
      <w:r w:rsidR="0089426D" w:rsidRPr="00A057BC">
        <w:rPr>
          <w:bCs/>
          <w:color w:val="0D0D0D" w:themeColor="text1" w:themeTint="F2"/>
        </w:rPr>
        <w:t>упадацитиниба</w:t>
      </w:r>
      <w:proofErr w:type="spellEnd"/>
      <w:r w:rsidRPr="00A057BC">
        <w:rPr>
          <w:bCs/>
          <w:color w:val="0D0D0D" w:themeColor="text1" w:themeTint="F2"/>
        </w:rPr>
        <w:t xml:space="preserve"> </w:t>
      </w:r>
      <w:proofErr w:type="spellStart"/>
      <w:r w:rsidRPr="00A057BC">
        <w:rPr>
          <w:bCs/>
          <w:color w:val="0D0D0D" w:themeColor="text1" w:themeTint="F2"/>
        </w:rPr>
        <w:t>внемодельным</w:t>
      </w:r>
      <w:proofErr w:type="spellEnd"/>
      <w:r w:rsidRPr="00A057BC">
        <w:rPr>
          <w:bCs/>
          <w:color w:val="0D0D0D" w:themeColor="text1" w:themeTint="F2"/>
        </w:rPr>
        <w:t xml:space="preserve"> методом:</w:t>
      </w:r>
    </w:p>
    <w:tbl>
      <w:tblPr>
        <w:tblW w:w="9355"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442"/>
        <w:gridCol w:w="7913"/>
      </w:tblGrid>
      <w:tr w:rsidR="00257D27" w:rsidRPr="00A057BC" w14:paraId="18851DC6" w14:textId="77777777" w:rsidTr="002F5991">
        <w:tc>
          <w:tcPr>
            <w:tcW w:w="1442" w:type="dxa"/>
            <w:tcBorders>
              <w:top w:val="single" w:sz="4" w:space="0" w:color="000000"/>
              <w:left w:val="nil"/>
              <w:bottom w:val="nil"/>
              <w:right w:val="single" w:sz="4" w:space="0" w:color="000000"/>
            </w:tcBorders>
          </w:tcPr>
          <w:p w14:paraId="7C407B57" w14:textId="77777777" w:rsidR="00257D27" w:rsidRPr="00A057BC" w:rsidRDefault="00257D27" w:rsidP="004D10BF">
            <w:pPr>
              <w:spacing w:line="276" w:lineRule="auto"/>
              <w:jc w:val="both"/>
            </w:pPr>
            <w:r w:rsidRPr="00A057BC">
              <w:t>Первичные:</w:t>
            </w:r>
          </w:p>
        </w:tc>
        <w:tc>
          <w:tcPr>
            <w:tcW w:w="7913" w:type="dxa"/>
            <w:tcBorders>
              <w:top w:val="single" w:sz="4" w:space="0" w:color="000000"/>
              <w:left w:val="single" w:sz="4" w:space="0" w:color="000000"/>
              <w:bottom w:val="single" w:sz="4" w:space="0" w:color="000000"/>
              <w:right w:val="nil"/>
            </w:tcBorders>
          </w:tcPr>
          <w:p w14:paraId="50C8B669" w14:textId="077298CD" w:rsidR="00257D27" w:rsidRPr="00A057BC" w:rsidRDefault="00257D27" w:rsidP="004D10BF">
            <w:pPr>
              <w:spacing w:line="276" w:lineRule="auto"/>
              <w:jc w:val="both"/>
            </w:pPr>
            <w:r w:rsidRPr="00A057BC">
              <w:rPr>
                <w:color w:val="000000"/>
              </w:rPr>
              <w:t>AUC</w:t>
            </w:r>
            <w:r w:rsidRPr="00A057BC">
              <w:rPr>
                <w:color w:val="000000"/>
                <w:vertAlign w:val="subscript"/>
              </w:rPr>
              <w:t>0-</w:t>
            </w:r>
            <w:r w:rsidR="00E7125B" w:rsidRPr="00A057BC">
              <w:rPr>
                <w:color w:val="000000"/>
                <w:vertAlign w:val="subscript"/>
                <w:lang w:val="en-US"/>
              </w:rPr>
              <w:t>t</w:t>
            </w:r>
          </w:p>
          <w:p w14:paraId="3F0AB316" w14:textId="77777777" w:rsidR="00257D27" w:rsidRPr="00A057BC" w:rsidRDefault="00257D27" w:rsidP="004D10BF">
            <w:pPr>
              <w:spacing w:line="276" w:lineRule="auto"/>
              <w:jc w:val="both"/>
            </w:pPr>
            <w:r w:rsidRPr="00A057BC">
              <w:t>Рассчитывается по линейному методу трапеций. Показатели ниже предела количественного определения учитываются как ноль.</w:t>
            </w:r>
          </w:p>
        </w:tc>
      </w:tr>
      <w:tr w:rsidR="00257D27" w:rsidRPr="00A057BC" w14:paraId="34718B01" w14:textId="77777777" w:rsidTr="002F5991">
        <w:tc>
          <w:tcPr>
            <w:tcW w:w="1442" w:type="dxa"/>
            <w:tcBorders>
              <w:top w:val="nil"/>
              <w:left w:val="nil"/>
              <w:bottom w:val="single" w:sz="4" w:space="0" w:color="000000"/>
              <w:right w:val="single" w:sz="4" w:space="0" w:color="000000"/>
            </w:tcBorders>
          </w:tcPr>
          <w:p w14:paraId="45D3F30C" w14:textId="77777777" w:rsidR="00257D27" w:rsidRPr="00A057BC" w:rsidRDefault="00257D27" w:rsidP="004D10BF">
            <w:pPr>
              <w:spacing w:line="276" w:lineRule="auto"/>
              <w:jc w:val="both"/>
            </w:pPr>
          </w:p>
        </w:tc>
        <w:tc>
          <w:tcPr>
            <w:tcW w:w="7913" w:type="dxa"/>
            <w:tcBorders>
              <w:top w:val="single" w:sz="4" w:space="0" w:color="000000"/>
              <w:left w:val="single" w:sz="4" w:space="0" w:color="000000"/>
              <w:bottom w:val="single" w:sz="4" w:space="0" w:color="000000"/>
              <w:right w:val="nil"/>
            </w:tcBorders>
          </w:tcPr>
          <w:p w14:paraId="729CEB3F" w14:textId="77777777" w:rsidR="00257D27" w:rsidRDefault="00257D27" w:rsidP="004D10BF">
            <w:pPr>
              <w:spacing w:line="276" w:lineRule="auto"/>
              <w:jc w:val="both"/>
              <w:rPr>
                <w:ins w:id="791" w:author="Автор" w:date="2026-08-24T17:44:00Z"/>
                <w:color w:val="000000"/>
                <w:vertAlign w:val="subscript"/>
              </w:rPr>
            </w:pPr>
            <w:commentRangeStart w:id="792"/>
            <w:commentRangeStart w:id="793"/>
            <w:r w:rsidRPr="00A057BC">
              <w:rPr>
                <w:color w:val="000000"/>
              </w:rPr>
              <w:t>C</w:t>
            </w:r>
            <w:r w:rsidRPr="00A057BC">
              <w:rPr>
                <w:color w:val="000000"/>
                <w:vertAlign w:val="subscript"/>
              </w:rPr>
              <w:t>max</w:t>
            </w:r>
            <w:commentRangeEnd w:id="792"/>
            <w:r w:rsidR="00EC56A4">
              <w:rPr>
                <w:rStyle w:val="a8"/>
              </w:rPr>
              <w:commentReference w:id="792"/>
            </w:r>
            <w:commentRangeEnd w:id="793"/>
            <w:r w:rsidR="00A2007A">
              <w:rPr>
                <w:rStyle w:val="a8"/>
              </w:rPr>
              <w:commentReference w:id="793"/>
            </w:r>
          </w:p>
          <w:p w14:paraId="6F1FDD16" w14:textId="7B098EF5" w:rsidR="00A2007A" w:rsidRPr="00A057BC" w:rsidRDefault="00A2007A" w:rsidP="004D10BF">
            <w:pPr>
              <w:spacing w:line="276" w:lineRule="auto"/>
              <w:jc w:val="both"/>
            </w:pPr>
            <w:ins w:id="794" w:author="Автор" w:date="2026-08-24T17:45:00Z">
              <w:r>
                <w:t>Является максимальной плазменной концентрацией аналита.</w:t>
              </w:r>
            </w:ins>
          </w:p>
        </w:tc>
      </w:tr>
      <w:tr w:rsidR="00257D27" w:rsidRPr="00A057BC" w14:paraId="01CF90B0" w14:textId="77777777" w:rsidTr="002F5991">
        <w:tc>
          <w:tcPr>
            <w:tcW w:w="1442" w:type="dxa"/>
            <w:tcBorders>
              <w:top w:val="single" w:sz="4" w:space="0" w:color="000000"/>
              <w:left w:val="nil"/>
              <w:bottom w:val="nil"/>
              <w:right w:val="single" w:sz="4" w:space="0" w:color="000000"/>
            </w:tcBorders>
          </w:tcPr>
          <w:p w14:paraId="02EE8281" w14:textId="77777777" w:rsidR="00257D27" w:rsidRPr="00A057BC" w:rsidRDefault="00257D27" w:rsidP="004D10BF">
            <w:pPr>
              <w:spacing w:line="276" w:lineRule="auto"/>
              <w:jc w:val="both"/>
            </w:pPr>
            <w:r w:rsidRPr="00A057BC">
              <w:t>Вторичные:</w:t>
            </w:r>
          </w:p>
        </w:tc>
        <w:tc>
          <w:tcPr>
            <w:tcW w:w="7913" w:type="dxa"/>
            <w:tcBorders>
              <w:top w:val="single" w:sz="4" w:space="0" w:color="000000"/>
              <w:left w:val="single" w:sz="4" w:space="0" w:color="000000"/>
              <w:bottom w:val="single" w:sz="4" w:space="0" w:color="000000"/>
              <w:right w:val="nil"/>
            </w:tcBorders>
          </w:tcPr>
          <w:p w14:paraId="1084AEE3" w14:textId="71BD1BDF" w:rsidR="00B22A33" w:rsidRDefault="00B22A33" w:rsidP="004D10BF">
            <w:pPr>
              <w:tabs>
                <w:tab w:val="left" w:pos="23"/>
              </w:tabs>
              <w:spacing w:line="276" w:lineRule="auto"/>
              <w:ind w:left="402" w:hanging="357"/>
              <w:jc w:val="both"/>
              <w:rPr>
                <w:ins w:id="795" w:author="Автор" w:date="2026-08-25T19:02:00Z"/>
                <w:color w:val="000000"/>
              </w:rPr>
            </w:pPr>
            <w:ins w:id="796" w:author="Автор" w:date="2026-08-25T19:02:00Z">
              <w:r w:rsidRPr="00A057BC">
                <w:rPr>
                  <w:color w:val="000000"/>
                </w:rPr>
                <w:t>AUC</w:t>
              </w:r>
            </w:ins>
            <w:customXmlInsRangeStart w:id="797" w:author="Автор" w:date="2026-08-25T19:02:00Z"/>
            <w:sdt>
              <w:sdtPr>
                <w:tag w:val="goog_rdk_7"/>
                <w:id w:val="293497324"/>
              </w:sdtPr>
              <w:sdtContent>
                <w:customXmlInsRangeEnd w:id="797"/>
                <w:ins w:id="798" w:author="Автор" w:date="2026-08-25T19:02:00Z">
                  <w:r w:rsidRPr="00A057BC">
                    <w:rPr>
                      <w:rFonts w:ascii="Gungsuh" w:eastAsia="Gungsuh" w:hAnsi="Gungsuh" w:cs="Gungsuh"/>
                      <w:color w:val="000000"/>
                      <w:vertAlign w:val="subscript"/>
                    </w:rPr>
                    <w:t>0</w:t>
                  </w:r>
                  <w:commentRangeStart w:id="799"/>
                  <w:commentRangeStart w:id="800"/>
                  <w:r w:rsidRPr="00A057BC">
                    <w:rPr>
                      <w:rFonts w:ascii="Gungsuh" w:eastAsia="Gungsuh" w:hAnsi="Gungsuh" w:cs="Gungsuh"/>
                      <w:color w:val="000000"/>
                      <w:vertAlign w:val="subscript"/>
                    </w:rPr>
                    <w:t>-∞</w:t>
                  </w:r>
                  <w:commentRangeEnd w:id="799"/>
                  <w:r>
                    <w:rPr>
                      <w:rStyle w:val="a8"/>
                    </w:rPr>
                    <w:commentReference w:id="799"/>
                  </w:r>
                </w:ins>
                <w:commentRangeEnd w:id="800"/>
                <w:ins w:id="801" w:author="Автор" w:date="2026-08-25T19:03:00Z">
                  <w:r>
                    <w:rPr>
                      <w:rStyle w:val="a8"/>
                    </w:rPr>
                    <w:commentReference w:id="800"/>
                  </w:r>
                </w:ins>
                <w:customXmlInsRangeStart w:id="802" w:author="Автор" w:date="2026-08-25T19:02:00Z"/>
              </w:sdtContent>
            </w:sdt>
            <w:customXmlInsRangeEnd w:id="802"/>
          </w:p>
          <w:p w14:paraId="1130378B" w14:textId="1F75F01A" w:rsidR="00257D27" w:rsidRPr="00A057BC" w:rsidRDefault="00B22A33">
            <w:pPr>
              <w:tabs>
                <w:tab w:val="left" w:pos="23"/>
              </w:tabs>
              <w:spacing w:line="276" w:lineRule="auto"/>
              <w:ind w:left="14" w:firstLine="31"/>
              <w:jc w:val="both"/>
              <w:rPr>
                <w:color w:val="000000"/>
              </w:rPr>
              <w:pPrChange w:id="803" w:author="Автор" w:date="2026-08-25T19:03:00Z">
                <w:pPr>
                  <w:tabs>
                    <w:tab w:val="left" w:pos="23"/>
                  </w:tabs>
                  <w:spacing w:line="276" w:lineRule="auto"/>
                  <w:ind w:left="402" w:hanging="357"/>
                  <w:jc w:val="both"/>
                </w:pPr>
              </w:pPrChange>
            </w:pPr>
            <w:ins w:id="804" w:author="Автор" w:date="2026-08-25T19:02:00Z">
              <w:r>
                <w:rPr>
                  <w:color w:val="000000"/>
                </w:rPr>
                <w:t xml:space="preserve">Расчет параметра будет проведен на основе </w:t>
              </w:r>
            </w:ins>
            <w:ins w:id="805" w:author="Автор" w:date="2026-08-25T19:03:00Z">
              <w:r>
                <w:rPr>
                  <w:color w:val="000000"/>
                </w:rPr>
                <w:t xml:space="preserve">рассчитанной </w:t>
              </w:r>
            </w:ins>
            <w:ins w:id="806" w:author="Автор" w:date="2026-08-25T19:02:00Z">
              <w:r>
                <w:rPr>
                  <w:color w:val="000000"/>
                </w:rPr>
                <w:t>константы</w:t>
              </w:r>
            </w:ins>
            <w:ins w:id="807" w:author="Автор" w:date="2026-08-25T19:03:00Z">
              <w:r>
                <w:rPr>
                  <w:color w:val="000000"/>
                </w:rPr>
                <w:t xml:space="preserve"> элиминации.</w:t>
              </w:r>
            </w:ins>
            <w:del w:id="808" w:author="Автор" w:date="2026-08-25T19:02:00Z">
              <w:r w:rsidR="00257D27" w:rsidRPr="00A057BC" w:rsidDel="00B22A33">
                <w:rPr>
                  <w:color w:val="000000"/>
                </w:rPr>
                <w:delText>AUC</w:delText>
              </w:r>
            </w:del>
            <w:customXmlDelRangeStart w:id="809" w:author="Автор" w:date="2026-08-25T19:02:00Z"/>
            <w:sdt>
              <w:sdtPr>
                <w:tag w:val="goog_rdk_7"/>
                <w:id w:val="2026134954"/>
              </w:sdtPr>
              <w:sdtContent>
                <w:customXmlDelRangeEnd w:id="809"/>
                <w:del w:id="810" w:author="Автор" w:date="2026-08-25T19:02:00Z">
                  <w:r w:rsidR="00257D27" w:rsidRPr="00A057BC" w:rsidDel="00B22A33">
                    <w:rPr>
                      <w:rFonts w:ascii="Gungsuh" w:eastAsia="Gungsuh" w:hAnsi="Gungsuh" w:cs="Gungsuh"/>
                      <w:color w:val="000000"/>
                      <w:vertAlign w:val="subscript"/>
                    </w:rPr>
                    <w:delText>0</w:delText>
                  </w:r>
                  <w:commentRangeStart w:id="811"/>
                  <w:r w:rsidR="00257D27" w:rsidRPr="00A057BC" w:rsidDel="00B22A33">
                    <w:rPr>
                      <w:rFonts w:ascii="Gungsuh" w:eastAsia="Gungsuh" w:hAnsi="Gungsuh" w:cs="Gungsuh"/>
                      <w:color w:val="000000"/>
                      <w:vertAlign w:val="subscript"/>
                    </w:rPr>
                    <w:delText>-∞</w:delText>
                  </w:r>
                  <w:commentRangeEnd w:id="811"/>
                  <w:r w:rsidR="00EC56A4" w:rsidDel="00B22A33">
                    <w:rPr>
                      <w:rStyle w:val="a8"/>
                    </w:rPr>
                    <w:commentReference w:id="811"/>
                  </w:r>
                </w:del>
                <w:customXmlDelRangeStart w:id="812" w:author="Автор" w:date="2026-08-25T19:02:00Z"/>
              </w:sdtContent>
            </w:sdt>
            <w:customXmlDelRangeEnd w:id="812"/>
          </w:p>
        </w:tc>
      </w:tr>
      <w:tr w:rsidR="00257D27" w:rsidRPr="00A057BC" w14:paraId="0C7CD7CF" w14:textId="77777777" w:rsidTr="002F5991">
        <w:tc>
          <w:tcPr>
            <w:tcW w:w="1442" w:type="dxa"/>
            <w:tcBorders>
              <w:top w:val="nil"/>
              <w:left w:val="nil"/>
              <w:bottom w:val="nil"/>
              <w:right w:val="single" w:sz="4" w:space="0" w:color="000000"/>
            </w:tcBorders>
          </w:tcPr>
          <w:p w14:paraId="12EE6477" w14:textId="77777777" w:rsidR="00257D27" w:rsidRPr="00A057BC" w:rsidRDefault="00257D27" w:rsidP="004D10BF">
            <w:pPr>
              <w:spacing w:line="276" w:lineRule="auto"/>
              <w:jc w:val="both"/>
            </w:pPr>
          </w:p>
        </w:tc>
        <w:tc>
          <w:tcPr>
            <w:tcW w:w="7913" w:type="dxa"/>
            <w:tcBorders>
              <w:top w:val="single" w:sz="4" w:space="0" w:color="000000"/>
              <w:left w:val="single" w:sz="4" w:space="0" w:color="000000"/>
              <w:bottom w:val="single" w:sz="4" w:space="0" w:color="000000"/>
              <w:right w:val="nil"/>
            </w:tcBorders>
          </w:tcPr>
          <w:p w14:paraId="5E90E95F" w14:textId="77777777" w:rsidR="00257D27" w:rsidRPr="00A057BC" w:rsidRDefault="00257D27" w:rsidP="004D10BF">
            <w:pPr>
              <w:tabs>
                <w:tab w:val="left" w:pos="23"/>
              </w:tabs>
              <w:spacing w:line="276" w:lineRule="auto"/>
              <w:ind w:left="402" w:hanging="357"/>
              <w:jc w:val="both"/>
              <w:rPr>
                <w:color w:val="000000"/>
              </w:rPr>
            </w:pPr>
            <w:r w:rsidRPr="00A057BC">
              <w:rPr>
                <w:color w:val="000000"/>
              </w:rPr>
              <w:t>k</w:t>
            </w:r>
            <w:r w:rsidRPr="00A057BC">
              <w:rPr>
                <w:color w:val="000000"/>
                <w:vertAlign w:val="subscript"/>
              </w:rPr>
              <w:t>el</w:t>
            </w:r>
          </w:p>
          <w:p w14:paraId="7855BE92" w14:textId="77777777" w:rsidR="00257D27" w:rsidRPr="00A057BC" w:rsidRDefault="00257D27" w:rsidP="004D10BF">
            <w:pPr>
              <w:spacing w:line="276" w:lineRule="auto"/>
              <w:jc w:val="both"/>
            </w:pPr>
            <w:r w:rsidRPr="00A057BC">
              <w:t>Для вычисления k</w:t>
            </w:r>
            <w:r w:rsidRPr="00A057BC">
              <w:rPr>
                <w:vertAlign w:val="subscript"/>
              </w:rPr>
              <w:t>el</w:t>
            </w:r>
            <w:r w:rsidRPr="00A057BC">
              <w:t xml:space="preserve"> конечный (</w:t>
            </w:r>
            <w:proofErr w:type="spellStart"/>
            <w:r w:rsidRPr="00A057BC">
              <w:t>моноэкспоненциальный</w:t>
            </w:r>
            <w:proofErr w:type="spellEnd"/>
            <w:r w:rsidRPr="00A057BC">
              <w:t>) участок фармакокинетической кривой описывается с помощью нелинейного регрессионного анализа. k</w:t>
            </w:r>
            <w:r w:rsidRPr="00A057BC">
              <w:rPr>
                <w:vertAlign w:val="subscript"/>
              </w:rPr>
              <w:t xml:space="preserve">el </w:t>
            </w:r>
            <w:r w:rsidRPr="00A057BC">
              <w:t>используется для достоверной оценки AUC</w:t>
            </w:r>
            <w:sdt>
              <w:sdtPr>
                <w:tag w:val="goog_rdk_8"/>
                <w:id w:val="292568316"/>
              </w:sdtPr>
              <w:sdtContent>
                <w:r w:rsidRPr="00A057BC">
                  <w:rPr>
                    <w:rFonts w:ascii="Gungsuh" w:eastAsia="Gungsuh" w:hAnsi="Gungsuh" w:cs="Gungsuh"/>
                    <w:vertAlign w:val="subscript"/>
                  </w:rPr>
                  <w:t>0-∞</w:t>
                </w:r>
              </w:sdtContent>
            </w:sdt>
            <w:r w:rsidRPr="00A057BC">
              <w:t>.</w:t>
            </w:r>
          </w:p>
        </w:tc>
      </w:tr>
      <w:tr w:rsidR="00257D27" w:rsidRPr="00A057BC" w14:paraId="17F60C82" w14:textId="77777777" w:rsidTr="00257D27">
        <w:trPr>
          <w:trHeight w:val="753"/>
        </w:trPr>
        <w:tc>
          <w:tcPr>
            <w:tcW w:w="1442" w:type="dxa"/>
            <w:tcBorders>
              <w:top w:val="nil"/>
              <w:left w:val="nil"/>
              <w:bottom w:val="nil"/>
              <w:right w:val="single" w:sz="4" w:space="0" w:color="000000"/>
            </w:tcBorders>
          </w:tcPr>
          <w:p w14:paraId="2C6FE1EA" w14:textId="77777777" w:rsidR="00257D27" w:rsidRPr="00A057BC" w:rsidRDefault="00257D27" w:rsidP="004D10BF">
            <w:pPr>
              <w:spacing w:line="276" w:lineRule="auto"/>
              <w:jc w:val="both"/>
            </w:pPr>
          </w:p>
        </w:tc>
        <w:tc>
          <w:tcPr>
            <w:tcW w:w="7913" w:type="dxa"/>
            <w:tcBorders>
              <w:top w:val="single" w:sz="4" w:space="0" w:color="000000"/>
              <w:left w:val="single" w:sz="4" w:space="0" w:color="000000"/>
              <w:bottom w:val="single" w:sz="4" w:space="0" w:color="000000"/>
              <w:right w:val="nil"/>
            </w:tcBorders>
          </w:tcPr>
          <w:p w14:paraId="6F4E275A" w14:textId="77777777" w:rsidR="00257D27" w:rsidRPr="00A057BC" w:rsidRDefault="00257D27" w:rsidP="004D10BF">
            <w:pPr>
              <w:tabs>
                <w:tab w:val="left" w:pos="23"/>
              </w:tabs>
              <w:spacing w:line="276" w:lineRule="auto"/>
              <w:ind w:left="402" w:hanging="357"/>
              <w:jc w:val="both"/>
              <w:rPr>
                <w:color w:val="000000"/>
              </w:rPr>
            </w:pPr>
            <w:r w:rsidRPr="00A057BC">
              <w:rPr>
                <w:color w:val="000000"/>
              </w:rPr>
              <w:t>AUC</w:t>
            </w:r>
            <w:r w:rsidRPr="00A057BC">
              <w:rPr>
                <w:color w:val="000000"/>
                <w:vertAlign w:val="subscript"/>
              </w:rPr>
              <w:t xml:space="preserve">extr </w:t>
            </w:r>
            <w:r w:rsidRPr="00A057BC">
              <w:rPr>
                <w:color w:val="000000"/>
              </w:rPr>
              <w:t>(остаточная площадь или RAUC)</w:t>
            </w:r>
          </w:p>
          <w:p w14:paraId="703E0FEE" w14:textId="67F3D33F" w:rsidR="00A0592B" w:rsidRPr="00A057BC" w:rsidRDefault="00A0592B" w:rsidP="004D10BF">
            <w:pPr>
              <w:tabs>
                <w:tab w:val="left" w:pos="23"/>
              </w:tabs>
              <w:spacing w:line="276" w:lineRule="auto"/>
              <w:ind w:left="402" w:hanging="357"/>
              <w:jc w:val="both"/>
              <w:rPr>
                <w:color w:val="000000"/>
              </w:rPr>
            </w:pPr>
            <w:r w:rsidRPr="00A057BC">
              <w:rPr>
                <w:color w:val="000000"/>
              </w:rPr>
              <w:t>Рассчитывается, как разность между AUC</w:t>
            </w:r>
            <w:r w:rsidRPr="00A057BC">
              <w:rPr>
                <w:color w:val="000000"/>
                <w:vertAlign w:val="subscript"/>
              </w:rPr>
              <w:t>0–∞</w:t>
            </w:r>
            <w:r w:rsidRPr="00A057BC">
              <w:rPr>
                <w:color w:val="000000"/>
              </w:rPr>
              <w:t xml:space="preserve"> и AUC</w:t>
            </w:r>
            <w:r w:rsidRPr="00A057BC">
              <w:rPr>
                <w:color w:val="000000"/>
                <w:vertAlign w:val="subscript"/>
              </w:rPr>
              <w:t>0–</w:t>
            </w:r>
            <w:r w:rsidR="007A72F3" w:rsidRPr="00A057BC">
              <w:rPr>
                <w:color w:val="000000"/>
                <w:vertAlign w:val="subscript"/>
                <w:lang w:val="en-US"/>
              </w:rPr>
              <w:t>t</w:t>
            </w:r>
            <w:r w:rsidRPr="00A057BC">
              <w:rPr>
                <w:color w:val="000000"/>
              </w:rPr>
              <w:t>.</w:t>
            </w:r>
          </w:p>
        </w:tc>
      </w:tr>
      <w:tr w:rsidR="00257D27" w:rsidRPr="00A057BC" w14:paraId="429144FD" w14:textId="77777777" w:rsidTr="002F5991">
        <w:tc>
          <w:tcPr>
            <w:tcW w:w="1442" w:type="dxa"/>
            <w:tcBorders>
              <w:top w:val="nil"/>
              <w:left w:val="nil"/>
              <w:bottom w:val="nil"/>
              <w:right w:val="single" w:sz="4" w:space="0" w:color="000000"/>
            </w:tcBorders>
          </w:tcPr>
          <w:p w14:paraId="554A920B" w14:textId="77777777" w:rsidR="00257D27" w:rsidRPr="00A057BC" w:rsidRDefault="00257D27" w:rsidP="004D10BF">
            <w:pPr>
              <w:spacing w:line="276" w:lineRule="auto"/>
              <w:jc w:val="both"/>
            </w:pPr>
          </w:p>
        </w:tc>
        <w:tc>
          <w:tcPr>
            <w:tcW w:w="7913" w:type="dxa"/>
            <w:tcBorders>
              <w:top w:val="single" w:sz="4" w:space="0" w:color="000000"/>
              <w:left w:val="single" w:sz="4" w:space="0" w:color="000000"/>
              <w:bottom w:val="single" w:sz="4" w:space="0" w:color="000000"/>
              <w:right w:val="nil"/>
            </w:tcBorders>
          </w:tcPr>
          <w:p w14:paraId="28D1A064" w14:textId="77777777" w:rsidR="00257D27" w:rsidRPr="00A057BC" w:rsidRDefault="00257D27" w:rsidP="004D10BF">
            <w:pPr>
              <w:spacing w:line="276" w:lineRule="auto"/>
              <w:jc w:val="both"/>
              <w:rPr>
                <w:color w:val="000000"/>
              </w:rPr>
            </w:pPr>
            <w:r w:rsidRPr="00A057BC">
              <w:rPr>
                <w:color w:val="000000"/>
              </w:rPr>
              <w:t>t</w:t>
            </w:r>
            <w:r w:rsidRPr="00A057BC">
              <w:rPr>
                <w:color w:val="000000"/>
                <w:vertAlign w:val="subscript"/>
              </w:rPr>
              <w:t>max</w:t>
            </w:r>
          </w:p>
          <w:p w14:paraId="0D02E17E" w14:textId="77777777" w:rsidR="00257D27" w:rsidRPr="00A057BC" w:rsidRDefault="00257D27" w:rsidP="004D10BF">
            <w:pPr>
              <w:spacing w:line="276" w:lineRule="auto"/>
              <w:jc w:val="both"/>
            </w:pPr>
            <w:r w:rsidRPr="00A057BC">
              <w:t>Если максимальное значение параметра t</w:t>
            </w:r>
            <w:r w:rsidRPr="00A057BC">
              <w:rPr>
                <w:vertAlign w:val="subscript"/>
              </w:rPr>
              <w:t>max</w:t>
            </w:r>
            <w:r w:rsidRPr="00A057BC">
              <w:t xml:space="preserve"> достигалось более чем в одну временную точку, то под показателем t</w:t>
            </w:r>
            <w:r w:rsidRPr="00A057BC">
              <w:rPr>
                <w:vertAlign w:val="subscript"/>
              </w:rPr>
              <w:t>max</w:t>
            </w:r>
            <w:r w:rsidRPr="00A057BC">
              <w:t xml:space="preserve"> принимается первая временная точка с этим значением.</w:t>
            </w:r>
          </w:p>
        </w:tc>
      </w:tr>
      <w:tr w:rsidR="00257D27" w:rsidRPr="00A057BC" w14:paraId="4F17D7D0" w14:textId="77777777" w:rsidTr="002F5991">
        <w:tc>
          <w:tcPr>
            <w:tcW w:w="1442" w:type="dxa"/>
            <w:tcBorders>
              <w:top w:val="nil"/>
              <w:left w:val="nil"/>
              <w:bottom w:val="single" w:sz="4" w:space="0" w:color="000000"/>
              <w:right w:val="single" w:sz="4" w:space="0" w:color="000000"/>
            </w:tcBorders>
          </w:tcPr>
          <w:p w14:paraId="5A1069D0" w14:textId="77777777" w:rsidR="00257D27" w:rsidRPr="00A057BC" w:rsidRDefault="00257D27" w:rsidP="004D10BF">
            <w:pPr>
              <w:spacing w:line="276" w:lineRule="auto"/>
              <w:jc w:val="both"/>
            </w:pPr>
          </w:p>
        </w:tc>
        <w:tc>
          <w:tcPr>
            <w:tcW w:w="7913" w:type="dxa"/>
            <w:tcBorders>
              <w:top w:val="single" w:sz="4" w:space="0" w:color="000000"/>
              <w:left w:val="single" w:sz="4" w:space="0" w:color="000000"/>
              <w:bottom w:val="single" w:sz="4" w:space="0" w:color="000000"/>
              <w:right w:val="nil"/>
            </w:tcBorders>
          </w:tcPr>
          <w:p w14:paraId="5B726A37" w14:textId="77777777" w:rsidR="00257D27" w:rsidRDefault="00257D27" w:rsidP="004D10BF">
            <w:pPr>
              <w:spacing w:line="276" w:lineRule="auto"/>
              <w:jc w:val="both"/>
              <w:rPr>
                <w:ins w:id="813" w:author="Автор" w:date="2026-08-25T18:59:00Z"/>
                <w:color w:val="000000"/>
                <w:vertAlign w:val="subscript"/>
              </w:rPr>
            </w:pPr>
            <w:r w:rsidRPr="00A057BC">
              <w:rPr>
                <w:color w:val="000000"/>
              </w:rPr>
              <w:t>t</w:t>
            </w:r>
            <w:r w:rsidRPr="00A057BC">
              <w:rPr>
                <w:color w:val="000000"/>
                <w:vertAlign w:val="subscript"/>
              </w:rPr>
              <w:t>1/</w:t>
            </w:r>
            <w:commentRangeStart w:id="814"/>
            <w:commentRangeStart w:id="815"/>
            <w:r w:rsidRPr="00A057BC">
              <w:rPr>
                <w:color w:val="000000"/>
                <w:vertAlign w:val="subscript"/>
              </w:rPr>
              <w:t>2</w:t>
            </w:r>
            <w:commentRangeEnd w:id="814"/>
            <w:r w:rsidR="00EC56A4">
              <w:rPr>
                <w:rStyle w:val="a8"/>
              </w:rPr>
              <w:commentReference w:id="814"/>
            </w:r>
            <w:commentRangeEnd w:id="815"/>
            <w:r w:rsidR="00DF791E">
              <w:rPr>
                <w:rStyle w:val="a8"/>
              </w:rPr>
              <w:commentReference w:id="815"/>
            </w:r>
          </w:p>
          <w:p w14:paraId="43DB4CA3" w14:textId="19DD6FCA" w:rsidR="00DF791E" w:rsidRPr="00A057BC" w:rsidRDefault="00DF791E" w:rsidP="004D10BF">
            <w:pPr>
              <w:spacing w:line="276" w:lineRule="auto"/>
              <w:jc w:val="both"/>
              <w:rPr>
                <w:color w:val="000000"/>
              </w:rPr>
            </w:pPr>
            <w:ins w:id="816" w:author="Автор" w:date="2026-08-25T18:59:00Z">
              <w:r>
                <w:rPr>
                  <w:color w:val="000000"/>
                </w:rPr>
                <w:t>Период полувыведения э</w:t>
              </w:r>
              <w:r w:rsidRPr="00DF791E">
                <w:rPr>
                  <w:color w:val="000000"/>
                </w:rPr>
                <w:t xml:space="preserve">то время, за которое концентрация </w:t>
              </w:r>
            </w:ins>
            <w:ins w:id="817" w:author="Автор" w:date="2026-08-25T19:00:00Z">
              <w:r>
                <w:rPr>
                  <w:color w:val="000000"/>
                </w:rPr>
                <w:t>аналита</w:t>
              </w:r>
            </w:ins>
            <w:ins w:id="818" w:author="Автор" w:date="2026-08-25T18:59:00Z">
              <w:r w:rsidRPr="00DF791E">
                <w:rPr>
                  <w:color w:val="000000"/>
                </w:rPr>
                <w:t xml:space="preserve"> в плазме крови уменьшается вдвое по сравнению с исходной</w:t>
              </w:r>
            </w:ins>
          </w:p>
        </w:tc>
      </w:tr>
    </w:tbl>
    <w:p w14:paraId="634C9B6B" w14:textId="4F118903" w:rsidR="00F322E7" w:rsidRPr="00A057BC" w:rsidRDefault="00F322E7" w:rsidP="004D10BF">
      <w:pPr>
        <w:spacing w:line="276" w:lineRule="auto"/>
        <w:jc w:val="both"/>
        <w:rPr>
          <w:color w:val="0D0D0D" w:themeColor="text1" w:themeTint="F2"/>
        </w:rPr>
      </w:pPr>
    </w:p>
    <w:p w14:paraId="0CF340B3"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Для определения параметров фармакокинетики у каждого добровольца после приема препарата будут взяты пробы крови в следующие моменты времени (точки отбора проб):</w:t>
      </w:r>
    </w:p>
    <w:p w14:paraId="1C68A463" w14:textId="149FF12B" w:rsidR="00F84553" w:rsidRPr="00A057BC" w:rsidRDefault="00257D27" w:rsidP="004D10BF">
      <w:pPr>
        <w:pStyle w:val="TableParagraph"/>
        <w:spacing w:line="276" w:lineRule="auto"/>
        <w:ind w:left="5" w:right="-15" w:firstLine="0"/>
        <w:jc w:val="both"/>
        <w:rPr>
          <w:color w:val="0D0D0D" w:themeColor="text1" w:themeTint="F2"/>
          <w:sz w:val="24"/>
        </w:rPr>
      </w:pPr>
      <w:r w:rsidRPr="00A057BC">
        <w:rPr>
          <w:color w:val="0D0D0D" w:themeColor="text1" w:themeTint="F2"/>
          <w:sz w:val="24"/>
        </w:rPr>
        <w:t>0 ч</w:t>
      </w:r>
      <w:r w:rsidR="00F426B7" w:rsidRPr="00A057BC">
        <w:rPr>
          <w:color w:val="0D0D0D" w:themeColor="text1" w:themeTint="F2"/>
          <w:sz w:val="24"/>
        </w:rPr>
        <w:t>асов</w:t>
      </w:r>
      <w:r w:rsidRPr="00A057BC">
        <w:rPr>
          <w:color w:val="0D0D0D" w:themeColor="text1" w:themeTint="F2"/>
          <w:sz w:val="24"/>
        </w:rPr>
        <w:t xml:space="preserve"> (до приема лекарственного препарата)</w:t>
      </w:r>
      <w:r w:rsidR="00A0592B" w:rsidRPr="00A057BC">
        <w:rPr>
          <w:color w:val="0D0D0D" w:themeColor="text1" w:themeTint="F2"/>
          <w:sz w:val="24"/>
        </w:rPr>
        <w:t xml:space="preserve"> и </w:t>
      </w:r>
      <w:r w:rsidR="00E7125B" w:rsidRPr="00A057BC">
        <w:rPr>
          <w:color w:val="0D0D0D" w:themeColor="text1" w:themeTint="F2"/>
          <w:sz w:val="24"/>
        </w:rPr>
        <w:t xml:space="preserve">через 15 мин; 30 мин; 1 час; 1 час 30 мин; 2 часа; 2 часа 30 мин; 3 часа; 3 часа 30 мин; 4 часа; 6 часов; 8 часов; 10 часов; 12 часов; 16 часов; 24 часа; 36 часов; 48 часов и 72 часа </w:t>
      </w:r>
      <w:r w:rsidR="00A0592B" w:rsidRPr="00A057BC">
        <w:rPr>
          <w:color w:val="0D0D0D" w:themeColor="text1" w:themeTint="F2"/>
          <w:sz w:val="24"/>
        </w:rPr>
        <w:t>(всего 19 точек забора крови).</w:t>
      </w:r>
    </w:p>
    <w:p w14:paraId="484849CD" w14:textId="07BE91D3" w:rsidR="00E348EB" w:rsidRPr="00A057BC" w:rsidRDefault="008D1B4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rPr>
        <w:t xml:space="preserve">Выбор длительности периода и точек отбора проб крови основан на необходимости </w:t>
      </w:r>
      <w:r w:rsidR="00257D27" w:rsidRPr="00A057BC">
        <w:rPr>
          <w:color w:val="0D0D0D" w:themeColor="text1" w:themeTint="F2"/>
        </w:rPr>
        <w:t xml:space="preserve">отбора </w:t>
      </w:r>
      <w:r w:rsidRPr="00A057BC">
        <w:rPr>
          <w:color w:val="0D0D0D" w:themeColor="text1" w:themeTint="F2"/>
        </w:rPr>
        <w:t xml:space="preserve">не менее 3 точек для фазы первоначального возрастания концентрации и не менее 5 точек для фазы ее снижения. </w:t>
      </w:r>
      <w:r w:rsidR="00E348EB" w:rsidRPr="00A057BC">
        <w:rPr>
          <w:color w:val="0D0D0D" w:themeColor="text1" w:themeTint="F2"/>
          <w:u w:color="000000"/>
          <w:bdr w:val="nil"/>
        </w:rPr>
        <w:t>Схема отбора проб крови определяется формой кривой «концентрация лекарственного вещества – время». Выбор моментов времени отбора проб должен обеспечивать получение нескольких точек для каждого фрагмента фармакокинетической кривой - не менее трех для фазы первоначального возрастания концентрации и не менее 5</w:t>
      </w:r>
      <w:r w:rsidR="00B216B1" w:rsidRPr="00A057BC">
        <w:rPr>
          <w:color w:val="0D0D0D" w:themeColor="text1" w:themeTint="F2"/>
          <w:u w:color="000000"/>
          <w:bdr w:val="nil"/>
        </w:rPr>
        <w:t xml:space="preserve"> </w:t>
      </w:r>
      <w:r w:rsidR="00E348EB" w:rsidRPr="00A057BC">
        <w:rPr>
          <w:color w:val="0D0D0D" w:themeColor="text1" w:themeTint="F2"/>
          <w:u w:color="000000"/>
          <w:bdr w:val="nil"/>
        </w:rPr>
        <w:t>- для фазы их снижения. В случае лекарственных форм, обеспечивающих быстрое высвобождение лекарственного вещества, продолжительность наблюдения за его концентрацией при однократном приеме должна быть не менее чем в 4 раза больше периода полувыведения (</w:t>
      </w:r>
      <w:r w:rsidR="00E348EB" w:rsidRPr="00A057BC">
        <w:rPr>
          <w:color w:val="0D0D0D" w:themeColor="text1" w:themeTint="F2"/>
          <w:u w:color="000000"/>
          <w:bdr w:val="nil"/>
          <w:lang w:val="en-US"/>
        </w:rPr>
        <w:t>t</w:t>
      </w:r>
      <w:r w:rsidR="00E348EB" w:rsidRPr="00A057BC">
        <w:rPr>
          <w:color w:val="0D0D0D" w:themeColor="text1" w:themeTint="F2"/>
          <w:u w:color="000000"/>
          <w:bdr w:val="nil"/>
          <w:vertAlign w:val="subscript"/>
        </w:rPr>
        <w:t>1/2</w:t>
      </w:r>
      <w:r w:rsidR="00E348EB" w:rsidRPr="00A057BC">
        <w:rPr>
          <w:color w:val="0D0D0D" w:themeColor="text1" w:themeTint="F2"/>
          <w:u w:color="000000"/>
          <w:bdr w:val="nil"/>
        </w:rPr>
        <w:t xml:space="preserve">), в случае длительного периода полувыведения продолжительность наблюдения может быть сокращена до 72 часов. Интервал времени </w:t>
      </w:r>
      <w:r w:rsidR="00E348EB" w:rsidRPr="00A057BC">
        <w:rPr>
          <w:color w:val="0D0D0D" w:themeColor="text1" w:themeTint="F2"/>
          <w:u w:color="000000"/>
          <w:bdr w:val="nil"/>
        </w:rPr>
        <w:lastRenderedPageBreak/>
        <w:t xml:space="preserve">между приемом лекарственных средств зависит от длительности циркуляции лекарственного вещества в организме, определяемый </w:t>
      </w:r>
      <w:r w:rsidR="00E348EB" w:rsidRPr="00A057BC">
        <w:rPr>
          <w:color w:val="0D0D0D" w:themeColor="text1" w:themeTint="F2"/>
          <w:u w:color="000000"/>
          <w:bdr w:val="nil"/>
          <w:lang w:val="en-US"/>
        </w:rPr>
        <w:t>t</w:t>
      </w:r>
      <w:r w:rsidR="00E348EB" w:rsidRPr="00A057BC">
        <w:rPr>
          <w:color w:val="0D0D0D" w:themeColor="text1" w:themeTint="F2"/>
          <w:u w:color="000000"/>
          <w:bdr w:val="nil"/>
          <w:vertAlign w:val="subscript"/>
        </w:rPr>
        <w:t>1/2</w:t>
      </w:r>
      <w:r w:rsidR="00E348EB" w:rsidRPr="00A057BC">
        <w:rPr>
          <w:color w:val="0D0D0D" w:themeColor="text1" w:themeTint="F2"/>
          <w:u w:color="000000"/>
          <w:bdr w:val="nil"/>
        </w:rPr>
        <w:t xml:space="preserve"> и должен составлять не менее 5 </w:t>
      </w:r>
      <w:r w:rsidR="00E348EB" w:rsidRPr="00A057BC">
        <w:rPr>
          <w:color w:val="0D0D0D" w:themeColor="text1" w:themeTint="F2"/>
          <w:u w:color="000000"/>
          <w:bdr w:val="nil"/>
          <w:lang w:val="en-US"/>
        </w:rPr>
        <w:t>t</w:t>
      </w:r>
      <w:r w:rsidR="00E348EB" w:rsidRPr="00A057BC">
        <w:rPr>
          <w:color w:val="0D0D0D" w:themeColor="text1" w:themeTint="F2"/>
          <w:u w:color="000000"/>
          <w:bdr w:val="nil"/>
          <w:vertAlign w:val="subscript"/>
        </w:rPr>
        <w:t>1/2</w:t>
      </w:r>
      <w:r w:rsidR="00E348EB" w:rsidRPr="00A057BC">
        <w:rPr>
          <w:color w:val="0D0D0D" w:themeColor="text1" w:themeTint="F2"/>
          <w:u w:color="000000"/>
          <w:bdr w:val="nil"/>
        </w:rPr>
        <w:t xml:space="preserve">. </w:t>
      </w:r>
    </w:p>
    <w:p w14:paraId="65401E10" w14:textId="59888DE8" w:rsidR="00E7125B" w:rsidRPr="00A057BC" w:rsidDel="00B22A33" w:rsidRDefault="00E7125B" w:rsidP="004D10BF">
      <w:pPr>
        <w:pBdr>
          <w:top w:val="nil"/>
          <w:left w:val="nil"/>
          <w:bottom w:val="nil"/>
          <w:right w:val="nil"/>
          <w:between w:val="nil"/>
          <w:bar w:val="nil"/>
        </w:pBdr>
        <w:spacing w:line="276" w:lineRule="auto"/>
        <w:jc w:val="both"/>
        <w:rPr>
          <w:del w:id="819" w:author="Автор" w:date="2026-08-25T19:03:00Z"/>
          <w:color w:val="0D0D0D" w:themeColor="text1" w:themeTint="F2"/>
          <w:u w:color="000000"/>
          <w:bdr w:val="nil"/>
        </w:rPr>
      </w:pPr>
    </w:p>
    <w:p w14:paraId="6C1C971A" w14:textId="77777777" w:rsidR="00E7125B" w:rsidRPr="00A057BC" w:rsidRDefault="00E7125B" w:rsidP="004D10BF">
      <w:pPr>
        <w:pBdr>
          <w:top w:val="nil"/>
          <w:left w:val="nil"/>
          <w:bottom w:val="nil"/>
          <w:right w:val="nil"/>
          <w:between w:val="nil"/>
          <w:bar w:val="nil"/>
        </w:pBdr>
        <w:spacing w:line="276" w:lineRule="auto"/>
        <w:jc w:val="both"/>
        <w:rPr>
          <w:color w:val="0D0D0D" w:themeColor="text1" w:themeTint="F2"/>
          <w:u w:color="000000"/>
          <w:bdr w:val="nil"/>
        </w:rPr>
      </w:pPr>
    </w:p>
    <w:p w14:paraId="5B4B3FF4" w14:textId="35AB7066" w:rsidR="00F322E7" w:rsidRPr="00A057BC" w:rsidRDefault="008D1B42" w:rsidP="004D10BF">
      <w:pPr>
        <w:spacing w:line="276" w:lineRule="auto"/>
        <w:jc w:val="both"/>
        <w:rPr>
          <w:b/>
          <w:bCs/>
          <w:color w:val="0D0D0D" w:themeColor="text1" w:themeTint="F2"/>
        </w:rPr>
      </w:pPr>
      <w:r w:rsidRPr="00A057BC">
        <w:rPr>
          <w:b/>
          <w:bCs/>
          <w:color w:val="0D0D0D" w:themeColor="text1" w:themeTint="F2"/>
        </w:rPr>
        <w:t>Параметры для оценки безопасности</w:t>
      </w:r>
    </w:p>
    <w:p w14:paraId="0F07321E" w14:textId="0A565BF8"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Будет оценена частота НЯ после приема препарата </w:t>
      </w:r>
      <w:r w:rsidRPr="00A057BC">
        <w:rPr>
          <w:color w:val="0D0D0D" w:themeColor="text1" w:themeTint="F2"/>
          <w:lang w:val="en-US"/>
        </w:rPr>
        <w:t>T</w:t>
      </w:r>
      <w:r w:rsidRPr="00A057BC">
        <w:rPr>
          <w:color w:val="0D0D0D" w:themeColor="text1" w:themeTint="F2"/>
        </w:rPr>
        <w:t xml:space="preserve"> и после приема препарата </w:t>
      </w:r>
      <w:r w:rsidRPr="00A057BC">
        <w:rPr>
          <w:color w:val="0D0D0D" w:themeColor="text1" w:themeTint="F2"/>
          <w:lang w:val="en-US"/>
        </w:rPr>
        <w:t>R</w:t>
      </w:r>
      <w:r w:rsidRPr="00A057BC">
        <w:rPr>
          <w:color w:val="0D0D0D" w:themeColor="text1" w:themeTint="F2"/>
        </w:rPr>
        <w:t>:</w:t>
      </w:r>
      <w:r w:rsidR="00416413" w:rsidRPr="00A057BC">
        <w:rPr>
          <w:color w:val="0D0D0D" w:themeColor="text1" w:themeTint="F2"/>
        </w:rPr>
        <w:t xml:space="preserve"> </w:t>
      </w:r>
      <w:commentRangeStart w:id="820"/>
      <w:commentRangeStart w:id="821"/>
      <w:r w:rsidRPr="00A057BC">
        <w:rPr>
          <w:color w:val="0D0D0D" w:themeColor="text1" w:themeTint="F2"/>
        </w:rPr>
        <w:t xml:space="preserve">общая частота НЯ, </w:t>
      </w:r>
      <w:del w:id="822" w:author="Автор" w:date="2026-08-25T18:35:00Z">
        <w:r w:rsidRPr="00A057BC" w:rsidDel="00B56882">
          <w:rPr>
            <w:color w:val="0D0D0D" w:themeColor="text1" w:themeTint="F2"/>
          </w:rPr>
          <w:delText xml:space="preserve">частота клинически значимых НЯ, </w:delText>
        </w:r>
      </w:del>
      <w:commentRangeEnd w:id="820"/>
      <w:r w:rsidR="004E5B9D">
        <w:rPr>
          <w:rStyle w:val="a8"/>
        </w:rPr>
        <w:commentReference w:id="820"/>
      </w:r>
      <w:commentRangeEnd w:id="821"/>
      <w:r w:rsidR="009A51F3">
        <w:rPr>
          <w:rStyle w:val="a8"/>
        </w:rPr>
        <w:commentReference w:id="821"/>
      </w:r>
      <w:commentRangeStart w:id="823"/>
      <w:r w:rsidRPr="00A057BC">
        <w:rPr>
          <w:color w:val="0D0D0D" w:themeColor="text1" w:themeTint="F2"/>
        </w:rPr>
        <w:t>частота СНЯ</w:t>
      </w:r>
      <w:commentRangeEnd w:id="823"/>
      <w:r w:rsidR="00A423D1">
        <w:rPr>
          <w:rStyle w:val="a8"/>
        </w:rPr>
        <w:commentReference w:id="823"/>
      </w:r>
      <w:r w:rsidRPr="00A057BC">
        <w:rPr>
          <w:color w:val="0D0D0D" w:themeColor="text1" w:themeTint="F2"/>
        </w:rPr>
        <w:t>, частота НЯ, ставших причиной досрочного выбывания, частота НЯ по степени тяжести, частота НЯ, связь которых с препаратом исследования оценена как возможная, вероятная или определенная.</w:t>
      </w:r>
    </w:p>
    <w:p w14:paraId="221A5B7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 качестве НЯ будут регистрироваться все отклонения результатов оценки жизненно-важных показателей, физикального осмотра, лабораторных исследований и ЭКГ от референсных значений, а также жалобы добровольцев, согласно критериям и процедурам, изложенным в разделе 10 Протокола. </w:t>
      </w:r>
    </w:p>
    <w:p w14:paraId="68342219" w14:textId="77777777" w:rsidR="00F322E7" w:rsidRPr="00A057BC" w:rsidRDefault="008D1B42" w:rsidP="004D10BF">
      <w:pPr>
        <w:pStyle w:val="20"/>
        <w:spacing w:after="0" w:line="276" w:lineRule="auto"/>
        <w:jc w:val="both"/>
        <w:rPr>
          <w:rFonts w:cs="Times New Roman"/>
          <w:color w:val="0D0D0D" w:themeColor="text1" w:themeTint="F2"/>
        </w:rPr>
      </w:pPr>
      <w:bookmarkStart w:id="824" w:name="_Toc203135898"/>
      <w:bookmarkStart w:id="825" w:name="_Toc233373526"/>
      <w:r w:rsidRPr="00A057BC">
        <w:rPr>
          <w:rFonts w:cs="Times New Roman"/>
          <w:color w:val="0D0D0D" w:themeColor="text1" w:themeTint="F2"/>
        </w:rPr>
        <w:t>4.4.</w:t>
      </w:r>
      <w:r w:rsidRPr="00A057BC">
        <w:rPr>
          <w:rFonts w:cs="Times New Roman"/>
          <w:color w:val="0D0D0D" w:themeColor="text1" w:themeTint="F2"/>
        </w:rPr>
        <w:tab/>
        <w:t>Процедуры исследования</w:t>
      </w:r>
      <w:bookmarkEnd w:id="824"/>
      <w:bookmarkEnd w:id="825"/>
    </w:p>
    <w:p w14:paraId="330CFD90"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исследовании предусмотрены следующие процедуры:</w:t>
      </w:r>
    </w:p>
    <w:p w14:paraId="1468470C" w14:textId="31AC2A2D" w:rsidR="00F322E7" w:rsidRDefault="008D1B42" w:rsidP="004D10BF">
      <w:pPr>
        <w:pStyle w:val="afd"/>
        <w:numPr>
          <w:ilvl w:val="0"/>
          <w:numId w:val="1"/>
        </w:numPr>
        <w:spacing w:line="276" w:lineRule="auto"/>
        <w:jc w:val="both"/>
        <w:rPr>
          <w:ins w:id="826" w:author="Автор" w:date="2026-08-25T19:00:00Z"/>
          <w:color w:val="0D0D0D" w:themeColor="text1" w:themeTint="F2"/>
        </w:rPr>
      </w:pPr>
      <w:r w:rsidRPr="00A057BC">
        <w:rPr>
          <w:color w:val="0D0D0D" w:themeColor="text1" w:themeTint="F2"/>
        </w:rPr>
        <w:t xml:space="preserve">Получение информированного согласия и страхование жизни и здоровья </w:t>
      </w:r>
      <w:commentRangeStart w:id="827"/>
      <w:commentRangeStart w:id="828"/>
      <w:r w:rsidRPr="00A057BC">
        <w:rPr>
          <w:color w:val="0D0D0D" w:themeColor="text1" w:themeTint="F2"/>
        </w:rPr>
        <w:t>добровольца</w:t>
      </w:r>
      <w:commentRangeEnd w:id="827"/>
      <w:r w:rsidR="003F3F6C">
        <w:rPr>
          <w:rStyle w:val="a8"/>
        </w:rPr>
        <w:commentReference w:id="827"/>
      </w:r>
      <w:commentRangeEnd w:id="828"/>
      <w:r w:rsidR="00DF791E">
        <w:rPr>
          <w:rStyle w:val="a8"/>
        </w:rPr>
        <w:commentReference w:id="828"/>
      </w:r>
      <w:r w:rsidR="00FA2039" w:rsidRPr="00A057BC">
        <w:rPr>
          <w:color w:val="0D0D0D" w:themeColor="text1" w:themeTint="F2"/>
        </w:rPr>
        <w:t>;</w:t>
      </w:r>
    </w:p>
    <w:p w14:paraId="26FC9BDF" w14:textId="1DDC3ADF" w:rsidR="00DF791E" w:rsidRPr="00A057BC" w:rsidRDefault="00DF791E" w:rsidP="004D10BF">
      <w:pPr>
        <w:pStyle w:val="afd"/>
        <w:numPr>
          <w:ilvl w:val="0"/>
          <w:numId w:val="1"/>
        </w:numPr>
        <w:spacing w:line="276" w:lineRule="auto"/>
        <w:jc w:val="both"/>
        <w:rPr>
          <w:color w:val="0D0D0D" w:themeColor="text1" w:themeTint="F2"/>
        </w:rPr>
      </w:pPr>
      <w:ins w:id="829" w:author="Автор" w:date="2026-08-25T19:00:00Z">
        <w:r>
          <w:rPr>
            <w:color w:val="0D0D0D" w:themeColor="text1" w:themeTint="F2"/>
          </w:rPr>
          <w:t>Госпитализация</w:t>
        </w:r>
        <w:r>
          <w:rPr>
            <w:color w:val="0D0D0D" w:themeColor="text1" w:themeTint="F2"/>
            <w:lang w:val="en-US"/>
          </w:rPr>
          <w:t>;</w:t>
        </w:r>
      </w:ins>
    </w:p>
    <w:p w14:paraId="7F7A40A4" w14:textId="46FD62A2" w:rsidR="00F322E7" w:rsidRPr="00A057BC" w:rsidRDefault="005757B3" w:rsidP="004D10BF">
      <w:pPr>
        <w:pStyle w:val="afd"/>
        <w:numPr>
          <w:ilvl w:val="0"/>
          <w:numId w:val="1"/>
        </w:numPr>
        <w:spacing w:line="276" w:lineRule="auto"/>
        <w:jc w:val="both"/>
        <w:rPr>
          <w:color w:val="0D0D0D" w:themeColor="text1" w:themeTint="F2"/>
        </w:rPr>
      </w:pPr>
      <w:r w:rsidRPr="00A057BC">
        <w:rPr>
          <w:color w:val="0D0D0D" w:themeColor="text1" w:themeTint="F2"/>
        </w:rPr>
        <w:t>Оценка соответствия критериям включения/невключения</w:t>
      </w:r>
      <w:r w:rsidR="00FA2039" w:rsidRPr="00A057BC">
        <w:rPr>
          <w:color w:val="0D0D0D" w:themeColor="text1" w:themeTint="F2"/>
        </w:rPr>
        <w:t>;</w:t>
      </w:r>
    </w:p>
    <w:p w14:paraId="100ED701" w14:textId="01BDB30D" w:rsidR="00F322E7" w:rsidRPr="00A057BC" w:rsidRDefault="008D1B42" w:rsidP="004D10BF">
      <w:pPr>
        <w:pStyle w:val="afd"/>
        <w:numPr>
          <w:ilvl w:val="0"/>
          <w:numId w:val="1"/>
        </w:numPr>
        <w:spacing w:line="276" w:lineRule="auto"/>
        <w:jc w:val="both"/>
        <w:rPr>
          <w:color w:val="0D0D0D" w:themeColor="text1" w:themeTint="F2"/>
        </w:rPr>
      </w:pPr>
      <w:r w:rsidRPr="00A057BC">
        <w:rPr>
          <w:color w:val="0D0D0D" w:themeColor="text1" w:themeTint="F2"/>
        </w:rPr>
        <w:t>Рандомизация</w:t>
      </w:r>
      <w:r w:rsidR="00FA2039" w:rsidRPr="00A057BC">
        <w:rPr>
          <w:color w:val="0D0D0D" w:themeColor="text1" w:themeTint="F2"/>
        </w:rPr>
        <w:t>;</w:t>
      </w:r>
    </w:p>
    <w:p w14:paraId="53E505F2" w14:textId="74374B60" w:rsidR="00F322E7" w:rsidRPr="00A057BC" w:rsidRDefault="008D1B42" w:rsidP="004D10BF">
      <w:pPr>
        <w:pStyle w:val="afd"/>
        <w:numPr>
          <w:ilvl w:val="0"/>
          <w:numId w:val="1"/>
        </w:numPr>
        <w:spacing w:line="276" w:lineRule="auto"/>
        <w:jc w:val="both"/>
        <w:rPr>
          <w:color w:val="0D0D0D" w:themeColor="text1" w:themeTint="F2"/>
        </w:rPr>
      </w:pPr>
      <w:r w:rsidRPr="00A057BC">
        <w:rPr>
          <w:color w:val="0D0D0D" w:themeColor="text1" w:themeTint="F2"/>
        </w:rPr>
        <w:t xml:space="preserve">Сбор анамнеза (медицинского, </w:t>
      </w:r>
      <w:commentRangeStart w:id="830"/>
      <w:commentRangeStart w:id="831"/>
      <w:r w:rsidRPr="00A057BC">
        <w:rPr>
          <w:color w:val="0D0D0D" w:themeColor="text1" w:themeTint="F2"/>
        </w:rPr>
        <w:t>аллергологического</w:t>
      </w:r>
      <w:commentRangeEnd w:id="830"/>
      <w:r w:rsidR="003F3F6C">
        <w:rPr>
          <w:rStyle w:val="a8"/>
        </w:rPr>
        <w:commentReference w:id="830"/>
      </w:r>
      <w:commentRangeEnd w:id="831"/>
      <w:r w:rsidR="00DF791E">
        <w:rPr>
          <w:rStyle w:val="a8"/>
        </w:rPr>
        <w:commentReference w:id="831"/>
      </w:r>
      <w:r w:rsidRPr="00A057BC">
        <w:rPr>
          <w:color w:val="0D0D0D" w:themeColor="text1" w:themeTint="F2"/>
        </w:rPr>
        <w:t xml:space="preserve">, </w:t>
      </w:r>
      <w:commentRangeStart w:id="832"/>
      <w:commentRangeStart w:id="833"/>
      <w:r w:rsidRPr="00A057BC">
        <w:rPr>
          <w:color w:val="0D0D0D" w:themeColor="text1" w:themeTint="F2"/>
        </w:rPr>
        <w:t>лекарственного</w:t>
      </w:r>
      <w:commentRangeEnd w:id="832"/>
      <w:r w:rsidR="003F3F6C">
        <w:rPr>
          <w:rStyle w:val="a8"/>
        </w:rPr>
        <w:commentReference w:id="832"/>
      </w:r>
      <w:commentRangeEnd w:id="833"/>
      <w:r w:rsidR="00B22A33">
        <w:rPr>
          <w:rStyle w:val="a8"/>
        </w:rPr>
        <w:commentReference w:id="833"/>
      </w:r>
      <w:r w:rsidRPr="00A057BC">
        <w:rPr>
          <w:color w:val="0D0D0D" w:themeColor="text1" w:themeTint="F2"/>
        </w:rPr>
        <w:t>, анамнеза курения и употребления наркотических и психоактивных веществ)</w:t>
      </w:r>
      <w:r w:rsidR="00FA2039" w:rsidRPr="00A057BC">
        <w:rPr>
          <w:color w:val="0D0D0D" w:themeColor="text1" w:themeTint="F2"/>
        </w:rPr>
        <w:t>;</w:t>
      </w:r>
    </w:p>
    <w:p w14:paraId="1421EB02" w14:textId="085398DD" w:rsidR="00F322E7" w:rsidRPr="00A057BC" w:rsidRDefault="008D1B42" w:rsidP="004D10BF">
      <w:pPr>
        <w:pStyle w:val="afd"/>
        <w:numPr>
          <w:ilvl w:val="0"/>
          <w:numId w:val="1"/>
        </w:numPr>
        <w:spacing w:line="276" w:lineRule="auto"/>
        <w:jc w:val="both"/>
        <w:rPr>
          <w:color w:val="0D0D0D" w:themeColor="text1" w:themeTint="F2"/>
        </w:rPr>
      </w:pPr>
      <w:r w:rsidRPr="00A057BC">
        <w:rPr>
          <w:color w:val="0D0D0D" w:themeColor="text1" w:themeTint="F2"/>
        </w:rPr>
        <w:t>Сбор демографических и антропометрических данных</w:t>
      </w:r>
      <w:r w:rsidR="00FA2039" w:rsidRPr="00A057BC">
        <w:rPr>
          <w:color w:val="0D0D0D" w:themeColor="text1" w:themeTint="F2"/>
        </w:rPr>
        <w:t>;</w:t>
      </w:r>
    </w:p>
    <w:p w14:paraId="3F911C09" w14:textId="77777777" w:rsidR="003F3F6C" w:rsidRPr="00A057BC" w:rsidRDefault="003F3F6C" w:rsidP="003F3F6C">
      <w:pPr>
        <w:pStyle w:val="afd"/>
        <w:numPr>
          <w:ilvl w:val="0"/>
          <w:numId w:val="1"/>
        </w:numPr>
        <w:spacing w:line="276" w:lineRule="auto"/>
        <w:jc w:val="both"/>
        <w:rPr>
          <w:moveTo w:id="834" w:author="Автор" w:date="2026-08-10T18:11:00Z"/>
          <w:color w:val="0D0D0D" w:themeColor="text1" w:themeTint="F2"/>
        </w:rPr>
      </w:pPr>
      <w:moveToRangeStart w:id="835" w:author="Автор" w:date="2026-08-10T18:11:00Z" w:name="move237277918"/>
      <w:moveTo w:id="836" w:author="Автор" w:date="2026-08-10T18:11:00Z">
        <w:r w:rsidRPr="00A057BC">
          <w:rPr>
            <w:color w:val="0D0D0D" w:themeColor="text1" w:themeTint="F2"/>
          </w:rPr>
          <w:t>Физикальный осмотр;</w:t>
        </w:r>
      </w:moveTo>
    </w:p>
    <w:p w14:paraId="3CED4FAD" w14:textId="77777777" w:rsidR="003F3F6C" w:rsidRPr="00A057BC" w:rsidRDefault="003F3F6C" w:rsidP="003F3F6C">
      <w:pPr>
        <w:pStyle w:val="afd"/>
        <w:numPr>
          <w:ilvl w:val="0"/>
          <w:numId w:val="1"/>
        </w:numPr>
        <w:spacing w:line="276" w:lineRule="auto"/>
        <w:jc w:val="both"/>
        <w:rPr>
          <w:moveTo w:id="837" w:author="Автор" w:date="2026-08-10T18:11:00Z"/>
          <w:color w:val="0D0D0D" w:themeColor="text1" w:themeTint="F2"/>
        </w:rPr>
      </w:pPr>
      <w:moveTo w:id="838" w:author="Автор" w:date="2026-08-10T18:11:00Z">
        <w:r w:rsidRPr="00A057BC">
          <w:rPr>
            <w:color w:val="0D0D0D" w:themeColor="text1" w:themeTint="F2"/>
          </w:rPr>
          <w:t>Измерение ЖВП: САД, ДАД, ЧСС, ЧДД и температуры тела;</w:t>
        </w:r>
      </w:moveTo>
    </w:p>
    <w:p w14:paraId="281478DF" w14:textId="77777777" w:rsidR="003F3F6C" w:rsidRPr="00A057BC" w:rsidRDefault="003F3F6C" w:rsidP="003F3F6C">
      <w:pPr>
        <w:pStyle w:val="afd"/>
        <w:numPr>
          <w:ilvl w:val="0"/>
          <w:numId w:val="1"/>
        </w:numPr>
        <w:spacing w:line="276" w:lineRule="auto"/>
        <w:jc w:val="both"/>
        <w:rPr>
          <w:moveTo w:id="839" w:author="Автор" w:date="2026-08-10T18:12:00Z"/>
          <w:color w:val="0D0D0D" w:themeColor="text1" w:themeTint="F2"/>
        </w:rPr>
      </w:pPr>
      <w:moveToRangeStart w:id="840" w:author="Автор" w:date="2026-08-10T18:12:00Z" w:name="move237277936"/>
      <w:moveToRangeEnd w:id="835"/>
      <w:moveTo w:id="841" w:author="Автор" w:date="2026-08-10T18:12:00Z">
        <w:r w:rsidRPr="00A057BC">
          <w:rPr>
            <w:color w:val="0D0D0D" w:themeColor="text1" w:themeTint="F2"/>
            <w:u w:color="000000"/>
            <w:bdr w:val="nil"/>
          </w:rPr>
          <w:t>Определение ИМТ;</w:t>
        </w:r>
      </w:moveTo>
    </w:p>
    <w:moveToRangeEnd w:id="840"/>
    <w:p w14:paraId="669E7CCB" w14:textId="3A7AC18D" w:rsidR="005757B3" w:rsidRPr="00A057BC" w:rsidRDefault="005757B3" w:rsidP="004D10BF">
      <w:pPr>
        <w:pStyle w:val="afd"/>
        <w:numPr>
          <w:ilvl w:val="0"/>
          <w:numId w:val="1"/>
        </w:numPr>
        <w:spacing w:line="276" w:lineRule="auto"/>
        <w:jc w:val="both"/>
        <w:rPr>
          <w:color w:val="0D0D0D" w:themeColor="text1" w:themeTint="F2"/>
        </w:rPr>
      </w:pPr>
      <w:r w:rsidRPr="00A057BC">
        <w:rPr>
          <w:color w:val="0D0D0D" w:themeColor="text1" w:themeTint="F2"/>
        </w:rPr>
        <w:t>Установка катетера;</w:t>
      </w:r>
    </w:p>
    <w:p w14:paraId="12601165" w14:textId="116E6B6D" w:rsidR="005757B3" w:rsidRDefault="005757B3" w:rsidP="004D10BF">
      <w:pPr>
        <w:pStyle w:val="afd"/>
        <w:numPr>
          <w:ilvl w:val="0"/>
          <w:numId w:val="1"/>
        </w:numPr>
        <w:spacing w:line="276" w:lineRule="auto"/>
        <w:jc w:val="both"/>
        <w:rPr>
          <w:ins w:id="842" w:author="Автор" w:date="2026-08-25T19:00:00Z"/>
          <w:color w:val="0D0D0D" w:themeColor="text1" w:themeTint="F2"/>
        </w:rPr>
      </w:pPr>
      <w:r w:rsidRPr="00A057BC">
        <w:rPr>
          <w:color w:val="0D0D0D" w:themeColor="text1" w:themeTint="F2"/>
        </w:rPr>
        <w:t>Удаление катетера</w:t>
      </w:r>
      <w:r w:rsidR="00FA2039" w:rsidRPr="00A057BC">
        <w:rPr>
          <w:color w:val="0D0D0D" w:themeColor="text1" w:themeTint="F2"/>
        </w:rPr>
        <w:t>;</w:t>
      </w:r>
    </w:p>
    <w:p w14:paraId="2F876EC7" w14:textId="72D8D6A1" w:rsidR="00DF791E" w:rsidRPr="00A057BC" w:rsidRDefault="00DF791E" w:rsidP="004D10BF">
      <w:pPr>
        <w:pStyle w:val="afd"/>
        <w:numPr>
          <w:ilvl w:val="0"/>
          <w:numId w:val="1"/>
        </w:numPr>
        <w:spacing w:line="276" w:lineRule="auto"/>
        <w:jc w:val="both"/>
        <w:rPr>
          <w:color w:val="0D0D0D" w:themeColor="text1" w:themeTint="F2"/>
        </w:rPr>
      </w:pPr>
      <w:ins w:id="843" w:author="Автор" w:date="2026-08-25T19:00:00Z">
        <w:r>
          <w:rPr>
            <w:color w:val="0D0D0D" w:themeColor="text1" w:themeTint="F2"/>
          </w:rPr>
          <w:t>Выписка из стационара</w:t>
        </w:r>
        <w:r>
          <w:rPr>
            <w:color w:val="0D0D0D" w:themeColor="text1" w:themeTint="F2"/>
            <w:lang w:val="en-US"/>
          </w:rPr>
          <w:t>;</w:t>
        </w:r>
      </w:ins>
    </w:p>
    <w:p w14:paraId="74417A40" w14:textId="33C61259" w:rsidR="00F322E7" w:rsidRPr="00A057BC" w:rsidDel="003F3F6C" w:rsidRDefault="008D1B42" w:rsidP="004D10BF">
      <w:pPr>
        <w:pStyle w:val="afd"/>
        <w:numPr>
          <w:ilvl w:val="0"/>
          <w:numId w:val="1"/>
        </w:numPr>
        <w:spacing w:line="276" w:lineRule="auto"/>
        <w:jc w:val="both"/>
        <w:rPr>
          <w:moveFrom w:id="844" w:author="Автор" w:date="2026-08-10T18:11:00Z"/>
          <w:color w:val="0D0D0D" w:themeColor="text1" w:themeTint="F2"/>
        </w:rPr>
      </w:pPr>
      <w:moveFromRangeStart w:id="845" w:author="Автор" w:date="2026-08-10T18:11:00Z" w:name="move237277918"/>
      <w:moveFrom w:id="846" w:author="Автор" w:date="2026-08-10T18:11:00Z">
        <w:r w:rsidRPr="00A057BC" w:rsidDel="003F3F6C">
          <w:rPr>
            <w:color w:val="0D0D0D" w:themeColor="text1" w:themeTint="F2"/>
          </w:rPr>
          <w:t>Физикальный осмотр</w:t>
        </w:r>
        <w:r w:rsidR="00FA2039" w:rsidRPr="00A057BC" w:rsidDel="003F3F6C">
          <w:rPr>
            <w:color w:val="0D0D0D" w:themeColor="text1" w:themeTint="F2"/>
          </w:rPr>
          <w:t>;</w:t>
        </w:r>
      </w:moveFrom>
    </w:p>
    <w:p w14:paraId="0EFBD0E1" w14:textId="30C6394D" w:rsidR="00F322E7" w:rsidRPr="00A057BC" w:rsidDel="003F3F6C" w:rsidRDefault="008D1B42" w:rsidP="004D10BF">
      <w:pPr>
        <w:pStyle w:val="afd"/>
        <w:numPr>
          <w:ilvl w:val="0"/>
          <w:numId w:val="1"/>
        </w:numPr>
        <w:spacing w:line="276" w:lineRule="auto"/>
        <w:jc w:val="both"/>
        <w:rPr>
          <w:moveFrom w:id="847" w:author="Автор" w:date="2026-08-10T18:11:00Z"/>
          <w:color w:val="0D0D0D" w:themeColor="text1" w:themeTint="F2"/>
        </w:rPr>
      </w:pPr>
      <w:moveFrom w:id="848" w:author="Автор" w:date="2026-08-10T18:11:00Z">
        <w:r w:rsidRPr="00A057BC" w:rsidDel="003F3F6C">
          <w:rPr>
            <w:color w:val="0D0D0D" w:themeColor="text1" w:themeTint="F2"/>
          </w:rPr>
          <w:t xml:space="preserve">Измерение </w:t>
        </w:r>
        <w:r w:rsidR="00A0592B" w:rsidRPr="00A057BC" w:rsidDel="003F3F6C">
          <w:rPr>
            <w:color w:val="0D0D0D" w:themeColor="text1" w:themeTint="F2"/>
          </w:rPr>
          <w:t>ЖВП:</w:t>
        </w:r>
        <w:r w:rsidRPr="00A057BC" w:rsidDel="003F3F6C">
          <w:rPr>
            <w:color w:val="0D0D0D" w:themeColor="text1" w:themeTint="F2"/>
          </w:rPr>
          <w:t xml:space="preserve"> </w:t>
        </w:r>
        <w:r w:rsidR="00A0592B" w:rsidRPr="00A057BC" w:rsidDel="003F3F6C">
          <w:rPr>
            <w:color w:val="0D0D0D" w:themeColor="text1" w:themeTint="F2"/>
          </w:rPr>
          <w:t>С</w:t>
        </w:r>
        <w:r w:rsidRPr="00A057BC" w:rsidDel="003F3F6C">
          <w:rPr>
            <w:color w:val="0D0D0D" w:themeColor="text1" w:themeTint="F2"/>
          </w:rPr>
          <w:t xml:space="preserve">АД, </w:t>
        </w:r>
        <w:r w:rsidR="00A0592B" w:rsidRPr="00A057BC" w:rsidDel="003F3F6C">
          <w:rPr>
            <w:color w:val="0D0D0D" w:themeColor="text1" w:themeTint="F2"/>
          </w:rPr>
          <w:t xml:space="preserve">ДАД, </w:t>
        </w:r>
        <w:r w:rsidRPr="00A057BC" w:rsidDel="003F3F6C">
          <w:rPr>
            <w:color w:val="0D0D0D" w:themeColor="text1" w:themeTint="F2"/>
          </w:rPr>
          <w:t>ЧСС, ЧДД и температуры тела</w:t>
        </w:r>
        <w:r w:rsidR="00FA2039" w:rsidRPr="00A057BC" w:rsidDel="003F3F6C">
          <w:rPr>
            <w:color w:val="0D0D0D" w:themeColor="text1" w:themeTint="F2"/>
          </w:rPr>
          <w:t>;</w:t>
        </w:r>
      </w:moveFrom>
    </w:p>
    <w:moveFromRangeEnd w:id="845"/>
    <w:p w14:paraId="6D89034E" w14:textId="79BD0334" w:rsidR="00F322E7" w:rsidRPr="00A057BC" w:rsidRDefault="008D1B42" w:rsidP="004D10BF">
      <w:pPr>
        <w:pStyle w:val="afd"/>
        <w:numPr>
          <w:ilvl w:val="0"/>
          <w:numId w:val="1"/>
        </w:numPr>
        <w:spacing w:line="276" w:lineRule="auto"/>
        <w:jc w:val="both"/>
        <w:rPr>
          <w:color w:val="0D0D0D" w:themeColor="text1" w:themeTint="F2"/>
        </w:rPr>
      </w:pPr>
      <w:r w:rsidRPr="00A057BC">
        <w:rPr>
          <w:color w:val="0D0D0D" w:themeColor="text1" w:themeTint="F2"/>
        </w:rPr>
        <w:t>ЭКГ</w:t>
      </w:r>
      <w:r w:rsidR="00A0592B" w:rsidRPr="00A057BC">
        <w:rPr>
          <w:color w:val="0D0D0D" w:themeColor="text1" w:themeTint="F2"/>
        </w:rPr>
        <w:t xml:space="preserve"> в 12 отведениях</w:t>
      </w:r>
      <w:r w:rsidR="00FA2039" w:rsidRPr="00A057BC">
        <w:rPr>
          <w:color w:val="0D0D0D" w:themeColor="text1" w:themeTint="F2"/>
        </w:rPr>
        <w:t>;</w:t>
      </w:r>
    </w:p>
    <w:p w14:paraId="5E29CA95" w14:textId="624FB3BE" w:rsidR="005757B3" w:rsidRPr="00A057BC" w:rsidRDefault="005757B3" w:rsidP="004D10BF">
      <w:pPr>
        <w:pStyle w:val="afd"/>
        <w:numPr>
          <w:ilvl w:val="0"/>
          <w:numId w:val="1"/>
        </w:numPr>
        <w:spacing w:line="276" w:lineRule="auto"/>
        <w:jc w:val="both"/>
        <w:rPr>
          <w:color w:val="0D0D0D" w:themeColor="text1" w:themeTint="F2"/>
        </w:rPr>
      </w:pPr>
      <w:commentRangeStart w:id="849"/>
      <w:commentRangeStart w:id="850"/>
      <w:r w:rsidRPr="00A057BC">
        <w:rPr>
          <w:color w:val="0D0D0D" w:themeColor="text1" w:themeTint="F2"/>
        </w:rPr>
        <w:t>Рентгенография/флюорография</w:t>
      </w:r>
      <w:ins w:id="851" w:author="Автор" w:date="2026-08-25T11:23:00Z">
        <w:r w:rsidR="009A51F3">
          <w:rPr>
            <w:color w:val="0D0D0D" w:themeColor="text1" w:themeTint="F2"/>
          </w:rPr>
          <w:t xml:space="preserve"> </w:t>
        </w:r>
        <w:r w:rsidR="009A51F3" w:rsidRPr="003F3F6C">
          <w:t>(при отсутствии результатов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ins>
      <w:del w:id="852" w:author="Автор" w:date="2026-08-25T11:23:00Z">
        <w:r w:rsidR="00FA2039" w:rsidRPr="00A057BC" w:rsidDel="009A51F3">
          <w:rPr>
            <w:color w:val="0D0D0D" w:themeColor="text1" w:themeTint="F2"/>
          </w:rPr>
          <w:delText>;</w:delText>
        </w:r>
      </w:del>
      <w:commentRangeEnd w:id="849"/>
      <w:r w:rsidR="003F3F6C">
        <w:rPr>
          <w:rStyle w:val="a8"/>
        </w:rPr>
        <w:commentReference w:id="849"/>
      </w:r>
      <w:commentRangeEnd w:id="850"/>
      <w:r w:rsidR="009A51F3">
        <w:rPr>
          <w:rStyle w:val="a8"/>
        </w:rPr>
        <w:commentReference w:id="850"/>
      </w:r>
    </w:p>
    <w:p w14:paraId="1D40AA25" w14:textId="63900B75" w:rsidR="005757B3" w:rsidRPr="00A057BC" w:rsidDel="003F3F6C" w:rsidRDefault="005757B3" w:rsidP="004D10BF">
      <w:pPr>
        <w:pStyle w:val="afd"/>
        <w:numPr>
          <w:ilvl w:val="0"/>
          <w:numId w:val="1"/>
        </w:numPr>
        <w:spacing w:line="276" w:lineRule="auto"/>
        <w:jc w:val="both"/>
        <w:rPr>
          <w:moveFrom w:id="853" w:author="Автор" w:date="2026-08-10T18:12:00Z"/>
          <w:color w:val="0D0D0D" w:themeColor="text1" w:themeTint="F2"/>
        </w:rPr>
      </w:pPr>
      <w:moveFromRangeStart w:id="854" w:author="Автор" w:date="2026-08-10T18:12:00Z" w:name="move237277936"/>
      <w:moveFrom w:id="855" w:author="Автор" w:date="2026-08-10T18:12:00Z">
        <w:r w:rsidRPr="00A057BC" w:rsidDel="003F3F6C">
          <w:rPr>
            <w:color w:val="0D0D0D" w:themeColor="text1" w:themeTint="F2"/>
            <w:u w:color="000000"/>
            <w:bdr w:val="nil"/>
          </w:rPr>
          <w:t>Определение ИМТ</w:t>
        </w:r>
        <w:r w:rsidR="00FA2039" w:rsidRPr="00A057BC" w:rsidDel="003F3F6C">
          <w:rPr>
            <w:color w:val="0D0D0D" w:themeColor="text1" w:themeTint="F2"/>
            <w:u w:color="000000"/>
            <w:bdr w:val="nil"/>
          </w:rPr>
          <w:t>;</w:t>
        </w:r>
      </w:moveFrom>
    </w:p>
    <w:moveFromRangeEnd w:id="854"/>
    <w:p w14:paraId="3C50B0B0" w14:textId="6CECBB9E" w:rsidR="00F322E7" w:rsidRPr="00A057BC" w:rsidRDefault="005757B3" w:rsidP="004D10BF">
      <w:pPr>
        <w:pStyle w:val="afd"/>
        <w:numPr>
          <w:ilvl w:val="0"/>
          <w:numId w:val="1"/>
        </w:numPr>
        <w:spacing w:line="276" w:lineRule="auto"/>
        <w:jc w:val="both"/>
        <w:rPr>
          <w:color w:val="0D0D0D" w:themeColor="text1" w:themeTint="F2"/>
        </w:rPr>
      </w:pPr>
      <w:commentRangeStart w:id="856"/>
      <w:commentRangeStart w:id="857"/>
      <w:r w:rsidRPr="00A057BC">
        <w:rPr>
          <w:color w:val="0D0D0D" w:themeColor="text1" w:themeTint="F2"/>
        </w:rPr>
        <w:t>Тест на наркотические препараты в моче</w:t>
      </w:r>
      <w:r w:rsidR="00FA2039" w:rsidRPr="00A057BC">
        <w:rPr>
          <w:color w:val="0D0D0D" w:themeColor="text1" w:themeTint="F2"/>
        </w:rPr>
        <w:t xml:space="preserve"> (Таблица </w:t>
      </w:r>
      <w:ins w:id="858" w:author="Автор" w:date="2026-08-25T11:23:00Z">
        <w:r w:rsidR="009A51F3">
          <w:rPr>
            <w:color w:val="0D0D0D" w:themeColor="text1" w:themeTint="F2"/>
          </w:rPr>
          <w:t>6</w:t>
        </w:r>
      </w:ins>
      <w:del w:id="859" w:author="Автор" w:date="2026-08-25T11:23:00Z">
        <w:r w:rsidR="00A0592B" w:rsidRPr="00A057BC" w:rsidDel="009A51F3">
          <w:rPr>
            <w:color w:val="0D0D0D" w:themeColor="text1" w:themeTint="F2"/>
          </w:rPr>
          <w:delText>4</w:delText>
        </w:r>
      </w:del>
      <w:r w:rsidR="00FA2039" w:rsidRPr="00A057BC">
        <w:rPr>
          <w:color w:val="0D0D0D" w:themeColor="text1" w:themeTint="F2"/>
        </w:rPr>
        <w:t>);</w:t>
      </w:r>
    </w:p>
    <w:p w14:paraId="370DE201" w14:textId="0192FB27" w:rsidR="001F70AB" w:rsidRPr="00A057BC" w:rsidRDefault="001F70AB" w:rsidP="004D10BF">
      <w:pPr>
        <w:numPr>
          <w:ilvl w:val="0"/>
          <w:numId w:val="1"/>
        </w:numPr>
        <w:pBdr>
          <w:top w:val="nil"/>
          <w:left w:val="nil"/>
          <w:bottom w:val="nil"/>
          <w:right w:val="nil"/>
          <w:between w:val="nil"/>
          <w:bar w:val="nil"/>
        </w:pBdr>
        <w:spacing w:line="276" w:lineRule="auto"/>
        <w:jc w:val="both"/>
        <w:rPr>
          <w:color w:val="0D0D0D" w:themeColor="text1" w:themeTint="F2"/>
          <w:u w:color="000000"/>
          <w:bdr w:val="nil"/>
        </w:rPr>
      </w:pPr>
      <w:commentRangeStart w:id="860"/>
      <w:commentRangeStart w:id="861"/>
      <w:r w:rsidRPr="00A057BC">
        <w:rPr>
          <w:color w:val="0D0D0D" w:themeColor="text1" w:themeTint="F2"/>
        </w:rPr>
        <w:t>Тест на наличие алкоголя в выдыхаемом воздухе с использованием алкотестера;</w:t>
      </w:r>
    </w:p>
    <w:p w14:paraId="2AA4042D" w14:textId="46E388C4" w:rsidR="001F70AB" w:rsidRPr="00A057BC" w:rsidRDefault="001F70AB" w:rsidP="004D10BF">
      <w:pPr>
        <w:numPr>
          <w:ilvl w:val="0"/>
          <w:numId w:val="1"/>
        </w:num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rPr>
        <w:t>Тест на котинин в моче;</w:t>
      </w:r>
      <w:commentRangeEnd w:id="856"/>
      <w:r w:rsidR="003F3F6C">
        <w:rPr>
          <w:rStyle w:val="a8"/>
        </w:rPr>
        <w:commentReference w:id="856"/>
      </w:r>
      <w:commentRangeEnd w:id="857"/>
      <w:commentRangeEnd w:id="860"/>
      <w:commentRangeEnd w:id="861"/>
      <w:r w:rsidR="009A51F3">
        <w:rPr>
          <w:rStyle w:val="a8"/>
        </w:rPr>
        <w:commentReference w:id="857"/>
      </w:r>
      <w:r w:rsidR="002014CB">
        <w:rPr>
          <w:rStyle w:val="a8"/>
        </w:rPr>
        <w:commentReference w:id="860"/>
      </w:r>
      <w:r w:rsidR="009A51F3">
        <w:rPr>
          <w:rStyle w:val="a8"/>
        </w:rPr>
        <w:commentReference w:id="861"/>
      </w:r>
    </w:p>
    <w:p w14:paraId="659A337E" w14:textId="674DD2D2" w:rsidR="005757B3" w:rsidRPr="00A057BC" w:rsidRDefault="005757B3" w:rsidP="004D10BF">
      <w:pPr>
        <w:pStyle w:val="afd"/>
        <w:numPr>
          <w:ilvl w:val="0"/>
          <w:numId w:val="1"/>
        </w:numPr>
        <w:spacing w:line="276" w:lineRule="auto"/>
        <w:jc w:val="both"/>
        <w:rPr>
          <w:color w:val="0D0D0D" w:themeColor="text1" w:themeTint="F2"/>
        </w:rPr>
      </w:pPr>
      <w:commentRangeStart w:id="862"/>
      <w:commentRangeStart w:id="863"/>
      <w:r w:rsidRPr="00A057BC">
        <w:rPr>
          <w:color w:val="0D0D0D" w:themeColor="text1" w:themeTint="F2"/>
        </w:rPr>
        <w:t>Серологический анализ крови</w:t>
      </w:r>
      <w:r w:rsidR="00FA2039" w:rsidRPr="00A057BC">
        <w:rPr>
          <w:color w:val="0D0D0D" w:themeColor="text1" w:themeTint="F2"/>
        </w:rPr>
        <w:t xml:space="preserve"> (Таблица </w:t>
      </w:r>
      <w:ins w:id="864" w:author="Автор" w:date="2026-08-25T11:23:00Z">
        <w:r w:rsidR="009A51F3">
          <w:rPr>
            <w:color w:val="0D0D0D" w:themeColor="text1" w:themeTint="F2"/>
          </w:rPr>
          <w:t>6</w:t>
        </w:r>
      </w:ins>
      <w:del w:id="865" w:author="Автор" w:date="2026-08-25T11:23:00Z">
        <w:r w:rsidR="00A0592B" w:rsidRPr="00A057BC" w:rsidDel="009A51F3">
          <w:rPr>
            <w:color w:val="0D0D0D" w:themeColor="text1" w:themeTint="F2"/>
          </w:rPr>
          <w:delText>4</w:delText>
        </w:r>
      </w:del>
      <w:r w:rsidR="00FA2039" w:rsidRPr="00A057BC">
        <w:rPr>
          <w:color w:val="0D0D0D" w:themeColor="text1" w:themeTint="F2"/>
        </w:rPr>
        <w:t>);</w:t>
      </w:r>
    </w:p>
    <w:p w14:paraId="4989C419" w14:textId="32DF0083" w:rsidR="005757B3" w:rsidRPr="00A057BC" w:rsidRDefault="00DE2086" w:rsidP="004D10BF">
      <w:pPr>
        <w:pStyle w:val="afd"/>
        <w:numPr>
          <w:ilvl w:val="0"/>
          <w:numId w:val="1"/>
        </w:numPr>
        <w:spacing w:line="276" w:lineRule="auto"/>
        <w:jc w:val="both"/>
        <w:rPr>
          <w:color w:val="0D0D0D" w:themeColor="text1" w:themeTint="F2"/>
        </w:rPr>
      </w:pPr>
      <w:r w:rsidRPr="00A057BC">
        <w:rPr>
          <w:color w:val="0D0D0D" w:themeColor="text1" w:themeTint="F2"/>
        </w:rPr>
        <w:t>Клинический анализ крови</w:t>
      </w:r>
      <w:r w:rsidR="00FA2039" w:rsidRPr="00A057BC">
        <w:rPr>
          <w:color w:val="0D0D0D" w:themeColor="text1" w:themeTint="F2"/>
        </w:rPr>
        <w:t xml:space="preserve"> (Таблица </w:t>
      </w:r>
      <w:ins w:id="866" w:author="Автор" w:date="2026-08-25T11:23:00Z">
        <w:r w:rsidR="009A51F3">
          <w:rPr>
            <w:color w:val="0D0D0D" w:themeColor="text1" w:themeTint="F2"/>
          </w:rPr>
          <w:t>6</w:t>
        </w:r>
      </w:ins>
      <w:del w:id="867" w:author="Автор" w:date="2026-08-25T11:23:00Z">
        <w:r w:rsidR="00A0592B" w:rsidRPr="00A057BC" w:rsidDel="009A51F3">
          <w:rPr>
            <w:color w:val="0D0D0D" w:themeColor="text1" w:themeTint="F2"/>
          </w:rPr>
          <w:delText>4</w:delText>
        </w:r>
      </w:del>
      <w:r w:rsidR="00FA2039" w:rsidRPr="00A057BC">
        <w:rPr>
          <w:color w:val="0D0D0D" w:themeColor="text1" w:themeTint="F2"/>
        </w:rPr>
        <w:t>);</w:t>
      </w:r>
    </w:p>
    <w:p w14:paraId="429DD9A5" w14:textId="0A55CC5B" w:rsidR="00DE2086" w:rsidRPr="00A057BC" w:rsidRDefault="00DE2086" w:rsidP="004D10BF">
      <w:pPr>
        <w:pStyle w:val="afd"/>
        <w:numPr>
          <w:ilvl w:val="0"/>
          <w:numId w:val="1"/>
        </w:numPr>
        <w:spacing w:line="276" w:lineRule="auto"/>
        <w:jc w:val="both"/>
        <w:rPr>
          <w:color w:val="0D0D0D" w:themeColor="text1" w:themeTint="F2"/>
        </w:rPr>
      </w:pPr>
      <w:r w:rsidRPr="00A057BC">
        <w:rPr>
          <w:color w:val="0D0D0D" w:themeColor="text1" w:themeTint="F2"/>
        </w:rPr>
        <w:t>Клинический анализ мочи</w:t>
      </w:r>
      <w:r w:rsidR="00FA2039" w:rsidRPr="00A057BC">
        <w:rPr>
          <w:color w:val="0D0D0D" w:themeColor="text1" w:themeTint="F2"/>
          <w:vertAlign w:val="superscript"/>
        </w:rPr>
        <w:t xml:space="preserve"> </w:t>
      </w:r>
      <w:r w:rsidR="00FA2039" w:rsidRPr="00A057BC">
        <w:rPr>
          <w:color w:val="0D0D0D" w:themeColor="text1" w:themeTint="F2"/>
        </w:rPr>
        <w:t xml:space="preserve">(Таблица </w:t>
      </w:r>
      <w:ins w:id="868" w:author="Автор" w:date="2026-08-25T11:24:00Z">
        <w:r w:rsidR="009A51F3">
          <w:rPr>
            <w:color w:val="0D0D0D" w:themeColor="text1" w:themeTint="F2"/>
          </w:rPr>
          <w:t>6</w:t>
        </w:r>
      </w:ins>
      <w:del w:id="869" w:author="Автор" w:date="2026-08-25T11:24:00Z">
        <w:r w:rsidR="00A0592B" w:rsidRPr="00A057BC" w:rsidDel="009A51F3">
          <w:rPr>
            <w:color w:val="0D0D0D" w:themeColor="text1" w:themeTint="F2"/>
          </w:rPr>
          <w:delText>4</w:delText>
        </w:r>
      </w:del>
      <w:r w:rsidR="00FA2039" w:rsidRPr="00A057BC">
        <w:rPr>
          <w:color w:val="0D0D0D" w:themeColor="text1" w:themeTint="F2"/>
        </w:rPr>
        <w:t>);</w:t>
      </w:r>
    </w:p>
    <w:p w14:paraId="0795313F" w14:textId="0AAAF16E" w:rsidR="00DE2086" w:rsidRPr="00A057BC" w:rsidRDefault="00DE2086" w:rsidP="004D10BF">
      <w:pPr>
        <w:pStyle w:val="afd"/>
        <w:numPr>
          <w:ilvl w:val="0"/>
          <w:numId w:val="1"/>
        </w:numPr>
        <w:spacing w:line="276" w:lineRule="auto"/>
        <w:jc w:val="both"/>
        <w:rPr>
          <w:color w:val="0D0D0D" w:themeColor="text1" w:themeTint="F2"/>
        </w:rPr>
      </w:pPr>
      <w:r w:rsidRPr="00A057BC">
        <w:rPr>
          <w:color w:val="0D0D0D" w:themeColor="text1" w:themeTint="F2"/>
        </w:rPr>
        <w:lastRenderedPageBreak/>
        <w:t>Биохимический анализ крови</w:t>
      </w:r>
      <w:r w:rsidR="00FA2039" w:rsidRPr="00A057BC">
        <w:rPr>
          <w:color w:val="0D0D0D" w:themeColor="text1" w:themeTint="F2"/>
        </w:rPr>
        <w:t xml:space="preserve"> (Таблица </w:t>
      </w:r>
      <w:ins w:id="870" w:author="Автор" w:date="2026-08-25T11:24:00Z">
        <w:r w:rsidR="009A51F3">
          <w:rPr>
            <w:color w:val="0D0D0D" w:themeColor="text1" w:themeTint="F2"/>
          </w:rPr>
          <w:t>6</w:t>
        </w:r>
      </w:ins>
      <w:del w:id="871" w:author="Автор" w:date="2026-08-25T11:24:00Z">
        <w:r w:rsidR="00A0592B" w:rsidRPr="00A057BC" w:rsidDel="009A51F3">
          <w:rPr>
            <w:color w:val="0D0D0D" w:themeColor="text1" w:themeTint="F2"/>
          </w:rPr>
          <w:delText>4</w:delText>
        </w:r>
      </w:del>
      <w:r w:rsidR="00FA2039" w:rsidRPr="00A057BC">
        <w:rPr>
          <w:color w:val="0D0D0D" w:themeColor="text1" w:themeTint="F2"/>
        </w:rPr>
        <w:t>);</w:t>
      </w:r>
      <w:commentRangeEnd w:id="862"/>
      <w:r w:rsidR="003F3F6C">
        <w:rPr>
          <w:rStyle w:val="a8"/>
        </w:rPr>
        <w:commentReference w:id="862"/>
      </w:r>
      <w:commentRangeEnd w:id="863"/>
      <w:r w:rsidR="009A51F3">
        <w:rPr>
          <w:rStyle w:val="a8"/>
        </w:rPr>
        <w:commentReference w:id="863"/>
      </w:r>
    </w:p>
    <w:p w14:paraId="7E971265" w14:textId="5D2E94E7" w:rsidR="00F322E7" w:rsidRPr="00A057BC" w:rsidRDefault="008D1B42" w:rsidP="004D10BF">
      <w:pPr>
        <w:pStyle w:val="afd"/>
        <w:numPr>
          <w:ilvl w:val="0"/>
          <w:numId w:val="1"/>
        </w:numPr>
        <w:spacing w:line="276" w:lineRule="auto"/>
        <w:jc w:val="both"/>
        <w:rPr>
          <w:color w:val="0D0D0D" w:themeColor="text1" w:themeTint="F2"/>
        </w:rPr>
      </w:pPr>
      <w:r w:rsidRPr="00A057BC">
        <w:rPr>
          <w:color w:val="0D0D0D" w:themeColor="text1" w:themeTint="F2"/>
        </w:rPr>
        <w:t>Прием исследуемого препарата/препарата сравнения</w:t>
      </w:r>
      <w:r w:rsidR="00FA2039" w:rsidRPr="00A057BC">
        <w:rPr>
          <w:color w:val="0D0D0D" w:themeColor="text1" w:themeTint="F2"/>
        </w:rPr>
        <w:t>;</w:t>
      </w:r>
    </w:p>
    <w:p w14:paraId="3B7CAFAE" w14:textId="5F1353F5" w:rsidR="00DE2086" w:rsidRPr="00A057BC" w:rsidRDefault="008D1B42" w:rsidP="004D10BF">
      <w:pPr>
        <w:pStyle w:val="afd"/>
        <w:numPr>
          <w:ilvl w:val="0"/>
          <w:numId w:val="1"/>
        </w:numPr>
        <w:spacing w:line="276" w:lineRule="auto"/>
        <w:jc w:val="both"/>
        <w:rPr>
          <w:color w:val="0D0D0D" w:themeColor="text1" w:themeTint="F2"/>
        </w:rPr>
      </w:pPr>
      <w:r w:rsidRPr="00A057BC">
        <w:rPr>
          <w:color w:val="0D0D0D" w:themeColor="text1" w:themeTint="F2"/>
        </w:rPr>
        <w:t>Забор крови для фармакокинетического анализа</w:t>
      </w:r>
      <w:r w:rsidR="00FA2039" w:rsidRPr="00A057BC">
        <w:rPr>
          <w:color w:val="0D0D0D" w:themeColor="text1" w:themeTint="F2"/>
        </w:rPr>
        <w:t>;</w:t>
      </w:r>
    </w:p>
    <w:p w14:paraId="04A9B152" w14:textId="5200FD62" w:rsidR="00F322E7" w:rsidRPr="00A057BC" w:rsidRDefault="00DE2086" w:rsidP="004D10BF">
      <w:pPr>
        <w:pStyle w:val="afd"/>
        <w:numPr>
          <w:ilvl w:val="0"/>
          <w:numId w:val="1"/>
        </w:numPr>
        <w:spacing w:line="276" w:lineRule="auto"/>
        <w:jc w:val="both"/>
        <w:rPr>
          <w:color w:val="0D0D0D" w:themeColor="text1" w:themeTint="F2"/>
        </w:rPr>
      </w:pPr>
      <w:r w:rsidRPr="00A057BC">
        <w:rPr>
          <w:color w:val="0D0D0D" w:themeColor="text1" w:themeTint="F2"/>
        </w:rPr>
        <w:t>Оценка критериев исключения добровольцев</w:t>
      </w:r>
      <w:r w:rsidR="00FA2039" w:rsidRPr="00A057BC">
        <w:rPr>
          <w:color w:val="0D0D0D" w:themeColor="text1" w:themeTint="F2"/>
        </w:rPr>
        <w:t>;</w:t>
      </w:r>
    </w:p>
    <w:p w14:paraId="7D043761" w14:textId="0388C961" w:rsidR="00F322E7" w:rsidRPr="00A057BC" w:rsidRDefault="008D1B42" w:rsidP="004D10BF">
      <w:pPr>
        <w:pStyle w:val="afd"/>
        <w:numPr>
          <w:ilvl w:val="0"/>
          <w:numId w:val="1"/>
        </w:numPr>
        <w:spacing w:line="276" w:lineRule="auto"/>
        <w:jc w:val="both"/>
        <w:rPr>
          <w:color w:val="0D0D0D" w:themeColor="text1" w:themeTint="F2"/>
        </w:rPr>
      </w:pPr>
      <w:r w:rsidRPr="00A057BC">
        <w:rPr>
          <w:color w:val="0D0D0D" w:themeColor="text1" w:themeTint="F2"/>
        </w:rPr>
        <w:t>Регистрация жалоб добровольцев</w:t>
      </w:r>
      <w:r w:rsidR="00FA2039" w:rsidRPr="00A057BC">
        <w:rPr>
          <w:color w:val="0D0D0D" w:themeColor="text1" w:themeTint="F2"/>
        </w:rPr>
        <w:t>;</w:t>
      </w:r>
    </w:p>
    <w:p w14:paraId="2422192E" w14:textId="0F59B113" w:rsidR="00DE2086" w:rsidRPr="00A057BC" w:rsidRDefault="0010444D" w:rsidP="004D10BF">
      <w:pPr>
        <w:pStyle w:val="afd"/>
        <w:numPr>
          <w:ilvl w:val="0"/>
          <w:numId w:val="1"/>
        </w:numPr>
        <w:spacing w:line="276" w:lineRule="auto"/>
        <w:jc w:val="both"/>
        <w:rPr>
          <w:color w:val="0D0D0D" w:themeColor="text1" w:themeTint="F2"/>
        </w:rPr>
      </w:pPr>
      <w:ins w:id="872" w:author="Автор" w:date="2026-08-25T18:00:00Z">
        <w:r>
          <w:rPr>
            <w:color w:val="0D0D0D" w:themeColor="text1" w:themeTint="F2"/>
          </w:rPr>
          <w:t>С</w:t>
        </w:r>
        <w:r w:rsidRPr="00A057BC">
          <w:rPr>
            <w:color w:val="0D0D0D" w:themeColor="text1" w:themeTint="F2"/>
          </w:rPr>
          <w:t xml:space="preserve">бор и регистрация </w:t>
        </w:r>
      </w:ins>
      <w:ins w:id="873" w:author="Автор" w:date="2026-08-25T11:24:00Z">
        <w:del w:id="874" w:author="Автор" w:date="2026-08-25T18:00:00Z">
          <w:r w:rsidR="009A51F3" w:rsidDel="0010444D">
            <w:rPr>
              <w:color w:val="0D0D0D" w:themeColor="text1" w:themeTint="F2"/>
            </w:rPr>
            <w:delText>Сбор и оценка</w:delText>
          </w:r>
        </w:del>
      </w:ins>
      <w:commentRangeStart w:id="875"/>
      <w:commentRangeStart w:id="876"/>
      <w:del w:id="877" w:author="Автор" w:date="2026-08-25T18:00:00Z">
        <w:r w:rsidR="00DE2086" w:rsidRPr="00A057BC" w:rsidDel="0010444D">
          <w:rPr>
            <w:color w:val="0D0D0D" w:themeColor="text1" w:themeTint="F2"/>
          </w:rPr>
          <w:delText xml:space="preserve">Оценка </w:delText>
        </w:r>
      </w:del>
      <w:r w:rsidR="00DE2086" w:rsidRPr="00A057BC">
        <w:rPr>
          <w:color w:val="0D0D0D" w:themeColor="text1" w:themeTint="F2"/>
        </w:rPr>
        <w:t>СНЯ</w:t>
      </w:r>
      <w:r w:rsidR="00FA2039" w:rsidRPr="00A057BC">
        <w:rPr>
          <w:color w:val="0D0D0D" w:themeColor="text1" w:themeTint="F2"/>
        </w:rPr>
        <w:t>;</w:t>
      </w:r>
    </w:p>
    <w:p w14:paraId="3B853B17" w14:textId="59D3025F" w:rsidR="001F70AB" w:rsidRPr="00A057BC" w:rsidRDefault="0010444D" w:rsidP="004D10BF">
      <w:pPr>
        <w:pStyle w:val="afd"/>
        <w:numPr>
          <w:ilvl w:val="0"/>
          <w:numId w:val="1"/>
        </w:numPr>
        <w:spacing w:line="276" w:lineRule="auto"/>
        <w:jc w:val="both"/>
        <w:rPr>
          <w:color w:val="0D0D0D" w:themeColor="text1" w:themeTint="F2"/>
        </w:rPr>
      </w:pPr>
      <w:ins w:id="878" w:author="Автор" w:date="2026-08-25T18:00:00Z">
        <w:r>
          <w:rPr>
            <w:color w:val="0D0D0D" w:themeColor="text1" w:themeTint="F2"/>
          </w:rPr>
          <w:t>С</w:t>
        </w:r>
        <w:r w:rsidRPr="00A057BC">
          <w:rPr>
            <w:color w:val="0D0D0D" w:themeColor="text1" w:themeTint="F2"/>
          </w:rPr>
          <w:t xml:space="preserve">бор и регистрация </w:t>
        </w:r>
      </w:ins>
      <w:ins w:id="879" w:author="Автор" w:date="2026-08-25T11:24:00Z">
        <w:del w:id="880" w:author="Автор" w:date="2026-08-25T18:00:00Z">
          <w:r w:rsidR="009A51F3" w:rsidDel="0010444D">
            <w:rPr>
              <w:color w:val="0D0D0D" w:themeColor="text1" w:themeTint="F2"/>
            </w:rPr>
            <w:delText>Сбор и оценка</w:delText>
          </w:r>
        </w:del>
      </w:ins>
      <w:del w:id="881" w:author="Автор" w:date="2026-08-25T18:00:00Z">
        <w:r w:rsidR="00DE2086" w:rsidRPr="00A057BC" w:rsidDel="0010444D">
          <w:rPr>
            <w:color w:val="0D0D0D" w:themeColor="text1" w:themeTint="F2"/>
          </w:rPr>
          <w:delText>Оценка</w:delText>
        </w:r>
        <w:r w:rsidR="008D1B42" w:rsidRPr="00A057BC" w:rsidDel="0010444D">
          <w:rPr>
            <w:color w:val="0D0D0D" w:themeColor="text1" w:themeTint="F2"/>
          </w:rPr>
          <w:delText xml:space="preserve"> </w:delText>
        </w:r>
      </w:del>
      <w:r w:rsidR="008D1B42" w:rsidRPr="00A057BC">
        <w:rPr>
          <w:color w:val="0D0D0D" w:themeColor="text1" w:themeTint="F2"/>
        </w:rPr>
        <w:t>НЯ</w:t>
      </w:r>
      <w:r w:rsidR="00FA2039" w:rsidRPr="00A057BC">
        <w:rPr>
          <w:color w:val="0D0D0D" w:themeColor="text1" w:themeTint="F2"/>
        </w:rPr>
        <w:t>;</w:t>
      </w:r>
      <w:commentRangeEnd w:id="875"/>
      <w:r w:rsidR="003F3F6C">
        <w:rPr>
          <w:rStyle w:val="a8"/>
        </w:rPr>
        <w:commentReference w:id="875"/>
      </w:r>
      <w:commentRangeEnd w:id="876"/>
      <w:r w:rsidR="009A51F3">
        <w:rPr>
          <w:rStyle w:val="a8"/>
        </w:rPr>
        <w:commentReference w:id="876"/>
      </w:r>
    </w:p>
    <w:p w14:paraId="1AECD64A" w14:textId="002332BB" w:rsidR="001F70AB" w:rsidRPr="00A057BC" w:rsidRDefault="001F70AB" w:rsidP="004D10BF">
      <w:pPr>
        <w:pStyle w:val="afd"/>
        <w:numPr>
          <w:ilvl w:val="0"/>
          <w:numId w:val="1"/>
        </w:numPr>
        <w:spacing w:line="276" w:lineRule="auto"/>
        <w:jc w:val="both"/>
        <w:rPr>
          <w:color w:val="0D0D0D" w:themeColor="text1" w:themeTint="F2"/>
        </w:rPr>
      </w:pPr>
      <w:r w:rsidRPr="00A057BC">
        <w:rPr>
          <w:color w:val="0D0D0D" w:themeColor="text1" w:themeTint="F2"/>
        </w:rPr>
        <w:t>Оценка медицинских событий;</w:t>
      </w:r>
    </w:p>
    <w:p w14:paraId="14776F76" w14:textId="3D1B3685" w:rsidR="00B16C8C" w:rsidRPr="00A057BC" w:rsidRDefault="00B16C8C" w:rsidP="004D10BF">
      <w:pPr>
        <w:pStyle w:val="afd"/>
        <w:numPr>
          <w:ilvl w:val="0"/>
          <w:numId w:val="1"/>
        </w:numPr>
        <w:pBdr>
          <w:top w:val="nil"/>
          <w:left w:val="nil"/>
          <w:bottom w:val="nil"/>
          <w:right w:val="nil"/>
          <w:between w:val="nil"/>
          <w:bar w:val="nil"/>
        </w:pBdr>
        <w:spacing w:line="276" w:lineRule="auto"/>
        <w:jc w:val="both"/>
        <w:rPr>
          <w:bCs/>
          <w:iCs/>
          <w:color w:val="0D0D0D" w:themeColor="text1" w:themeTint="F2"/>
        </w:rPr>
      </w:pPr>
      <w:r w:rsidRPr="00A057BC">
        <w:rPr>
          <w:bCs/>
          <w:iCs/>
          <w:color w:val="0D0D0D" w:themeColor="text1" w:themeTint="F2"/>
        </w:rPr>
        <w:t xml:space="preserve">Оценка приверженности добровольца исследованию. </w:t>
      </w:r>
    </w:p>
    <w:p w14:paraId="2292078B" w14:textId="77777777" w:rsidR="00B16C8C" w:rsidRPr="00A057BC" w:rsidRDefault="00B16C8C" w:rsidP="004D10BF">
      <w:pPr>
        <w:pStyle w:val="afd"/>
        <w:spacing w:line="276" w:lineRule="auto"/>
        <w:jc w:val="both"/>
        <w:rPr>
          <w:color w:val="0D0D0D" w:themeColor="text1" w:themeTint="F2"/>
        </w:rPr>
      </w:pPr>
    </w:p>
    <w:p w14:paraId="5872D3F7" w14:textId="7536FA21" w:rsidR="00F322E7" w:rsidRPr="00A057BC" w:rsidRDefault="008D1B42" w:rsidP="004D10BF">
      <w:pPr>
        <w:pStyle w:val="3"/>
      </w:pPr>
      <w:bookmarkStart w:id="882" w:name="_Toc203135899"/>
      <w:bookmarkStart w:id="883" w:name="_Toc233373527"/>
      <w:r w:rsidRPr="00A057BC">
        <w:t xml:space="preserve">4.4.1. </w:t>
      </w:r>
      <w:r w:rsidR="002D693E" w:rsidRPr="00A057BC">
        <w:t>Получение информированного согласия и страхование жизни и здоровья добровольца.</w:t>
      </w:r>
      <w:bookmarkEnd w:id="882"/>
      <w:bookmarkEnd w:id="883"/>
    </w:p>
    <w:p w14:paraId="483A9B93" w14:textId="17B5F443" w:rsidR="00F322E7" w:rsidRPr="00A057BC" w:rsidRDefault="007E6E98" w:rsidP="004D10BF">
      <w:pPr>
        <w:spacing w:line="276" w:lineRule="auto"/>
        <w:jc w:val="both"/>
        <w:rPr>
          <w:color w:val="0D0D0D" w:themeColor="text1" w:themeTint="F2"/>
        </w:rPr>
      </w:pPr>
      <w:r w:rsidRPr="00A057BC">
        <w:rPr>
          <w:color w:val="0D0D0D" w:themeColor="text1" w:themeTint="F2"/>
        </w:rPr>
        <w:t>Д</w:t>
      </w:r>
      <w:r w:rsidR="008D1B42" w:rsidRPr="00A057BC">
        <w:rPr>
          <w:color w:val="0D0D0D" w:themeColor="text1" w:themeTint="F2"/>
        </w:rPr>
        <w:t>о начала каких-либо процедур исследователь предоставляет добровольцу информацию об исследовании и препаратах исследования (</w:t>
      </w:r>
      <w:ins w:id="884" w:author="Автор" w:date="2026-08-24T17:42:00Z">
        <w:r w:rsidR="00BF30B6">
          <w:rPr>
            <w:color w:val="0D0D0D" w:themeColor="text1" w:themeTint="F2"/>
          </w:rPr>
          <w:t>Инфо</w:t>
        </w:r>
      </w:ins>
      <w:ins w:id="885" w:author="Автор" w:date="2026-08-24T17:43:00Z">
        <w:r w:rsidR="00BF30B6">
          <w:rPr>
            <w:color w:val="0D0D0D" w:themeColor="text1" w:themeTint="F2"/>
          </w:rPr>
          <w:t>рмационный листок добровольца</w:t>
        </w:r>
      </w:ins>
      <w:commentRangeStart w:id="886"/>
      <w:commentRangeStart w:id="887"/>
      <w:del w:id="888" w:author="Автор" w:date="2026-08-24T17:43:00Z">
        <w:r w:rsidR="00416413" w:rsidRPr="00A057BC" w:rsidDel="00BF30B6">
          <w:rPr>
            <w:color w:val="0D0D0D" w:themeColor="text1" w:themeTint="F2"/>
          </w:rPr>
          <w:delText>ИЛД</w:delText>
        </w:r>
      </w:del>
      <w:r w:rsidR="00416413" w:rsidRPr="00A057BC">
        <w:rPr>
          <w:color w:val="0D0D0D" w:themeColor="text1" w:themeTint="F2"/>
        </w:rPr>
        <w:t xml:space="preserve"> </w:t>
      </w:r>
      <w:commentRangeEnd w:id="886"/>
      <w:r w:rsidR="00F43ACB">
        <w:rPr>
          <w:rStyle w:val="a8"/>
        </w:rPr>
        <w:commentReference w:id="886"/>
      </w:r>
      <w:commentRangeEnd w:id="887"/>
      <w:r w:rsidR="00BF30B6">
        <w:rPr>
          <w:rStyle w:val="a8"/>
        </w:rPr>
        <w:commentReference w:id="887"/>
      </w:r>
      <w:r w:rsidR="00416413" w:rsidRPr="00A057BC">
        <w:rPr>
          <w:color w:val="0D0D0D" w:themeColor="text1" w:themeTint="F2"/>
        </w:rPr>
        <w:t>с Формой информированного согласия</w:t>
      </w:r>
      <w:ins w:id="889" w:author="Автор" w:date="2026-08-24T17:43:00Z">
        <w:r w:rsidR="00BF30B6">
          <w:rPr>
            <w:color w:val="0D0D0D" w:themeColor="text1" w:themeTint="F2"/>
          </w:rPr>
          <w:t xml:space="preserve"> (ИЛД с ФИС)</w:t>
        </w:r>
      </w:ins>
      <w:r w:rsidR="008D1B42" w:rsidRPr="00A057BC">
        <w:rPr>
          <w:color w:val="0D0D0D" w:themeColor="text1" w:themeTint="F2"/>
        </w:rPr>
        <w:t xml:space="preserve">), проводит беседу и получает письменное и датированное подтверждение путем подписания добровольцем Формы информированного согласия. </w:t>
      </w:r>
    </w:p>
    <w:p w14:paraId="0B6F1F03"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беседе с добровольцем на доступном для него уровне должны быть обсуждены следующие положения:</w:t>
      </w:r>
    </w:p>
    <w:p w14:paraId="410569F1"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цель исследования</w:t>
      </w:r>
    </w:p>
    <w:p w14:paraId="07BE10B4"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экспериментальный характер исследования;</w:t>
      </w:r>
    </w:p>
    <w:p w14:paraId="21938E2D"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особенности исследуемых препаратов (фармакологическая группа, механизм действия, показания и противопоказания к применению, способ приема препарата и доза);</w:t>
      </w:r>
    </w:p>
    <w:p w14:paraId="34C22472"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возможность возникновения нежелательных реакций и их проявления;</w:t>
      </w:r>
    </w:p>
    <w:p w14:paraId="16FD09ED"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варианты последовательности применения препаратов в процессе исследования и случайное распределение по группам исследования;</w:t>
      </w:r>
    </w:p>
    <w:p w14:paraId="04727AC7"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процедуры исследования, включая условия отбора проб крови и время прибытия добровольца в исследовательский центр;</w:t>
      </w:r>
    </w:p>
    <w:p w14:paraId="36DCE82E"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обязанности добровольца;</w:t>
      </w:r>
    </w:p>
    <w:p w14:paraId="53C3F5E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режим дня, режим приема пищи, ограничения в приеме лекарств;</w:t>
      </w:r>
    </w:p>
    <w:p w14:paraId="1FBDFD9B"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ожидаемый риск или неудобства для добровольца;</w:t>
      </w:r>
    </w:p>
    <w:p w14:paraId="56B6F6D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потенциальные выгода и/или польза для добровольца;</w:t>
      </w:r>
    </w:p>
    <w:p w14:paraId="4428F757"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компенсация и/или лечение, доступные добровольцу в случае причинения вреда его здоровью в результате участия в исследовании;</w:t>
      </w:r>
    </w:p>
    <w:p w14:paraId="72A59EE4"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планируемые выплаты добровольцу за его участие в исследовании;</w:t>
      </w:r>
    </w:p>
    <w:p w14:paraId="56CD8C4F"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планируемые расходы добровольца, связанные с его участием в клиническом исследовании;</w:t>
      </w:r>
    </w:p>
    <w:p w14:paraId="268C99B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лица, к которым можно обратиться для получения дополнительной информации об исследовании и правах добровольцев, а также в случае причинения вреда здоровью добровольцу в результате его участия в исследовании;</w:t>
      </w:r>
    </w:p>
    <w:p w14:paraId="7AF2450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возможные обстоятельства и/или причины, по которым участие добровольца в исследовании может быть прекращено;</w:t>
      </w:r>
    </w:p>
    <w:p w14:paraId="3B4F93FC"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предполагаемая длительность участия добровольца в исследовании;</w:t>
      </w:r>
    </w:p>
    <w:p w14:paraId="76ECEE0E"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число добровольцев, которое предполагается включить в исследование.</w:t>
      </w:r>
    </w:p>
    <w:p w14:paraId="7A75822C"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Доброволец также должен быть информирован, что:</w:t>
      </w:r>
    </w:p>
    <w:p w14:paraId="090FD231"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lastRenderedPageBreak/>
        <w:t>•</w:t>
      </w:r>
      <w:r w:rsidRPr="00A057BC">
        <w:rPr>
          <w:color w:val="0D0D0D" w:themeColor="text1" w:themeTint="F2"/>
        </w:rPr>
        <w:tab/>
        <w:t>участие в исследовании является добровольным, и он может отказаться от участия или выйти из исследования в любой момент без каких-либо санкций для себя;</w:t>
      </w:r>
    </w:p>
    <w:p w14:paraId="3EFF4D2F" w14:textId="63C61D40"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 xml:space="preserve">мониторы, аудиторы, </w:t>
      </w:r>
      <w:r w:rsidR="00416413" w:rsidRPr="00A057BC">
        <w:rPr>
          <w:color w:val="0D0D0D" w:themeColor="text1" w:themeTint="F2"/>
        </w:rPr>
        <w:t>Локальный этический комитет (</w:t>
      </w:r>
      <w:r w:rsidRPr="00A057BC">
        <w:rPr>
          <w:color w:val="0D0D0D" w:themeColor="text1" w:themeTint="F2"/>
        </w:rPr>
        <w:t>ЛЭК</w:t>
      </w:r>
      <w:r w:rsidR="00416413" w:rsidRPr="00A057BC">
        <w:rPr>
          <w:color w:val="0D0D0D" w:themeColor="text1" w:themeTint="F2"/>
        </w:rPr>
        <w:t>)</w:t>
      </w:r>
      <w:r w:rsidRPr="00A057BC">
        <w:rPr>
          <w:color w:val="0D0D0D" w:themeColor="text1" w:themeTint="F2"/>
        </w:rPr>
        <w:t xml:space="preserve"> и уполномоченные органы в той мере, в какой это допускается законодательством, будут иметь прямой доступ к записям в карте добровольца для проверки процедур и/или данных клинического исследования, не нарушая при этом конфиденциальности данных добровольца; доброволец, подписывая Форму информированного согласия, дает разрешение на такой доступ;</w:t>
      </w:r>
    </w:p>
    <w:p w14:paraId="6340E46E"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записи, идентифицирующие добровольца, будут сохранены в тайне и могут быть раскрыты только в той мере, в какой это допускается законодательством. При публикации результатов исследования конфиденциальность данных добровольца будет сохранена;</w:t>
      </w:r>
    </w:p>
    <w:p w14:paraId="4B88406E"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доброволец будет своевременно ознакомлен с новой информацией, способной повлиять на его желание продолжать участие в исследовании, включая изменения в документах и данных клинического исследования, касающиеся его участия в клиническом исследовании.</w:t>
      </w:r>
    </w:p>
    <w:p w14:paraId="451C8817"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У добровольца должно быть достаточно времени на обдумывание решения об участии. Добровольцу будет предоставлена возможность задать дополнительные вопросы, получить на них исчерпывающие ответы. Согласие добровольца участвовать в исследовании должно быть подтверждено подписанием Информационного листка добровольца с Формой информированного согласия.</w:t>
      </w:r>
    </w:p>
    <w:p w14:paraId="729DA2CF" w14:textId="7ED67AB3"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Информационный листок добровольца с Формой информированного согласия в двух экземплярах должны подписать и </w:t>
      </w:r>
      <w:commentRangeStart w:id="890"/>
      <w:commentRangeStart w:id="891"/>
      <w:r w:rsidRPr="00A057BC">
        <w:rPr>
          <w:color w:val="0D0D0D" w:themeColor="text1" w:themeTint="F2"/>
        </w:rPr>
        <w:t>датировать</w:t>
      </w:r>
      <w:ins w:id="892" w:author="Автор" w:date="2026-08-25T11:24:00Z">
        <w:r w:rsidR="009A7D59">
          <w:rPr>
            <w:color w:val="0D0D0D" w:themeColor="text1" w:themeTint="F2"/>
          </w:rPr>
          <w:t xml:space="preserve"> с указанием времени подписания</w:t>
        </w:r>
      </w:ins>
      <w:r w:rsidRPr="00A057BC">
        <w:rPr>
          <w:color w:val="0D0D0D" w:themeColor="text1" w:themeTint="F2"/>
        </w:rPr>
        <w:t xml:space="preserve"> </w:t>
      </w:r>
      <w:commentRangeEnd w:id="890"/>
      <w:r w:rsidR="00CF5645">
        <w:rPr>
          <w:rStyle w:val="a8"/>
        </w:rPr>
        <w:commentReference w:id="890"/>
      </w:r>
      <w:commentRangeEnd w:id="891"/>
      <w:r w:rsidR="009A7D59">
        <w:rPr>
          <w:rStyle w:val="a8"/>
        </w:rPr>
        <w:commentReference w:id="891"/>
      </w:r>
      <w:r w:rsidRPr="00A057BC">
        <w:rPr>
          <w:color w:val="0D0D0D" w:themeColor="text1" w:themeTint="F2"/>
        </w:rPr>
        <w:t xml:space="preserve">как доброволец, так и врач-исследователь. Один экземпляр подписанного документа выдается на руки добровольцу, а другой экземпляр хранится в исследовательском центре. </w:t>
      </w:r>
    </w:p>
    <w:p w14:paraId="247BD1D7"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После подписания Формы информированного согласия добровольцу присваивается скрининговый номер по порядку </w:t>
      </w:r>
      <w:proofErr w:type="spellStart"/>
      <w:r w:rsidRPr="00A057BC">
        <w:rPr>
          <w:color w:val="0D0D0D" w:themeColor="text1" w:themeTint="F2"/>
        </w:rPr>
        <w:t>скринирования</w:t>
      </w:r>
      <w:proofErr w:type="spellEnd"/>
      <w:r w:rsidRPr="00A057BC">
        <w:rPr>
          <w:color w:val="0D0D0D" w:themeColor="text1" w:themeTint="F2"/>
        </w:rPr>
        <w:t xml:space="preserve"> в исследовательском центре, который заносится в журнал скрининга. </w:t>
      </w:r>
    </w:p>
    <w:p w14:paraId="3D2DFBA6" w14:textId="5D4C97C5" w:rsidR="00F322E7" w:rsidRPr="00A057BC" w:rsidRDefault="008D1B42" w:rsidP="004D10BF">
      <w:pPr>
        <w:spacing w:line="276" w:lineRule="auto"/>
        <w:jc w:val="both"/>
        <w:rPr>
          <w:color w:val="0D0D0D" w:themeColor="text1" w:themeTint="F2"/>
        </w:rPr>
      </w:pPr>
      <w:r w:rsidRPr="00A057BC">
        <w:rPr>
          <w:color w:val="0D0D0D" w:themeColor="text1" w:themeTint="F2"/>
        </w:rPr>
        <w:t>После подписания информированного согласия добровольцу присваивается индивидуальный 33-значный идентификационный код и оформляется индивидуальный страховой полис (см. также раздел 1</w:t>
      </w:r>
      <w:r w:rsidR="004C6D79" w:rsidRPr="00A057BC">
        <w:rPr>
          <w:color w:val="0D0D0D" w:themeColor="text1" w:themeTint="F2"/>
        </w:rPr>
        <w:t>7</w:t>
      </w:r>
      <w:r w:rsidRPr="00A057BC">
        <w:rPr>
          <w:color w:val="0D0D0D" w:themeColor="text1" w:themeTint="F2"/>
        </w:rPr>
        <w:t xml:space="preserve"> настоящего протокола). Оригинал полиса, как и один экземпляр подписанного и датированного Информационного листка добровольца с формой информированного согласия, должен быть выдан на руки добровольцу, копия страхового полиса будет храниться вместе с первичной документацией на каждого добровольца, включенного в исследование.</w:t>
      </w:r>
    </w:p>
    <w:p w14:paraId="281BE147" w14:textId="0B31094B" w:rsidR="00F322E7" w:rsidRPr="00A057BC" w:rsidRDefault="008D1B42" w:rsidP="004D10BF">
      <w:pPr>
        <w:pStyle w:val="3"/>
      </w:pPr>
      <w:bookmarkStart w:id="893" w:name="_Toc203135900"/>
      <w:bookmarkStart w:id="894" w:name="_Toc233373528"/>
      <w:r w:rsidRPr="00A057BC">
        <w:t xml:space="preserve">4.4.2. Оценка </w:t>
      </w:r>
      <w:r w:rsidR="00DE2086" w:rsidRPr="00A057BC">
        <w:t xml:space="preserve">соответствия </w:t>
      </w:r>
      <w:r w:rsidRPr="00A057BC">
        <w:t>критери</w:t>
      </w:r>
      <w:r w:rsidR="00DE2086" w:rsidRPr="00A057BC">
        <w:t>ям</w:t>
      </w:r>
      <w:r w:rsidRPr="00A057BC">
        <w:t xml:space="preserve"> включения/невключения</w:t>
      </w:r>
      <w:bookmarkEnd w:id="893"/>
      <w:bookmarkEnd w:id="894"/>
    </w:p>
    <w:p w14:paraId="509E2FB1" w14:textId="1B58F0D9"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Оценка соответствия добровольцев критериям отбора проводится в День </w:t>
      </w:r>
      <w:r w:rsidR="001944F5" w:rsidRPr="00A057BC">
        <w:rPr>
          <w:color w:val="0D0D0D" w:themeColor="text1" w:themeTint="F2"/>
        </w:rPr>
        <w:t>0</w:t>
      </w:r>
      <w:r w:rsidRPr="00A057BC">
        <w:rPr>
          <w:color w:val="0D0D0D" w:themeColor="text1" w:themeTint="F2"/>
        </w:rPr>
        <w:t xml:space="preserve"> перед включением в основную фазу исследования. Если доброволец не соответствует хотя бы одному критерию включения или имеет хотя бы один критерий невключения, он не включается в исследование.</w:t>
      </w:r>
    </w:p>
    <w:p w14:paraId="5F987D67" w14:textId="77777777" w:rsidR="00F322E7" w:rsidRPr="00A057BC" w:rsidRDefault="008D1B42" w:rsidP="004D10BF">
      <w:pPr>
        <w:pStyle w:val="3"/>
      </w:pPr>
      <w:bookmarkStart w:id="895" w:name="_Toc203135901"/>
      <w:bookmarkStart w:id="896" w:name="_Toc233373529"/>
      <w:r w:rsidRPr="00A057BC">
        <w:t>4.4.3. Рандомизация</w:t>
      </w:r>
      <w:bookmarkEnd w:id="895"/>
      <w:bookmarkEnd w:id="896"/>
    </w:p>
    <w:p w14:paraId="780FCC07" w14:textId="72DEC57B" w:rsidR="00F322E7" w:rsidRPr="00A057BC" w:rsidRDefault="008D1B42" w:rsidP="004D10BF">
      <w:pPr>
        <w:spacing w:line="276" w:lineRule="auto"/>
        <w:jc w:val="both"/>
        <w:rPr>
          <w:color w:val="0D0D0D" w:themeColor="text1" w:themeTint="F2"/>
        </w:rPr>
      </w:pPr>
      <w:r w:rsidRPr="00A057BC">
        <w:rPr>
          <w:color w:val="0D0D0D" w:themeColor="text1" w:themeTint="F2"/>
        </w:rPr>
        <w:t>Рандомизация проводится по схеме рандомизации, которая предоставляется исследовательскому центру уполномоченной спонсором исследования контрактно</w:t>
      </w:r>
      <w:r w:rsidR="007F0FA5" w:rsidRPr="00A057BC">
        <w:rPr>
          <w:color w:val="0D0D0D" w:themeColor="text1" w:themeTint="F2"/>
        </w:rPr>
        <w:t>-</w:t>
      </w:r>
      <w:r w:rsidRPr="00A057BC">
        <w:rPr>
          <w:color w:val="0D0D0D" w:themeColor="text1" w:themeTint="F2"/>
        </w:rPr>
        <w:t xml:space="preserve"> исследовательской организацией (КИО). </w:t>
      </w:r>
    </w:p>
    <w:p w14:paraId="5FA868A5" w14:textId="03D04A19" w:rsidR="001944F5" w:rsidRPr="00A057BC" w:rsidRDefault="001944F5" w:rsidP="004D10BF">
      <w:pPr>
        <w:spacing w:line="276" w:lineRule="auto"/>
        <w:jc w:val="both"/>
        <w:rPr>
          <w:color w:val="0D0D0D" w:themeColor="text1" w:themeTint="F2"/>
        </w:rPr>
      </w:pPr>
      <w:r w:rsidRPr="00A057BC">
        <w:rPr>
          <w:color w:val="0D0D0D" w:themeColor="text1" w:themeTint="F2"/>
        </w:rPr>
        <w:t xml:space="preserve">После скринингового визита (не позднее чем через 14 дней), где врачом-исследователем принято решение о том, что доброволец допускается к исследованию, проводится </w:t>
      </w:r>
      <w:r w:rsidRPr="00A057BC">
        <w:rPr>
          <w:color w:val="0D0D0D" w:themeColor="text1" w:themeTint="F2"/>
        </w:rPr>
        <w:lastRenderedPageBreak/>
        <w:t xml:space="preserve">рандомизация с использованием методики одномоментной простой рандомизации, результаты которой регистрируются в первичной документации </w:t>
      </w:r>
      <w:r w:rsidR="007A72F3" w:rsidRPr="00A057BC">
        <w:rPr>
          <w:color w:val="0D0D0D" w:themeColor="text1" w:themeTint="F2"/>
        </w:rPr>
        <w:t>добровольца</w:t>
      </w:r>
      <w:r w:rsidRPr="00A057BC">
        <w:rPr>
          <w:color w:val="0D0D0D" w:themeColor="text1" w:themeTint="F2"/>
        </w:rPr>
        <w:t xml:space="preserve">. При рандомизации каждому </w:t>
      </w:r>
      <w:r w:rsidR="007A72F3" w:rsidRPr="00A057BC">
        <w:rPr>
          <w:color w:val="0D0D0D" w:themeColor="text1" w:themeTint="F2"/>
        </w:rPr>
        <w:t>добровольцу</w:t>
      </w:r>
      <w:r w:rsidRPr="00A057BC">
        <w:rPr>
          <w:color w:val="0D0D0D" w:themeColor="text1" w:themeTint="F2"/>
        </w:rPr>
        <w:t xml:space="preserve"> будет присвоен двузначный </w:t>
      </w:r>
      <w:proofErr w:type="spellStart"/>
      <w:r w:rsidRPr="00A057BC">
        <w:rPr>
          <w:color w:val="0D0D0D" w:themeColor="text1" w:themeTint="F2"/>
        </w:rPr>
        <w:t>рандомизационный</w:t>
      </w:r>
      <w:proofErr w:type="spellEnd"/>
      <w:r w:rsidRPr="00A057BC">
        <w:rPr>
          <w:color w:val="0D0D0D" w:themeColor="text1" w:themeTint="F2"/>
        </w:rPr>
        <w:t xml:space="preserve"> номер, который определяет последовательность приема тестируемого препарата и препарата сравнения (TR или RT) в соответствии со схемой рандомизации. Схема рандомизации сгенерирована с использованием программного </w:t>
      </w:r>
      <w:commentRangeStart w:id="897"/>
      <w:commentRangeStart w:id="898"/>
      <w:r w:rsidRPr="00A057BC">
        <w:rPr>
          <w:color w:val="0D0D0D" w:themeColor="text1" w:themeTint="F2"/>
        </w:rPr>
        <w:t xml:space="preserve">обеспечения R </w:t>
      </w:r>
      <w:proofErr w:type="spellStart"/>
      <w:r w:rsidRPr="00A057BC">
        <w:rPr>
          <w:color w:val="0D0D0D" w:themeColor="text1" w:themeTint="F2"/>
        </w:rPr>
        <w:t>version</w:t>
      </w:r>
      <w:proofErr w:type="spellEnd"/>
      <w:r w:rsidRPr="00A057BC">
        <w:rPr>
          <w:color w:val="0D0D0D" w:themeColor="text1" w:themeTint="F2"/>
        </w:rPr>
        <w:t xml:space="preserve"> 4.5.2, модуль </w:t>
      </w:r>
      <w:proofErr w:type="spellStart"/>
      <w:r w:rsidRPr="00A057BC">
        <w:rPr>
          <w:color w:val="0D0D0D" w:themeColor="text1" w:themeTint="F2"/>
        </w:rPr>
        <w:t>randomizeBE</w:t>
      </w:r>
      <w:proofErr w:type="spellEnd"/>
      <w:r w:rsidRPr="00A057BC">
        <w:rPr>
          <w:color w:val="0D0D0D" w:themeColor="text1" w:themeTint="F2"/>
        </w:rPr>
        <w:t xml:space="preserve"> (v. 0.3.6)</w:t>
      </w:r>
      <w:commentRangeEnd w:id="897"/>
      <w:r w:rsidR="008D3F9B">
        <w:rPr>
          <w:rStyle w:val="a8"/>
        </w:rPr>
        <w:commentReference w:id="897"/>
      </w:r>
      <w:commentRangeEnd w:id="898"/>
      <w:r w:rsidR="00B22A33">
        <w:rPr>
          <w:rStyle w:val="a8"/>
        </w:rPr>
        <w:commentReference w:id="898"/>
      </w:r>
      <w:r w:rsidRPr="00A057BC">
        <w:rPr>
          <w:color w:val="0D0D0D" w:themeColor="text1" w:themeTint="F2"/>
        </w:rPr>
        <w:t>. Схема рандомизации будет передана в клинический центр на инициирующем визите, осуществляемом мониторами контрактно-исследовательско</w:t>
      </w:r>
      <w:r w:rsidR="006D694F" w:rsidRPr="00A057BC">
        <w:rPr>
          <w:color w:val="0D0D0D" w:themeColor="text1" w:themeTint="F2"/>
        </w:rPr>
        <w:t xml:space="preserve">й организации </w:t>
      </w:r>
      <w:r w:rsidRPr="00A057BC">
        <w:rPr>
          <w:color w:val="0D0D0D" w:themeColor="text1" w:themeTint="F2"/>
        </w:rPr>
        <w:t xml:space="preserve">вместе с протоколом. </w:t>
      </w:r>
    </w:p>
    <w:p w14:paraId="5AC373AE" w14:textId="77777777" w:rsidR="001944F5" w:rsidRPr="00A057BC" w:rsidRDefault="001944F5" w:rsidP="004D10BF">
      <w:pPr>
        <w:spacing w:line="276" w:lineRule="auto"/>
        <w:jc w:val="both"/>
        <w:rPr>
          <w:color w:val="0D0D0D" w:themeColor="text1" w:themeTint="F2"/>
        </w:rPr>
      </w:pPr>
      <w:commentRangeStart w:id="899"/>
      <w:commentRangeStart w:id="900"/>
      <w:r w:rsidRPr="00A057BC">
        <w:rPr>
          <w:color w:val="0D0D0D" w:themeColor="text1" w:themeTint="F2"/>
        </w:rPr>
        <w:t xml:space="preserve">По прибытии в клинический центр добровольцы случайным образом вытягивают запечатанный непросвечивающий конверт, в котором указан </w:t>
      </w:r>
      <w:proofErr w:type="spellStart"/>
      <w:r w:rsidRPr="00A057BC">
        <w:rPr>
          <w:color w:val="0D0D0D" w:themeColor="text1" w:themeTint="F2"/>
        </w:rPr>
        <w:t>рандомизационный</w:t>
      </w:r>
      <w:proofErr w:type="spellEnd"/>
      <w:r w:rsidRPr="00A057BC">
        <w:rPr>
          <w:color w:val="0D0D0D" w:themeColor="text1" w:themeTint="F2"/>
        </w:rPr>
        <w:t xml:space="preserve"> номер</w:t>
      </w:r>
      <w:commentRangeEnd w:id="899"/>
      <w:r w:rsidR="002A3054">
        <w:rPr>
          <w:rStyle w:val="a8"/>
        </w:rPr>
        <w:commentReference w:id="899"/>
      </w:r>
      <w:commentRangeEnd w:id="900"/>
      <w:r w:rsidR="00B22A33">
        <w:rPr>
          <w:rStyle w:val="a8"/>
        </w:rPr>
        <w:commentReference w:id="900"/>
      </w:r>
      <w:r w:rsidRPr="00A057BC">
        <w:rPr>
          <w:color w:val="0D0D0D" w:themeColor="text1" w:themeTint="F2"/>
        </w:rPr>
        <w:t xml:space="preserve">. </w:t>
      </w:r>
    </w:p>
    <w:p w14:paraId="1739D013" w14:textId="3BB1DAA7" w:rsidR="001944F5" w:rsidRPr="00A057BC" w:rsidRDefault="001944F5" w:rsidP="004D10BF">
      <w:pPr>
        <w:spacing w:line="276" w:lineRule="auto"/>
        <w:jc w:val="both"/>
        <w:rPr>
          <w:color w:val="0D0D0D" w:themeColor="text1" w:themeTint="F2"/>
        </w:rPr>
      </w:pPr>
      <w:r w:rsidRPr="00A057BC">
        <w:rPr>
          <w:color w:val="0D0D0D" w:themeColor="text1" w:themeTint="F2"/>
        </w:rPr>
        <w:t>В отношении применения препаратов данное исследование является открытым. План рандомизации будет известен врачу-исследователю, главному исследователю, Спонсору, координатору и</w:t>
      </w:r>
      <w:r w:rsidR="002A2990" w:rsidRPr="00A057BC">
        <w:rPr>
          <w:color w:val="0D0D0D" w:themeColor="text1" w:themeTint="F2"/>
        </w:rPr>
        <w:t>, в случае, необходимости,</w:t>
      </w:r>
      <w:r w:rsidRPr="00A057BC">
        <w:rPr>
          <w:color w:val="0D0D0D" w:themeColor="text1" w:themeTint="F2"/>
        </w:rPr>
        <w:t xml:space="preserve"> регуляторным органам (при обнаружении СНЯ</w:t>
      </w:r>
      <w:r w:rsidR="002A2990" w:rsidRPr="00A057BC">
        <w:rPr>
          <w:color w:val="0D0D0D" w:themeColor="text1" w:themeTint="F2"/>
        </w:rPr>
        <w:t>/</w:t>
      </w:r>
      <w:r w:rsidR="004C6D79" w:rsidRPr="00A057BC">
        <w:t xml:space="preserve"> </w:t>
      </w:r>
      <w:r w:rsidR="004C6D79" w:rsidRPr="00A057BC">
        <w:rPr>
          <w:color w:val="0D0D0D" w:themeColor="text1" w:themeTint="F2"/>
        </w:rPr>
        <w:t>серьезной непредвиденной нежелательной реакции (</w:t>
      </w:r>
      <w:r w:rsidR="002A2990" w:rsidRPr="00A057BC">
        <w:rPr>
          <w:color w:val="0D0D0D" w:themeColor="text1" w:themeTint="F2"/>
        </w:rPr>
        <w:t>СННР</w:t>
      </w:r>
      <w:r w:rsidRPr="00A057BC">
        <w:rPr>
          <w:color w:val="0D0D0D" w:themeColor="text1" w:themeTint="F2"/>
        </w:rPr>
        <w:t>)</w:t>
      </w:r>
      <w:r w:rsidR="004C6D79" w:rsidRPr="00A057BC">
        <w:rPr>
          <w:color w:val="0D0D0D" w:themeColor="text1" w:themeTint="F2"/>
        </w:rPr>
        <w:t>)</w:t>
      </w:r>
      <w:r w:rsidRPr="00A057BC">
        <w:rPr>
          <w:color w:val="0D0D0D" w:themeColor="text1" w:themeTint="F2"/>
        </w:rPr>
        <w:t xml:space="preserve">.  </w:t>
      </w:r>
    </w:p>
    <w:p w14:paraId="1FF03807" w14:textId="02BDD53B" w:rsidR="001944F5" w:rsidRPr="00A057BC" w:rsidRDefault="001944F5" w:rsidP="004D10BF">
      <w:pPr>
        <w:spacing w:line="276" w:lineRule="auto"/>
        <w:jc w:val="both"/>
        <w:rPr>
          <w:color w:val="0D0D0D" w:themeColor="text1" w:themeTint="F2"/>
        </w:rPr>
      </w:pPr>
      <w:r w:rsidRPr="00A057BC">
        <w:rPr>
          <w:color w:val="0D0D0D" w:themeColor="text1" w:themeTint="F2"/>
        </w:rPr>
        <w:t xml:space="preserve">Однако для </w:t>
      </w:r>
      <w:proofErr w:type="spellStart"/>
      <w:r w:rsidRPr="00A057BC">
        <w:rPr>
          <w:color w:val="0D0D0D" w:themeColor="text1" w:themeTint="F2"/>
        </w:rPr>
        <w:t>биоаналитической</w:t>
      </w:r>
      <w:proofErr w:type="spellEnd"/>
      <w:r w:rsidRPr="00A057BC">
        <w:rPr>
          <w:color w:val="0D0D0D" w:themeColor="text1" w:themeTint="F2"/>
        </w:rPr>
        <w:t xml:space="preserve"> лаборатории производится ослепление. Не будет сделано никаких отметок, позволяющих в рамках биоаналитического этапа установить личность </w:t>
      </w:r>
      <w:r w:rsidR="007A72F3" w:rsidRPr="00A057BC">
        <w:rPr>
          <w:color w:val="0D0D0D" w:themeColor="text1" w:themeTint="F2"/>
        </w:rPr>
        <w:t>добровольца</w:t>
      </w:r>
      <w:r w:rsidRPr="00A057BC">
        <w:rPr>
          <w:color w:val="0D0D0D" w:themeColor="text1" w:themeTint="F2"/>
        </w:rPr>
        <w:t xml:space="preserve">, название и тип (T или R) препарата, который </w:t>
      </w:r>
      <w:r w:rsidR="006D694F" w:rsidRPr="00A057BC">
        <w:rPr>
          <w:color w:val="0D0D0D" w:themeColor="text1" w:themeTint="F2"/>
        </w:rPr>
        <w:t>доброволец</w:t>
      </w:r>
      <w:r w:rsidRPr="00A057BC">
        <w:rPr>
          <w:color w:val="0D0D0D" w:themeColor="text1" w:themeTint="F2"/>
        </w:rPr>
        <w:t xml:space="preserve"> принимал перед сдачей крови.</w:t>
      </w:r>
    </w:p>
    <w:p w14:paraId="45ECE1CB" w14:textId="5DA23730" w:rsidR="001944F5" w:rsidRPr="00A057BC" w:rsidRDefault="001944F5" w:rsidP="004D10BF">
      <w:pPr>
        <w:spacing w:line="276" w:lineRule="auto"/>
        <w:jc w:val="both"/>
        <w:rPr>
          <w:color w:val="0D0D0D" w:themeColor="text1" w:themeTint="F2"/>
        </w:rPr>
      </w:pPr>
      <w:r w:rsidRPr="00A057BC">
        <w:rPr>
          <w:color w:val="0D0D0D" w:themeColor="text1" w:themeTint="F2"/>
        </w:rPr>
        <w:t>Рандомизация добровольцев должна быть проведена в день госпитализации. Доброволец считается включенным в исследование после получения рандомизационного номера. После включения доброволец может быть исключен из исследования, в случае соответствия одному из критериев исключения.</w:t>
      </w:r>
    </w:p>
    <w:p w14:paraId="0B6186A1" w14:textId="77777777" w:rsidR="001944F5" w:rsidRPr="00A057BC" w:rsidRDefault="001944F5" w:rsidP="004D10BF">
      <w:pPr>
        <w:spacing w:line="276" w:lineRule="auto"/>
        <w:jc w:val="both"/>
        <w:rPr>
          <w:color w:val="0D0D0D" w:themeColor="text1" w:themeTint="F2"/>
        </w:rPr>
      </w:pPr>
    </w:p>
    <w:p w14:paraId="64B6CC61" w14:textId="4CB2C750" w:rsidR="00F322E7" w:rsidRPr="00A057BC" w:rsidRDefault="008D1B42" w:rsidP="004D10BF">
      <w:pPr>
        <w:pStyle w:val="3"/>
      </w:pPr>
      <w:bookmarkStart w:id="901" w:name="_Toc203135902"/>
      <w:bookmarkStart w:id="902" w:name="_Toc233373530"/>
      <w:r w:rsidRPr="00A057BC">
        <w:t>4.4.</w:t>
      </w:r>
      <w:r w:rsidR="002D693E" w:rsidRPr="00A057BC">
        <w:t>4</w:t>
      </w:r>
      <w:r w:rsidRPr="00A057BC">
        <w:t>. Сбор анамнеза</w:t>
      </w:r>
      <w:bookmarkEnd w:id="901"/>
      <w:bookmarkEnd w:id="902"/>
    </w:p>
    <w:p w14:paraId="53CB9F4C" w14:textId="7E6B0953" w:rsidR="00F322E7" w:rsidRPr="00A057BC" w:rsidRDefault="008D1B42" w:rsidP="004D10BF">
      <w:pPr>
        <w:spacing w:line="276" w:lineRule="auto"/>
        <w:jc w:val="both"/>
        <w:rPr>
          <w:color w:val="0D0D0D" w:themeColor="text1" w:themeTint="F2"/>
        </w:rPr>
      </w:pPr>
      <w:r w:rsidRPr="00A057BC">
        <w:rPr>
          <w:color w:val="0D0D0D" w:themeColor="text1" w:themeTint="F2"/>
        </w:rPr>
        <w:t>Сбор анамнеза включает медицинский, фармакологический, аллергологический анамнез, информацию о вредных привычках (курение, употребление алкоголя и наркотических</w:t>
      </w:r>
      <w:r w:rsidRPr="00A057BC">
        <w:rPr>
          <w:color w:val="0D0D0D" w:themeColor="text1" w:themeTint="F2"/>
          <w:spacing w:val="-1"/>
        </w:rPr>
        <w:t xml:space="preserve"> </w:t>
      </w:r>
      <w:r w:rsidRPr="00A057BC">
        <w:rPr>
          <w:color w:val="0D0D0D" w:themeColor="text1" w:themeTint="F2"/>
        </w:rPr>
        <w:t>веществ)</w:t>
      </w:r>
      <w:r w:rsidR="00E054B4" w:rsidRPr="00A057BC">
        <w:rPr>
          <w:color w:val="0D0D0D" w:themeColor="text1" w:themeTint="F2"/>
        </w:rPr>
        <w:t xml:space="preserve">, </w:t>
      </w:r>
      <w:r w:rsidR="00E054B4" w:rsidRPr="00A057BC">
        <w:t>соблюдении особой диеты или образа жизни, употреблении ксантинсодержащих напитков и продуктов, цитрусовых, грейпфрута/грейпфрутового сока</w:t>
      </w:r>
      <w:r w:rsidR="004C6D79" w:rsidRPr="00A057BC">
        <w:t xml:space="preserve"> </w:t>
      </w:r>
      <w:r w:rsidR="00E054B4" w:rsidRPr="00A057BC">
        <w:t>в сроки, установленные протоколом, а также сведения о выполнении пирсинга, нанесении татуажа/татуировок и иных инвазивных косметологических процедур</w:t>
      </w:r>
      <w:r w:rsidR="008234B2" w:rsidRPr="00A057BC">
        <w:t>.</w:t>
      </w:r>
    </w:p>
    <w:p w14:paraId="7831291F" w14:textId="5953FB93" w:rsidR="00E054B4" w:rsidRPr="00A057BC" w:rsidRDefault="00E054B4" w:rsidP="004D10BF">
      <w:pPr>
        <w:spacing w:line="276" w:lineRule="auto"/>
        <w:jc w:val="both"/>
        <w:rPr>
          <w:color w:val="0D0D0D" w:themeColor="text1" w:themeTint="F2"/>
        </w:rPr>
      </w:pPr>
    </w:p>
    <w:p w14:paraId="45AAFC54" w14:textId="01952CFF" w:rsidR="00F322E7" w:rsidRPr="00A057BC" w:rsidRDefault="008D1B42" w:rsidP="004D10BF">
      <w:pPr>
        <w:pStyle w:val="3"/>
      </w:pPr>
      <w:bookmarkStart w:id="903" w:name="_Toc203135903"/>
      <w:bookmarkStart w:id="904" w:name="_Toc233373531"/>
      <w:r w:rsidRPr="00A057BC">
        <w:t>4.4.</w:t>
      </w:r>
      <w:r w:rsidR="002D693E" w:rsidRPr="00A057BC">
        <w:t>5</w:t>
      </w:r>
      <w:r w:rsidRPr="00A057BC">
        <w:t>. Сбор демографических и антропометрических данных</w:t>
      </w:r>
      <w:bookmarkEnd w:id="903"/>
      <w:bookmarkEnd w:id="904"/>
    </w:p>
    <w:p w14:paraId="2F780331" w14:textId="77777777" w:rsidR="008234B2" w:rsidRPr="00A057BC" w:rsidRDefault="008D1B42" w:rsidP="004D10BF">
      <w:pPr>
        <w:spacing w:line="276" w:lineRule="auto"/>
        <w:jc w:val="both"/>
        <w:rPr>
          <w:color w:val="0D0D0D" w:themeColor="text1" w:themeTint="F2"/>
        </w:rPr>
      </w:pPr>
      <w:r w:rsidRPr="00A057BC">
        <w:rPr>
          <w:color w:val="0D0D0D" w:themeColor="text1" w:themeTint="F2"/>
        </w:rPr>
        <w:t xml:space="preserve">На </w:t>
      </w:r>
      <w:r w:rsidR="00DE2086" w:rsidRPr="00A057BC">
        <w:rPr>
          <w:color w:val="0D0D0D" w:themeColor="text1" w:themeTint="F2"/>
        </w:rPr>
        <w:t>скрининге</w:t>
      </w:r>
      <w:r w:rsidRPr="00A057BC">
        <w:rPr>
          <w:color w:val="0D0D0D" w:themeColor="text1" w:themeTint="F2"/>
        </w:rPr>
        <w:t xml:space="preserve"> у добровольца должны быть собраны следующие данные: дата рождения, возраст, пол, раса, измерены рост и масса тела, рассчитан ИМТ. </w:t>
      </w:r>
    </w:p>
    <w:p w14:paraId="58E178C6" w14:textId="07BDA26F" w:rsidR="008234B2" w:rsidRPr="00A057BC" w:rsidRDefault="008234B2" w:rsidP="004D10BF">
      <w:pPr>
        <w:spacing w:line="276" w:lineRule="auto"/>
        <w:jc w:val="both"/>
      </w:pPr>
      <w:commentRangeStart w:id="905"/>
      <w:commentRangeStart w:id="906"/>
      <w:r w:rsidRPr="00A057BC">
        <w:t>Рост измеряется</w:t>
      </w:r>
      <w:ins w:id="907" w:author="Автор" w:date="2026-08-24T17:46:00Z">
        <w:r w:rsidR="00A2007A">
          <w:t xml:space="preserve"> с помощью ростомера</w:t>
        </w:r>
      </w:ins>
      <w:r w:rsidRPr="00A057BC">
        <w:t xml:space="preserve"> без обуви, в положении стоя, при выпрямленной спине и нейтральном положении головы. Результат измерения роста фиксируется в сантиметрах.</w:t>
      </w:r>
      <w:commentRangeEnd w:id="905"/>
      <w:r w:rsidR="00BF478F">
        <w:rPr>
          <w:rStyle w:val="a8"/>
        </w:rPr>
        <w:commentReference w:id="905"/>
      </w:r>
      <w:commentRangeEnd w:id="906"/>
      <w:r w:rsidR="00A2007A">
        <w:rPr>
          <w:rStyle w:val="a8"/>
        </w:rPr>
        <w:commentReference w:id="906"/>
      </w:r>
    </w:p>
    <w:p w14:paraId="3534F88E" w14:textId="3F3E76AD" w:rsidR="008234B2" w:rsidRPr="00A057BC" w:rsidRDefault="008234B2" w:rsidP="004D10BF">
      <w:pPr>
        <w:spacing w:line="276" w:lineRule="auto"/>
        <w:jc w:val="both"/>
        <w:rPr>
          <w:color w:val="0D0D0D" w:themeColor="text1" w:themeTint="F2"/>
        </w:rPr>
      </w:pPr>
      <w:commentRangeStart w:id="908"/>
      <w:commentRangeStart w:id="909"/>
      <w:r w:rsidRPr="00A057BC">
        <w:rPr>
          <w:color w:val="0D0D0D" w:themeColor="text1" w:themeTint="F2"/>
        </w:rPr>
        <w:t>Масса тела измеряется без обуви и верхней одежды</w:t>
      </w:r>
      <w:ins w:id="910" w:author="Автор" w:date="2026-08-25T11:18:00Z">
        <w:r w:rsidR="009A51F3" w:rsidRPr="009A51F3">
          <w:rPr>
            <w:color w:val="0D0D0D" w:themeColor="text1" w:themeTint="F2"/>
          </w:rPr>
          <w:t xml:space="preserve"> </w:t>
        </w:r>
        <w:r w:rsidR="009A51F3">
          <w:rPr>
            <w:color w:val="0D0D0D" w:themeColor="text1" w:themeTint="F2"/>
          </w:rPr>
          <w:t>с помощью электронных весов</w:t>
        </w:r>
      </w:ins>
      <w:r w:rsidRPr="00A057BC">
        <w:rPr>
          <w:color w:val="0D0D0D" w:themeColor="text1" w:themeTint="F2"/>
        </w:rPr>
        <w:t>. Результат измерения массы тела фиксируется в килограммах и округляется до десятых долей килограмма.</w:t>
      </w:r>
      <w:commentRangeEnd w:id="908"/>
      <w:r w:rsidR="00D23E0D">
        <w:rPr>
          <w:rStyle w:val="a8"/>
        </w:rPr>
        <w:commentReference w:id="908"/>
      </w:r>
      <w:commentRangeEnd w:id="909"/>
      <w:r w:rsidR="009A51F3">
        <w:rPr>
          <w:rStyle w:val="a8"/>
        </w:rPr>
        <w:commentReference w:id="909"/>
      </w:r>
    </w:p>
    <w:p w14:paraId="704E6D46" w14:textId="42C8FEE7" w:rsidR="002A2990" w:rsidRPr="00A057BC" w:rsidRDefault="008D1B42" w:rsidP="004D10BF">
      <w:pPr>
        <w:spacing w:line="276" w:lineRule="auto"/>
        <w:jc w:val="both"/>
        <w:rPr>
          <w:color w:val="0D0D0D" w:themeColor="text1" w:themeTint="F2"/>
        </w:rPr>
      </w:pPr>
      <w:r w:rsidRPr="00A057BC">
        <w:rPr>
          <w:color w:val="0D0D0D" w:themeColor="text1" w:themeTint="F2"/>
        </w:rPr>
        <w:t xml:space="preserve">ИМТ рассчитывается по формуле: </w:t>
      </w:r>
    </w:p>
    <w:p w14:paraId="35A78CF5" w14:textId="77777777" w:rsidR="00CC0656" w:rsidRPr="00A057BC" w:rsidRDefault="00CC0656" w:rsidP="004D10BF">
      <w:pPr>
        <w:spacing w:line="276" w:lineRule="auto"/>
        <w:jc w:val="both"/>
        <w:rPr>
          <w:color w:val="0D0D0D" w:themeColor="text1" w:themeTint="F2"/>
        </w:rPr>
      </w:pPr>
    </w:p>
    <w:p w14:paraId="4B9EF490" w14:textId="32B1F69B" w:rsidR="00F322E7" w:rsidRPr="00A057BC" w:rsidRDefault="008D1B42" w:rsidP="004D10BF">
      <w:pPr>
        <w:spacing w:line="276" w:lineRule="auto"/>
        <w:jc w:val="both"/>
        <w:rPr>
          <w:b/>
          <w:bCs/>
          <w:color w:val="0D0D0D" w:themeColor="text1" w:themeTint="F2"/>
        </w:rPr>
      </w:pPr>
      <w:r w:rsidRPr="00A057BC">
        <w:rPr>
          <w:b/>
          <w:bCs/>
          <w:color w:val="0D0D0D" w:themeColor="text1" w:themeTint="F2"/>
        </w:rPr>
        <w:t>ИМТ = масса тела (кг)/ рост</w:t>
      </w:r>
      <w:r w:rsidRPr="00A057BC">
        <w:rPr>
          <w:b/>
          <w:bCs/>
          <w:color w:val="0D0D0D" w:themeColor="text1" w:themeTint="F2"/>
          <w:vertAlign w:val="superscript"/>
        </w:rPr>
        <w:t>2 (</w:t>
      </w:r>
      <w:r w:rsidRPr="00A057BC">
        <w:rPr>
          <w:b/>
          <w:bCs/>
          <w:color w:val="0D0D0D" w:themeColor="text1" w:themeTint="F2"/>
        </w:rPr>
        <w:t>м</w:t>
      </w:r>
      <w:r w:rsidRPr="00A057BC">
        <w:rPr>
          <w:b/>
          <w:bCs/>
          <w:color w:val="0D0D0D" w:themeColor="text1" w:themeTint="F2"/>
          <w:vertAlign w:val="superscript"/>
        </w:rPr>
        <w:t>2)</w:t>
      </w:r>
      <w:r w:rsidRPr="00A057BC">
        <w:rPr>
          <w:b/>
          <w:bCs/>
          <w:color w:val="0D0D0D" w:themeColor="text1" w:themeTint="F2"/>
        </w:rPr>
        <w:t>.</w:t>
      </w:r>
    </w:p>
    <w:p w14:paraId="4F4CAEB4" w14:textId="77777777" w:rsidR="00CC0656" w:rsidRPr="00A057BC" w:rsidRDefault="00CC0656" w:rsidP="004D10BF">
      <w:pPr>
        <w:spacing w:line="276" w:lineRule="auto"/>
        <w:jc w:val="both"/>
        <w:rPr>
          <w:b/>
          <w:bCs/>
          <w:color w:val="0D0D0D" w:themeColor="text1" w:themeTint="F2"/>
        </w:rPr>
      </w:pPr>
    </w:p>
    <w:p w14:paraId="0D1CC1F6" w14:textId="09371386" w:rsidR="002A2990" w:rsidRPr="00A057BC" w:rsidRDefault="002A2990" w:rsidP="004D10BF">
      <w:pPr>
        <w:spacing w:line="276" w:lineRule="auto"/>
        <w:jc w:val="both"/>
        <w:rPr>
          <w:color w:val="0D0D0D" w:themeColor="text1" w:themeTint="F2"/>
        </w:rPr>
      </w:pPr>
      <w:r w:rsidRPr="00A057BC">
        <w:rPr>
          <w:color w:val="0D0D0D" w:themeColor="text1" w:themeTint="F2"/>
        </w:rPr>
        <w:lastRenderedPageBreak/>
        <w:t>Результат измерения округляется до десятых долей кг/м².</w:t>
      </w:r>
    </w:p>
    <w:p w14:paraId="0D704010" w14:textId="77777777" w:rsidR="002A2990" w:rsidRPr="00A057BC" w:rsidRDefault="002A2990" w:rsidP="004D10BF">
      <w:pPr>
        <w:spacing w:line="276" w:lineRule="auto"/>
        <w:jc w:val="both"/>
        <w:rPr>
          <w:color w:val="0D0D0D" w:themeColor="text1" w:themeTint="F2"/>
        </w:rPr>
      </w:pPr>
    </w:p>
    <w:p w14:paraId="00B4E60D" w14:textId="11523168" w:rsidR="00D17138" w:rsidRPr="00A057BC" w:rsidRDefault="00D17138" w:rsidP="004D10BF">
      <w:pPr>
        <w:pStyle w:val="3"/>
      </w:pPr>
      <w:bookmarkStart w:id="911" w:name="_Toc203135904"/>
      <w:bookmarkStart w:id="912" w:name="_Toc233373532"/>
      <w:r w:rsidRPr="00A057BC">
        <w:t>4.4.6. Установка катетера</w:t>
      </w:r>
      <w:bookmarkEnd w:id="911"/>
      <w:bookmarkEnd w:id="912"/>
    </w:p>
    <w:p w14:paraId="4CA6A99A" w14:textId="6AD00591" w:rsidR="00D17138" w:rsidRPr="00A057BC" w:rsidRDefault="00D17138" w:rsidP="004D10BF">
      <w:pPr>
        <w:spacing w:line="276" w:lineRule="auto"/>
        <w:jc w:val="both"/>
        <w:rPr>
          <w:color w:val="0D0D0D" w:themeColor="text1" w:themeTint="F2"/>
        </w:rPr>
      </w:pPr>
      <w:r w:rsidRPr="00A057BC">
        <w:rPr>
          <w:color w:val="0D0D0D" w:themeColor="text1" w:themeTint="F2"/>
        </w:rPr>
        <w:t xml:space="preserve">Процедура установки периферического венозного катетера проводится квалифицированным медицинским персоналом в асептических условиях. Перед началом процедуры осуществляется идентификация добровольца и проверка согласия. Кожа в области предполагаемой пункции </w:t>
      </w:r>
      <w:commentRangeStart w:id="913"/>
      <w:commentRangeStart w:id="914"/>
      <w:r w:rsidRPr="00A057BC">
        <w:rPr>
          <w:color w:val="0D0D0D" w:themeColor="text1" w:themeTint="F2"/>
        </w:rPr>
        <w:t xml:space="preserve">(обычно вены предплечья) </w:t>
      </w:r>
      <w:commentRangeEnd w:id="913"/>
      <w:r w:rsidR="00D23E0D">
        <w:rPr>
          <w:rStyle w:val="a8"/>
        </w:rPr>
        <w:commentReference w:id="913"/>
      </w:r>
      <w:commentRangeEnd w:id="914"/>
      <w:r w:rsidR="009A51F3">
        <w:rPr>
          <w:rStyle w:val="a8"/>
        </w:rPr>
        <w:commentReference w:id="914"/>
      </w:r>
      <w:r w:rsidRPr="00A057BC">
        <w:rPr>
          <w:color w:val="0D0D0D" w:themeColor="text1" w:themeTint="F2"/>
        </w:rPr>
        <w:t>обрабатывается антисептиком, после чего производится пункция вены и введение катетера. После успешной установки катетер фиксируется стерильной повязкой и проверяется проходимость пут</w:t>
      </w:r>
      <w:r w:rsidR="0091206B" w:rsidRPr="00A057BC">
        <w:rPr>
          <w:color w:val="0D0D0D" w:themeColor="text1" w:themeTint="F2"/>
        </w:rPr>
        <w:t>е</w:t>
      </w:r>
      <w:r w:rsidRPr="00A057BC">
        <w:rPr>
          <w:color w:val="0D0D0D" w:themeColor="text1" w:themeTint="F2"/>
        </w:rPr>
        <w:t xml:space="preserve">м промывания физиологическим </w:t>
      </w:r>
      <w:commentRangeStart w:id="915"/>
      <w:commentRangeStart w:id="916"/>
      <w:r w:rsidRPr="00A057BC">
        <w:rPr>
          <w:color w:val="0D0D0D" w:themeColor="text1" w:themeTint="F2"/>
        </w:rPr>
        <w:t>раствором</w:t>
      </w:r>
      <w:commentRangeEnd w:id="915"/>
      <w:r w:rsidR="002E7E76">
        <w:rPr>
          <w:rStyle w:val="a8"/>
        </w:rPr>
        <w:commentReference w:id="915"/>
      </w:r>
      <w:commentRangeEnd w:id="916"/>
      <w:r w:rsidR="009A51F3">
        <w:rPr>
          <w:rStyle w:val="a8"/>
        </w:rPr>
        <w:commentReference w:id="916"/>
      </w:r>
      <w:r w:rsidRPr="00A057BC">
        <w:rPr>
          <w:color w:val="0D0D0D" w:themeColor="text1" w:themeTint="F2"/>
        </w:rPr>
        <w:t>.</w:t>
      </w:r>
    </w:p>
    <w:p w14:paraId="412CCCE3" w14:textId="78571330" w:rsidR="00D17138" w:rsidRPr="00A057BC" w:rsidRDefault="00D17138" w:rsidP="004D10BF">
      <w:pPr>
        <w:pStyle w:val="3"/>
      </w:pPr>
      <w:bookmarkStart w:id="917" w:name="_Toc203135905"/>
      <w:bookmarkStart w:id="918" w:name="_Toc233373533"/>
      <w:r w:rsidRPr="00A057BC">
        <w:t>4.4.7. Удаление катетера</w:t>
      </w:r>
      <w:bookmarkEnd w:id="917"/>
      <w:bookmarkEnd w:id="918"/>
    </w:p>
    <w:p w14:paraId="4B77F691" w14:textId="4684B57E" w:rsidR="00D17138" w:rsidRPr="00A057BC" w:rsidRDefault="00D17138" w:rsidP="004D10BF">
      <w:pPr>
        <w:spacing w:line="276" w:lineRule="auto"/>
        <w:jc w:val="both"/>
        <w:rPr>
          <w:color w:val="0D0D0D" w:themeColor="text1" w:themeTint="F2"/>
        </w:rPr>
      </w:pPr>
      <w:r w:rsidRPr="00A057BC">
        <w:rPr>
          <w:color w:val="0D0D0D" w:themeColor="text1" w:themeTint="F2"/>
        </w:rPr>
        <w:t>Удаление периферического венозного катетера осуществляется медицинским персоналом с соблюдением правил асептики. Перед процедурой проверяется отсутствие инфильтрации, воспаления или тромбоза в области введения катетера. Катетер аккуратно извлекается, после чего место пункции обрабатывается антисептиком и накрывается стерильной марлевой салфеткой с давящей повязкой. Добровольцу дают рекомендации по наблюдению за местом пункции (покраснение, от</w:t>
      </w:r>
      <w:r w:rsidR="0091206B" w:rsidRPr="00A057BC">
        <w:rPr>
          <w:color w:val="0D0D0D" w:themeColor="text1" w:themeTint="F2"/>
        </w:rPr>
        <w:t>е</w:t>
      </w:r>
      <w:r w:rsidRPr="00A057BC">
        <w:rPr>
          <w:color w:val="0D0D0D" w:themeColor="text1" w:themeTint="F2"/>
        </w:rPr>
        <w:t>к, боль). Факт удаления катетера и состояние места введения фиксируются в медицинской документации.</w:t>
      </w:r>
    </w:p>
    <w:p w14:paraId="2C190E2F" w14:textId="4C002FF4" w:rsidR="00F322E7" w:rsidRPr="00A057BC" w:rsidRDefault="008D1B42" w:rsidP="004D10BF">
      <w:pPr>
        <w:pStyle w:val="3"/>
      </w:pPr>
      <w:bookmarkStart w:id="919" w:name="_Toc203135906"/>
      <w:bookmarkStart w:id="920" w:name="_Toc233373534"/>
      <w:r w:rsidRPr="00A057BC">
        <w:t>4.4.</w:t>
      </w:r>
      <w:r w:rsidR="00D17138" w:rsidRPr="00A057BC">
        <w:t>8</w:t>
      </w:r>
      <w:r w:rsidRPr="00A057BC">
        <w:t>. Физикальный осмотр</w:t>
      </w:r>
      <w:bookmarkEnd w:id="919"/>
      <w:bookmarkEnd w:id="920"/>
    </w:p>
    <w:p w14:paraId="5841DAB1" w14:textId="51F7291C" w:rsidR="00F322E7" w:rsidRPr="00A057BC" w:rsidRDefault="008D1B42" w:rsidP="004D10BF">
      <w:pPr>
        <w:spacing w:line="276" w:lineRule="auto"/>
        <w:jc w:val="both"/>
        <w:rPr>
          <w:color w:val="0D0D0D" w:themeColor="text1" w:themeTint="F2"/>
        </w:rPr>
      </w:pPr>
      <w:r w:rsidRPr="00A057BC">
        <w:rPr>
          <w:color w:val="0D0D0D" w:themeColor="text1" w:themeTint="F2"/>
        </w:rPr>
        <w:t>Физикальный осмотр включает оценку общего состояния добровольца, осмотр и пальпацию кожных покровов, оценку состояния опорно-двигательной системы, лимфатических узлов, дыхательной системы, сердечно-сосудистой системы, органов брюшной полости, почек и психоневрологического статуса.</w:t>
      </w:r>
    </w:p>
    <w:p w14:paraId="716FAC49" w14:textId="33E7B9C9" w:rsidR="00F322E7" w:rsidRPr="00A057BC" w:rsidRDefault="008D1B42" w:rsidP="004D10BF">
      <w:pPr>
        <w:pStyle w:val="3"/>
      </w:pPr>
      <w:bookmarkStart w:id="921" w:name="_Toc203135907"/>
      <w:bookmarkStart w:id="922" w:name="_Toc233373535"/>
      <w:r w:rsidRPr="00A057BC">
        <w:t>4.4.</w:t>
      </w:r>
      <w:r w:rsidR="00D17138" w:rsidRPr="00A057BC">
        <w:t>9</w:t>
      </w:r>
      <w:r w:rsidRPr="00A057BC">
        <w:t>. Измерение жизненно</w:t>
      </w:r>
      <w:r w:rsidR="006D6CBF" w:rsidRPr="00A057BC">
        <w:t xml:space="preserve"> </w:t>
      </w:r>
      <w:r w:rsidRPr="00A057BC">
        <w:t>важных параметров</w:t>
      </w:r>
      <w:bookmarkEnd w:id="921"/>
      <w:bookmarkEnd w:id="922"/>
    </w:p>
    <w:p w14:paraId="6431739D" w14:textId="4D695B1D" w:rsidR="00F322E7" w:rsidRPr="00A057BC" w:rsidRDefault="008D1B42" w:rsidP="004D10BF">
      <w:pPr>
        <w:spacing w:line="276" w:lineRule="auto"/>
        <w:jc w:val="both"/>
        <w:rPr>
          <w:color w:val="0D0D0D" w:themeColor="text1" w:themeTint="F2"/>
        </w:rPr>
      </w:pPr>
      <w:r w:rsidRPr="00A057BC">
        <w:rPr>
          <w:color w:val="0D0D0D" w:themeColor="text1" w:themeTint="F2"/>
        </w:rPr>
        <w:t>Для контроля состояния добровольцев будут оцениваться следующие</w:t>
      </w:r>
      <w:r w:rsidR="001944F5" w:rsidRPr="00A057BC">
        <w:rPr>
          <w:color w:val="0D0D0D" w:themeColor="text1" w:themeTint="F2"/>
        </w:rPr>
        <w:t xml:space="preserve"> ЖВП</w:t>
      </w:r>
      <w:r w:rsidRPr="00A057BC">
        <w:rPr>
          <w:color w:val="0D0D0D" w:themeColor="text1" w:themeTint="F2"/>
        </w:rPr>
        <w:t xml:space="preserve">: </w:t>
      </w:r>
      <w:r w:rsidR="004C6D79" w:rsidRPr="00A057BC">
        <w:rPr>
          <w:color w:val="0D0D0D" w:themeColor="text1" w:themeTint="F2"/>
        </w:rPr>
        <w:t>С</w:t>
      </w:r>
      <w:r w:rsidRPr="00A057BC">
        <w:rPr>
          <w:color w:val="0D0D0D" w:themeColor="text1" w:themeTint="F2"/>
        </w:rPr>
        <w:t>АД,</w:t>
      </w:r>
      <w:r w:rsidR="001944F5" w:rsidRPr="00A057BC">
        <w:rPr>
          <w:color w:val="0D0D0D" w:themeColor="text1" w:themeTint="F2"/>
        </w:rPr>
        <w:t xml:space="preserve"> </w:t>
      </w:r>
      <w:r w:rsidR="004C6D79" w:rsidRPr="00A057BC">
        <w:rPr>
          <w:color w:val="0D0D0D" w:themeColor="text1" w:themeTint="F2"/>
        </w:rPr>
        <w:t xml:space="preserve">ДАД, </w:t>
      </w:r>
      <w:r w:rsidR="001944F5" w:rsidRPr="00A057BC">
        <w:rPr>
          <w:color w:val="0D0D0D" w:themeColor="text1" w:themeTint="F2"/>
        </w:rPr>
        <w:t>ЧСС</w:t>
      </w:r>
      <w:r w:rsidRPr="00A057BC">
        <w:rPr>
          <w:color w:val="0D0D0D" w:themeColor="text1" w:themeTint="F2"/>
        </w:rPr>
        <w:t>, ЧДД, температура тела.</w:t>
      </w:r>
      <w:ins w:id="923" w:author="Автор" w:date="2026-08-25T19:08:00Z">
        <w:r w:rsidR="00B22A33">
          <w:rPr>
            <w:color w:val="0D0D0D" w:themeColor="text1" w:themeTint="F2"/>
          </w:rPr>
          <w:t xml:space="preserve"> </w:t>
        </w:r>
      </w:ins>
    </w:p>
    <w:p w14:paraId="582D3B0E" w14:textId="0950F75C" w:rsidR="00F322E7" w:rsidRPr="00A057BC" w:rsidRDefault="008D1B42" w:rsidP="004D10BF">
      <w:pPr>
        <w:spacing w:line="276" w:lineRule="auto"/>
        <w:jc w:val="both"/>
        <w:rPr>
          <w:color w:val="0D0D0D" w:themeColor="text1" w:themeTint="F2"/>
        </w:rPr>
      </w:pPr>
      <w:commentRangeStart w:id="924"/>
      <w:commentRangeStart w:id="925"/>
      <w:r w:rsidRPr="00A057BC">
        <w:rPr>
          <w:color w:val="0D0D0D" w:themeColor="text1" w:themeTint="F2"/>
        </w:rPr>
        <w:t>Артериальное давление и ЧСС у добровольца измеряются в покое в положении сидя в удобной позе после 5-минутного отдыха</w:t>
      </w:r>
      <w:ins w:id="926" w:author="Автор" w:date="2026-08-25T19:05:00Z">
        <w:r w:rsidR="00B22A33">
          <w:rPr>
            <w:color w:val="0D0D0D" w:themeColor="text1" w:themeTint="F2"/>
          </w:rPr>
          <w:t xml:space="preserve"> </w:t>
        </w:r>
      </w:ins>
      <w:ins w:id="927" w:author="Автор" w:date="2026-08-25T19:07:00Z">
        <w:r w:rsidR="00B22A33">
          <w:rPr>
            <w:color w:val="0D0D0D" w:themeColor="text1" w:themeTint="F2"/>
          </w:rPr>
          <w:t>автоматическим</w:t>
        </w:r>
      </w:ins>
      <w:ins w:id="928" w:author="Автор" w:date="2026-08-25T19:05:00Z">
        <w:r w:rsidR="00B22A33">
          <w:rPr>
            <w:color w:val="0D0D0D" w:themeColor="text1" w:themeTint="F2"/>
          </w:rPr>
          <w:t xml:space="preserve"> тонометром</w:t>
        </w:r>
      </w:ins>
      <w:r w:rsidRPr="00A057BC">
        <w:rPr>
          <w:color w:val="0D0D0D" w:themeColor="text1" w:themeTint="F2"/>
        </w:rPr>
        <w:t xml:space="preserve">. </w:t>
      </w:r>
      <w:commentRangeEnd w:id="924"/>
      <w:r w:rsidR="002E7E76">
        <w:rPr>
          <w:rStyle w:val="a8"/>
        </w:rPr>
        <w:commentReference w:id="924"/>
      </w:r>
      <w:commentRangeEnd w:id="925"/>
      <w:r w:rsidR="00B22A33">
        <w:rPr>
          <w:rStyle w:val="a8"/>
        </w:rPr>
        <w:commentReference w:id="925"/>
      </w:r>
      <w:commentRangeStart w:id="929"/>
      <w:commentRangeStart w:id="930"/>
      <w:r w:rsidRPr="00A057BC">
        <w:rPr>
          <w:color w:val="0D0D0D" w:themeColor="text1" w:themeTint="F2"/>
        </w:rPr>
        <w:t>Температура тела измеряется в подмышечной впадине</w:t>
      </w:r>
      <w:ins w:id="931" w:author="Автор" w:date="2026-08-25T19:08:00Z">
        <w:r w:rsidR="00B22A33">
          <w:rPr>
            <w:color w:val="0D0D0D" w:themeColor="text1" w:themeTint="F2"/>
          </w:rPr>
          <w:t xml:space="preserve"> ртутным термометром в течение 7-10 минут или электронным термометром в течение 3-5 минут</w:t>
        </w:r>
      </w:ins>
      <w:r w:rsidRPr="00A057BC">
        <w:rPr>
          <w:color w:val="0D0D0D" w:themeColor="text1" w:themeTint="F2"/>
        </w:rPr>
        <w:t xml:space="preserve">. </w:t>
      </w:r>
      <w:commentRangeEnd w:id="929"/>
      <w:r w:rsidR="002E7E76">
        <w:rPr>
          <w:rStyle w:val="a8"/>
        </w:rPr>
        <w:commentReference w:id="929"/>
      </w:r>
      <w:commentRangeEnd w:id="930"/>
      <w:r w:rsidR="00B22A33">
        <w:rPr>
          <w:rStyle w:val="a8"/>
        </w:rPr>
        <w:commentReference w:id="930"/>
      </w:r>
    </w:p>
    <w:p w14:paraId="5A3F6CF0" w14:textId="7ABF82C1" w:rsidR="00F322E7" w:rsidRPr="00A057BC" w:rsidRDefault="008D1B42" w:rsidP="004D10BF">
      <w:pPr>
        <w:spacing w:line="276" w:lineRule="auto"/>
        <w:jc w:val="both"/>
        <w:rPr>
          <w:color w:val="0D0D0D" w:themeColor="text1" w:themeTint="F2"/>
        </w:rPr>
      </w:pPr>
      <w:r w:rsidRPr="00A057BC">
        <w:rPr>
          <w:color w:val="0D0D0D" w:themeColor="text1" w:themeTint="F2"/>
        </w:rPr>
        <w:t>Если по графику процедур измерение жизненно важных параметров совпадает с временем забора пробы крови, измерение ЖВП проводится перед забором крови.</w:t>
      </w:r>
      <w:r w:rsidR="00686B0C" w:rsidRPr="00A057BC">
        <w:rPr>
          <w:color w:val="0D0D0D" w:themeColor="text1" w:themeTint="F2"/>
        </w:rPr>
        <w:t xml:space="preserve"> (Приложение 1)</w:t>
      </w:r>
      <w:r w:rsidR="002A2990" w:rsidRPr="00A057BC">
        <w:rPr>
          <w:color w:val="0D0D0D" w:themeColor="text1" w:themeTint="F2"/>
        </w:rPr>
        <w:t>.</w:t>
      </w:r>
    </w:p>
    <w:p w14:paraId="4E431FC2" w14:textId="3E6EBADB" w:rsidR="00F322E7" w:rsidRPr="00A057BC" w:rsidRDefault="008D1B42" w:rsidP="004D10BF">
      <w:pPr>
        <w:pStyle w:val="3"/>
      </w:pPr>
      <w:bookmarkStart w:id="932" w:name="_Toc203135908"/>
      <w:bookmarkStart w:id="933" w:name="_Toc233373536"/>
      <w:r w:rsidRPr="00A057BC">
        <w:t>4.4.</w:t>
      </w:r>
      <w:r w:rsidR="00D17138" w:rsidRPr="00A057BC">
        <w:t>10</w:t>
      </w:r>
      <w:r w:rsidRPr="00A057BC">
        <w:t>. ЭКГ</w:t>
      </w:r>
      <w:bookmarkEnd w:id="932"/>
      <w:bookmarkEnd w:id="933"/>
    </w:p>
    <w:p w14:paraId="3C8F91D5" w14:textId="72178BE8" w:rsidR="00CF7798" w:rsidRPr="00A057BC" w:rsidRDefault="00CF7798" w:rsidP="004D10BF">
      <w:pPr>
        <w:spacing w:line="276" w:lineRule="auto"/>
        <w:jc w:val="both"/>
      </w:pPr>
      <w:r w:rsidRPr="00A057BC">
        <w:rPr>
          <w:color w:val="0D0D0D" w:themeColor="text1" w:themeTint="F2"/>
        </w:rPr>
        <w:t xml:space="preserve">Электрокардиография выполняется в 12 стандартных отведениях в положении </w:t>
      </w:r>
      <w:r w:rsidR="007A72F3" w:rsidRPr="00A057BC">
        <w:rPr>
          <w:color w:val="0D0D0D" w:themeColor="text1" w:themeTint="F2"/>
        </w:rPr>
        <w:t>добровольца</w:t>
      </w:r>
      <w:r w:rsidRPr="00A057BC">
        <w:rPr>
          <w:color w:val="0D0D0D" w:themeColor="text1" w:themeTint="F2"/>
        </w:rPr>
        <w:t xml:space="preserve"> лежа в состоянии </w:t>
      </w:r>
      <w:commentRangeStart w:id="934"/>
      <w:commentRangeStart w:id="935"/>
      <w:r w:rsidRPr="00A057BC">
        <w:rPr>
          <w:color w:val="0D0D0D" w:themeColor="text1" w:themeTint="F2"/>
        </w:rPr>
        <w:t>покоя</w:t>
      </w:r>
      <w:ins w:id="936" w:author="Автор" w:date="2026-08-25T19:08:00Z">
        <w:r w:rsidR="00B22A33">
          <w:rPr>
            <w:color w:val="0D0D0D" w:themeColor="text1" w:themeTint="F2"/>
          </w:rPr>
          <w:t xml:space="preserve"> (после 30-минутного отдыха)</w:t>
        </w:r>
      </w:ins>
      <w:r w:rsidRPr="00A057BC">
        <w:rPr>
          <w:color w:val="0D0D0D" w:themeColor="text1" w:themeTint="F2"/>
        </w:rPr>
        <w:t xml:space="preserve">, </w:t>
      </w:r>
      <w:commentRangeEnd w:id="934"/>
      <w:r w:rsidR="00E346E8">
        <w:rPr>
          <w:rStyle w:val="a8"/>
        </w:rPr>
        <w:commentReference w:id="934"/>
      </w:r>
      <w:commentRangeEnd w:id="935"/>
      <w:r w:rsidR="00B22A33">
        <w:rPr>
          <w:rStyle w:val="a8"/>
        </w:rPr>
        <w:commentReference w:id="935"/>
      </w:r>
      <w:r w:rsidRPr="00A057BC">
        <w:rPr>
          <w:color w:val="0D0D0D" w:themeColor="text1" w:themeTint="F2"/>
        </w:rPr>
        <w:t xml:space="preserve">при стандартной скорости записи 25 мм/с. Проводится регистрация и последующий анализ электрокардиограммы с оценкой </w:t>
      </w:r>
      <w:commentRangeStart w:id="937"/>
      <w:commentRangeStart w:id="938"/>
      <w:r w:rsidRPr="00A057BC">
        <w:rPr>
          <w:color w:val="0D0D0D" w:themeColor="text1" w:themeTint="F2"/>
        </w:rPr>
        <w:t>частоты</w:t>
      </w:r>
      <w:commentRangeEnd w:id="937"/>
      <w:r w:rsidR="00E346E8">
        <w:rPr>
          <w:rStyle w:val="a8"/>
        </w:rPr>
        <w:commentReference w:id="937"/>
      </w:r>
      <w:commentRangeEnd w:id="938"/>
      <w:r w:rsidR="00B22A33">
        <w:rPr>
          <w:rStyle w:val="a8"/>
        </w:rPr>
        <w:commentReference w:id="938"/>
      </w:r>
      <w:r w:rsidRPr="00A057BC">
        <w:rPr>
          <w:color w:val="0D0D0D" w:themeColor="text1" w:themeTint="F2"/>
        </w:rPr>
        <w:t xml:space="preserve"> сердечных сокращений (ЧСС), а также измерением основных интервалов: </w:t>
      </w:r>
      <w:ins w:id="939" w:author="Автор" w:date="2026-08-25T20:02:00Z">
        <w:r w:rsidR="00FF27AE" w:rsidRPr="00A057BC">
          <w:rPr>
            <w:color w:val="0D0D0D" w:themeColor="text1" w:themeTint="F2"/>
          </w:rPr>
          <w:t>PQ</w:t>
        </w:r>
        <w:r w:rsidR="00FF27AE">
          <w:rPr>
            <w:color w:val="0D0D0D" w:themeColor="text1" w:themeTint="F2"/>
          </w:rPr>
          <w:t>-</w:t>
        </w:r>
        <w:r w:rsidR="00FF27AE" w:rsidRPr="00A057BC">
          <w:rPr>
            <w:color w:val="0D0D0D" w:themeColor="text1" w:themeTint="F2"/>
          </w:rPr>
          <w:t>/PR-</w:t>
        </w:r>
        <w:r w:rsidR="00FF27AE">
          <w:rPr>
            <w:color w:val="0D0D0D" w:themeColor="text1" w:themeTint="F2"/>
          </w:rPr>
          <w:t>интервалов</w:t>
        </w:r>
      </w:ins>
      <w:commentRangeStart w:id="940"/>
      <w:commentRangeStart w:id="941"/>
      <w:del w:id="942" w:author="Автор" w:date="2026-08-25T20:02:00Z">
        <w:r w:rsidRPr="00A057BC" w:rsidDel="00FF27AE">
          <w:rPr>
            <w:color w:val="0D0D0D" w:themeColor="text1" w:themeTint="F2"/>
          </w:rPr>
          <w:delText>PQ</w:delText>
        </w:r>
        <w:commentRangeEnd w:id="940"/>
        <w:r w:rsidR="00E346E8" w:rsidDel="00FF27AE">
          <w:rPr>
            <w:rStyle w:val="a8"/>
          </w:rPr>
          <w:commentReference w:id="940"/>
        </w:r>
        <w:commentRangeEnd w:id="941"/>
        <w:r w:rsidR="00B22A33" w:rsidDel="00FF27AE">
          <w:rPr>
            <w:rStyle w:val="a8"/>
          </w:rPr>
          <w:commentReference w:id="941"/>
        </w:r>
      </w:del>
      <w:ins w:id="943" w:author="Автор" w:date="2026-08-25T19:09:00Z">
        <w:del w:id="944" w:author="Автор" w:date="2026-08-25T20:02:00Z">
          <w:r w:rsidR="00B22A33" w:rsidRPr="00767CD6" w:rsidDel="00FF27AE">
            <w:rPr>
              <w:color w:val="0D0D0D" w:themeColor="text1" w:themeTint="F2"/>
              <w:rPrChange w:id="945" w:author="Автор" w:date="2026-08-25T19:09:00Z">
                <w:rPr>
                  <w:color w:val="0D0D0D" w:themeColor="text1" w:themeTint="F2"/>
                  <w:lang w:val="en-US"/>
                </w:rPr>
              </w:rPrChange>
            </w:rPr>
            <w:delText xml:space="preserve"> (</w:delText>
          </w:r>
          <w:r w:rsidR="00B22A33" w:rsidDel="00FF27AE">
            <w:rPr>
              <w:color w:val="0D0D0D" w:themeColor="text1" w:themeTint="F2"/>
              <w:lang w:val="en-US"/>
            </w:rPr>
            <w:delText>PR</w:delText>
          </w:r>
          <w:r w:rsidR="00B22A33" w:rsidRPr="00767CD6" w:rsidDel="00FF27AE">
            <w:rPr>
              <w:color w:val="0D0D0D" w:themeColor="text1" w:themeTint="F2"/>
              <w:rPrChange w:id="946" w:author="Автор" w:date="2026-08-25T19:10:00Z">
                <w:rPr>
                  <w:color w:val="0D0D0D" w:themeColor="text1" w:themeTint="F2"/>
                  <w:lang w:val="en-US"/>
                </w:rPr>
              </w:rPrChange>
            </w:rPr>
            <w:delText>)</w:delText>
          </w:r>
        </w:del>
      </w:ins>
      <w:r w:rsidRPr="00A057BC">
        <w:rPr>
          <w:color w:val="0D0D0D" w:themeColor="text1" w:themeTint="F2"/>
        </w:rPr>
        <w:t>, длительности комплекса QRS, интервала QT</w:t>
      </w:r>
      <w:del w:id="947" w:author="Автор" w:date="2026-08-25T11:26:00Z">
        <w:r w:rsidRPr="00A057BC" w:rsidDel="009A7D59">
          <w:rPr>
            <w:color w:val="0D0D0D" w:themeColor="text1" w:themeTint="F2"/>
          </w:rPr>
          <w:delText xml:space="preserve"> и корригированного интервала QT (</w:delText>
        </w:r>
        <w:commentRangeStart w:id="948"/>
        <w:commentRangeStart w:id="949"/>
        <w:r w:rsidRPr="00A057BC" w:rsidDel="009A7D59">
          <w:rPr>
            <w:color w:val="0D0D0D" w:themeColor="text1" w:themeTint="F2"/>
          </w:rPr>
          <w:delText>QTc</w:delText>
        </w:r>
        <w:commentRangeEnd w:id="948"/>
        <w:r w:rsidR="00E346E8" w:rsidDel="009A7D59">
          <w:rPr>
            <w:rStyle w:val="a8"/>
          </w:rPr>
          <w:commentReference w:id="948"/>
        </w:r>
        <w:commentRangeEnd w:id="949"/>
        <w:r w:rsidR="009A7D59" w:rsidDel="009A7D59">
          <w:rPr>
            <w:rStyle w:val="a8"/>
          </w:rPr>
          <w:commentReference w:id="949"/>
        </w:r>
      </w:del>
      <w:r w:rsidRPr="00A057BC">
        <w:rPr>
          <w:color w:val="0D0D0D" w:themeColor="text1" w:themeTint="F2"/>
        </w:rPr>
        <w:t>).</w:t>
      </w:r>
      <w:r w:rsidRPr="00A057BC">
        <w:t xml:space="preserve"> </w:t>
      </w:r>
      <w:commentRangeStart w:id="950"/>
      <w:commentRangeStart w:id="951"/>
      <w:r w:rsidRPr="00A057BC">
        <w:t>Интерпретацию ЭКГ будет проводить врач-кардиолог или врач функциональной диагностики</w:t>
      </w:r>
      <w:ins w:id="952" w:author="Автор" w:date="2026-08-24T17:47:00Z">
        <w:r w:rsidR="00A2007A">
          <w:t>, включенный в команду исследования</w:t>
        </w:r>
      </w:ins>
      <w:r w:rsidRPr="00A057BC">
        <w:t>.</w:t>
      </w:r>
      <w:commentRangeEnd w:id="950"/>
      <w:r w:rsidR="00E346E8">
        <w:rPr>
          <w:rStyle w:val="a8"/>
        </w:rPr>
        <w:commentReference w:id="950"/>
      </w:r>
      <w:commentRangeEnd w:id="951"/>
      <w:r w:rsidR="00A2007A">
        <w:rPr>
          <w:rStyle w:val="a8"/>
        </w:rPr>
        <w:commentReference w:id="951"/>
      </w:r>
    </w:p>
    <w:p w14:paraId="258F4D20" w14:textId="1EC6BCEA" w:rsidR="00741DF8" w:rsidRPr="00A057BC" w:rsidDel="001709AE" w:rsidRDefault="00741DF8" w:rsidP="004D10BF">
      <w:pPr>
        <w:spacing w:line="276" w:lineRule="auto"/>
        <w:jc w:val="both"/>
        <w:rPr>
          <w:del w:id="953" w:author="Автор" w:date="2026-08-13T15:38:00Z"/>
        </w:rPr>
      </w:pPr>
      <w:commentRangeStart w:id="954"/>
      <w:del w:id="955" w:author="Автор" w:date="2026-08-13T15:38:00Z">
        <w:r w:rsidRPr="00A057BC" w:rsidDel="001709AE">
          <w:delText>На скрининге допустимо использовать результаты ранее выполненных исследований, если их давность не превышает 14 дней.</w:delText>
        </w:r>
        <w:commentRangeEnd w:id="954"/>
        <w:r w:rsidR="002C51ED" w:rsidDel="001709AE">
          <w:rPr>
            <w:rStyle w:val="a8"/>
          </w:rPr>
          <w:commentReference w:id="954"/>
        </w:r>
      </w:del>
    </w:p>
    <w:p w14:paraId="3180BDDA" w14:textId="0EAA811C" w:rsidR="002A2990" w:rsidRPr="00A057BC" w:rsidRDefault="002A2990" w:rsidP="004D10BF">
      <w:pPr>
        <w:pStyle w:val="3"/>
      </w:pPr>
      <w:bookmarkStart w:id="956" w:name="_Toc233373537"/>
      <w:r w:rsidRPr="00A057BC">
        <w:t>4.4.11 Рентгенография/флюорография</w:t>
      </w:r>
      <w:bookmarkEnd w:id="956"/>
    </w:p>
    <w:p w14:paraId="43192BF1" w14:textId="6CC52F91" w:rsidR="002A2990" w:rsidRPr="00A057BC" w:rsidRDefault="002A2990" w:rsidP="004D10BF">
      <w:pPr>
        <w:spacing w:line="276" w:lineRule="auto"/>
        <w:jc w:val="both"/>
        <w:rPr>
          <w:color w:val="0D0D0D" w:themeColor="text1" w:themeTint="F2"/>
        </w:rPr>
      </w:pPr>
      <w:r w:rsidRPr="00A057BC">
        <w:rPr>
          <w:color w:val="0D0D0D" w:themeColor="text1" w:themeTint="F2"/>
        </w:rPr>
        <w:t xml:space="preserve">Флюорографическое исследование органов грудной клетки проводится в соответствии со стандартной процедурой исследовательского центра с оценкой наличия или отсутствия </w:t>
      </w:r>
      <w:r w:rsidRPr="00A057BC">
        <w:rPr>
          <w:color w:val="0D0D0D" w:themeColor="text1" w:themeTint="F2"/>
        </w:rPr>
        <w:lastRenderedPageBreak/>
        <w:t xml:space="preserve">патологических изменений со стороны органов грудной </w:t>
      </w:r>
      <w:commentRangeStart w:id="957"/>
      <w:commentRangeStart w:id="958"/>
      <w:r w:rsidRPr="00A057BC">
        <w:rPr>
          <w:color w:val="0D0D0D" w:themeColor="text1" w:themeTint="F2"/>
        </w:rPr>
        <w:t>клетки</w:t>
      </w:r>
      <w:commentRangeEnd w:id="957"/>
      <w:r w:rsidR="00182A61">
        <w:rPr>
          <w:rStyle w:val="a8"/>
        </w:rPr>
        <w:commentReference w:id="957"/>
      </w:r>
      <w:commentRangeEnd w:id="958"/>
      <w:r w:rsidR="00B22A33">
        <w:rPr>
          <w:rStyle w:val="a8"/>
        </w:rPr>
        <w:commentReference w:id="958"/>
      </w:r>
      <w:r w:rsidRPr="00A057BC">
        <w:rPr>
          <w:color w:val="0D0D0D" w:themeColor="text1" w:themeTint="F2"/>
        </w:rPr>
        <w:t>.</w:t>
      </w:r>
      <w:ins w:id="959" w:author="Автор" w:date="2026-08-25T19:10:00Z">
        <w:r w:rsidR="00B22A33">
          <w:rPr>
            <w:color w:val="0D0D0D" w:themeColor="text1" w:themeTint="F2"/>
          </w:rPr>
          <w:t xml:space="preserve"> Процедура будет проведен</w:t>
        </w:r>
      </w:ins>
      <w:ins w:id="960" w:author="Автор" w:date="2026-08-25T19:11:00Z">
        <w:r w:rsidR="00B22A33">
          <w:rPr>
            <w:color w:val="0D0D0D" w:themeColor="text1" w:themeTint="F2"/>
          </w:rPr>
          <w:t>а квалифицированным сотрудником.</w:t>
        </w:r>
      </w:ins>
    </w:p>
    <w:p w14:paraId="11DE0BBE" w14:textId="142E7817" w:rsidR="00741DF8" w:rsidRPr="00A057BC" w:rsidRDefault="00741DF8" w:rsidP="004D10BF">
      <w:pPr>
        <w:spacing w:line="276" w:lineRule="auto"/>
        <w:jc w:val="both"/>
        <w:rPr>
          <w:color w:val="0D0D0D" w:themeColor="text1" w:themeTint="F2"/>
        </w:rPr>
      </w:pPr>
      <w:r w:rsidRPr="00A057BC">
        <w:rPr>
          <w:color w:val="0D0D0D" w:themeColor="text1" w:themeTint="F2"/>
        </w:rPr>
        <w:t>На скрининге допустимо использовать результаты ранее выполненных исследований, если их давность не превышает 12 месяцев.</w:t>
      </w:r>
    </w:p>
    <w:p w14:paraId="55145B09" w14:textId="27D2B187" w:rsidR="00F322E7" w:rsidRPr="00A057BC" w:rsidRDefault="008D1B42" w:rsidP="004D10BF">
      <w:pPr>
        <w:pStyle w:val="3"/>
      </w:pPr>
      <w:bookmarkStart w:id="961" w:name="_Toc203135909"/>
      <w:bookmarkStart w:id="962" w:name="_Toc233373538"/>
      <w:r w:rsidRPr="00A057BC">
        <w:t>4.4.</w:t>
      </w:r>
      <w:r w:rsidR="002A2990" w:rsidRPr="00A057BC">
        <w:t>12</w:t>
      </w:r>
      <w:r w:rsidRPr="00A057BC">
        <w:t>. Лабораторные анализы и тесты</w:t>
      </w:r>
      <w:bookmarkEnd w:id="961"/>
      <w:bookmarkEnd w:id="962"/>
    </w:p>
    <w:p w14:paraId="08F5476F" w14:textId="074E4704"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 течение исследования будут проводиться клинические лабораторные анализы крови и мочи, </w:t>
      </w:r>
      <w:r w:rsidR="002A2990" w:rsidRPr="00A057BC">
        <w:rPr>
          <w:color w:val="0D0D0D" w:themeColor="text1" w:themeTint="F2"/>
        </w:rPr>
        <w:t xml:space="preserve">а также </w:t>
      </w:r>
      <w:r w:rsidRPr="00A057BC">
        <w:rPr>
          <w:color w:val="0D0D0D" w:themeColor="text1" w:themeTint="F2"/>
        </w:rPr>
        <w:t>тесты для проверки соответствия добровольца критериям включения/невключения и контроля параметров безопасности</w:t>
      </w:r>
      <w:commentRangeStart w:id="963"/>
      <w:commentRangeStart w:id="964"/>
      <w:r w:rsidR="002D693E" w:rsidRPr="00A057BC">
        <w:rPr>
          <w:color w:val="0D0D0D" w:themeColor="text1" w:themeTint="F2"/>
        </w:rPr>
        <w:t xml:space="preserve"> (Таблица </w:t>
      </w:r>
      <w:r w:rsidR="004C6D79" w:rsidRPr="00A057BC">
        <w:rPr>
          <w:color w:val="0D0D0D" w:themeColor="text1" w:themeTint="F2"/>
        </w:rPr>
        <w:t>4</w:t>
      </w:r>
      <w:r w:rsidR="002D693E" w:rsidRPr="00A057BC">
        <w:rPr>
          <w:color w:val="0D0D0D" w:themeColor="text1" w:themeTint="F2"/>
        </w:rPr>
        <w:t>)</w:t>
      </w:r>
      <w:r w:rsidR="002A2990" w:rsidRPr="00A057BC">
        <w:rPr>
          <w:color w:val="0D0D0D" w:themeColor="text1" w:themeTint="F2"/>
        </w:rPr>
        <w:t>.</w:t>
      </w:r>
      <w:commentRangeEnd w:id="963"/>
      <w:r w:rsidR="002C51ED">
        <w:rPr>
          <w:rStyle w:val="a8"/>
        </w:rPr>
        <w:commentReference w:id="963"/>
      </w:r>
      <w:commentRangeEnd w:id="964"/>
      <w:r w:rsidR="00B22A33">
        <w:rPr>
          <w:rStyle w:val="a8"/>
        </w:rPr>
        <w:commentReference w:id="964"/>
      </w:r>
    </w:p>
    <w:p w14:paraId="44C2230C" w14:textId="225B2227" w:rsidR="00F322E7" w:rsidRPr="00A057BC" w:rsidRDefault="00E65EBB" w:rsidP="004D10BF">
      <w:pPr>
        <w:spacing w:line="276" w:lineRule="auto"/>
        <w:jc w:val="both"/>
        <w:rPr>
          <w:color w:val="0D0D0D" w:themeColor="text1" w:themeTint="F2"/>
        </w:rPr>
      </w:pPr>
      <w:r w:rsidRPr="00A057BC">
        <w:rPr>
          <w:color w:val="0D0D0D" w:themeColor="text1" w:themeTint="F2"/>
        </w:rPr>
        <w:t xml:space="preserve">- </w:t>
      </w:r>
      <w:r w:rsidR="008D1B42" w:rsidRPr="00A057BC">
        <w:rPr>
          <w:color w:val="0D0D0D" w:themeColor="text1" w:themeTint="F2"/>
        </w:rPr>
        <w:t xml:space="preserve">Клинический анализ крови: </w:t>
      </w:r>
      <w:r w:rsidR="00DE2086" w:rsidRPr="00A057BC">
        <w:rPr>
          <w:color w:val="0D0D0D" w:themeColor="text1" w:themeTint="F2"/>
        </w:rPr>
        <w:t>гемоглобин, гематокрит, эритроциты, лейкоциты</w:t>
      </w:r>
      <w:r w:rsidR="00DE2086" w:rsidRPr="00A057BC" w:rsidDel="00AD5F65">
        <w:rPr>
          <w:color w:val="0D0D0D" w:themeColor="text1" w:themeTint="F2"/>
        </w:rPr>
        <w:t xml:space="preserve"> </w:t>
      </w:r>
      <w:r w:rsidR="00DE2086" w:rsidRPr="00A057BC">
        <w:rPr>
          <w:color w:val="0D0D0D" w:themeColor="text1" w:themeTint="F2"/>
        </w:rPr>
        <w:t>(</w:t>
      </w:r>
      <w:commentRangeStart w:id="965"/>
      <w:commentRangeStart w:id="966"/>
      <w:r w:rsidR="00DE2086" w:rsidRPr="00A057BC">
        <w:rPr>
          <w:color w:val="0D0D0D" w:themeColor="text1" w:themeTint="F2"/>
        </w:rPr>
        <w:t>лимфоциты, базофилы, эозинофилы, моноциты, нейтрофилы п/я и с/я</w:t>
      </w:r>
      <w:commentRangeEnd w:id="965"/>
      <w:r w:rsidR="002C51ED">
        <w:rPr>
          <w:rStyle w:val="a8"/>
        </w:rPr>
        <w:commentReference w:id="965"/>
      </w:r>
      <w:commentRangeEnd w:id="966"/>
      <w:r w:rsidR="00A0296D">
        <w:rPr>
          <w:rStyle w:val="a8"/>
        </w:rPr>
        <w:commentReference w:id="966"/>
      </w:r>
      <w:ins w:id="967" w:author="Автор" w:date="2026-08-25T19:13:00Z">
        <w:r w:rsidR="00A0296D">
          <w:rPr>
            <w:color w:val="0D0D0D" w:themeColor="text1" w:themeTint="F2"/>
          </w:rPr>
          <w:t xml:space="preserve"> в относительных единицах (%)</w:t>
        </w:r>
      </w:ins>
      <w:r w:rsidR="00DE2086" w:rsidRPr="00A057BC">
        <w:rPr>
          <w:color w:val="0D0D0D" w:themeColor="text1" w:themeTint="F2"/>
        </w:rPr>
        <w:t>), тромбоциты,</w:t>
      </w:r>
      <w:r w:rsidR="004C6D79" w:rsidRPr="00A057BC">
        <w:rPr>
          <w:color w:val="0D0D0D" w:themeColor="text1" w:themeTint="F2"/>
        </w:rPr>
        <w:t xml:space="preserve"> скорость оседания эритроцитов (</w:t>
      </w:r>
      <w:r w:rsidR="00DE2086" w:rsidRPr="00A057BC">
        <w:rPr>
          <w:color w:val="0D0D0D" w:themeColor="text1" w:themeTint="F2"/>
        </w:rPr>
        <w:t>СОЭ</w:t>
      </w:r>
      <w:r w:rsidR="004C6D79" w:rsidRPr="00A057BC">
        <w:rPr>
          <w:color w:val="0D0D0D" w:themeColor="text1" w:themeTint="F2"/>
        </w:rPr>
        <w:t>)</w:t>
      </w:r>
      <w:r w:rsidR="008D1B42" w:rsidRPr="00A057BC">
        <w:rPr>
          <w:rFonts w:eastAsia="Calibri"/>
          <w:color w:val="0D0D0D" w:themeColor="text1" w:themeTint="F2"/>
        </w:rPr>
        <w:t>;</w:t>
      </w:r>
    </w:p>
    <w:p w14:paraId="66C76643" w14:textId="3958119F" w:rsidR="00F322E7" w:rsidRPr="00A057BC" w:rsidRDefault="00E65EBB" w:rsidP="004D10BF">
      <w:pPr>
        <w:pStyle w:val="af0"/>
        <w:spacing w:line="276" w:lineRule="auto"/>
        <w:ind w:firstLine="0"/>
        <w:jc w:val="both"/>
        <w:rPr>
          <w:color w:val="0D0D0D" w:themeColor="text1" w:themeTint="F2"/>
          <w:szCs w:val="24"/>
        </w:rPr>
      </w:pPr>
      <w:r w:rsidRPr="00A057BC">
        <w:rPr>
          <w:color w:val="0D0D0D" w:themeColor="text1" w:themeTint="F2"/>
          <w:sz w:val="24"/>
          <w:szCs w:val="24"/>
        </w:rPr>
        <w:t xml:space="preserve">- </w:t>
      </w:r>
      <w:r w:rsidR="008D1B42" w:rsidRPr="00A057BC">
        <w:rPr>
          <w:color w:val="0D0D0D" w:themeColor="text1" w:themeTint="F2"/>
          <w:sz w:val="24"/>
          <w:szCs w:val="24"/>
        </w:rPr>
        <w:t xml:space="preserve">Биохимический анализ крови: </w:t>
      </w:r>
      <w:commentRangeStart w:id="968"/>
      <w:commentRangeStart w:id="969"/>
      <w:r w:rsidR="00DE2086" w:rsidRPr="00A057BC">
        <w:rPr>
          <w:color w:val="0D0D0D" w:themeColor="text1" w:themeTint="F2"/>
          <w:sz w:val="24"/>
          <w:szCs w:val="24"/>
        </w:rPr>
        <w:t xml:space="preserve">Креатинин, </w:t>
      </w:r>
      <w:commentRangeEnd w:id="968"/>
      <w:r w:rsidR="002C51ED">
        <w:rPr>
          <w:rStyle w:val="a8"/>
          <w:rFonts w:eastAsia="Times New Roman"/>
        </w:rPr>
        <w:commentReference w:id="968"/>
      </w:r>
      <w:commentRangeEnd w:id="969"/>
      <w:r w:rsidR="00282ABF">
        <w:rPr>
          <w:rStyle w:val="a8"/>
          <w:rFonts w:eastAsia="Times New Roman"/>
        </w:rPr>
        <w:commentReference w:id="969"/>
      </w:r>
      <w:r w:rsidR="00DE2086" w:rsidRPr="00A057BC">
        <w:rPr>
          <w:color w:val="0D0D0D" w:themeColor="text1" w:themeTint="F2"/>
          <w:sz w:val="24"/>
          <w:szCs w:val="24"/>
        </w:rPr>
        <w:t>мочевина, общий</w:t>
      </w:r>
      <w:r w:rsidR="00DE2086" w:rsidRPr="00A057BC">
        <w:rPr>
          <w:color w:val="0D0D0D" w:themeColor="text1" w:themeTint="F2"/>
          <w:spacing w:val="-2"/>
          <w:sz w:val="24"/>
          <w:szCs w:val="24"/>
        </w:rPr>
        <w:t xml:space="preserve"> </w:t>
      </w:r>
      <w:r w:rsidR="00DE2086" w:rsidRPr="00A057BC">
        <w:rPr>
          <w:color w:val="0D0D0D" w:themeColor="text1" w:themeTint="F2"/>
          <w:sz w:val="24"/>
          <w:szCs w:val="24"/>
        </w:rPr>
        <w:t>белок, билирубин</w:t>
      </w:r>
      <w:r w:rsidR="00DE2086" w:rsidRPr="00A057BC">
        <w:rPr>
          <w:color w:val="0D0D0D" w:themeColor="text1" w:themeTint="F2"/>
          <w:spacing w:val="-2"/>
          <w:sz w:val="24"/>
          <w:szCs w:val="24"/>
        </w:rPr>
        <w:t xml:space="preserve"> </w:t>
      </w:r>
      <w:r w:rsidR="00DE2086" w:rsidRPr="00A057BC">
        <w:rPr>
          <w:color w:val="0D0D0D" w:themeColor="text1" w:themeTint="F2"/>
          <w:sz w:val="24"/>
          <w:szCs w:val="24"/>
        </w:rPr>
        <w:t>общий,</w:t>
      </w:r>
      <w:r w:rsidR="004C6D79" w:rsidRPr="00A057BC">
        <w:rPr>
          <w:color w:val="0D0D0D" w:themeColor="text1" w:themeTint="F2"/>
          <w:sz w:val="24"/>
          <w:szCs w:val="24"/>
        </w:rPr>
        <w:t xml:space="preserve"> аспартатаминотрансфераза (</w:t>
      </w:r>
      <w:r w:rsidR="00DE2086" w:rsidRPr="00A057BC">
        <w:rPr>
          <w:color w:val="0D0D0D" w:themeColor="text1" w:themeTint="F2"/>
          <w:sz w:val="24"/>
          <w:szCs w:val="24"/>
        </w:rPr>
        <w:t>АСТ</w:t>
      </w:r>
      <w:r w:rsidR="004C6D79" w:rsidRPr="00A057BC">
        <w:rPr>
          <w:color w:val="0D0D0D" w:themeColor="text1" w:themeTint="F2"/>
          <w:sz w:val="24"/>
          <w:szCs w:val="24"/>
        </w:rPr>
        <w:t>)</w:t>
      </w:r>
      <w:r w:rsidR="00DE2086" w:rsidRPr="00A057BC">
        <w:rPr>
          <w:color w:val="0D0D0D" w:themeColor="text1" w:themeTint="F2"/>
          <w:sz w:val="24"/>
          <w:szCs w:val="24"/>
        </w:rPr>
        <w:t>,</w:t>
      </w:r>
      <w:r w:rsidR="004C6D79" w:rsidRPr="00A057BC">
        <w:rPr>
          <w:color w:val="0D0D0D" w:themeColor="text1" w:themeTint="F2"/>
          <w:sz w:val="24"/>
          <w:szCs w:val="24"/>
        </w:rPr>
        <w:t xml:space="preserve"> аланинаминотрансфераза</w:t>
      </w:r>
      <w:r w:rsidR="00DE2086" w:rsidRPr="00A057BC">
        <w:rPr>
          <w:color w:val="0D0D0D" w:themeColor="text1" w:themeTint="F2"/>
          <w:sz w:val="24"/>
          <w:szCs w:val="24"/>
        </w:rPr>
        <w:t xml:space="preserve"> </w:t>
      </w:r>
      <w:r w:rsidR="004C6D79" w:rsidRPr="00A057BC">
        <w:rPr>
          <w:color w:val="0D0D0D" w:themeColor="text1" w:themeTint="F2"/>
          <w:sz w:val="24"/>
          <w:szCs w:val="24"/>
        </w:rPr>
        <w:t>(</w:t>
      </w:r>
      <w:r w:rsidR="00DE2086" w:rsidRPr="00A057BC">
        <w:rPr>
          <w:color w:val="0D0D0D" w:themeColor="text1" w:themeTint="F2"/>
          <w:sz w:val="24"/>
          <w:szCs w:val="24"/>
        </w:rPr>
        <w:t>АЛТ</w:t>
      </w:r>
      <w:r w:rsidR="004C6D79" w:rsidRPr="00A057BC">
        <w:rPr>
          <w:color w:val="0D0D0D" w:themeColor="text1" w:themeTint="F2"/>
          <w:sz w:val="24"/>
          <w:szCs w:val="24"/>
        </w:rPr>
        <w:t>)</w:t>
      </w:r>
      <w:r w:rsidR="00DE2086" w:rsidRPr="00A057BC">
        <w:rPr>
          <w:color w:val="0D0D0D" w:themeColor="text1" w:themeTint="F2"/>
          <w:sz w:val="24"/>
          <w:szCs w:val="24"/>
        </w:rPr>
        <w:t xml:space="preserve">, </w:t>
      </w:r>
      <w:r w:rsidR="004C6D79" w:rsidRPr="00A057BC">
        <w:rPr>
          <w:color w:val="0D0D0D" w:themeColor="text1" w:themeTint="F2"/>
          <w:sz w:val="24"/>
          <w:szCs w:val="24"/>
        </w:rPr>
        <w:t xml:space="preserve">щелочная </w:t>
      </w:r>
      <w:proofErr w:type="spellStart"/>
      <w:r w:rsidR="004C6D79" w:rsidRPr="00A057BC">
        <w:rPr>
          <w:color w:val="0D0D0D" w:themeColor="text1" w:themeTint="F2"/>
          <w:sz w:val="24"/>
          <w:szCs w:val="24"/>
        </w:rPr>
        <w:t>фосфотаза</w:t>
      </w:r>
      <w:proofErr w:type="spellEnd"/>
      <w:r w:rsidR="004C6D79" w:rsidRPr="00A057BC">
        <w:rPr>
          <w:color w:val="0D0D0D" w:themeColor="text1" w:themeTint="F2"/>
          <w:sz w:val="24"/>
          <w:szCs w:val="24"/>
        </w:rPr>
        <w:t xml:space="preserve"> (</w:t>
      </w:r>
      <w:r w:rsidR="00DE2086" w:rsidRPr="00A057BC">
        <w:rPr>
          <w:color w:val="0D0D0D" w:themeColor="text1" w:themeTint="F2"/>
          <w:sz w:val="24"/>
          <w:szCs w:val="24"/>
        </w:rPr>
        <w:t>ЩФ</w:t>
      </w:r>
      <w:r w:rsidR="004C6D79" w:rsidRPr="00A057BC">
        <w:rPr>
          <w:color w:val="0D0D0D" w:themeColor="text1" w:themeTint="F2"/>
          <w:sz w:val="24"/>
          <w:szCs w:val="24"/>
        </w:rPr>
        <w:t>)</w:t>
      </w:r>
      <w:r w:rsidR="00DE2086" w:rsidRPr="00A057BC">
        <w:rPr>
          <w:color w:val="0D0D0D" w:themeColor="text1" w:themeTint="F2"/>
          <w:sz w:val="24"/>
          <w:szCs w:val="24"/>
        </w:rPr>
        <w:t>,</w:t>
      </w:r>
      <w:r w:rsidR="004C6D79" w:rsidRPr="00A057BC">
        <w:rPr>
          <w:color w:val="0D0D0D" w:themeColor="text1" w:themeTint="F2"/>
          <w:sz w:val="24"/>
          <w:szCs w:val="24"/>
        </w:rPr>
        <w:t xml:space="preserve"> гамма-</w:t>
      </w:r>
      <w:proofErr w:type="spellStart"/>
      <w:r w:rsidR="004C6D79" w:rsidRPr="00A057BC">
        <w:rPr>
          <w:color w:val="0D0D0D" w:themeColor="text1" w:themeTint="F2"/>
          <w:sz w:val="24"/>
          <w:szCs w:val="24"/>
        </w:rPr>
        <w:t>глутамилтранспептидаза</w:t>
      </w:r>
      <w:proofErr w:type="spellEnd"/>
      <w:r w:rsidR="00DE2086" w:rsidRPr="00A057BC">
        <w:rPr>
          <w:color w:val="0D0D0D" w:themeColor="text1" w:themeTint="F2"/>
          <w:sz w:val="24"/>
          <w:szCs w:val="24"/>
        </w:rPr>
        <w:t xml:space="preserve"> </w:t>
      </w:r>
      <w:r w:rsidR="004C6D79" w:rsidRPr="00A057BC">
        <w:rPr>
          <w:color w:val="0D0D0D" w:themeColor="text1" w:themeTint="F2"/>
          <w:sz w:val="24"/>
          <w:szCs w:val="24"/>
        </w:rPr>
        <w:t>(</w:t>
      </w:r>
      <w:r w:rsidR="00DE2086" w:rsidRPr="00A057BC">
        <w:rPr>
          <w:color w:val="0D0D0D" w:themeColor="text1" w:themeTint="F2"/>
          <w:sz w:val="24"/>
          <w:szCs w:val="24"/>
        </w:rPr>
        <w:t>ГГТП</w:t>
      </w:r>
      <w:r w:rsidR="004C6D79" w:rsidRPr="00A057BC">
        <w:rPr>
          <w:color w:val="0D0D0D" w:themeColor="text1" w:themeTint="F2"/>
          <w:sz w:val="24"/>
          <w:szCs w:val="24"/>
        </w:rPr>
        <w:t>)</w:t>
      </w:r>
      <w:r w:rsidR="00DE2086" w:rsidRPr="00A057BC">
        <w:rPr>
          <w:color w:val="0D0D0D" w:themeColor="text1" w:themeTint="F2"/>
          <w:sz w:val="24"/>
          <w:szCs w:val="24"/>
        </w:rPr>
        <w:t xml:space="preserve">, глюкоза, </w:t>
      </w:r>
      <w:ins w:id="970" w:author="Автор" w:date="2026-08-24T17:23:00Z">
        <w:r w:rsidR="00AD69F5">
          <w:rPr>
            <w:color w:val="0D0D0D" w:themeColor="text1" w:themeTint="F2"/>
            <w:sz w:val="24"/>
            <w:szCs w:val="24"/>
          </w:rPr>
          <w:t xml:space="preserve">общий </w:t>
        </w:r>
      </w:ins>
      <w:commentRangeStart w:id="971"/>
      <w:commentRangeStart w:id="972"/>
      <w:r w:rsidR="00DE2086" w:rsidRPr="00A057BC">
        <w:rPr>
          <w:color w:val="0D0D0D" w:themeColor="text1" w:themeTint="F2"/>
          <w:sz w:val="24"/>
          <w:szCs w:val="24"/>
        </w:rPr>
        <w:t>холестерин</w:t>
      </w:r>
      <w:commentRangeEnd w:id="971"/>
      <w:r w:rsidR="002C51ED">
        <w:rPr>
          <w:rStyle w:val="a8"/>
          <w:rFonts w:eastAsia="Times New Roman"/>
        </w:rPr>
        <w:commentReference w:id="971"/>
      </w:r>
      <w:commentRangeEnd w:id="972"/>
      <w:r w:rsidR="00AD69F5">
        <w:rPr>
          <w:rStyle w:val="a8"/>
          <w:rFonts w:eastAsia="Times New Roman"/>
        </w:rPr>
        <w:commentReference w:id="972"/>
      </w:r>
      <w:r w:rsidR="00DE2086" w:rsidRPr="00A057BC">
        <w:rPr>
          <w:color w:val="0D0D0D" w:themeColor="text1" w:themeTint="F2"/>
          <w:sz w:val="24"/>
          <w:szCs w:val="24"/>
        </w:rPr>
        <w:t>, триг</w:t>
      </w:r>
      <w:del w:id="973" w:author="Автор" w:date="2026-08-11T11:27:00Z">
        <w:r w:rsidR="00DE2086" w:rsidRPr="00A057BC" w:rsidDel="002C51ED">
          <w:rPr>
            <w:color w:val="0D0D0D" w:themeColor="text1" w:themeTint="F2"/>
            <w:sz w:val="24"/>
            <w:szCs w:val="24"/>
          </w:rPr>
          <w:delText>р</w:delText>
        </w:r>
      </w:del>
      <w:ins w:id="974" w:author="Автор" w:date="2026-08-11T11:27:00Z">
        <w:r w:rsidR="002C51ED">
          <w:rPr>
            <w:color w:val="0D0D0D" w:themeColor="text1" w:themeTint="F2"/>
            <w:sz w:val="24"/>
            <w:szCs w:val="24"/>
          </w:rPr>
          <w:t>л</w:t>
        </w:r>
      </w:ins>
      <w:r w:rsidR="00DE2086" w:rsidRPr="00A057BC">
        <w:rPr>
          <w:color w:val="0D0D0D" w:themeColor="text1" w:themeTint="F2"/>
          <w:sz w:val="24"/>
          <w:szCs w:val="24"/>
        </w:rPr>
        <w:t>ицериды, мочевая кислота, калий, натрий</w:t>
      </w:r>
      <w:r w:rsidR="008D1B42" w:rsidRPr="00A057BC">
        <w:rPr>
          <w:color w:val="0D0D0D" w:themeColor="text1" w:themeTint="F2"/>
          <w:szCs w:val="24"/>
        </w:rPr>
        <w:t>;</w:t>
      </w:r>
    </w:p>
    <w:p w14:paraId="0AAB0F8E" w14:textId="0B3DB636" w:rsidR="00F322E7" w:rsidRPr="00A057BC" w:rsidRDefault="00E65EBB" w:rsidP="004D10BF">
      <w:pPr>
        <w:spacing w:line="276" w:lineRule="auto"/>
        <w:jc w:val="both"/>
        <w:rPr>
          <w:rFonts w:eastAsia="Calibri"/>
          <w:color w:val="0D0D0D" w:themeColor="text1" w:themeTint="F2"/>
        </w:rPr>
      </w:pPr>
      <w:r w:rsidRPr="00A057BC">
        <w:rPr>
          <w:color w:val="0D0D0D" w:themeColor="text1" w:themeTint="F2"/>
        </w:rPr>
        <w:t xml:space="preserve">- </w:t>
      </w:r>
      <w:r w:rsidR="008D1B42" w:rsidRPr="00A057BC">
        <w:rPr>
          <w:color w:val="0D0D0D" w:themeColor="text1" w:themeTint="F2"/>
        </w:rPr>
        <w:t xml:space="preserve">Серологическое исследование: </w:t>
      </w:r>
      <w:r w:rsidR="008D1B42" w:rsidRPr="00A057BC">
        <w:rPr>
          <w:rFonts w:eastAsia="Calibri"/>
          <w:color w:val="0D0D0D" w:themeColor="text1" w:themeTint="F2"/>
        </w:rPr>
        <w:t>ВИЧ, поверхностный антиген вируса гепатита B (HBsAg), антитела к вирусу гепатита C (</w:t>
      </w:r>
      <w:proofErr w:type="spellStart"/>
      <w:r w:rsidR="008D1B42" w:rsidRPr="00A057BC">
        <w:rPr>
          <w:rFonts w:eastAsia="Calibri"/>
          <w:color w:val="0D0D0D" w:themeColor="text1" w:themeTint="F2"/>
        </w:rPr>
        <w:t>anti</w:t>
      </w:r>
      <w:proofErr w:type="spellEnd"/>
      <w:r w:rsidR="008D1B42" w:rsidRPr="00A057BC">
        <w:rPr>
          <w:rFonts w:eastAsia="Calibri"/>
          <w:color w:val="0D0D0D" w:themeColor="text1" w:themeTint="F2"/>
        </w:rPr>
        <w:t>-HCV), тест на сифилис</w:t>
      </w:r>
      <w:r w:rsidR="00741DF8" w:rsidRPr="00A057BC">
        <w:rPr>
          <w:rFonts w:eastAsia="Calibri"/>
          <w:color w:val="0D0D0D" w:themeColor="text1" w:themeTint="F2"/>
        </w:rPr>
        <w:t xml:space="preserve"> </w:t>
      </w:r>
      <w:del w:id="975" w:author="Автор" w:date="2026-08-13T15:40:00Z">
        <w:r w:rsidR="00741DF8" w:rsidRPr="00A057BC" w:rsidDel="001709AE">
          <w:rPr>
            <w:rFonts w:eastAsia="Calibri"/>
            <w:color w:val="0D0D0D" w:themeColor="text1" w:themeTint="F2"/>
          </w:rPr>
          <w:delText xml:space="preserve">(допустимо использовать результаты ранее выполненных обследований, если их давность не превышает </w:delText>
        </w:r>
        <w:commentRangeStart w:id="976"/>
        <w:r w:rsidR="00741DF8" w:rsidRPr="00A057BC" w:rsidDel="001709AE">
          <w:rPr>
            <w:rFonts w:eastAsia="Calibri"/>
            <w:color w:val="0D0D0D" w:themeColor="text1" w:themeTint="F2"/>
          </w:rPr>
          <w:delText xml:space="preserve">60 </w:delText>
        </w:r>
        <w:commentRangeEnd w:id="976"/>
        <w:r w:rsidR="002C51ED" w:rsidDel="001709AE">
          <w:rPr>
            <w:rStyle w:val="a8"/>
          </w:rPr>
          <w:commentReference w:id="976"/>
        </w:r>
        <w:r w:rsidR="00741DF8" w:rsidRPr="00A057BC" w:rsidDel="001709AE">
          <w:rPr>
            <w:rFonts w:eastAsia="Calibri"/>
            <w:color w:val="0D0D0D" w:themeColor="text1" w:themeTint="F2"/>
          </w:rPr>
          <w:delText>дней до даты проведения скрининга)</w:delText>
        </w:r>
        <w:r w:rsidR="008D1B42" w:rsidRPr="00A057BC" w:rsidDel="001709AE">
          <w:rPr>
            <w:rFonts w:eastAsia="Calibri"/>
            <w:color w:val="0D0D0D" w:themeColor="text1" w:themeTint="F2"/>
          </w:rPr>
          <w:delText>;</w:delText>
        </w:r>
      </w:del>
    </w:p>
    <w:p w14:paraId="5F806DAF" w14:textId="5FCEF5F7" w:rsidR="00F322E7" w:rsidRPr="00A057BC" w:rsidRDefault="00E65EBB" w:rsidP="004D10BF">
      <w:pPr>
        <w:spacing w:line="276" w:lineRule="auto"/>
        <w:jc w:val="both"/>
        <w:rPr>
          <w:rFonts w:eastAsia="Calibri"/>
          <w:color w:val="0D0D0D" w:themeColor="text1" w:themeTint="F2"/>
        </w:rPr>
      </w:pPr>
      <w:r w:rsidRPr="00A057BC">
        <w:rPr>
          <w:rFonts w:eastAsia="Calibri"/>
          <w:color w:val="0D0D0D" w:themeColor="text1" w:themeTint="F2"/>
        </w:rPr>
        <w:t xml:space="preserve">- </w:t>
      </w:r>
      <w:r w:rsidR="008D1B42" w:rsidRPr="00A057BC">
        <w:rPr>
          <w:rFonts w:eastAsia="Calibri"/>
          <w:color w:val="0D0D0D" w:themeColor="text1" w:themeTint="F2"/>
        </w:rPr>
        <w:t xml:space="preserve">Общий анализ мочи с микроскопией осадка: </w:t>
      </w:r>
      <w:r w:rsidR="004C6D79" w:rsidRPr="00A057BC">
        <w:rPr>
          <w:color w:val="0D0D0D" w:themeColor="text1" w:themeTint="F2"/>
        </w:rPr>
        <w:t>у</w:t>
      </w:r>
      <w:r w:rsidR="00DE2086" w:rsidRPr="00A057BC">
        <w:rPr>
          <w:color w:val="0D0D0D" w:themeColor="text1" w:themeTint="F2"/>
        </w:rPr>
        <w:t xml:space="preserve">дельный вес/относительная плотность, цвет, прозрачность, кислотность (pH), глюкоза, белок, кетоновые тела, </w:t>
      </w:r>
      <w:commentRangeStart w:id="977"/>
      <w:commentRangeStart w:id="978"/>
      <w:r w:rsidR="00DE2086" w:rsidRPr="00A057BC">
        <w:rPr>
          <w:color w:val="0D0D0D" w:themeColor="text1" w:themeTint="F2"/>
        </w:rPr>
        <w:t>лейкоциты</w:t>
      </w:r>
      <w:ins w:id="979" w:author="Автор" w:date="2026-08-25T19:14:00Z">
        <w:r w:rsidR="00A0296D">
          <w:rPr>
            <w:color w:val="0D0D0D" w:themeColor="text1" w:themeTint="F2"/>
          </w:rPr>
          <w:t xml:space="preserve"> (микроскопия осадка)</w:t>
        </w:r>
      </w:ins>
      <w:r w:rsidR="00DE2086" w:rsidRPr="00A057BC">
        <w:rPr>
          <w:color w:val="0D0D0D" w:themeColor="text1" w:themeTint="F2"/>
        </w:rPr>
        <w:t>, эритроциты</w:t>
      </w:r>
      <w:ins w:id="980" w:author="Автор" w:date="2026-08-25T19:14:00Z">
        <w:r w:rsidR="00A0296D">
          <w:rPr>
            <w:color w:val="0D0D0D" w:themeColor="text1" w:themeTint="F2"/>
          </w:rPr>
          <w:t xml:space="preserve"> (микроскопия осадка)</w:t>
        </w:r>
      </w:ins>
      <w:r w:rsidR="008D1B42" w:rsidRPr="00A057BC">
        <w:rPr>
          <w:rFonts w:eastAsia="Calibri"/>
          <w:color w:val="0D0D0D" w:themeColor="text1" w:themeTint="F2"/>
        </w:rPr>
        <w:t>;</w:t>
      </w:r>
      <w:commentRangeEnd w:id="977"/>
      <w:r w:rsidR="002C51ED">
        <w:rPr>
          <w:rStyle w:val="a8"/>
        </w:rPr>
        <w:commentReference w:id="977"/>
      </w:r>
      <w:commentRangeEnd w:id="978"/>
      <w:r w:rsidR="00A0296D">
        <w:rPr>
          <w:rStyle w:val="a8"/>
        </w:rPr>
        <w:commentReference w:id="978"/>
      </w:r>
    </w:p>
    <w:p w14:paraId="5CFCCE21" w14:textId="0B0C50DD" w:rsidR="00F322E7" w:rsidRPr="00A057BC" w:rsidRDefault="00E65EBB" w:rsidP="004D10BF">
      <w:pPr>
        <w:spacing w:line="276" w:lineRule="auto"/>
        <w:jc w:val="both"/>
        <w:rPr>
          <w:rFonts w:eastAsia="Calibri"/>
          <w:color w:val="0D0D0D" w:themeColor="text1" w:themeTint="F2"/>
        </w:rPr>
      </w:pPr>
      <w:r w:rsidRPr="00A057BC">
        <w:rPr>
          <w:rFonts w:eastAsia="Calibri"/>
          <w:color w:val="0D0D0D" w:themeColor="text1" w:themeTint="F2"/>
        </w:rPr>
        <w:t xml:space="preserve">- </w:t>
      </w:r>
      <w:r w:rsidR="008D1B42" w:rsidRPr="00A057BC">
        <w:rPr>
          <w:rFonts w:eastAsia="Calibri"/>
          <w:color w:val="0D0D0D" w:themeColor="text1" w:themeTint="F2"/>
        </w:rPr>
        <w:t>Тест</w:t>
      </w:r>
      <w:r w:rsidR="004C6D79" w:rsidRPr="00A057BC">
        <w:rPr>
          <w:rFonts w:eastAsia="Calibri"/>
          <w:color w:val="0D0D0D" w:themeColor="text1" w:themeTint="F2"/>
        </w:rPr>
        <w:t xml:space="preserve"> на содержание</w:t>
      </w:r>
      <w:r w:rsidR="008D1B42" w:rsidRPr="00A057BC">
        <w:rPr>
          <w:rFonts w:eastAsia="Calibri"/>
          <w:color w:val="0D0D0D" w:themeColor="text1" w:themeTint="F2"/>
        </w:rPr>
        <w:t xml:space="preserve"> </w:t>
      </w:r>
      <w:r w:rsidR="004C6D79" w:rsidRPr="00A057BC">
        <w:rPr>
          <w:rFonts w:eastAsia="Calibri"/>
          <w:color w:val="0D0D0D" w:themeColor="text1" w:themeTint="F2"/>
        </w:rPr>
        <w:t>наркотических средств и психотропных веществ в моче</w:t>
      </w:r>
      <w:r w:rsidR="008D1B42" w:rsidRPr="00A057BC">
        <w:rPr>
          <w:rFonts w:eastAsia="Calibri"/>
          <w:color w:val="0D0D0D" w:themeColor="text1" w:themeTint="F2"/>
        </w:rPr>
        <w:t xml:space="preserve">: </w:t>
      </w:r>
      <w:bookmarkStart w:id="981" w:name="_Hlk114215348"/>
      <w:r w:rsidR="00DE2086" w:rsidRPr="00A057BC">
        <w:rPr>
          <w:color w:val="0D0D0D" w:themeColor="text1" w:themeTint="F2"/>
        </w:rPr>
        <w:t>амфетамин, марихуана, морфин, кокаин, барбитураты, бензодиазепины</w:t>
      </w:r>
      <w:bookmarkEnd w:id="981"/>
      <w:del w:id="982" w:author="Автор" w:date="2026-08-11T11:32:00Z">
        <w:r w:rsidR="001944F5" w:rsidRPr="00A057BC" w:rsidDel="002C51ED">
          <w:rPr>
            <w:color w:val="0D0D0D" w:themeColor="text1" w:themeTint="F2"/>
          </w:rPr>
          <w:delText>)</w:delText>
        </w:r>
      </w:del>
      <w:r w:rsidR="001944F5" w:rsidRPr="00A057BC">
        <w:rPr>
          <w:color w:val="0D0D0D" w:themeColor="text1" w:themeTint="F2"/>
        </w:rPr>
        <w:t>;</w:t>
      </w:r>
    </w:p>
    <w:p w14:paraId="697CB5FB" w14:textId="0842CF66" w:rsidR="00F322E7" w:rsidRPr="00A057BC" w:rsidRDefault="00E65EBB" w:rsidP="004D10BF">
      <w:pPr>
        <w:spacing w:line="276" w:lineRule="auto"/>
        <w:jc w:val="both"/>
        <w:rPr>
          <w:rFonts w:eastAsia="Calibri"/>
          <w:color w:val="0D0D0D" w:themeColor="text1" w:themeTint="F2"/>
        </w:rPr>
      </w:pPr>
      <w:r w:rsidRPr="00A057BC">
        <w:rPr>
          <w:rFonts w:eastAsia="Calibri"/>
          <w:color w:val="0D0D0D" w:themeColor="text1" w:themeTint="F2"/>
        </w:rPr>
        <w:t xml:space="preserve">- </w:t>
      </w:r>
      <w:r w:rsidR="00CC0656" w:rsidRPr="00A057BC">
        <w:rPr>
          <w:color w:val="0D0D0D" w:themeColor="text1" w:themeTint="F2"/>
        </w:rPr>
        <w:t>Т</w:t>
      </w:r>
      <w:r w:rsidR="002A2990" w:rsidRPr="00A057BC">
        <w:rPr>
          <w:color w:val="0D0D0D" w:themeColor="text1" w:themeTint="F2"/>
        </w:rPr>
        <w:t>ест на наличие алкоголя в выдыхаемом воздухе с использованием алкотестера</w:t>
      </w:r>
      <w:r w:rsidR="008D1B42" w:rsidRPr="00A057BC">
        <w:rPr>
          <w:rFonts w:eastAsia="Calibri"/>
          <w:color w:val="0D0D0D" w:themeColor="text1" w:themeTint="F2"/>
        </w:rPr>
        <w:t>;</w:t>
      </w:r>
    </w:p>
    <w:p w14:paraId="705E50E5" w14:textId="5D45D734" w:rsidR="00F322E7" w:rsidRPr="00A057BC" w:rsidRDefault="00E65EBB" w:rsidP="004D10BF">
      <w:pPr>
        <w:spacing w:line="276" w:lineRule="auto"/>
        <w:jc w:val="both"/>
        <w:rPr>
          <w:rFonts w:eastAsia="Calibri"/>
          <w:color w:val="0D0D0D" w:themeColor="text1" w:themeTint="F2"/>
        </w:rPr>
      </w:pPr>
      <w:r w:rsidRPr="00A057BC">
        <w:rPr>
          <w:rFonts w:eastAsia="Calibri"/>
          <w:color w:val="0D0D0D" w:themeColor="text1" w:themeTint="F2"/>
        </w:rPr>
        <w:t xml:space="preserve">- </w:t>
      </w:r>
      <w:r w:rsidR="008D1B42" w:rsidRPr="00A057BC">
        <w:rPr>
          <w:rFonts w:eastAsia="Calibri"/>
          <w:color w:val="0D0D0D" w:themeColor="text1" w:themeTint="F2"/>
        </w:rPr>
        <w:t xml:space="preserve">Тест </w:t>
      </w:r>
      <w:r w:rsidR="002A2990" w:rsidRPr="00A057BC">
        <w:rPr>
          <w:rFonts w:eastAsia="Calibri"/>
          <w:color w:val="0D0D0D" w:themeColor="text1" w:themeTint="F2"/>
        </w:rPr>
        <w:t xml:space="preserve">на </w:t>
      </w:r>
      <w:r w:rsidR="008D1B42" w:rsidRPr="00A057BC">
        <w:rPr>
          <w:rFonts w:eastAsia="Calibri"/>
          <w:color w:val="0D0D0D" w:themeColor="text1" w:themeTint="F2"/>
        </w:rPr>
        <w:t>котинин</w:t>
      </w:r>
      <w:r w:rsidR="002A2990" w:rsidRPr="00A057BC">
        <w:rPr>
          <w:rFonts w:eastAsia="Calibri"/>
          <w:color w:val="0D0D0D" w:themeColor="text1" w:themeTint="F2"/>
        </w:rPr>
        <w:t xml:space="preserve"> в моче.</w:t>
      </w:r>
    </w:p>
    <w:p w14:paraId="5D3048DB" w14:textId="302B4F19" w:rsidR="002A2990" w:rsidRPr="00A057BC" w:rsidRDefault="002A2990" w:rsidP="004D10BF">
      <w:pPr>
        <w:spacing w:line="276" w:lineRule="auto"/>
        <w:jc w:val="both"/>
        <w:rPr>
          <w:color w:val="0D0D0D" w:themeColor="text1" w:themeTint="F2"/>
        </w:rPr>
      </w:pPr>
      <w:r w:rsidRPr="00A057BC">
        <w:rPr>
          <w:color w:val="0D0D0D" w:themeColor="text1" w:themeTint="F2"/>
        </w:rPr>
        <w:t xml:space="preserve">Отбор, маркировка, обработка, хранение и транспортировка биологических образцов выполняются квалифицированным персоналом в соответствии со стандартными операционными процедурами исследовательского центра/лаборатории. Результаты исследований оцениваются врачом-исследователем с учетом референсных значений лаборатории, клинического состояния добровольца и критериев </w:t>
      </w:r>
      <w:commentRangeStart w:id="983"/>
      <w:commentRangeStart w:id="984"/>
      <w:r w:rsidRPr="00A057BC">
        <w:rPr>
          <w:color w:val="0D0D0D" w:themeColor="text1" w:themeTint="F2"/>
        </w:rPr>
        <w:t>включения/невключения.</w:t>
      </w:r>
      <w:commentRangeEnd w:id="983"/>
      <w:r w:rsidR="0038729E">
        <w:rPr>
          <w:rStyle w:val="a8"/>
        </w:rPr>
        <w:commentReference w:id="983"/>
      </w:r>
      <w:commentRangeEnd w:id="984"/>
      <w:r w:rsidR="00A2007A">
        <w:rPr>
          <w:rStyle w:val="a8"/>
        </w:rPr>
        <w:commentReference w:id="984"/>
      </w:r>
    </w:p>
    <w:p w14:paraId="12F885E7" w14:textId="77777777" w:rsidR="002A2990" w:rsidRPr="00A057BC" w:rsidRDefault="002A2990" w:rsidP="004D10BF">
      <w:pPr>
        <w:spacing w:line="276" w:lineRule="auto"/>
        <w:jc w:val="both"/>
        <w:rPr>
          <w:rFonts w:eastAsia="Calibri"/>
          <w:color w:val="0D0D0D" w:themeColor="text1" w:themeTint="F2"/>
        </w:rPr>
      </w:pPr>
    </w:p>
    <w:p w14:paraId="0CF64B70" w14:textId="7BE69429" w:rsidR="00F322E7" w:rsidRPr="00A057BC" w:rsidRDefault="008D1B42" w:rsidP="004D10BF">
      <w:pPr>
        <w:pStyle w:val="3"/>
      </w:pPr>
      <w:bookmarkStart w:id="985" w:name="_Toc203135910"/>
      <w:bookmarkStart w:id="986" w:name="_Toc233373539"/>
      <w:r w:rsidRPr="00A057BC">
        <w:t>4.4.</w:t>
      </w:r>
      <w:r w:rsidR="002A2990" w:rsidRPr="00A057BC">
        <w:t>13</w:t>
      </w:r>
      <w:r w:rsidRPr="00A057BC">
        <w:t>. Прием исследуемого препарата/препарата сравнения</w:t>
      </w:r>
      <w:bookmarkEnd w:id="985"/>
      <w:bookmarkEnd w:id="986"/>
    </w:p>
    <w:p w14:paraId="400D77EB" w14:textId="10D53D30" w:rsidR="004C6D79" w:rsidRPr="00A057BC" w:rsidRDefault="004C6D79" w:rsidP="004D10BF">
      <w:pPr>
        <w:spacing w:line="276" w:lineRule="auto"/>
        <w:jc w:val="both"/>
        <w:rPr>
          <w:color w:val="0D0D0D" w:themeColor="text1" w:themeTint="F2"/>
        </w:rPr>
      </w:pPr>
      <w:r w:rsidRPr="00A057BC">
        <w:rPr>
          <w:color w:val="0D0D0D" w:themeColor="text1" w:themeTint="F2"/>
        </w:rPr>
        <w:t>В каждом периоде исследования д</w:t>
      </w:r>
      <w:r w:rsidR="008D1B42" w:rsidRPr="00A057BC">
        <w:rPr>
          <w:color w:val="0D0D0D" w:themeColor="text1" w:themeTint="F2"/>
        </w:rPr>
        <w:t xml:space="preserve">обровольцы </w:t>
      </w:r>
      <w:r w:rsidRPr="00A057BC">
        <w:rPr>
          <w:color w:val="0D0D0D" w:themeColor="text1" w:themeTint="F2"/>
        </w:rPr>
        <w:t xml:space="preserve">1 и 2 групп </w:t>
      </w:r>
      <w:r w:rsidR="008D1B42" w:rsidRPr="00A057BC">
        <w:rPr>
          <w:color w:val="0D0D0D" w:themeColor="text1" w:themeTint="F2"/>
        </w:rPr>
        <w:t xml:space="preserve">принимают </w:t>
      </w:r>
      <w:r w:rsidR="001D6A04" w:rsidRPr="00A057BC">
        <w:rPr>
          <w:color w:val="0D0D0D" w:themeColor="text1" w:themeTint="F2"/>
        </w:rPr>
        <w:t xml:space="preserve">одну таблетку </w:t>
      </w:r>
      <w:r w:rsidR="008D1B42" w:rsidRPr="00A057BC">
        <w:rPr>
          <w:color w:val="0D0D0D" w:themeColor="text1" w:themeTint="F2"/>
        </w:rPr>
        <w:t>препарат</w:t>
      </w:r>
      <w:r w:rsidR="001D6A04" w:rsidRPr="00A057BC">
        <w:rPr>
          <w:color w:val="0D0D0D" w:themeColor="text1" w:themeTint="F2"/>
        </w:rPr>
        <w:t>а</w:t>
      </w:r>
      <w:r w:rsidR="008D1B42" w:rsidRPr="00A057BC">
        <w:rPr>
          <w:color w:val="0D0D0D" w:themeColor="text1" w:themeTint="F2"/>
        </w:rPr>
        <w:t xml:space="preserve"> утром </w:t>
      </w:r>
      <w:r w:rsidR="004C3E24" w:rsidRPr="00A057BC">
        <w:rPr>
          <w:color w:val="0D0D0D" w:themeColor="text1" w:themeTint="F2"/>
        </w:rPr>
        <w:t>натощак</w:t>
      </w:r>
      <w:r w:rsidR="008D1B42" w:rsidRPr="00A057BC">
        <w:rPr>
          <w:color w:val="0D0D0D" w:themeColor="text1" w:themeTint="F2"/>
        </w:rPr>
        <w:t xml:space="preserve">, находясь в положении сидя, запивая 200 мл питьевой негазированной воды комнатной температуры. </w:t>
      </w:r>
    </w:p>
    <w:p w14:paraId="01616B56" w14:textId="32DDDD67" w:rsidR="004C6D79" w:rsidRPr="00A057BC" w:rsidRDefault="004C6D79" w:rsidP="004D10BF">
      <w:pPr>
        <w:spacing w:line="276" w:lineRule="auto"/>
        <w:jc w:val="both"/>
        <w:rPr>
          <w:color w:val="0D0D0D" w:themeColor="text1" w:themeTint="F2"/>
        </w:rPr>
      </w:pPr>
      <w:r w:rsidRPr="00A057BC">
        <w:rPr>
          <w:color w:val="0D0D0D" w:themeColor="text1" w:themeTint="F2"/>
        </w:rPr>
        <w:t xml:space="preserve">В каждом периоде исследования добровольцы 3 и 4 групп принимают одну таблетку препарата утром </w:t>
      </w:r>
      <w:r w:rsidR="000E4C4F" w:rsidRPr="00A057BC">
        <w:rPr>
          <w:color w:val="0D0D0D" w:themeColor="text1" w:themeTint="F2"/>
        </w:rPr>
        <w:t xml:space="preserve">после </w:t>
      </w:r>
      <w:r w:rsidR="007A72F3" w:rsidRPr="00A057BC">
        <w:rPr>
          <w:color w:val="0D0D0D" w:themeColor="text1" w:themeTint="F2"/>
        </w:rPr>
        <w:t>приема</w:t>
      </w:r>
      <w:r w:rsidR="000E4C4F" w:rsidRPr="00A057BC">
        <w:rPr>
          <w:color w:val="0D0D0D" w:themeColor="text1" w:themeTint="F2"/>
        </w:rPr>
        <w:t xml:space="preserve"> высококалорийного завтрака</w:t>
      </w:r>
      <w:r w:rsidRPr="00A057BC">
        <w:rPr>
          <w:color w:val="0D0D0D" w:themeColor="text1" w:themeTint="F2"/>
        </w:rPr>
        <w:t>, находясь в положении сидя, запивая 200 мл питьевой негазированной воды комнатной температуры.</w:t>
      </w:r>
    </w:p>
    <w:p w14:paraId="5FB8C6DA" w14:textId="12C8E532" w:rsidR="00F322E7" w:rsidRPr="00A057BC" w:rsidRDefault="008D1B42" w:rsidP="004D10BF">
      <w:pPr>
        <w:spacing w:line="276" w:lineRule="auto"/>
        <w:jc w:val="both"/>
        <w:rPr>
          <w:color w:val="0D0D0D" w:themeColor="text1" w:themeTint="F2"/>
        </w:rPr>
      </w:pPr>
      <w:r w:rsidRPr="00A057BC">
        <w:rPr>
          <w:color w:val="0D0D0D" w:themeColor="text1" w:themeTint="F2"/>
        </w:rPr>
        <w:t>После приема препарата исследователи, отвечающие за проведение данной процедуры добровольцам, должны осмотреть ротовую полость и руки добровольца, чтобы убедиться, что препарат был принят.</w:t>
      </w:r>
      <w:r w:rsidR="00A45661" w:rsidRPr="00A057BC">
        <w:rPr>
          <w:color w:val="0D0D0D" w:themeColor="text1" w:themeTint="F2"/>
        </w:rPr>
        <w:t xml:space="preserve"> Факт приема препарата будут контролировать ответственные лица, которые с помощью фонарика должны убедиться, что препарат проглочен целиком (язык: вверх-вниз, влево-вправо).</w:t>
      </w:r>
      <w:r w:rsidRPr="00A057BC">
        <w:rPr>
          <w:color w:val="0D0D0D" w:themeColor="text1" w:themeTint="F2"/>
        </w:rPr>
        <w:t xml:space="preserve"> Время приема препарата документируется и считается точкой 0 для последующего отбора проб крови.</w:t>
      </w:r>
    </w:p>
    <w:p w14:paraId="4EB177C1" w14:textId="1CA81775" w:rsidR="00F322E7" w:rsidRPr="00A057BC" w:rsidRDefault="008D1B42" w:rsidP="004D10BF">
      <w:pPr>
        <w:spacing w:line="276" w:lineRule="auto"/>
        <w:jc w:val="both"/>
        <w:rPr>
          <w:color w:val="0D0D0D" w:themeColor="text1" w:themeTint="F2"/>
        </w:rPr>
      </w:pPr>
      <w:r w:rsidRPr="00A057BC">
        <w:rPr>
          <w:color w:val="0D0D0D" w:themeColor="text1" w:themeTint="F2"/>
        </w:rPr>
        <w:lastRenderedPageBreak/>
        <w:t>Добровольцы должны находиться в положении сидя</w:t>
      </w:r>
      <w:r w:rsidR="0046158D" w:rsidRPr="00A057BC">
        <w:rPr>
          <w:color w:val="0D0D0D" w:themeColor="text1" w:themeTint="F2"/>
        </w:rPr>
        <w:t xml:space="preserve"> </w:t>
      </w:r>
      <w:r w:rsidRPr="00A057BC">
        <w:rPr>
          <w:color w:val="0D0D0D" w:themeColor="text1" w:themeTint="F2"/>
        </w:rPr>
        <w:t>в течение 4 часов после приема препарата. Лежать, спать, ходить не разрешается, если это не требуется для проведения процедур исследования и посещения санузла либо в связи с состоянием добровольца в случае развития НЯ</w:t>
      </w:r>
      <w:del w:id="987" w:author="Автор" w:date="2026-08-13T15:42:00Z">
        <w:r w:rsidRPr="00A057BC" w:rsidDel="001709AE">
          <w:rPr>
            <w:color w:val="0D0D0D" w:themeColor="text1" w:themeTint="F2"/>
          </w:rPr>
          <w:delText xml:space="preserve"> </w:delText>
        </w:r>
        <w:commentRangeStart w:id="988"/>
        <w:r w:rsidRPr="00A057BC" w:rsidDel="001709AE">
          <w:rPr>
            <w:color w:val="0D0D0D" w:themeColor="text1" w:themeTint="F2"/>
          </w:rPr>
          <w:delText xml:space="preserve">(головокружение и т.п). </w:delText>
        </w:r>
        <w:commentRangeEnd w:id="988"/>
        <w:r w:rsidR="006B2920" w:rsidDel="001709AE">
          <w:rPr>
            <w:rStyle w:val="a8"/>
          </w:rPr>
          <w:commentReference w:id="988"/>
        </w:r>
      </w:del>
      <w:ins w:id="989" w:author="Автор" w:date="2026-08-13T15:42:00Z">
        <w:r w:rsidR="001709AE">
          <w:rPr>
            <w:color w:val="0D0D0D" w:themeColor="text1" w:themeTint="F2"/>
          </w:rPr>
          <w:t>.</w:t>
        </w:r>
      </w:ins>
    </w:p>
    <w:p w14:paraId="094C09CC" w14:textId="657E74F5" w:rsidR="00F322E7" w:rsidRPr="00A057BC" w:rsidRDefault="008D1B42" w:rsidP="004D10BF">
      <w:pPr>
        <w:pStyle w:val="3"/>
      </w:pPr>
      <w:bookmarkStart w:id="990" w:name="_Toc203135911"/>
      <w:bookmarkStart w:id="991" w:name="_Toc233373540"/>
      <w:r w:rsidRPr="00A057BC">
        <w:t>4.4.</w:t>
      </w:r>
      <w:r w:rsidR="002A2990" w:rsidRPr="00A057BC">
        <w:t>14</w:t>
      </w:r>
      <w:r w:rsidRPr="00A057BC">
        <w:t xml:space="preserve">. </w:t>
      </w:r>
      <w:r w:rsidR="00C42D7C" w:rsidRPr="00A057BC">
        <w:t>Забор крови для фармакокинетического анализа</w:t>
      </w:r>
      <w:bookmarkEnd w:id="990"/>
      <w:bookmarkEnd w:id="991"/>
    </w:p>
    <w:p w14:paraId="4520930D" w14:textId="6F88A414"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Пробы крови для фармакокинетического анализа отбираются в объеме 6 мл каждая по приведенному ниже </w:t>
      </w:r>
      <w:commentRangeStart w:id="992"/>
      <w:commentRangeStart w:id="993"/>
      <w:r w:rsidRPr="00A057BC">
        <w:rPr>
          <w:color w:val="0D0D0D" w:themeColor="text1" w:themeTint="F2"/>
        </w:rPr>
        <w:t>графику</w:t>
      </w:r>
      <w:ins w:id="994" w:author="Автор" w:date="2026-08-25T19:14:00Z">
        <w:r w:rsidR="00A0296D">
          <w:rPr>
            <w:color w:val="0D0D0D" w:themeColor="text1" w:themeTint="F2"/>
          </w:rPr>
          <w:t xml:space="preserve"> (таблица 4)</w:t>
        </w:r>
      </w:ins>
      <w:r w:rsidRPr="00A057BC">
        <w:rPr>
          <w:color w:val="0D0D0D" w:themeColor="text1" w:themeTint="F2"/>
        </w:rPr>
        <w:t xml:space="preserve">. </w:t>
      </w:r>
      <w:bookmarkStart w:id="995" w:name="_Toc106137498"/>
      <w:commentRangeEnd w:id="992"/>
      <w:r w:rsidR="006C76AC">
        <w:rPr>
          <w:rStyle w:val="a8"/>
        </w:rPr>
        <w:commentReference w:id="992"/>
      </w:r>
      <w:commentRangeEnd w:id="993"/>
      <w:r w:rsidR="00A0296D">
        <w:rPr>
          <w:rStyle w:val="a8"/>
        </w:rPr>
        <w:commentReference w:id="993"/>
      </w:r>
    </w:p>
    <w:p w14:paraId="0DB63F8E"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Отправной точкой («время 0») при расчетах времени заборов крови и выполнении процедур для каждого добровольца считается время приема препарата.</w:t>
      </w:r>
    </w:p>
    <w:p w14:paraId="23B0D84B" w14:textId="107DE571"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У каждого добровольца </w:t>
      </w:r>
      <w:r w:rsidR="000E4C4F" w:rsidRPr="00A057BC">
        <w:rPr>
          <w:color w:val="0D0D0D" w:themeColor="text1" w:themeTint="F2"/>
        </w:rPr>
        <w:t>в течение всег</w:t>
      </w:r>
      <w:r w:rsidR="009C30F7" w:rsidRPr="00A057BC">
        <w:rPr>
          <w:color w:val="0D0D0D" w:themeColor="text1" w:themeTint="F2"/>
        </w:rPr>
        <w:t>о</w:t>
      </w:r>
      <w:r w:rsidR="000E4C4F" w:rsidRPr="00A057BC">
        <w:rPr>
          <w:color w:val="0D0D0D" w:themeColor="text1" w:themeTint="F2"/>
        </w:rPr>
        <w:t xml:space="preserve"> периодов исследования </w:t>
      </w:r>
      <w:r w:rsidRPr="00A057BC">
        <w:rPr>
          <w:color w:val="0D0D0D" w:themeColor="text1" w:themeTint="F2"/>
        </w:rPr>
        <w:t xml:space="preserve">будет отобрано </w:t>
      </w:r>
      <w:r w:rsidR="000E4C4F" w:rsidRPr="00A057BC">
        <w:rPr>
          <w:color w:val="0D0D0D" w:themeColor="text1" w:themeTint="F2"/>
        </w:rPr>
        <w:t>38</w:t>
      </w:r>
      <w:r w:rsidR="00CF7798" w:rsidRPr="00A057BC">
        <w:rPr>
          <w:color w:val="0D0D0D" w:themeColor="text1" w:themeTint="F2"/>
        </w:rPr>
        <w:t xml:space="preserve"> </w:t>
      </w:r>
      <w:r w:rsidRPr="00A057BC">
        <w:rPr>
          <w:color w:val="0D0D0D" w:themeColor="text1" w:themeTint="F2"/>
        </w:rPr>
        <w:t>образц</w:t>
      </w:r>
      <w:r w:rsidR="000E4C4F" w:rsidRPr="00A057BC">
        <w:rPr>
          <w:color w:val="0D0D0D" w:themeColor="text1" w:themeTint="F2"/>
        </w:rPr>
        <w:t>ов</w:t>
      </w:r>
      <w:r w:rsidRPr="00A057BC">
        <w:rPr>
          <w:color w:val="0D0D0D" w:themeColor="text1" w:themeTint="F2"/>
        </w:rPr>
        <w:t xml:space="preserve"> крови для </w:t>
      </w:r>
      <w:r w:rsidR="00416413" w:rsidRPr="00A057BC">
        <w:rPr>
          <w:color w:val="0D0D0D" w:themeColor="text1" w:themeTint="F2"/>
        </w:rPr>
        <w:t xml:space="preserve">фармакокинетического </w:t>
      </w:r>
      <w:r w:rsidR="004C3E24" w:rsidRPr="00A057BC">
        <w:rPr>
          <w:color w:val="0D0D0D" w:themeColor="text1" w:themeTint="F2"/>
        </w:rPr>
        <w:t>анализа.</w:t>
      </w:r>
    </w:p>
    <w:p w14:paraId="3C59D9BA" w14:textId="77777777" w:rsidR="009C30F7" w:rsidRPr="00A057BC" w:rsidRDefault="008D1B42" w:rsidP="0031705B">
      <w:pPr>
        <w:spacing w:line="276" w:lineRule="auto"/>
        <w:jc w:val="both"/>
        <w:rPr>
          <w:color w:val="0D0D0D" w:themeColor="text1" w:themeTint="F2"/>
        </w:rPr>
      </w:pPr>
      <w:r w:rsidRPr="00A057BC">
        <w:rPr>
          <w:color w:val="0D0D0D" w:themeColor="text1" w:themeTint="F2"/>
        </w:rPr>
        <w:t xml:space="preserve">Кровь отбирается в маркированные стерильные пробирки с </w:t>
      </w:r>
      <w:r w:rsidRPr="00A057BC">
        <w:rPr>
          <w:color w:val="0D0D0D" w:themeColor="text1" w:themeTint="F2"/>
          <w:lang w:val="en-US"/>
        </w:rPr>
        <w:t>K</w:t>
      </w:r>
      <w:r w:rsidRPr="00A057BC">
        <w:rPr>
          <w:color w:val="0D0D0D" w:themeColor="text1" w:themeTint="F2"/>
          <w:vertAlign w:val="subscript"/>
        </w:rPr>
        <w:t>2</w:t>
      </w:r>
      <w:r w:rsidRPr="00A057BC">
        <w:rPr>
          <w:color w:val="0D0D0D" w:themeColor="text1" w:themeTint="F2"/>
        </w:rPr>
        <w:t xml:space="preserve">ЭДТА в качестве антикоагулянта. Забор проб крови осуществляется с помощью </w:t>
      </w:r>
      <w:proofErr w:type="spellStart"/>
      <w:r w:rsidRPr="00A057BC">
        <w:rPr>
          <w:color w:val="0D0D0D" w:themeColor="text1" w:themeTint="F2"/>
        </w:rPr>
        <w:t>кубитального</w:t>
      </w:r>
      <w:proofErr w:type="spellEnd"/>
      <w:r w:rsidRPr="00A057BC">
        <w:rPr>
          <w:color w:val="0D0D0D" w:themeColor="text1" w:themeTint="F2"/>
        </w:rPr>
        <w:t xml:space="preserve"> катетера, который устанавливается на срок до </w:t>
      </w:r>
      <w:r w:rsidR="001944F5" w:rsidRPr="00A057BC">
        <w:rPr>
          <w:color w:val="0D0D0D" w:themeColor="text1" w:themeTint="F2"/>
        </w:rPr>
        <w:t>24</w:t>
      </w:r>
      <w:r w:rsidRPr="00A057BC">
        <w:rPr>
          <w:color w:val="0D0D0D" w:themeColor="text1" w:themeTint="F2"/>
        </w:rPr>
        <w:t xml:space="preserve"> часов. После отбора </w:t>
      </w:r>
      <w:proofErr w:type="spellStart"/>
      <w:r w:rsidRPr="00A057BC">
        <w:rPr>
          <w:color w:val="0D0D0D" w:themeColor="text1" w:themeTint="F2"/>
        </w:rPr>
        <w:t>биообразца</w:t>
      </w:r>
      <w:proofErr w:type="spellEnd"/>
      <w:r w:rsidRPr="00A057BC">
        <w:rPr>
          <w:color w:val="0D0D0D" w:themeColor="text1" w:themeTint="F2"/>
        </w:rPr>
        <w:t xml:space="preserve"> в катетер вводят 1–2 мл физиологического раствора для профилактики </w:t>
      </w:r>
      <w:proofErr w:type="spellStart"/>
      <w:r w:rsidRPr="00A057BC">
        <w:rPr>
          <w:color w:val="0D0D0D" w:themeColor="text1" w:themeTint="F2"/>
        </w:rPr>
        <w:t>тромбирования</w:t>
      </w:r>
      <w:proofErr w:type="spellEnd"/>
      <w:r w:rsidRPr="00A057BC">
        <w:rPr>
          <w:color w:val="0D0D0D" w:themeColor="text1" w:themeTint="F2"/>
        </w:rPr>
        <w:t xml:space="preserve"> катетера. Перед отбором образца из катетера удаляют шприцем 0,5 мл крови. </w:t>
      </w:r>
    </w:p>
    <w:p w14:paraId="1D7B5574" w14:textId="6E0384D7" w:rsidR="009C30F7" w:rsidRPr="00A057BC" w:rsidRDefault="008D1B42" w:rsidP="0031705B">
      <w:pPr>
        <w:spacing w:line="276" w:lineRule="auto"/>
        <w:jc w:val="both"/>
        <w:rPr>
          <w:color w:val="0D0D0D" w:themeColor="text1" w:themeTint="F2"/>
        </w:rPr>
      </w:pPr>
      <w:r w:rsidRPr="00A057BC">
        <w:rPr>
          <w:color w:val="0D0D0D" w:themeColor="text1" w:themeTint="F2"/>
        </w:rPr>
        <w:t xml:space="preserve">В случае образования тромба в просвете </w:t>
      </w:r>
      <w:proofErr w:type="spellStart"/>
      <w:r w:rsidRPr="00A057BC">
        <w:rPr>
          <w:color w:val="0D0D0D" w:themeColor="text1" w:themeTint="F2"/>
        </w:rPr>
        <w:t>кубитального</w:t>
      </w:r>
      <w:proofErr w:type="spellEnd"/>
      <w:r w:rsidRPr="00A057BC">
        <w:rPr>
          <w:color w:val="0D0D0D" w:themeColor="text1" w:themeTint="F2"/>
        </w:rPr>
        <w:t xml:space="preserve"> катетера и невозможности его использования он удаляется и </w:t>
      </w:r>
      <w:commentRangeStart w:id="996"/>
      <w:commentRangeStart w:id="997"/>
      <w:r w:rsidRPr="00A057BC">
        <w:rPr>
          <w:color w:val="0D0D0D" w:themeColor="text1" w:themeTint="F2"/>
        </w:rPr>
        <w:t>устанавливается новый катетер. В случае невозможности установки катетера заборы крови производятся путем</w:t>
      </w:r>
      <w:r w:rsidR="009C30F7" w:rsidRPr="00A057BC">
        <w:rPr>
          <w:color w:val="0D0D0D" w:themeColor="text1" w:themeTint="F2"/>
        </w:rPr>
        <w:t xml:space="preserve"> прямой</w:t>
      </w:r>
      <w:r w:rsidRPr="00A057BC">
        <w:rPr>
          <w:color w:val="0D0D0D" w:themeColor="text1" w:themeTint="F2"/>
        </w:rPr>
        <w:t xml:space="preserve"> венепункции.</w:t>
      </w:r>
      <w:ins w:id="998" w:author="Автор" w:date="2026-08-25T19:15:00Z">
        <w:r w:rsidR="00A0296D">
          <w:rPr>
            <w:color w:val="0D0D0D" w:themeColor="text1" w:themeTint="F2"/>
          </w:rPr>
          <w:t xml:space="preserve"> Повторная установка катетера или отбор проб крови госпитального этапа прямой венепункцией будут зафиксированы в медицинской документации.</w:t>
        </w:r>
      </w:ins>
      <w:r w:rsidR="009C30F7" w:rsidRPr="00A057BC">
        <w:rPr>
          <w:color w:val="0D0D0D" w:themeColor="text1" w:themeTint="F2"/>
        </w:rPr>
        <w:t xml:space="preserve"> </w:t>
      </w:r>
      <w:commentRangeEnd w:id="996"/>
      <w:r w:rsidR="00D06512">
        <w:rPr>
          <w:rStyle w:val="a8"/>
        </w:rPr>
        <w:commentReference w:id="996"/>
      </w:r>
      <w:commentRangeEnd w:id="997"/>
      <w:r w:rsidR="00A0296D">
        <w:rPr>
          <w:rStyle w:val="a8"/>
        </w:rPr>
        <w:commentReference w:id="997"/>
      </w:r>
      <w:bookmarkStart w:id="999" w:name="_Hlk238577795"/>
      <w:commentRangeStart w:id="1000"/>
      <w:commentRangeStart w:id="1001"/>
      <w:r w:rsidR="009C30F7" w:rsidRPr="00A057BC">
        <w:rPr>
          <w:color w:val="0D0D0D" w:themeColor="text1" w:themeTint="F2"/>
        </w:rPr>
        <w:t>Отбор проб крови путем прямой венепункции может быть проведен только при наличии согласия добровольца исследования.</w:t>
      </w:r>
      <w:commentRangeEnd w:id="1000"/>
      <w:r w:rsidR="00D06512">
        <w:rPr>
          <w:rStyle w:val="a8"/>
        </w:rPr>
        <w:commentReference w:id="1000"/>
      </w:r>
      <w:bookmarkEnd w:id="999"/>
      <w:commentRangeEnd w:id="1001"/>
      <w:r w:rsidR="00A0296D">
        <w:rPr>
          <w:rStyle w:val="a8"/>
        </w:rPr>
        <w:commentReference w:id="1001"/>
      </w:r>
    </w:p>
    <w:p w14:paraId="16C3B564" w14:textId="1F8A174A" w:rsidR="00A47886" w:rsidRPr="00A057BC" w:rsidRDefault="008D1B42" w:rsidP="0031705B">
      <w:pPr>
        <w:spacing w:line="276" w:lineRule="auto"/>
        <w:jc w:val="both"/>
        <w:rPr>
          <w:color w:val="0D0D0D" w:themeColor="text1" w:themeTint="F2"/>
        </w:rPr>
      </w:pPr>
      <w:commentRangeStart w:id="1002"/>
      <w:commentRangeStart w:id="1003"/>
      <w:r w:rsidRPr="00A057BC">
        <w:rPr>
          <w:color w:val="0D0D0D" w:themeColor="text1" w:themeTint="F2"/>
        </w:rPr>
        <w:t xml:space="preserve">После </w:t>
      </w:r>
      <w:r w:rsidR="001944F5" w:rsidRPr="00A057BC">
        <w:rPr>
          <w:color w:val="0D0D0D" w:themeColor="text1" w:themeTint="F2"/>
        </w:rPr>
        <w:t>24</w:t>
      </w:r>
      <w:r w:rsidRPr="00A057BC">
        <w:rPr>
          <w:color w:val="0D0D0D" w:themeColor="text1" w:themeTint="F2"/>
        </w:rPr>
        <w:t xml:space="preserve"> часов катетер промывается и удаляется из вены добровольца. </w:t>
      </w:r>
      <w:commentRangeEnd w:id="1002"/>
      <w:r w:rsidR="00D06512">
        <w:rPr>
          <w:rStyle w:val="a8"/>
        </w:rPr>
        <w:commentReference w:id="1002"/>
      </w:r>
      <w:commentRangeEnd w:id="1003"/>
      <w:r w:rsidR="00A0296D">
        <w:rPr>
          <w:rStyle w:val="a8"/>
        </w:rPr>
        <w:commentReference w:id="1003"/>
      </w:r>
    </w:p>
    <w:p w14:paraId="6F8E8EA1" w14:textId="2C000986" w:rsidR="000E4C4F" w:rsidRPr="00A057BC" w:rsidRDefault="000E4C4F" w:rsidP="00080857">
      <w:pPr>
        <w:pStyle w:val="aff3"/>
        <w:keepNext/>
        <w:spacing w:before="120" w:after="0"/>
      </w:pPr>
      <w:bookmarkStart w:id="1004" w:name="_Toc236834393"/>
      <w:bookmarkStart w:id="1005" w:name="_Hlk201236554"/>
      <w:bookmarkEnd w:id="995"/>
      <w:r w:rsidRPr="00A057BC">
        <w:t xml:space="preserve">Таблица </w:t>
      </w:r>
      <w:r w:rsidR="00000000">
        <w:fldChar w:fldCharType="begin"/>
      </w:r>
      <w:r w:rsidR="00000000">
        <w:instrText xml:space="preserve"> SEQ Таблица \* ARABIC </w:instrText>
      </w:r>
      <w:r w:rsidR="00000000">
        <w:fldChar w:fldCharType="separate"/>
      </w:r>
      <w:r w:rsidR="00D23E0D">
        <w:rPr>
          <w:noProof/>
        </w:rPr>
        <w:t>4</w:t>
      </w:r>
      <w:r w:rsidR="00000000">
        <w:rPr>
          <w:noProof/>
        </w:rPr>
        <w:fldChar w:fldCharType="end"/>
      </w:r>
      <w:r w:rsidRPr="00A057BC">
        <w:t>. График забора проб крови</w:t>
      </w:r>
      <w:bookmarkEnd w:id="1004"/>
    </w:p>
    <w:tbl>
      <w:tblPr>
        <w:tblStyle w:val="15"/>
        <w:tblW w:w="5080" w:type="pct"/>
        <w:jc w:val="right"/>
        <w:tblLook w:val="04A0" w:firstRow="1" w:lastRow="0" w:firstColumn="1" w:lastColumn="0" w:noHBand="0" w:noVBand="1"/>
      </w:tblPr>
      <w:tblGrid>
        <w:gridCol w:w="837"/>
        <w:gridCol w:w="4250"/>
        <w:gridCol w:w="1246"/>
        <w:gridCol w:w="3162"/>
      </w:tblGrid>
      <w:tr w:rsidR="00080857" w:rsidRPr="00A057BC" w14:paraId="77042F9F" w14:textId="77777777" w:rsidTr="00875BA2">
        <w:trPr>
          <w:trHeight w:val="284"/>
          <w:jc w:val="right"/>
        </w:trPr>
        <w:tc>
          <w:tcPr>
            <w:tcW w:w="441" w:type="pct"/>
            <w:shd w:val="clear" w:color="auto" w:fill="FFFFFF" w:themeFill="background1"/>
          </w:tcPr>
          <w:bookmarkEnd w:id="1005"/>
          <w:p w14:paraId="3E89CBC1" w14:textId="77777777" w:rsidR="00080857" w:rsidRPr="00A057BC" w:rsidRDefault="00080857" w:rsidP="00F32F39">
            <w:pPr>
              <w:pStyle w:val="16"/>
              <w:suppressAutoHyphens/>
              <w:ind w:firstLine="0"/>
              <w:rPr>
                <w:b/>
                <w:iCs/>
                <w:color w:val="0D0D0D" w:themeColor="text1" w:themeTint="F2"/>
              </w:rPr>
            </w:pPr>
            <w:r w:rsidRPr="00A057BC">
              <w:rPr>
                <w:b/>
                <w:iCs/>
                <w:color w:val="0D0D0D" w:themeColor="text1" w:themeTint="F2"/>
                <w:sz w:val="22"/>
              </w:rPr>
              <w:t>№</w:t>
            </w:r>
          </w:p>
        </w:tc>
        <w:tc>
          <w:tcPr>
            <w:tcW w:w="2238" w:type="pct"/>
            <w:shd w:val="clear" w:color="auto" w:fill="FFFFFF" w:themeFill="background1"/>
          </w:tcPr>
          <w:p w14:paraId="475A9117" w14:textId="77777777" w:rsidR="00080857" w:rsidRPr="00A057BC" w:rsidRDefault="00080857" w:rsidP="00F32F39">
            <w:pPr>
              <w:pStyle w:val="16"/>
              <w:suppressAutoHyphens/>
              <w:ind w:firstLine="0"/>
              <w:rPr>
                <w:b/>
                <w:i/>
                <w:color w:val="0D0D0D" w:themeColor="text1" w:themeTint="F2"/>
              </w:rPr>
            </w:pPr>
            <w:r w:rsidRPr="00A057BC">
              <w:rPr>
                <w:b/>
                <w:color w:val="0D0D0D" w:themeColor="text1" w:themeTint="F2"/>
                <w:sz w:val="22"/>
              </w:rPr>
              <w:t>Время после приема препарата, ч</w:t>
            </w:r>
          </w:p>
          <w:p w14:paraId="787D015C" w14:textId="77777777" w:rsidR="00080857" w:rsidRPr="00A057BC" w:rsidRDefault="00080857" w:rsidP="00F32F39">
            <w:pPr>
              <w:pStyle w:val="16"/>
              <w:suppressAutoHyphens/>
              <w:rPr>
                <w:b/>
                <w:i/>
                <w:color w:val="0D0D0D" w:themeColor="text1" w:themeTint="F2"/>
              </w:rPr>
            </w:pPr>
          </w:p>
        </w:tc>
        <w:tc>
          <w:tcPr>
            <w:tcW w:w="656" w:type="pct"/>
            <w:shd w:val="clear" w:color="auto" w:fill="FFFFFF" w:themeFill="background1"/>
          </w:tcPr>
          <w:p w14:paraId="6EAA16BD" w14:textId="77777777" w:rsidR="00080857" w:rsidRPr="00A057BC" w:rsidRDefault="00080857" w:rsidP="00F32F39">
            <w:pPr>
              <w:pStyle w:val="16"/>
              <w:suppressAutoHyphens/>
              <w:ind w:firstLine="0"/>
              <w:rPr>
                <w:b/>
                <w:i/>
                <w:color w:val="0D0D0D" w:themeColor="text1" w:themeTint="F2"/>
              </w:rPr>
            </w:pPr>
            <w:r w:rsidRPr="00A057BC">
              <w:rPr>
                <w:b/>
                <w:color w:val="0D0D0D" w:themeColor="text1" w:themeTint="F2"/>
                <w:sz w:val="22"/>
              </w:rPr>
              <w:t>Объем</w:t>
            </w:r>
            <w:r w:rsidRPr="00A057BC">
              <w:rPr>
                <w:b/>
                <w:color w:val="0D0D0D" w:themeColor="text1" w:themeTint="F2"/>
                <w:sz w:val="22"/>
                <w:lang w:val="en-US"/>
              </w:rPr>
              <w:t xml:space="preserve"> </w:t>
            </w:r>
            <w:r w:rsidRPr="00A057BC">
              <w:rPr>
                <w:b/>
                <w:color w:val="0D0D0D" w:themeColor="text1" w:themeTint="F2"/>
                <w:sz w:val="22"/>
              </w:rPr>
              <w:t>крови, мл</w:t>
            </w:r>
          </w:p>
        </w:tc>
        <w:tc>
          <w:tcPr>
            <w:tcW w:w="1665" w:type="pct"/>
            <w:shd w:val="clear" w:color="auto" w:fill="FFFFFF" w:themeFill="background1"/>
          </w:tcPr>
          <w:p w14:paraId="0E37354B" w14:textId="77777777" w:rsidR="00080857" w:rsidRPr="00A057BC" w:rsidRDefault="00080857" w:rsidP="00F32F39">
            <w:pPr>
              <w:pStyle w:val="16"/>
              <w:suppressAutoHyphens/>
              <w:ind w:firstLine="0"/>
              <w:rPr>
                <w:b/>
                <w:i/>
                <w:color w:val="0D0D0D" w:themeColor="text1" w:themeTint="F2"/>
              </w:rPr>
            </w:pPr>
            <w:r w:rsidRPr="00A057BC">
              <w:rPr>
                <w:rFonts w:eastAsia="Times New Roman"/>
                <w:b/>
                <w:bCs/>
                <w:color w:val="0D0D0D" w:themeColor="text1" w:themeTint="F2"/>
                <w:sz w:val="22"/>
              </w:rPr>
              <w:t>Допустимые временные отклонения в заборе крови</w:t>
            </w:r>
          </w:p>
        </w:tc>
      </w:tr>
      <w:tr w:rsidR="00080857" w:rsidRPr="00A057BC" w14:paraId="6F2F9230" w14:textId="77777777" w:rsidTr="00875BA2">
        <w:trPr>
          <w:trHeight w:val="284"/>
          <w:jc w:val="right"/>
        </w:trPr>
        <w:tc>
          <w:tcPr>
            <w:tcW w:w="441" w:type="pct"/>
          </w:tcPr>
          <w:p w14:paraId="76A3DB7F" w14:textId="77777777" w:rsidR="00080857" w:rsidRPr="00A057BC" w:rsidRDefault="00080857" w:rsidP="00F32F39">
            <w:pPr>
              <w:pStyle w:val="16"/>
              <w:suppressAutoHyphens/>
              <w:ind w:firstLine="0"/>
              <w:rPr>
                <w:i/>
                <w:color w:val="0D0D0D" w:themeColor="text1" w:themeTint="F2"/>
              </w:rPr>
            </w:pPr>
            <w:r w:rsidRPr="00A057BC">
              <w:rPr>
                <w:color w:val="0D0D0D" w:themeColor="text1" w:themeTint="F2"/>
                <w:sz w:val="22"/>
              </w:rPr>
              <w:t>1</w:t>
            </w:r>
          </w:p>
        </w:tc>
        <w:tc>
          <w:tcPr>
            <w:tcW w:w="2238" w:type="pct"/>
          </w:tcPr>
          <w:p w14:paraId="07289758" w14:textId="77777777" w:rsidR="00080857" w:rsidRPr="00A057BC" w:rsidRDefault="00080857" w:rsidP="00F32F39">
            <w:pPr>
              <w:pStyle w:val="16"/>
              <w:suppressAutoHyphens/>
              <w:ind w:firstLine="0"/>
              <w:rPr>
                <w:i/>
                <w:color w:val="0D0D0D" w:themeColor="text1" w:themeTint="F2"/>
                <w:lang w:val="en-US"/>
              </w:rPr>
            </w:pPr>
            <w:r w:rsidRPr="00A057BC">
              <w:rPr>
                <w:color w:val="0D0D0D" w:themeColor="text1" w:themeTint="F2"/>
                <w:sz w:val="22"/>
                <w:lang w:val="en-US"/>
              </w:rPr>
              <w:t>0</w:t>
            </w:r>
            <w:r w:rsidRPr="00A057BC">
              <w:rPr>
                <w:color w:val="0D0D0D" w:themeColor="text1" w:themeTint="F2"/>
              </w:rPr>
              <w:t xml:space="preserve"> часов </w:t>
            </w:r>
            <w:r w:rsidRPr="00A057BC">
              <w:rPr>
                <w:color w:val="0D0D0D" w:themeColor="text1" w:themeTint="F2"/>
                <w:sz w:val="22"/>
              </w:rPr>
              <w:t>(до приема препарата)</w:t>
            </w:r>
          </w:p>
        </w:tc>
        <w:tc>
          <w:tcPr>
            <w:tcW w:w="656" w:type="pct"/>
          </w:tcPr>
          <w:p w14:paraId="3B42B65A" w14:textId="77777777" w:rsidR="00080857" w:rsidRPr="00A057BC" w:rsidRDefault="00080857" w:rsidP="00F32F39">
            <w:pPr>
              <w:pStyle w:val="16"/>
              <w:suppressAutoHyphens/>
              <w:ind w:firstLine="0"/>
              <w:rPr>
                <w:i/>
                <w:color w:val="0D0D0D" w:themeColor="text1" w:themeTint="F2"/>
              </w:rPr>
            </w:pPr>
            <w:r w:rsidRPr="00A057BC">
              <w:rPr>
                <w:color w:val="0D0D0D" w:themeColor="text1" w:themeTint="F2"/>
                <w:sz w:val="22"/>
                <w:lang w:val="en-US"/>
              </w:rPr>
              <w:t>6</w:t>
            </w:r>
          </w:p>
        </w:tc>
        <w:tc>
          <w:tcPr>
            <w:tcW w:w="1665" w:type="pct"/>
          </w:tcPr>
          <w:p w14:paraId="095A7B0F" w14:textId="77777777" w:rsidR="00080857" w:rsidRPr="00A057BC" w:rsidRDefault="00080857" w:rsidP="00F32F39">
            <w:pPr>
              <w:pStyle w:val="16"/>
              <w:suppressAutoHyphens/>
              <w:rPr>
                <w:i/>
                <w:color w:val="0D0D0D" w:themeColor="text1" w:themeTint="F2"/>
              </w:rPr>
            </w:pPr>
            <w:r w:rsidRPr="00A057BC">
              <w:rPr>
                <w:i/>
                <w:color w:val="0D0D0D" w:themeColor="text1" w:themeTint="F2"/>
                <w:sz w:val="22"/>
              </w:rPr>
              <w:t>-</w:t>
            </w:r>
          </w:p>
        </w:tc>
      </w:tr>
      <w:tr w:rsidR="00080857" w:rsidRPr="00A057BC" w14:paraId="1F920711" w14:textId="77777777" w:rsidTr="00875BA2">
        <w:trPr>
          <w:trHeight w:val="284"/>
          <w:jc w:val="right"/>
        </w:trPr>
        <w:tc>
          <w:tcPr>
            <w:tcW w:w="441" w:type="pct"/>
          </w:tcPr>
          <w:p w14:paraId="0F082DEE"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2</w:t>
            </w:r>
          </w:p>
        </w:tc>
        <w:tc>
          <w:tcPr>
            <w:tcW w:w="2238" w:type="pct"/>
          </w:tcPr>
          <w:p w14:paraId="47D6CBEB"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15 мин</w:t>
            </w:r>
          </w:p>
        </w:tc>
        <w:tc>
          <w:tcPr>
            <w:tcW w:w="656" w:type="pct"/>
          </w:tcPr>
          <w:p w14:paraId="1659C2A7" w14:textId="77777777" w:rsidR="00080857" w:rsidRPr="00A057BC" w:rsidRDefault="00080857" w:rsidP="00F32F39">
            <w:pPr>
              <w:pStyle w:val="16"/>
              <w:suppressAutoHyphens/>
              <w:ind w:firstLine="0"/>
              <w:rPr>
                <w:iCs/>
                <w:color w:val="0D0D0D" w:themeColor="text1" w:themeTint="F2"/>
              </w:rPr>
            </w:pPr>
            <w:r w:rsidRPr="00A057BC">
              <w:rPr>
                <w:color w:val="0D0D0D" w:themeColor="text1" w:themeTint="F2"/>
                <w:sz w:val="22"/>
                <w:lang w:val="en-US"/>
              </w:rPr>
              <w:t>6</w:t>
            </w:r>
          </w:p>
        </w:tc>
        <w:tc>
          <w:tcPr>
            <w:tcW w:w="1665" w:type="pct"/>
          </w:tcPr>
          <w:p w14:paraId="0C8D30B3"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1579A8C2" w14:textId="77777777" w:rsidTr="00875BA2">
        <w:trPr>
          <w:trHeight w:val="284"/>
          <w:jc w:val="right"/>
        </w:trPr>
        <w:tc>
          <w:tcPr>
            <w:tcW w:w="441" w:type="pct"/>
          </w:tcPr>
          <w:p w14:paraId="4025C7F4"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3</w:t>
            </w:r>
          </w:p>
        </w:tc>
        <w:tc>
          <w:tcPr>
            <w:tcW w:w="2238" w:type="pct"/>
          </w:tcPr>
          <w:p w14:paraId="0474BF00"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30 мин</w:t>
            </w:r>
          </w:p>
        </w:tc>
        <w:tc>
          <w:tcPr>
            <w:tcW w:w="656" w:type="pct"/>
          </w:tcPr>
          <w:p w14:paraId="0DD010EF" w14:textId="77777777" w:rsidR="00080857" w:rsidRPr="00A057BC" w:rsidRDefault="00080857" w:rsidP="00F32F39">
            <w:pPr>
              <w:pStyle w:val="16"/>
              <w:suppressAutoHyphens/>
              <w:ind w:firstLine="0"/>
              <w:rPr>
                <w:iCs/>
                <w:color w:val="0D0D0D" w:themeColor="text1" w:themeTint="F2"/>
              </w:rPr>
            </w:pPr>
            <w:r w:rsidRPr="00A057BC">
              <w:rPr>
                <w:color w:val="0D0D0D" w:themeColor="text1" w:themeTint="F2"/>
                <w:sz w:val="22"/>
                <w:lang w:val="en-US"/>
              </w:rPr>
              <w:t>6</w:t>
            </w:r>
          </w:p>
        </w:tc>
        <w:tc>
          <w:tcPr>
            <w:tcW w:w="1665" w:type="pct"/>
          </w:tcPr>
          <w:p w14:paraId="02266191"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3BEDDD5B" w14:textId="77777777" w:rsidTr="00875BA2">
        <w:trPr>
          <w:trHeight w:val="284"/>
          <w:jc w:val="right"/>
        </w:trPr>
        <w:tc>
          <w:tcPr>
            <w:tcW w:w="441" w:type="pct"/>
          </w:tcPr>
          <w:p w14:paraId="774BCCFA"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4</w:t>
            </w:r>
          </w:p>
        </w:tc>
        <w:tc>
          <w:tcPr>
            <w:tcW w:w="2238" w:type="pct"/>
          </w:tcPr>
          <w:p w14:paraId="320393FF"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 час</w:t>
            </w:r>
          </w:p>
        </w:tc>
        <w:tc>
          <w:tcPr>
            <w:tcW w:w="656" w:type="pct"/>
          </w:tcPr>
          <w:p w14:paraId="4E517D2B" w14:textId="77777777" w:rsidR="00080857" w:rsidRPr="00A057BC" w:rsidRDefault="00080857" w:rsidP="00F32F39">
            <w:pPr>
              <w:pStyle w:val="16"/>
              <w:suppressAutoHyphens/>
              <w:ind w:firstLine="0"/>
              <w:rPr>
                <w:iCs/>
                <w:color w:val="0D0D0D" w:themeColor="text1" w:themeTint="F2"/>
              </w:rPr>
            </w:pPr>
            <w:r w:rsidRPr="00A057BC">
              <w:rPr>
                <w:color w:val="0D0D0D" w:themeColor="text1" w:themeTint="F2"/>
                <w:sz w:val="22"/>
                <w:lang w:val="en-US"/>
              </w:rPr>
              <w:t>6</w:t>
            </w:r>
          </w:p>
        </w:tc>
        <w:tc>
          <w:tcPr>
            <w:tcW w:w="1665" w:type="pct"/>
          </w:tcPr>
          <w:p w14:paraId="273BCB2A"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7A2AB64F" w14:textId="77777777" w:rsidTr="00875BA2">
        <w:trPr>
          <w:trHeight w:val="284"/>
          <w:jc w:val="right"/>
        </w:trPr>
        <w:tc>
          <w:tcPr>
            <w:tcW w:w="441" w:type="pct"/>
          </w:tcPr>
          <w:p w14:paraId="2F51B065"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5</w:t>
            </w:r>
          </w:p>
        </w:tc>
        <w:tc>
          <w:tcPr>
            <w:tcW w:w="2238" w:type="pct"/>
          </w:tcPr>
          <w:p w14:paraId="6BE8DF57"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 час 30 мин</w:t>
            </w:r>
          </w:p>
        </w:tc>
        <w:tc>
          <w:tcPr>
            <w:tcW w:w="656" w:type="pct"/>
          </w:tcPr>
          <w:p w14:paraId="5FCD05D6" w14:textId="77777777" w:rsidR="00080857" w:rsidRPr="00A057BC" w:rsidRDefault="00080857" w:rsidP="00F32F39">
            <w:pPr>
              <w:pStyle w:val="16"/>
              <w:suppressAutoHyphens/>
              <w:ind w:firstLine="0"/>
              <w:rPr>
                <w:iCs/>
                <w:color w:val="0D0D0D" w:themeColor="text1" w:themeTint="F2"/>
              </w:rPr>
            </w:pPr>
            <w:r w:rsidRPr="00A057BC">
              <w:rPr>
                <w:color w:val="0D0D0D" w:themeColor="text1" w:themeTint="F2"/>
                <w:sz w:val="22"/>
                <w:lang w:val="en-US"/>
              </w:rPr>
              <w:t>6</w:t>
            </w:r>
          </w:p>
        </w:tc>
        <w:tc>
          <w:tcPr>
            <w:tcW w:w="1665" w:type="pct"/>
          </w:tcPr>
          <w:p w14:paraId="5765DF0C"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3FFA1A0D" w14:textId="77777777" w:rsidTr="00875BA2">
        <w:trPr>
          <w:trHeight w:val="284"/>
          <w:jc w:val="right"/>
        </w:trPr>
        <w:tc>
          <w:tcPr>
            <w:tcW w:w="441" w:type="pct"/>
          </w:tcPr>
          <w:p w14:paraId="53A0E491"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6</w:t>
            </w:r>
          </w:p>
        </w:tc>
        <w:tc>
          <w:tcPr>
            <w:tcW w:w="2238" w:type="pct"/>
          </w:tcPr>
          <w:p w14:paraId="5E6D6FDB"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2 часа</w:t>
            </w:r>
          </w:p>
        </w:tc>
        <w:tc>
          <w:tcPr>
            <w:tcW w:w="656" w:type="pct"/>
          </w:tcPr>
          <w:p w14:paraId="276914F4" w14:textId="77777777" w:rsidR="00080857" w:rsidRPr="00A057BC" w:rsidRDefault="00080857" w:rsidP="00F32F39">
            <w:pPr>
              <w:pStyle w:val="16"/>
              <w:suppressAutoHyphens/>
              <w:ind w:firstLine="0"/>
              <w:rPr>
                <w:iCs/>
                <w:color w:val="0D0D0D" w:themeColor="text1" w:themeTint="F2"/>
              </w:rPr>
            </w:pPr>
            <w:r w:rsidRPr="00A057BC">
              <w:rPr>
                <w:color w:val="0D0D0D" w:themeColor="text1" w:themeTint="F2"/>
                <w:sz w:val="22"/>
                <w:lang w:val="en-US"/>
              </w:rPr>
              <w:t>6</w:t>
            </w:r>
          </w:p>
        </w:tc>
        <w:tc>
          <w:tcPr>
            <w:tcW w:w="1665" w:type="pct"/>
          </w:tcPr>
          <w:p w14:paraId="055599CE"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467CD7A1" w14:textId="77777777" w:rsidTr="00875BA2">
        <w:trPr>
          <w:trHeight w:val="284"/>
          <w:jc w:val="right"/>
        </w:trPr>
        <w:tc>
          <w:tcPr>
            <w:tcW w:w="441" w:type="pct"/>
          </w:tcPr>
          <w:p w14:paraId="78C6309F"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7</w:t>
            </w:r>
          </w:p>
        </w:tc>
        <w:tc>
          <w:tcPr>
            <w:tcW w:w="2238" w:type="pct"/>
          </w:tcPr>
          <w:p w14:paraId="66444409"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2 часа 30 мин</w:t>
            </w:r>
          </w:p>
        </w:tc>
        <w:tc>
          <w:tcPr>
            <w:tcW w:w="656" w:type="pct"/>
          </w:tcPr>
          <w:p w14:paraId="63F30C45" w14:textId="77777777" w:rsidR="00080857" w:rsidRPr="00A057BC" w:rsidRDefault="00080857" w:rsidP="00F32F39">
            <w:pPr>
              <w:pStyle w:val="16"/>
              <w:suppressAutoHyphens/>
              <w:ind w:firstLine="0"/>
              <w:rPr>
                <w:iCs/>
                <w:color w:val="0D0D0D" w:themeColor="text1" w:themeTint="F2"/>
              </w:rPr>
            </w:pPr>
            <w:r w:rsidRPr="00A057BC">
              <w:rPr>
                <w:color w:val="0D0D0D" w:themeColor="text1" w:themeTint="F2"/>
                <w:sz w:val="22"/>
                <w:lang w:val="en-US"/>
              </w:rPr>
              <w:t>6</w:t>
            </w:r>
          </w:p>
        </w:tc>
        <w:tc>
          <w:tcPr>
            <w:tcW w:w="1665" w:type="pct"/>
          </w:tcPr>
          <w:p w14:paraId="7E2AAEB2"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012EA7EF" w14:textId="77777777" w:rsidTr="00875BA2">
        <w:trPr>
          <w:trHeight w:val="284"/>
          <w:jc w:val="right"/>
        </w:trPr>
        <w:tc>
          <w:tcPr>
            <w:tcW w:w="441" w:type="pct"/>
          </w:tcPr>
          <w:p w14:paraId="3E6903CB"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8</w:t>
            </w:r>
          </w:p>
        </w:tc>
        <w:tc>
          <w:tcPr>
            <w:tcW w:w="2238" w:type="pct"/>
          </w:tcPr>
          <w:p w14:paraId="5DC36773"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3 часа</w:t>
            </w:r>
          </w:p>
        </w:tc>
        <w:tc>
          <w:tcPr>
            <w:tcW w:w="656" w:type="pct"/>
          </w:tcPr>
          <w:p w14:paraId="2C64856A"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275EF6CC"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2 мин</w:t>
            </w:r>
          </w:p>
        </w:tc>
      </w:tr>
      <w:tr w:rsidR="00080857" w:rsidRPr="00A057BC" w14:paraId="276CD480" w14:textId="77777777" w:rsidTr="00875BA2">
        <w:trPr>
          <w:trHeight w:val="284"/>
          <w:jc w:val="right"/>
        </w:trPr>
        <w:tc>
          <w:tcPr>
            <w:tcW w:w="441" w:type="pct"/>
          </w:tcPr>
          <w:p w14:paraId="75ED3BA9"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9</w:t>
            </w:r>
          </w:p>
        </w:tc>
        <w:tc>
          <w:tcPr>
            <w:tcW w:w="2238" w:type="pct"/>
          </w:tcPr>
          <w:p w14:paraId="2916B94F"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3 часа 30 мин</w:t>
            </w:r>
          </w:p>
        </w:tc>
        <w:tc>
          <w:tcPr>
            <w:tcW w:w="656" w:type="pct"/>
          </w:tcPr>
          <w:p w14:paraId="67CFD4E7"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2B278D84"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2 мин</w:t>
            </w:r>
          </w:p>
        </w:tc>
      </w:tr>
      <w:tr w:rsidR="00080857" w:rsidRPr="00A057BC" w14:paraId="4D3BA2CC" w14:textId="77777777" w:rsidTr="00875BA2">
        <w:trPr>
          <w:trHeight w:val="284"/>
          <w:jc w:val="right"/>
        </w:trPr>
        <w:tc>
          <w:tcPr>
            <w:tcW w:w="441" w:type="pct"/>
          </w:tcPr>
          <w:p w14:paraId="1520FA49"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10</w:t>
            </w:r>
          </w:p>
        </w:tc>
        <w:tc>
          <w:tcPr>
            <w:tcW w:w="2238" w:type="pct"/>
          </w:tcPr>
          <w:p w14:paraId="2D2E7672"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lang w:val="en-US"/>
              </w:rPr>
              <w:t>4</w:t>
            </w:r>
            <w:r w:rsidRPr="00A057BC">
              <w:rPr>
                <w:color w:val="0D0D0D" w:themeColor="text1" w:themeTint="F2"/>
                <w:sz w:val="22"/>
              </w:rPr>
              <w:t xml:space="preserve"> часа</w:t>
            </w:r>
          </w:p>
        </w:tc>
        <w:tc>
          <w:tcPr>
            <w:tcW w:w="656" w:type="pct"/>
          </w:tcPr>
          <w:p w14:paraId="6A82C888" w14:textId="77777777" w:rsidR="00080857" w:rsidRPr="00A057BC" w:rsidRDefault="00080857" w:rsidP="00F32F39">
            <w:pPr>
              <w:pStyle w:val="16"/>
              <w:suppressAutoHyphens/>
              <w:ind w:firstLine="0"/>
              <w:rPr>
                <w:iCs/>
                <w:color w:val="0D0D0D" w:themeColor="text1" w:themeTint="F2"/>
              </w:rPr>
            </w:pPr>
            <w:r w:rsidRPr="00A057BC">
              <w:rPr>
                <w:color w:val="0D0D0D" w:themeColor="text1" w:themeTint="F2"/>
                <w:sz w:val="22"/>
                <w:lang w:val="en-US"/>
              </w:rPr>
              <w:t>6</w:t>
            </w:r>
          </w:p>
        </w:tc>
        <w:tc>
          <w:tcPr>
            <w:tcW w:w="1665" w:type="pct"/>
          </w:tcPr>
          <w:p w14:paraId="3653F06F"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04A96475" w14:textId="77777777" w:rsidTr="00875BA2">
        <w:trPr>
          <w:trHeight w:val="284"/>
          <w:jc w:val="right"/>
        </w:trPr>
        <w:tc>
          <w:tcPr>
            <w:tcW w:w="441" w:type="pct"/>
          </w:tcPr>
          <w:p w14:paraId="03E14919"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11</w:t>
            </w:r>
          </w:p>
        </w:tc>
        <w:tc>
          <w:tcPr>
            <w:tcW w:w="2238" w:type="pct"/>
          </w:tcPr>
          <w:p w14:paraId="74BE0784"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6 часов</w:t>
            </w:r>
          </w:p>
        </w:tc>
        <w:tc>
          <w:tcPr>
            <w:tcW w:w="656" w:type="pct"/>
          </w:tcPr>
          <w:p w14:paraId="39333F13"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6</w:t>
            </w:r>
          </w:p>
        </w:tc>
        <w:tc>
          <w:tcPr>
            <w:tcW w:w="1665" w:type="pct"/>
          </w:tcPr>
          <w:p w14:paraId="7E0799EF"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2 мин</w:t>
            </w:r>
          </w:p>
        </w:tc>
      </w:tr>
      <w:tr w:rsidR="00080857" w:rsidRPr="00A057BC" w14:paraId="2E4992F8" w14:textId="77777777" w:rsidTr="00875BA2">
        <w:trPr>
          <w:trHeight w:val="284"/>
          <w:jc w:val="right"/>
        </w:trPr>
        <w:tc>
          <w:tcPr>
            <w:tcW w:w="441" w:type="pct"/>
          </w:tcPr>
          <w:p w14:paraId="717F8F14"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12</w:t>
            </w:r>
          </w:p>
        </w:tc>
        <w:tc>
          <w:tcPr>
            <w:tcW w:w="2238" w:type="pct"/>
          </w:tcPr>
          <w:p w14:paraId="45A0E368"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8 часов</w:t>
            </w:r>
          </w:p>
        </w:tc>
        <w:tc>
          <w:tcPr>
            <w:tcW w:w="656" w:type="pct"/>
          </w:tcPr>
          <w:p w14:paraId="4840F169"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7E7A20CF" w14:textId="77777777" w:rsidR="00080857" w:rsidRPr="00A057BC" w:rsidRDefault="00080857" w:rsidP="00F32F39">
            <w:pPr>
              <w:pStyle w:val="16"/>
              <w:suppressAutoHyphens/>
              <w:rPr>
                <w:iCs/>
                <w:color w:val="0D0D0D" w:themeColor="text1" w:themeTint="F2"/>
              </w:rPr>
            </w:pPr>
            <w:r w:rsidRPr="00A057BC">
              <w:rPr>
                <w:rFonts w:eastAsia="Times New Roman"/>
                <w:color w:val="0D0D0D" w:themeColor="text1" w:themeTint="F2"/>
                <w:sz w:val="22"/>
              </w:rPr>
              <w:t>± 2 мин</w:t>
            </w:r>
          </w:p>
        </w:tc>
      </w:tr>
      <w:tr w:rsidR="00080857" w:rsidRPr="00A057BC" w14:paraId="5463259D" w14:textId="77777777" w:rsidTr="00875BA2">
        <w:trPr>
          <w:trHeight w:val="284"/>
          <w:jc w:val="right"/>
        </w:trPr>
        <w:tc>
          <w:tcPr>
            <w:tcW w:w="441" w:type="pct"/>
          </w:tcPr>
          <w:p w14:paraId="579811FA"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13</w:t>
            </w:r>
          </w:p>
        </w:tc>
        <w:tc>
          <w:tcPr>
            <w:tcW w:w="2238" w:type="pct"/>
          </w:tcPr>
          <w:p w14:paraId="7FF69482"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10 часов</w:t>
            </w:r>
          </w:p>
        </w:tc>
        <w:tc>
          <w:tcPr>
            <w:tcW w:w="656" w:type="pct"/>
          </w:tcPr>
          <w:p w14:paraId="31AC46A0"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391E244B"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2 мин</w:t>
            </w:r>
          </w:p>
        </w:tc>
      </w:tr>
      <w:tr w:rsidR="00080857" w:rsidRPr="00A057BC" w14:paraId="0A9CCC13" w14:textId="77777777" w:rsidTr="00875BA2">
        <w:trPr>
          <w:trHeight w:val="284"/>
          <w:jc w:val="right"/>
        </w:trPr>
        <w:tc>
          <w:tcPr>
            <w:tcW w:w="441" w:type="pct"/>
          </w:tcPr>
          <w:p w14:paraId="7AA6E61A"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14</w:t>
            </w:r>
          </w:p>
        </w:tc>
        <w:tc>
          <w:tcPr>
            <w:tcW w:w="2238" w:type="pct"/>
          </w:tcPr>
          <w:p w14:paraId="6FD66D20"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12 часов</w:t>
            </w:r>
          </w:p>
        </w:tc>
        <w:tc>
          <w:tcPr>
            <w:tcW w:w="656" w:type="pct"/>
          </w:tcPr>
          <w:p w14:paraId="1025643B"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0582EBCD"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2 мин</w:t>
            </w:r>
          </w:p>
        </w:tc>
      </w:tr>
      <w:tr w:rsidR="00080857" w:rsidRPr="00A057BC" w14:paraId="37B63791" w14:textId="77777777" w:rsidTr="00875BA2">
        <w:trPr>
          <w:trHeight w:val="284"/>
          <w:jc w:val="right"/>
        </w:trPr>
        <w:tc>
          <w:tcPr>
            <w:tcW w:w="441" w:type="pct"/>
          </w:tcPr>
          <w:p w14:paraId="3C4DBC03"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15</w:t>
            </w:r>
          </w:p>
        </w:tc>
        <w:tc>
          <w:tcPr>
            <w:tcW w:w="2238" w:type="pct"/>
          </w:tcPr>
          <w:p w14:paraId="0D328108"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16 часов</w:t>
            </w:r>
          </w:p>
        </w:tc>
        <w:tc>
          <w:tcPr>
            <w:tcW w:w="656" w:type="pct"/>
          </w:tcPr>
          <w:p w14:paraId="658CBD63"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6</w:t>
            </w:r>
          </w:p>
        </w:tc>
        <w:tc>
          <w:tcPr>
            <w:tcW w:w="1665" w:type="pct"/>
          </w:tcPr>
          <w:p w14:paraId="634A629E"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5 мин</w:t>
            </w:r>
          </w:p>
        </w:tc>
      </w:tr>
      <w:tr w:rsidR="00080857" w:rsidRPr="00A057BC" w14:paraId="0CE1689A" w14:textId="77777777" w:rsidTr="00875BA2">
        <w:trPr>
          <w:trHeight w:val="284"/>
          <w:jc w:val="right"/>
        </w:trPr>
        <w:tc>
          <w:tcPr>
            <w:tcW w:w="441" w:type="pct"/>
          </w:tcPr>
          <w:p w14:paraId="647E8C4A"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16</w:t>
            </w:r>
          </w:p>
        </w:tc>
        <w:tc>
          <w:tcPr>
            <w:tcW w:w="2238" w:type="pct"/>
          </w:tcPr>
          <w:p w14:paraId="65D8F22F"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24 часа</w:t>
            </w:r>
          </w:p>
        </w:tc>
        <w:tc>
          <w:tcPr>
            <w:tcW w:w="656" w:type="pct"/>
          </w:tcPr>
          <w:p w14:paraId="4ECFE637"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18BFB076"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5 мин</w:t>
            </w:r>
          </w:p>
        </w:tc>
      </w:tr>
      <w:tr w:rsidR="00080857" w:rsidRPr="00A057BC" w14:paraId="10E16FB1" w14:textId="77777777" w:rsidTr="00875BA2">
        <w:trPr>
          <w:trHeight w:val="284"/>
          <w:jc w:val="right"/>
        </w:trPr>
        <w:tc>
          <w:tcPr>
            <w:tcW w:w="441" w:type="pct"/>
          </w:tcPr>
          <w:p w14:paraId="3E76853B"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17</w:t>
            </w:r>
          </w:p>
        </w:tc>
        <w:tc>
          <w:tcPr>
            <w:tcW w:w="2238" w:type="pct"/>
          </w:tcPr>
          <w:p w14:paraId="63E2057E"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36 часов</w:t>
            </w:r>
          </w:p>
        </w:tc>
        <w:tc>
          <w:tcPr>
            <w:tcW w:w="656" w:type="pct"/>
          </w:tcPr>
          <w:p w14:paraId="70F9A38A"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3403CD22"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30 мин</w:t>
            </w:r>
          </w:p>
        </w:tc>
      </w:tr>
      <w:tr w:rsidR="00080857" w:rsidRPr="00A057BC" w14:paraId="4D09DBC1" w14:textId="77777777" w:rsidTr="00875BA2">
        <w:trPr>
          <w:trHeight w:val="284"/>
          <w:jc w:val="right"/>
        </w:trPr>
        <w:tc>
          <w:tcPr>
            <w:tcW w:w="441" w:type="pct"/>
          </w:tcPr>
          <w:p w14:paraId="338680B7"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18</w:t>
            </w:r>
          </w:p>
        </w:tc>
        <w:tc>
          <w:tcPr>
            <w:tcW w:w="2238" w:type="pct"/>
          </w:tcPr>
          <w:p w14:paraId="4A04B4C9"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48 часов</w:t>
            </w:r>
          </w:p>
        </w:tc>
        <w:tc>
          <w:tcPr>
            <w:tcW w:w="656" w:type="pct"/>
          </w:tcPr>
          <w:p w14:paraId="319867B9"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3ED002D8"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30 мин</w:t>
            </w:r>
          </w:p>
        </w:tc>
      </w:tr>
      <w:tr w:rsidR="00080857" w:rsidRPr="00A057BC" w14:paraId="1DF8A14E" w14:textId="77777777" w:rsidTr="00875BA2">
        <w:trPr>
          <w:trHeight w:val="284"/>
          <w:jc w:val="right"/>
        </w:trPr>
        <w:tc>
          <w:tcPr>
            <w:tcW w:w="441" w:type="pct"/>
          </w:tcPr>
          <w:p w14:paraId="0E40594D"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19</w:t>
            </w:r>
          </w:p>
        </w:tc>
        <w:tc>
          <w:tcPr>
            <w:tcW w:w="2238" w:type="pct"/>
          </w:tcPr>
          <w:p w14:paraId="55AE9ED0"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72 часа</w:t>
            </w:r>
          </w:p>
        </w:tc>
        <w:tc>
          <w:tcPr>
            <w:tcW w:w="656" w:type="pct"/>
          </w:tcPr>
          <w:p w14:paraId="270F621D" w14:textId="77777777" w:rsidR="00080857" w:rsidRPr="00A057BC" w:rsidRDefault="00080857" w:rsidP="00F32F39">
            <w:pPr>
              <w:pStyle w:val="16"/>
              <w:suppressAutoHyphens/>
              <w:ind w:firstLine="0"/>
              <w:rPr>
                <w:color w:val="0D0D0D" w:themeColor="text1" w:themeTint="F2"/>
                <w:lang w:val="en-US"/>
              </w:rPr>
            </w:pPr>
            <w:r w:rsidRPr="00A057BC">
              <w:rPr>
                <w:color w:val="0D0D0D" w:themeColor="text1" w:themeTint="F2"/>
                <w:sz w:val="22"/>
                <w:lang w:val="en-US"/>
              </w:rPr>
              <w:t>6</w:t>
            </w:r>
          </w:p>
        </w:tc>
        <w:tc>
          <w:tcPr>
            <w:tcW w:w="1665" w:type="pct"/>
          </w:tcPr>
          <w:p w14:paraId="1433B021" w14:textId="77777777" w:rsidR="00080857" w:rsidRPr="00A057BC" w:rsidRDefault="00080857" w:rsidP="00F32F39">
            <w:pPr>
              <w:pStyle w:val="16"/>
              <w:suppressAutoHyphens/>
              <w:rPr>
                <w:rFonts w:eastAsia="Times New Roman"/>
                <w:color w:val="0D0D0D" w:themeColor="text1" w:themeTint="F2"/>
              </w:rPr>
            </w:pPr>
            <w:r w:rsidRPr="00A057BC">
              <w:rPr>
                <w:rFonts w:eastAsia="Times New Roman"/>
                <w:color w:val="0D0D0D" w:themeColor="text1" w:themeTint="F2"/>
                <w:sz w:val="22"/>
              </w:rPr>
              <w:t>± 30 мин</w:t>
            </w:r>
          </w:p>
        </w:tc>
      </w:tr>
      <w:tr w:rsidR="00080857" w:rsidRPr="00A057BC" w14:paraId="460E2227" w14:textId="77777777" w:rsidTr="00875BA2">
        <w:trPr>
          <w:trHeight w:val="284"/>
          <w:jc w:val="right"/>
        </w:trPr>
        <w:tc>
          <w:tcPr>
            <w:tcW w:w="2679" w:type="pct"/>
            <w:gridSpan w:val="2"/>
            <w:shd w:val="clear" w:color="auto" w:fill="FFFFFF" w:themeFill="background1"/>
          </w:tcPr>
          <w:p w14:paraId="6650F378" w14:textId="77777777" w:rsidR="00080857" w:rsidRPr="00A057BC" w:rsidRDefault="00080857" w:rsidP="00F32F39">
            <w:pPr>
              <w:pStyle w:val="16"/>
              <w:suppressAutoHyphens/>
              <w:ind w:firstLine="0"/>
              <w:rPr>
                <w:b/>
                <w:i/>
                <w:color w:val="0D0D0D" w:themeColor="text1" w:themeTint="F2"/>
              </w:rPr>
            </w:pPr>
            <w:r w:rsidRPr="00A057BC">
              <w:rPr>
                <w:b/>
                <w:color w:val="0D0D0D" w:themeColor="text1" w:themeTint="F2"/>
                <w:sz w:val="22"/>
              </w:rPr>
              <w:lastRenderedPageBreak/>
              <w:t xml:space="preserve">Объем крови для фармакокинетического анализа, забираемый в каждом периоде, мл     </w:t>
            </w:r>
          </w:p>
        </w:tc>
        <w:tc>
          <w:tcPr>
            <w:tcW w:w="656" w:type="pct"/>
            <w:shd w:val="clear" w:color="auto" w:fill="FFFFFF" w:themeFill="background1"/>
          </w:tcPr>
          <w:p w14:paraId="4A991D08" w14:textId="77777777" w:rsidR="00080857" w:rsidRPr="00A057BC" w:rsidRDefault="00080857" w:rsidP="00F32F39">
            <w:pPr>
              <w:pStyle w:val="16"/>
              <w:suppressAutoHyphens/>
              <w:ind w:firstLine="0"/>
              <w:rPr>
                <w:i/>
                <w:color w:val="0D0D0D" w:themeColor="text1" w:themeTint="F2"/>
              </w:rPr>
            </w:pPr>
            <w:r w:rsidRPr="00A057BC">
              <w:rPr>
                <w:color w:val="0D0D0D" w:themeColor="text1" w:themeTint="F2"/>
                <w:sz w:val="22"/>
              </w:rPr>
              <w:t>114 мл</w:t>
            </w:r>
          </w:p>
        </w:tc>
        <w:tc>
          <w:tcPr>
            <w:tcW w:w="1665" w:type="pct"/>
            <w:shd w:val="clear" w:color="auto" w:fill="FFFFFF" w:themeFill="background1"/>
          </w:tcPr>
          <w:p w14:paraId="6EFB9EF5" w14:textId="77777777" w:rsidR="00080857" w:rsidRPr="00A057BC" w:rsidRDefault="00080857" w:rsidP="00F32F39">
            <w:pPr>
              <w:pStyle w:val="16"/>
              <w:suppressAutoHyphens/>
              <w:ind w:firstLine="0"/>
              <w:rPr>
                <w:i/>
                <w:color w:val="0D0D0D" w:themeColor="text1" w:themeTint="F2"/>
              </w:rPr>
            </w:pPr>
          </w:p>
        </w:tc>
      </w:tr>
      <w:tr w:rsidR="00080857" w:rsidRPr="00A057BC" w14:paraId="717E5085" w14:textId="77777777" w:rsidTr="00875BA2">
        <w:trPr>
          <w:trHeight w:val="284"/>
          <w:jc w:val="right"/>
        </w:trPr>
        <w:tc>
          <w:tcPr>
            <w:tcW w:w="2679" w:type="pct"/>
            <w:gridSpan w:val="2"/>
            <w:shd w:val="clear" w:color="auto" w:fill="FFFFFF" w:themeFill="background1"/>
          </w:tcPr>
          <w:p w14:paraId="27410378" w14:textId="77777777" w:rsidR="00080857" w:rsidRPr="00A057BC" w:rsidRDefault="00080857" w:rsidP="00F32F39">
            <w:pPr>
              <w:pStyle w:val="16"/>
              <w:suppressAutoHyphens/>
              <w:ind w:firstLine="0"/>
              <w:rPr>
                <w:b/>
                <w:color w:val="0D0D0D" w:themeColor="text1" w:themeTint="F2"/>
              </w:rPr>
            </w:pPr>
            <w:r w:rsidRPr="00A057BC">
              <w:rPr>
                <w:b/>
                <w:color w:val="0D0D0D" w:themeColor="text1" w:themeTint="F2"/>
                <w:sz w:val="22"/>
              </w:rPr>
              <w:t xml:space="preserve">Объем крови для фармакокинетического анализа, забираемый в течение всего исследования, мл     </w:t>
            </w:r>
          </w:p>
        </w:tc>
        <w:tc>
          <w:tcPr>
            <w:tcW w:w="656" w:type="pct"/>
            <w:shd w:val="clear" w:color="auto" w:fill="FFFFFF" w:themeFill="background1"/>
          </w:tcPr>
          <w:p w14:paraId="042EC925" w14:textId="77777777" w:rsidR="00080857" w:rsidRPr="00A057BC" w:rsidRDefault="00080857" w:rsidP="00F32F39">
            <w:pPr>
              <w:pStyle w:val="16"/>
              <w:suppressAutoHyphens/>
              <w:ind w:firstLine="0"/>
              <w:rPr>
                <w:color w:val="0D0D0D" w:themeColor="text1" w:themeTint="F2"/>
              </w:rPr>
            </w:pPr>
            <w:r w:rsidRPr="00A057BC">
              <w:rPr>
                <w:color w:val="0D0D0D" w:themeColor="text1" w:themeTint="F2"/>
                <w:sz w:val="22"/>
              </w:rPr>
              <w:t>228 мл</w:t>
            </w:r>
          </w:p>
        </w:tc>
        <w:tc>
          <w:tcPr>
            <w:tcW w:w="1665" w:type="pct"/>
            <w:shd w:val="clear" w:color="auto" w:fill="FFFFFF" w:themeFill="background1"/>
          </w:tcPr>
          <w:p w14:paraId="11E74CE9" w14:textId="77777777" w:rsidR="00080857" w:rsidRPr="00A057BC" w:rsidRDefault="00080857" w:rsidP="00F32F39">
            <w:pPr>
              <w:pStyle w:val="16"/>
              <w:suppressAutoHyphens/>
              <w:ind w:firstLine="0"/>
              <w:rPr>
                <w:i/>
                <w:color w:val="0D0D0D" w:themeColor="text1" w:themeTint="F2"/>
              </w:rPr>
            </w:pPr>
          </w:p>
        </w:tc>
      </w:tr>
      <w:tr w:rsidR="00080857" w:rsidRPr="00A057BC" w14:paraId="79463039" w14:textId="77777777" w:rsidTr="00875BA2">
        <w:trPr>
          <w:trHeight w:val="284"/>
          <w:jc w:val="right"/>
        </w:trPr>
        <w:tc>
          <w:tcPr>
            <w:tcW w:w="2679" w:type="pct"/>
            <w:gridSpan w:val="2"/>
            <w:shd w:val="clear" w:color="auto" w:fill="FFFFFF" w:themeFill="background1"/>
          </w:tcPr>
          <w:p w14:paraId="15E40245" w14:textId="77777777" w:rsidR="00080857" w:rsidRPr="00A057BC" w:rsidRDefault="00080857" w:rsidP="00F32F39">
            <w:pPr>
              <w:pStyle w:val="16"/>
              <w:suppressAutoHyphens/>
              <w:ind w:firstLine="0"/>
              <w:rPr>
                <w:b/>
                <w:i/>
                <w:color w:val="0D0D0D" w:themeColor="text1" w:themeTint="F2"/>
              </w:rPr>
            </w:pPr>
            <w:r w:rsidRPr="00A057BC">
              <w:rPr>
                <w:b/>
                <w:color w:val="0D0D0D" w:themeColor="text1" w:themeTint="F2"/>
                <w:sz w:val="22"/>
              </w:rPr>
              <w:t xml:space="preserve">Общий объем крови (в течение всего исследования), мл </w:t>
            </w:r>
          </w:p>
        </w:tc>
        <w:tc>
          <w:tcPr>
            <w:tcW w:w="656" w:type="pct"/>
            <w:shd w:val="clear" w:color="auto" w:fill="FFFFFF" w:themeFill="background1"/>
          </w:tcPr>
          <w:p w14:paraId="6737BF98" w14:textId="77777777" w:rsidR="00080857" w:rsidRPr="00A057BC" w:rsidRDefault="00080857" w:rsidP="00F32F39">
            <w:pPr>
              <w:pStyle w:val="16"/>
              <w:suppressAutoHyphens/>
              <w:ind w:firstLine="0"/>
              <w:rPr>
                <w:i/>
                <w:color w:val="0D0D0D" w:themeColor="text1" w:themeTint="F2"/>
                <w:lang w:val="en-US"/>
              </w:rPr>
            </w:pPr>
            <w:r w:rsidRPr="00A057BC">
              <w:rPr>
                <w:color w:val="0D0D0D" w:themeColor="text1" w:themeTint="F2"/>
                <w:sz w:val="22"/>
              </w:rPr>
              <w:t>279 мл*</w:t>
            </w:r>
          </w:p>
        </w:tc>
        <w:tc>
          <w:tcPr>
            <w:tcW w:w="1665" w:type="pct"/>
            <w:shd w:val="clear" w:color="auto" w:fill="FFFFFF" w:themeFill="background1"/>
          </w:tcPr>
          <w:p w14:paraId="60BE22B4" w14:textId="77777777" w:rsidR="00080857" w:rsidRPr="00A057BC" w:rsidRDefault="00080857" w:rsidP="00F32F39">
            <w:pPr>
              <w:pStyle w:val="16"/>
              <w:suppressAutoHyphens/>
              <w:ind w:firstLine="0"/>
              <w:rPr>
                <w:i/>
                <w:color w:val="0D0D0D" w:themeColor="text1" w:themeTint="F2"/>
                <w:lang w:val="en-US"/>
              </w:rPr>
            </w:pPr>
          </w:p>
        </w:tc>
      </w:tr>
    </w:tbl>
    <w:p w14:paraId="213C0867" w14:textId="1473DCAB" w:rsidR="00E348EB" w:rsidRPr="00A057BC" w:rsidRDefault="00E348EB" w:rsidP="004D10BF">
      <w:pPr>
        <w:spacing w:line="276" w:lineRule="auto"/>
        <w:jc w:val="both"/>
        <w:rPr>
          <w:rFonts w:eastAsia="Calibri"/>
          <w:i/>
          <w:color w:val="0D0D0D" w:themeColor="text1" w:themeTint="F2"/>
        </w:rPr>
      </w:pPr>
      <w:r w:rsidRPr="00A057BC">
        <w:rPr>
          <w:rFonts w:eastAsia="Calibri"/>
          <w:i/>
          <w:color w:val="0D0D0D" w:themeColor="text1" w:themeTint="F2"/>
        </w:rPr>
        <w:t>*</w:t>
      </w:r>
      <w:r w:rsidRPr="00A057BC">
        <w:rPr>
          <w:rFonts w:eastAsia="Calibri"/>
          <w:iCs/>
          <w:color w:val="0D0D0D" w:themeColor="text1" w:themeTint="F2"/>
        </w:rPr>
        <w:t>Дополнительно у добровольцев будет забрана кровь на этапе скрининга и</w:t>
      </w:r>
      <w:r w:rsidR="00773AF1" w:rsidRPr="00A057BC">
        <w:rPr>
          <w:rFonts w:eastAsia="Calibri"/>
          <w:iCs/>
          <w:color w:val="0D0D0D" w:themeColor="text1" w:themeTint="F2"/>
        </w:rPr>
        <w:t xml:space="preserve"> дня выписки из стационара</w:t>
      </w:r>
      <w:r w:rsidR="0046158D" w:rsidRPr="00A057BC">
        <w:rPr>
          <w:rFonts w:eastAsia="Calibri"/>
          <w:iCs/>
          <w:color w:val="0D0D0D" w:themeColor="text1" w:themeTint="F2"/>
        </w:rPr>
        <w:t xml:space="preserve"> </w:t>
      </w:r>
      <w:r w:rsidRPr="00A057BC">
        <w:rPr>
          <w:rFonts w:eastAsia="Calibri"/>
          <w:iCs/>
          <w:color w:val="0D0D0D" w:themeColor="text1" w:themeTint="F2"/>
        </w:rPr>
        <w:t>для проведения биохимического, клинического и серологических анализов крови, предусмотренных протоколом, в суммарном объеме около</w:t>
      </w:r>
      <w:r w:rsidR="00A10585" w:rsidRPr="00A057BC">
        <w:rPr>
          <w:rFonts w:eastAsia="Calibri"/>
          <w:iCs/>
          <w:color w:val="0D0D0D" w:themeColor="text1" w:themeTint="F2"/>
        </w:rPr>
        <w:t xml:space="preserve"> </w:t>
      </w:r>
      <w:r w:rsidR="00F25E91" w:rsidRPr="00A057BC">
        <w:rPr>
          <w:rFonts w:eastAsia="Calibri"/>
          <w:iCs/>
          <w:color w:val="0D0D0D" w:themeColor="text1" w:themeTint="F2"/>
        </w:rPr>
        <w:t>36</w:t>
      </w:r>
      <w:r w:rsidR="00A10585" w:rsidRPr="00A057BC">
        <w:rPr>
          <w:rFonts w:eastAsia="Calibri"/>
          <w:iCs/>
          <w:color w:val="0D0D0D" w:themeColor="text1" w:themeTint="F2"/>
        </w:rPr>
        <w:t xml:space="preserve"> мл</w:t>
      </w:r>
      <w:r w:rsidRPr="00A057BC">
        <w:rPr>
          <w:rFonts w:eastAsia="Calibri"/>
          <w:iCs/>
          <w:color w:val="0D0D0D" w:themeColor="text1" w:themeTint="F2"/>
        </w:rPr>
        <w:t xml:space="preserve">. Для промывания венозного катетера отбирается 0,5 мл крови начиная со второй точки и заканчивая точкой </w:t>
      </w:r>
      <w:r w:rsidR="00F25E91" w:rsidRPr="00A057BC">
        <w:rPr>
          <w:rFonts w:eastAsia="Calibri"/>
          <w:iCs/>
          <w:color w:val="0D0D0D" w:themeColor="text1" w:themeTint="F2"/>
        </w:rPr>
        <w:t>24</w:t>
      </w:r>
      <w:r w:rsidRPr="00A057BC">
        <w:rPr>
          <w:rFonts w:eastAsia="Calibri"/>
          <w:iCs/>
          <w:color w:val="0D0D0D" w:themeColor="text1" w:themeTint="F2"/>
        </w:rPr>
        <w:t xml:space="preserve"> ч (0,5 × 1</w:t>
      </w:r>
      <w:r w:rsidR="00F25E91" w:rsidRPr="00A057BC">
        <w:rPr>
          <w:rFonts w:eastAsia="Calibri"/>
          <w:iCs/>
          <w:color w:val="0D0D0D" w:themeColor="text1" w:themeTint="F2"/>
        </w:rPr>
        <w:t>5</w:t>
      </w:r>
      <w:r w:rsidRPr="00A057BC">
        <w:rPr>
          <w:rFonts w:eastAsia="Calibri"/>
          <w:iCs/>
          <w:color w:val="0D0D0D" w:themeColor="text1" w:themeTint="F2"/>
        </w:rPr>
        <w:t xml:space="preserve"> =</w:t>
      </w:r>
      <w:r w:rsidR="00A10585" w:rsidRPr="00A057BC">
        <w:rPr>
          <w:rFonts w:eastAsia="Calibri"/>
          <w:iCs/>
          <w:color w:val="0D0D0D" w:themeColor="text1" w:themeTint="F2"/>
        </w:rPr>
        <w:t xml:space="preserve"> </w:t>
      </w:r>
      <w:r w:rsidR="00F25E91" w:rsidRPr="00A057BC">
        <w:rPr>
          <w:rFonts w:eastAsia="Calibri"/>
          <w:iCs/>
          <w:color w:val="0D0D0D" w:themeColor="text1" w:themeTint="F2"/>
        </w:rPr>
        <w:t>15</w:t>
      </w:r>
      <w:r w:rsidR="00A10585" w:rsidRPr="00A057BC">
        <w:rPr>
          <w:rFonts w:eastAsia="Calibri"/>
          <w:iCs/>
          <w:color w:val="0D0D0D" w:themeColor="text1" w:themeTint="F2"/>
        </w:rPr>
        <w:t xml:space="preserve"> мл</w:t>
      </w:r>
      <w:r w:rsidRPr="00A057BC">
        <w:rPr>
          <w:rFonts w:eastAsia="Calibri"/>
          <w:iCs/>
          <w:color w:val="0D0D0D" w:themeColor="text1" w:themeTint="F2"/>
        </w:rPr>
        <w:t xml:space="preserve">). Таким образом, общий объем крови, забираемой у добровольца за время исследования около </w:t>
      </w:r>
      <w:r w:rsidR="00F25E91" w:rsidRPr="00A057BC">
        <w:rPr>
          <w:rFonts w:eastAsia="Calibri"/>
          <w:iCs/>
          <w:color w:val="0D0D0D" w:themeColor="text1" w:themeTint="F2"/>
        </w:rPr>
        <w:t>2</w:t>
      </w:r>
      <w:r w:rsidR="000E4C4F" w:rsidRPr="00A057BC">
        <w:rPr>
          <w:rFonts w:eastAsia="Calibri"/>
          <w:iCs/>
          <w:color w:val="0D0D0D" w:themeColor="text1" w:themeTint="F2"/>
        </w:rPr>
        <w:t>79</w:t>
      </w:r>
      <w:r w:rsidR="00A10585" w:rsidRPr="00A057BC">
        <w:rPr>
          <w:rFonts w:eastAsia="Calibri"/>
          <w:iCs/>
          <w:color w:val="0D0D0D" w:themeColor="text1" w:themeTint="F2"/>
        </w:rPr>
        <w:t xml:space="preserve"> мл</w:t>
      </w:r>
      <w:r w:rsidRPr="00A057BC">
        <w:rPr>
          <w:rFonts w:eastAsia="Calibri"/>
          <w:iCs/>
          <w:color w:val="0D0D0D" w:themeColor="text1" w:themeTint="F2"/>
        </w:rPr>
        <w:t>**.</w:t>
      </w:r>
    </w:p>
    <w:p w14:paraId="759B1240" w14:textId="65458F17" w:rsidR="00F322E7" w:rsidRPr="00A057BC" w:rsidRDefault="00E348EB" w:rsidP="004D10BF">
      <w:pPr>
        <w:spacing w:line="276" w:lineRule="auto"/>
        <w:jc w:val="both"/>
        <w:rPr>
          <w:color w:val="0D0D0D" w:themeColor="text1" w:themeTint="F2"/>
        </w:rPr>
      </w:pPr>
      <w:r w:rsidRPr="00A057BC">
        <w:rPr>
          <w:i/>
          <w:color w:val="0D0D0D" w:themeColor="text1" w:themeTint="F2"/>
        </w:rPr>
        <w:t>**</w:t>
      </w:r>
      <w:r w:rsidRPr="00A057BC">
        <w:rPr>
          <w:color w:val="0D0D0D" w:themeColor="text1" w:themeTint="F2"/>
        </w:rPr>
        <w:t>Общий объем забираемой крови может уменьшаться в связи с изменением биоаналитического метода</w:t>
      </w:r>
      <w:r w:rsidR="00416413" w:rsidRPr="00A057BC">
        <w:rPr>
          <w:color w:val="0D0D0D" w:themeColor="text1" w:themeTint="F2"/>
        </w:rPr>
        <w:t>.</w:t>
      </w:r>
    </w:p>
    <w:p w14:paraId="59180714" w14:textId="77777777" w:rsidR="00F322E7" w:rsidRPr="00A057BC" w:rsidRDefault="008D1B42" w:rsidP="004D10BF">
      <w:pPr>
        <w:pStyle w:val="4"/>
        <w:spacing w:line="276" w:lineRule="auto"/>
        <w:jc w:val="both"/>
        <w:rPr>
          <w:rFonts w:cs="Times New Roman"/>
          <w:color w:val="0D0D0D" w:themeColor="text1" w:themeTint="F2"/>
        </w:rPr>
      </w:pPr>
      <w:r w:rsidRPr="00A057BC">
        <w:rPr>
          <w:rFonts w:cs="Times New Roman"/>
          <w:color w:val="0D0D0D" w:themeColor="text1" w:themeTint="F2"/>
        </w:rPr>
        <w:t>Допустимые сдвиги по времени</w:t>
      </w:r>
    </w:p>
    <w:p w14:paraId="09D47557" w14:textId="0D75791C" w:rsidR="00F322E7" w:rsidRPr="00A057BC" w:rsidRDefault="008D1B42" w:rsidP="004D10BF">
      <w:pPr>
        <w:spacing w:line="276" w:lineRule="auto"/>
        <w:jc w:val="both"/>
        <w:rPr>
          <w:color w:val="0D0D0D" w:themeColor="text1" w:themeTint="F2"/>
        </w:rPr>
      </w:pPr>
      <w:bookmarkStart w:id="1006" w:name="_Hlk106219392"/>
      <w:r w:rsidRPr="00A057BC">
        <w:rPr>
          <w:color w:val="0D0D0D" w:themeColor="text1" w:themeTint="F2"/>
        </w:rPr>
        <w:t>Отбор крови должен производиться точно по графику. Любые отклонения должны регистрироваться</w:t>
      </w:r>
      <w:r w:rsidR="00CF7798" w:rsidRPr="00A057BC">
        <w:rPr>
          <w:color w:val="0D0D0D" w:themeColor="text1" w:themeTint="F2"/>
        </w:rPr>
        <w:t xml:space="preserve"> </w:t>
      </w:r>
      <w:r w:rsidR="00DB7730" w:rsidRPr="00A057BC">
        <w:rPr>
          <w:color w:val="0D0D0D" w:themeColor="text1" w:themeTint="F2"/>
        </w:rPr>
        <w:t xml:space="preserve">в </w:t>
      </w:r>
      <w:r w:rsidR="00CF7798" w:rsidRPr="00A057BC">
        <w:rPr>
          <w:color w:val="0D0D0D" w:themeColor="text1" w:themeTint="F2"/>
        </w:rPr>
        <w:t>первичной документации</w:t>
      </w:r>
      <w:r w:rsidRPr="00A057BC">
        <w:rPr>
          <w:color w:val="0D0D0D" w:themeColor="text1" w:themeTint="F2"/>
        </w:rPr>
        <w:t xml:space="preserve"> и указываться с точностью до минуты. Отклонения от планового времени отбора пробы менее 2 минут в точках 1–</w:t>
      </w:r>
      <w:r w:rsidR="00F25E91" w:rsidRPr="00A057BC">
        <w:rPr>
          <w:color w:val="0D0D0D" w:themeColor="text1" w:themeTint="F2"/>
        </w:rPr>
        <w:t>14</w:t>
      </w:r>
      <w:r w:rsidRPr="00A057BC">
        <w:rPr>
          <w:color w:val="0D0D0D" w:themeColor="text1" w:themeTint="F2"/>
        </w:rPr>
        <w:t xml:space="preserve"> (пробы, взятые в первые </w:t>
      </w:r>
      <w:r w:rsidR="00F25E91" w:rsidRPr="00A057BC">
        <w:rPr>
          <w:color w:val="0D0D0D" w:themeColor="text1" w:themeTint="F2"/>
        </w:rPr>
        <w:t>12</w:t>
      </w:r>
      <w:r w:rsidRPr="00A057BC">
        <w:rPr>
          <w:color w:val="0D0D0D" w:themeColor="text1" w:themeTint="F2"/>
        </w:rPr>
        <w:t xml:space="preserve"> ч после приема препарата)</w:t>
      </w:r>
      <w:r w:rsidR="000E4C4F" w:rsidRPr="00A057BC">
        <w:rPr>
          <w:color w:val="0D0D0D" w:themeColor="text1" w:themeTint="F2"/>
        </w:rPr>
        <w:t xml:space="preserve">, </w:t>
      </w:r>
      <w:r w:rsidRPr="00A057BC">
        <w:rPr>
          <w:color w:val="0D0D0D" w:themeColor="text1" w:themeTint="F2"/>
        </w:rPr>
        <w:t xml:space="preserve">менее </w:t>
      </w:r>
      <w:r w:rsidR="009A0A57" w:rsidRPr="00A057BC">
        <w:rPr>
          <w:color w:val="0D0D0D" w:themeColor="text1" w:themeTint="F2"/>
        </w:rPr>
        <w:t>5</w:t>
      </w:r>
      <w:r w:rsidRPr="00A057BC">
        <w:rPr>
          <w:color w:val="0D0D0D" w:themeColor="text1" w:themeTint="F2"/>
        </w:rPr>
        <w:t xml:space="preserve"> мин</w:t>
      </w:r>
      <w:r w:rsidR="009A0A57" w:rsidRPr="00A057BC">
        <w:rPr>
          <w:color w:val="0D0D0D" w:themeColor="text1" w:themeTint="F2"/>
        </w:rPr>
        <w:t>ут</w:t>
      </w:r>
      <w:r w:rsidRPr="00A057BC">
        <w:rPr>
          <w:color w:val="0D0D0D" w:themeColor="text1" w:themeTint="F2"/>
        </w:rPr>
        <w:t xml:space="preserve"> в точках </w:t>
      </w:r>
      <w:r w:rsidR="00F25E91" w:rsidRPr="00A057BC">
        <w:rPr>
          <w:color w:val="0D0D0D" w:themeColor="text1" w:themeTint="F2"/>
        </w:rPr>
        <w:t>15</w:t>
      </w:r>
      <w:r w:rsidRPr="00A057BC">
        <w:rPr>
          <w:color w:val="0D0D0D" w:themeColor="text1" w:themeTint="F2"/>
        </w:rPr>
        <w:t>–</w:t>
      </w:r>
      <w:r w:rsidR="00F25E91" w:rsidRPr="00A057BC">
        <w:rPr>
          <w:color w:val="0D0D0D" w:themeColor="text1" w:themeTint="F2"/>
        </w:rPr>
        <w:t>16</w:t>
      </w:r>
      <w:r w:rsidRPr="00A057BC">
        <w:rPr>
          <w:color w:val="0D0D0D" w:themeColor="text1" w:themeTint="F2"/>
        </w:rPr>
        <w:t xml:space="preserve"> (</w:t>
      </w:r>
      <w:r w:rsidR="009A0A57" w:rsidRPr="00A057BC">
        <w:rPr>
          <w:color w:val="0D0D0D" w:themeColor="text1" w:themeTint="F2"/>
        </w:rPr>
        <w:t xml:space="preserve">пробы, взятые </w:t>
      </w:r>
      <w:r w:rsidR="000E4C4F" w:rsidRPr="00A057BC">
        <w:rPr>
          <w:color w:val="0D0D0D" w:themeColor="text1" w:themeTint="F2"/>
        </w:rPr>
        <w:t>в точках 16 и 24 часа</w:t>
      </w:r>
      <w:r w:rsidRPr="00A057BC">
        <w:rPr>
          <w:color w:val="0D0D0D" w:themeColor="text1" w:themeTint="F2"/>
        </w:rPr>
        <w:t xml:space="preserve">) </w:t>
      </w:r>
      <w:r w:rsidR="000E4C4F" w:rsidRPr="00A057BC">
        <w:rPr>
          <w:color w:val="0D0D0D" w:themeColor="text1" w:themeTint="F2"/>
        </w:rPr>
        <w:t xml:space="preserve">и менее 30 минут в точках 17–19 (пробы, взятые в точках 36, 48 и 72 часа) </w:t>
      </w:r>
      <w:r w:rsidRPr="00A057BC">
        <w:rPr>
          <w:color w:val="0D0D0D" w:themeColor="text1" w:themeTint="F2"/>
        </w:rPr>
        <w:t xml:space="preserve">не считаются отклонением от протокола, </w:t>
      </w:r>
      <w:r w:rsidRPr="00A057BC">
        <w:rPr>
          <w:b/>
          <w:bCs/>
          <w:color w:val="0D0D0D" w:themeColor="text1" w:themeTint="F2"/>
        </w:rPr>
        <w:t xml:space="preserve">но должны быть указаны в </w:t>
      </w:r>
      <w:r w:rsidR="00416413" w:rsidRPr="00A057BC">
        <w:rPr>
          <w:b/>
          <w:bCs/>
          <w:color w:val="0D0D0D" w:themeColor="text1" w:themeTint="F2"/>
        </w:rPr>
        <w:t xml:space="preserve">первичной </w:t>
      </w:r>
      <w:r w:rsidRPr="00A057BC">
        <w:rPr>
          <w:b/>
          <w:bCs/>
          <w:color w:val="0D0D0D" w:themeColor="text1" w:themeTint="F2"/>
        </w:rPr>
        <w:t xml:space="preserve">документации и </w:t>
      </w:r>
      <w:r w:rsidR="00416413" w:rsidRPr="00A057BC">
        <w:rPr>
          <w:b/>
          <w:bCs/>
          <w:color w:val="0D0D0D" w:themeColor="text1" w:themeTint="F2"/>
        </w:rPr>
        <w:t>электронной регистрационной карте (</w:t>
      </w:r>
      <w:proofErr w:type="spellStart"/>
      <w:r w:rsidR="00416413" w:rsidRPr="00A057BC">
        <w:rPr>
          <w:b/>
          <w:bCs/>
          <w:color w:val="0D0D0D" w:themeColor="text1" w:themeTint="F2"/>
        </w:rPr>
        <w:t>э</w:t>
      </w:r>
      <w:r w:rsidRPr="00A057BC">
        <w:rPr>
          <w:b/>
          <w:bCs/>
          <w:color w:val="0D0D0D" w:themeColor="text1" w:themeTint="F2"/>
        </w:rPr>
        <w:t>ИРК</w:t>
      </w:r>
      <w:proofErr w:type="spellEnd"/>
      <w:r w:rsidR="00416413" w:rsidRPr="00A057BC">
        <w:rPr>
          <w:b/>
          <w:bCs/>
          <w:color w:val="0D0D0D" w:themeColor="text1" w:themeTint="F2"/>
        </w:rPr>
        <w:t>)</w:t>
      </w:r>
      <w:r w:rsidRPr="00A057BC">
        <w:rPr>
          <w:b/>
          <w:bCs/>
          <w:color w:val="0D0D0D" w:themeColor="text1" w:themeTint="F2"/>
        </w:rPr>
        <w:t xml:space="preserve"> с точностью до минуты</w:t>
      </w:r>
      <w:r w:rsidRPr="00A057BC">
        <w:rPr>
          <w:color w:val="0D0D0D" w:themeColor="text1" w:themeTint="F2"/>
        </w:rPr>
        <w:t>.</w:t>
      </w:r>
    </w:p>
    <w:p w14:paraId="36A653BD" w14:textId="59599B25" w:rsidR="00F322E7" w:rsidRPr="00A057BC" w:rsidRDefault="008D1B42" w:rsidP="004D10BF">
      <w:pPr>
        <w:pStyle w:val="3"/>
      </w:pPr>
      <w:bookmarkStart w:id="1007" w:name="_Toc203135912"/>
      <w:bookmarkStart w:id="1008" w:name="_Toc233373541"/>
      <w:r w:rsidRPr="00A057BC">
        <w:t>4.4.</w:t>
      </w:r>
      <w:r w:rsidR="002A2990" w:rsidRPr="00A057BC">
        <w:t>15</w:t>
      </w:r>
      <w:r w:rsidRPr="00A057BC">
        <w:t>. Процедуры обработки проб крови в клиническом центре</w:t>
      </w:r>
      <w:bookmarkEnd w:id="1007"/>
      <w:bookmarkEnd w:id="1008"/>
    </w:p>
    <w:p w14:paraId="25E737ED" w14:textId="6E804B54" w:rsidR="00F322E7" w:rsidRPr="00A057BC" w:rsidRDefault="008D1B42" w:rsidP="004D10BF">
      <w:pPr>
        <w:spacing w:line="276" w:lineRule="auto"/>
        <w:jc w:val="both"/>
        <w:rPr>
          <w:color w:val="0D0D0D" w:themeColor="text1" w:themeTint="F2"/>
        </w:rPr>
      </w:pPr>
      <w:r w:rsidRPr="00A057BC">
        <w:rPr>
          <w:color w:val="0D0D0D" w:themeColor="text1" w:themeTint="F2"/>
        </w:rPr>
        <w:t>Вакуумную пробирку с отобранной кровью следует плавно перевернуть 8–10 раз для равномерного распределения антикоагулянта. Затем пробирки помещаются в сумку-холодильник на хлад</w:t>
      </w:r>
      <w:r w:rsidR="00C71846" w:rsidRPr="00A057BC">
        <w:rPr>
          <w:color w:val="0D0D0D" w:themeColor="text1" w:themeTint="F2"/>
        </w:rPr>
        <w:t>о</w:t>
      </w:r>
      <w:r w:rsidRPr="00A057BC">
        <w:rPr>
          <w:color w:val="0D0D0D" w:themeColor="text1" w:themeTint="F2"/>
        </w:rPr>
        <w:t>гент для хранения до отделения плазмы. Промежуток времени между взятием крови и ее центрифугированием не должен превышать 30 мин.</w:t>
      </w:r>
    </w:p>
    <w:p w14:paraId="325956C4" w14:textId="6CD82575" w:rsidR="00F322E7" w:rsidRPr="00A057BC" w:rsidRDefault="008D1B42" w:rsidP="004D10BF">
      <w:pPr>
        <w:spacing w:line="276" w:lineRule="auto"/>
        <w:jc w:val="both"/>
        <w:rPr>
          <w:color w:val="0D0D0D" w:themeColor="text1" w:themeTint="F2"/>
        </w:rPr>
      </w:pPr>
      <w:r w:rsidRPr="00A057BC">
        <w:rPr>
          <w:color w:val="0D0D0D" w:themeColor="text1" w:themeTint="F2"/>
        </w:rPr>
        <w:t>Центрифугирование проб проводят в течение 1</w:t>
      </w:r>
      <w:r w:rsidR="009F10DC" w:rsidRPr="00A057BC">
        <w:rPr>
          <w:color w:val="0D0D0D" w:themeColor="text1" w:themeTint="F2"/>
        </w:rPr>
        <w:t>0</w:t>
      </w:r>
      <w:r w:rsidRPr="00A057BC">
        <w:rPr>
          <w:color w:val="0D0D0D" w:themeColor="text1" w:themeTint="F2"/>
        </w:rPr>
        <w:t xml:space="preserve"> мин при </w:t>
      </w:r>
      <w:r w:rsidR="00416413" w:rsidRPr="00A057BC">
        <w:rPr>
          <w:color w:val="0D0D0D" w:themeColor="text1" w:themeTint="F2"/>
        </w:rPr>
        <w:t>3</w:t>
      </w:r>
      <w:r w:rsidR="009F10DC" w:rsidRPr="00A057BC">
        <w:rPr>
          <w:color w:val="0D0D0D" w:themeColor="text1" w:themeTint="F2"/>
        </w:rPr>
        <w:t>0</w:t>
      </w:r>
      <w:r w:rsidRPr="00A057BC">
        <w:rPr>
          <w:color w:val="0D0D0D" w:themeColor="text1" w:themeTint="F2"/>
        </w:rPr>
        <w:t xml:space="preserve">00 g и температуре +4°С. Каждый образец полученной плазмы крови переносят </w:t>
      </w:r>
      <w:commentRangeStart w:id="1009"/>
      <w:commentRangeStart w:id="1010"/>
      <w:r w:rsidRPr="00A057BC">
        <w:rPr>
          <w:color w:val="0D0D0D" w:themeColor="text1" w:themeTint="F2"/>
        </w:rPr>
        <w:t>равным объемом</w:t>
      </w:r>
      <w:ins w:id="1011" w:author="Автор" w:date="2026-08-25T19:17:00Z">
        <w:r w:rsidR="00A0296D">
          <w:rPr>
            <w:color w:val="0D0D0D" w:themeColor="text1" w:themeTint="F2"/>
          </w:rPr>
          <w:t xml:space="preserve"> (1 мл)</w:t>
        </w:r>
      </w:ins>
      <w:r w:rsidRPr="00A057BC">
        <w:rPr>
          <w:color w:val="0D0D0D" w:themeColor="text1" w:themeTint="F2"/>
        </w:rPr>
        <w:t xml:space="preserve"> в две </w:t>
      </w:r>
      <w:proofErr w:type="spellStart"/>
      <w:r w:rsidRPr="00A057BC">
        <w:rPr>
          <w:color w:val="0D0D0D" w:themeColor="text1" w:themeTint="F2"/>
        </w:rPr>
        <w:t>криопробирки</w:t>
      </w:r>
      <w:proofErr w:type="spellEnd"/>
      <w:r w:rsidRPr="00A057BC">
        <w:rPr>
          <w:color w:val="0D0D0D" w:themeColor="text1" w:themeTint="F2"/>
        </w:rPr>
        <w:t xml:space="preserve"> </w:t>
      </w:r>
      <w:commentRangeEnd w:id="1009"/>
      <w:r w:rsidR="0054513E">
        <w:rPr>
          <w:rStyle w:val="a8"/>
        </w:rPr>
        <w:commentReference w:id="1009"/>
      </w:r>
      <w:commentRangeEnd w:id="1010"/>
      <w:r w:rsidR="00A0296D">
        <w:rPr>
          <w:rStyle w:val="a8"/>
        </w:rPr>
        <w:commentReference w:id="1010"/>
      </w:r>
      <w:r w:rsidRPr="00A057BC">
        <w:rPr>
          <w:color w:val="0D0D0D" w:themeColor="text1" w:themeTint="F2"/>
        </w:rPr>
        <w:t>(</w:t>
      </w:r>
      <w:commentRangeStart w:id="1012"/>
      <w:commentRangeStart w:id="1013"/>
      <w:r w:rsidRPr="00A057BC">
        <w:rPr>
          <w:color w:val="0D0D0D" w:themeColor="text1" w:themeTint="F2"/>
        </w:rPr>
        <w:t>основной</w:t>
      </w:r>
      <w:ins w:id="1014" w:author="Автор" w:date="2026-08-25T19:17:00Z">
        <w:r w:rsidR="00A0296D">
          <w:rPr>
            <w:color w:val="0D0D0D" w:themeColor="text1" w:themeTint="F2"/>
          </w:rPr>
          <w:t xml:space="preserve"> (</w:t>
        </w:r>
        <w:proofErr w:type="spellStart"/>
        <w:r w:rsidR="00A0296D">
          <w:rPr>
            <w:color w:val="0D0D0D" w:themeColor="text1" w:themeTint="F2"/>
          </w:rPr>
          <w:t>аликвота</w:t>
        </w:r>
        <w:proofErr w:type="spellEnd"/>
        <w:r w:rsidR="00A0296D">
          <w:rPr>
            <w:color w:val="0D0D0D" w:themeColor="text1" w:themeTint="F2"/>
          </w:rPr>
          <w:t xml:space="preserve"> А)</w:t>
        </w:r>
      </w:ins>
      <w:r w:rsidRPr="00A057BC">
        <w:rPr>
          <w:color w:val="0D0D0D" w:themeColor="text1" w:themeTint="F2"/>
        </w:rPr>
        <w:t xml:space="preserve"> и дублирующий образец</w:t>
      </w:r>
      <w:commentRangeEnd w:id="1012"/>
      <w:r w:rsidR="0054513E">
        <w:rPr>
          <w:rStyle w:val="a8"/>
        </w:rPr>
        <w:commentReference w:id="1012"/>
      </w:r>
      <w:commentRangeEnd w:id="1013"/>
      <w:r w:rsidR="00A0296D">
        <w:rPr>
          <w:rStyle w:val="a8"/>
        </w:rPr>
        <w:commentReference w:id="1013"/>
      </w:r>
      <w:ins w:id="1015" w:author="Автор" w:date="2026-08-25T19:17:00Z">
        <w:r w:rsidR="00A0296D">
          <w:rPr>
            <w:color w:val="0D0D0D" w:themeColor="text1" w:themeTint="F2"/>
          </w:rPr>
          <w:t xml:space="preserve"> (</w:t>
        </w:r>
        <w:proofErr w:type="spellStart"/>
        <w:r w:rsidR="00A0296D">
          <w:rPr>
            <w:color w:val="0D0D0D" w:themeColor="text1" w:themeTint="F2"/>
          </w:rPr>
          <w:t>аликвота</w:t>
        </w:r>
        <w:proofErr w:type="spellEnd"/>
        <w:r w:rsidR="00A0296D">
          <w:rPr>
            <w:color w:val="0D0D0D" w:themeColor="text1" w:themeTint="F2"/>
          </w:rPr>
          <w:t xml:space="preserve"> В)</w:t>
        </w:r>
      </w:ins>
      <w:r w:rsidRPr="00A057BC">
        <w:rPr>
          <w:color w:val="0D0D0D" w:themeColor="text1" w:themeTint="F2"/>
        </w:rPr>
        <w:t xml:space="preserve">) и сразу же замораживают </w:t>
      </w:r>
      <w:r w:rsidR="009A6F8B" w:rsidRPr="00A057BC">
        <w:rPr>
          <w:color w:val="0D0D0D" w:themeColor="text1" w:themeTint="F2"/>
        </w:rPr>
        <w:t xml:space="preserve">в вертикальном положении </w:t>
      </w:r>
      <w:r w:rsidRPr="00A057BC">
        <w:rPr>
          <w:color w:val="0D0D0D" w:themeColor="text1" w:themeTint="F2"/>
        </w:rPr>
        <w:t>при температуре не выше минус 20</w:t>
      </w:r>
      <w:r w:rsidRPr="00A057BC">
        <w:rPr>
          <w:color w:val="0D0D0D" w:themeColor="text1" w:themeTint="F2"/>
          <w:vertAlign w:val="superscript"/>
        </w:rPr>
        <w:t>о</w:t>
      </w:r>
      <w:r w:rsidRPr="00A057BC">
        <w:rPr>
          <w:color w:val="0D0D0D" w:themeColor="text1" w:themeTint="F2"/>
        </w:rPr>
        <w:t>С. Через 1 час образцы плазмы переносят в криоморозильник и хранят при температуре не выше минус 40</w:t>
      </w:r>
      <w:r w:rsidRPr="00A057BC">
        <w:rPr>
          <w:color w:val="0D0D0D" w:themeColor="text1" w:themeTint="F2"/>
          <w:vertAlign w:val="superscript"/>
        </w:rPr>
        <w:t>о</w:t>
      </w:r>
      <w:r w:rsidRPr="00A057BC">
        <w:rPr>
          <w:color w:val="0D0D0D" w:themeColor="text1" w:themeTint="F2"/>
        </w:rPr>
        <w:t>С. Основные образцы плазмы доставляются в аналитическую лабораторию в замороженном виде (в сухом льду) с сопроводительным актом, в котором указаны название и номер протокола клинического исследования, количество образцов, дата передачи образцов, передающая и принимающая организации. Дублирующие образцы плазмы хранятся в клиническом центре при температуре не выше минус 40</w:t>
      </w:r>
      <w:r w:rsidRPr="00A057BC">
        <w:rPr>
          <w:color w:val="0D0D0D" w:themeColor="text1" w:themeTint="F2"/>
          <w:vertAlign w:val="superscript"/>
        </w:rPr>
        <w:t>o</w:t>
      </w:r>
      <w:r w:rsidRPr="00A057BC">
        <w:rPr>
          <w:color w:val="0D0D0D" w:themeColor="text1" w:themeTint="F2"/>
        </w:rPr>
        <w:t>С до завершения работ по клиническому исследованию.</w:t>
      </w:r>
    </w:p>
    <w:p w14:paraId="2862649D" w14:textId="551D28AB" w:rsidR="00F322E7" w:rsidRPr="00A057BC" w:rsidRDefault="008D1B42" w:rsidP="004D10BF">
      <w:pPr>
        <w:spacing w:line="276" w:lineRule="auto"/>
        <w:jc w:val="both"/>
        <w:rPr>
          <w:color w:val="0D0D0D" w:themeColor="text1" w:themeTint="F2"/>
        </w:rPr>
      </w:pPr>
      <w:commentRangeStart w:id="1016"/>
      <w:commentRangeStart w:id="1017"/>
      <w:r w:rsidRPr="00A057BC">
        <w:rPr>
          <w:color w:val="0D0D0D" w:themeColor="text1" w:themeTint="F2"/>
        </w:rPr>
        <w:t xml:space="preserve">Каждую </w:t>
      </w:r>
      <w:proofErr w:type="spellStart"/>
      <w:r w:rsidRPr="00A057BC">
        <w:rPr>
          <w:color w:val="0D0D0D" w:themeColor="text1" w:themeTint="F2"/>
        </w:rPr>
        <w:t>криопробирку</w:t>
      </w:r>
      <w:proofErr w:type="spellEnd"/>
      <w:r w:rsidRPr="00A057BC">
        <w:rPr>
          <w:color w:val="0D0D0D" w:themeColor="text1" w:themeTint="F2"/>
        </w:rPr>
        <w:t xml:space="preserve"> </w:t>
      </w:r>
      <w:ins w:id="1018" w:author="Автор" w:date="2026-08-24T17:49:00Z">
        <w:r w:rsidR="00A2007A">
          <w:rPr>
            <w:color w:val="0D0D0D" w:themeColor="text1" w:themeTint="F2"/>
          </w:rPr>
          <w:t xml:space="preserve">(основной и дублирующий образец) </w:t>
        </w:r>
      </w:ins>
      <w:r w:rsidRPr="00A057BC">
        <w:rPr>
          <w:color w:val="0D0D0D" w:themeColor="text1" w:themeTint="F2"/>
        </w:rPr>
        <w:t xml:space="preserve">маркируют следующим образом: </w:t>
      </w:r>
      <w:commentRangeEnd w:id="1016"/>
      <w:r w:rsidR="0054513E">
        <w:rPr>
          <w:rStyle w:val="a8"/>
        </w:rPr>
        <w:commentReference w:id="1016"/>
      </w:r>
      <w:commentRangeEnd w:id="1017"/>
      <w:r w:rsidR="00A2007A">
        <w:rPr>
          <w:rStyle w:val="a8"/>
        </w:rPr>
        <w:commentReference w:id="1017"/>
      </w:r>
      <w:ins w:id="1019" w:author="Автор" w:date="2026-08-24T17:30:00Z">
        <w:r w:rsidR="00282ABF" w:rsidRPr="00282ABF">
          <w:rPr>
            <w:color w:val="0D0D0D" w:themeColor="text1" w:themeTint="F2"/>
          </w:rPr>
          <w:t xml:space="preserve"> </w:t>
        </w:r>
        <w:r w:rsidR="00282ABF" w:rsidRPr="00A057BC">
          <w:rPr>
            <w:color w:val="0D0D0D" w:themeColor="text1" w:themeTint="F2"/>
          </w:rPr>
          <w:t>номер протокола исследования, номер периода исследования, индивидуальный номер добровольца, номер пробы</w:t>
        </w:r>
      </w:ins>
      <w:del w:id="1020" w:author="Автор" w:date="2026-08-24T17:30:00Z">
        <w:r w:rsidRPr="00A057BC" w:rsidDel="00282ABF">
          <w:rPr>
            <w:color w:val="0D0D0D" w:themeColor="text1" w:themeTint="F2"/>
          </w:rPr>
          <w:delText xml:space="preserve">номер протокола исследования, </w:delText>
        </w:r>
        <w:r w:rsidR="00E23375" w:rsidRPr="00A057BC" w:rsidDel="00282ABF">
          <w:rPr>
            <w:color w:val="0D0D0D" w:themeColor="text1" w:themeTint="F2"/>
          </w:rPr>
          <w:delText>индивидуальный (</w:delText>
        </w:r>
        <w:r w:rsidRPr="00A057BC" w:rsidDel="00282ABF">
          <w:rPr>
            <w:color w:val="0D0D0D" w:themeColor="text1" w:themeTint="F2"/>
          </w:rPr>
          <w:delText>рандомизационный</w:delText>
        </w:r>
        <w:r w:rsidR="00E23375" w:rsidRPr="00A057BC" w:rsidDel="00282ABF">
          <w:rPr>
            <w:color w:val="0D0D0D" w:themeColor="text1" w:themeTint="F2"/>
          </w:rPr>
          <w:delText>)</w:delText>
        </w:r>
        <w:r w:rsidRPr="00A057BC" w:rsidDel="00282ABF">
          <w:rPr>
            <w:color w:val="0D0D0D" w:themeColor="text1" w:themeTint="F2"/>
          </w:rPr>
          <w:delText xml:space="preserve"> номер добровольца, порядковый номер пробы</w:delText>
        </w:r>
      </w:del>
      <w:r w:rsidRPr="00A057BC">
        <w:rPr>
          <w:color w:val="0D0D0D" w:themeColor="text1" w:themeTint="F2"/>
        </w:rPr>
        <w:t>.</w:t>
      </w:r>
    </w:p>
    <w:p w14:paraId="543959AB" w14:textId="1F6E6141" w:rsidR="002D693E" w:rsidRPr="00A057BC" w:rsidRDefault="002D693E" w:rsidP="004D10BF">
      <w:pPr>
        <w:pStyle w:val="3"/>
      </w:pPr>
      <w:bookmarkStart w:id="1021" w:name="_Toc203135913"/>
      <w:bookmarkStart w:id="1022" w:name="_Toc233373542"/>
      <w:r w:rsidRPr="00A057BC">
        <w:lastRenderedPageBreak/>
        <w:t>4.4.</w:t>
      </w:r>
      <w:r w:rsidR="002A2990" w:rsidRPr="00A057BC">
        <w:t>16</w:t>
      </w:r>
      <w:r w:rsidRPr="00A057BC">
        <w:t>. Оценка критериев исключения</w:t>
      </w:r>
      <w:bookmarkEnd w:id="1021"/>
      <w:bookmarkEnd w:id="1022"/>
    </w:p>
    <w:p w14:paraId="7DB4540B" w14:textId="1D24FD3F" w:rsidR="002D693E" w:rsidRPr="00A057BC" w:rsidRDefault="002D693E" w:rsidP="004D10BF">
      <w:pPr>
        <w:spacing w:line="276" w:lineRule="auto"/>
        <w:jc w:val="both"/>
        <w:rPr>
          <w:color w:val="0D0D0D" w:themeColor="text1" w:themeTint="F2"/>
        </w:rPr>
      </w:pPr>
      <w:r w:rsidRPr="00A057BC">
        <w:rPr>
          <w:color w:val="0D0D0D" w:themeColor="text1" w:themeTint="F2"/>
        </w:rPr>
        <w:t>Критерии исключения из исследования</w:t>
      </w:r>
      <w:r w:rsidR="00CF7798" w:rsidRPr="00A057BC">
        <w:rPr>
          <w:color w:val="0D0D0D" w:themeColor="text1" w:themeTint="F2"/>
        </w:rPr>
        <w:t>,</w:t>
      </w:r>
      <w:r w:rsidR="00DB7730" w:rsidRPr="00A057BC">
        <w:rPr>
          <w:color w:val="0D0D0D" w:themeColor="text1" w:themeTint="F2"/>
        </w:rPr>
        <w:t xml:space="preserve"> </w:t>
      </w:r>
      <w:r w:rsidR="00CF7798" w:rsidRPr="00A057BC">
        <w:rPr>
          <w:color w:val="0D0D0D" w:themeColor="text1" w:themeTint="F2"/>
        </w:rPr>
        <w:t xml:space="preserve">описанные в </w:t>
      </w:r>
      <w:commentRangeStart w:id="1023"/>
      <w:commentRangeStart w:id="1024"/>
      <w:r w:rsidR="00CF7798" w:rsidRPr="00A057BC">
        <w:rPr>
          <w:color w:val="0D0D0D" w:themeColor="text1" w:themeTint="F2"/>
        </w:rPr>
        <w:t>разделе 6.</w:t>
      </w:r>
      <w:ins w:id="1025" w:author="Автор" w:date="2026-08-24T17:49:00Z">
        <w:r w:rsidR="00A2007A">
          <w:rPr>
            <w:color w:val="0D0D0D" w:themeColor="text1" w:themeTint="F2"/>
          </w:rPr>
          <w:t>3</w:t>
        </w:r>
      </w:ins>
      <w:del w:id="1026" w:author="Автор" w:date="2026-08-24T17:49:00Z">
        <w:r w:rsidR="00CF7798" w:rsidRPr="00A057BC" w:rsidDel="00A2007A">
          <w:rPr>
            <w:color w:val="0D0D0D" w:themeColor="text1" w:themeTint="F2"/>
          </w:rPr>
          <w:delText>2</w:delText>
        </w:r>
      </w:del>
      <w:r w:rsidR="00CF7798" w:rsidRPr="00A057BC">
        <w:rPr>
          <w:color w:val="0D0D0D" w:themeColor="text1" w:themeTint="F2"/>
        </w:rPr>
        <w:t xml:space="preserve"> </w:t>
      </w:r>
      <w:commentRangeEnd w:id="1023"/>
      <w:r w:rsidR="00E80F12">
        <w:rPr>
          <w:rStyle w:val="a8"/>
        </w:rPr>
        <w:commentReference w:id="1023"/>
      </w:r>
      <w:commentRangeEnd w:id="1024"/>
      <w:r w:rsidR="00A2007A">
        <w:rPr>
          <w:rStyle w:val="a8"/>
        </w:rPr>
        <w:commentReference w:id="1024"/>
      </w:r>
      <w:r w:rsidR="00CF7798" w:rsidRPr="00A057BC">
        <w:rPr>
          <w:color w:val="0D0D0D" w:themeColor="text1" w:themeTint="F2"/>
        </w:rPr>
        <w:t>Протокола,</w:t>
      </w:r>
      <w:r w:rsidRPr="00A057BC">
        <w:rPr>
          <w:color w:val="0D0D0D" w:themeColor="text1" w:themeTint="F2"/>
        </w:rPr>
        <w:t xml:space="preserve"> оцениваются на всем протяжении исследования. В случае выявления хотя бы одного критерия доброволец должен быть исключен из исследования по процедуре, указанной в разделе 6.4 </w:t>
      </w:r>
      <w:r w:rsidR="00CF7798" w:rsidRPr="00A057BC">
        <w:rPr>
          <w:color w:val="0D0D0D" w:themeColor="text1" w:themeTint="F2"/>
        </w:rPr>
        <w:t>Протокола</w:t>
      </w:r>
      <w:r w:rsidRPr="00A057BC">
        <w:rPr>
          <w:color w:val="0D0D0D" w:themeColor="text1" w:themeTint="F2"/>
        </w:rPr>
        <w:t>. Замена исключенных из исследования добровольцев после рандомизации не предусмотрена.</w:t>
      </w:r>
    </w:p>
    <w:p w14:paraId="03D614F0" w14:textId="00FFDBB2" w:rsidR="00F322E7" w:rsidRPr="00A057BC" w:rsidRDefault="008D1B42" w:rsidP="004D10BF">
      <w:pPr>
        <w:pStyle w:val="3"/>
      </w:pPr>
      <w:bookmarkStart w:id="1027" w:name="_Toc203135914"/>
      <w:bookmarkStart w:id="1028" w:name="_Toc233373543"/>
      <w:bookmarkEnd w:id="1006"/>
      <w:r w:rsidRPr="00A057BC">
        <w:t>4.4.</w:t>
      </w:r>
      <w:r w:rsidR="002A2990" w:rsidRPr="00A057BC">
        <w:t>17</w:t>
      </w:r>
      <w:r w:rsidRPr="00A057BC">
        <w:t>. Регистрация жалоб добровольца</w:t>
      </w:r>
      <w:bookmarkEnd w:id="1027"/>
      <w:bookmarkEnd w:id="1028"/>
    </w:p>
    <w:p w14:paraId="46EDF6E8" w14:textId="2C36A1E0"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 ходе всего исследования на каждом визите исследователи будут проводить опрос добровольцев о самочувствии. Жалобы подлежат регистрации как </w:t>
      </w:r>
      <w:commentRangeStart w:id="1029"/>
      <w:commentRangeStart w:id="1030"/>
      <w:r w:rsidRPr="00A057BC">
        <w:rPr>
          <w:color w:val="0D0D0D" w:themeColor="text1" w:themeTint="F2"/>
        </w:rPr>
        <w:t>НЯ</w:t>
      </w:r>
      <w:ins w:id="1031" w:author="Автор" w:date="2026-08-24T17:25:00Z">
        <w:r w:rsidR="00282ABF" w:rsidRPr="00D81B7A">
          <w:rPr>
            <w:color w:val="0D0D0D" w:themeColor="text1" w:themeTint="F2"/>
            <w:rPrChange w:id="1032" w:author="Автор" w:date="2026-08-25T09:48:00Z">
              <w:rPr>
                <w:color w:val="0D0D0D" w:themeColor="text1" w:themeTint="F2"/>
                <w:lang w:val="en-US"/>
              </w:rPr>
            </w:rPrChange>
          </w:rPr>
          <w:t>/</w:t>
        </w:r>
        <w:r w:rsidR="00282ABF">
          <w:rPr>
            <w:color w:val="0D0D0D" w:themeColor="text1" w:themeTint="F2"/>
          </w:rPr>
          <w:t>СНЯ</w:t>
        </w:r>
      </w:ins>
      <w:r w:rsidRPr="00A057BC">
        <w:rPr>
          <w:color w:val="0D0D0D" w:themeColor="text1" w:themeTint="F2"/>
        </w:rPr>
        <w:t>.</w:t>
      </w:r>
      <w:commentRangeEnd w:id="1029"/>
      <w:r w:rsidR="00767155">
        <w:rPr>
          <w:rStyle w:val="a8"/>
        </w:rPr>
        <w:commentReference w:id="1029"/>
      </w:r>
      <w:commentRangeEnd w:id="1030"/>
      <w:r w:rsidR="00282ABF">
        <w:rPr>
          <w:rStyle w:val="a8"/>
        </w:rPr>
        <w:commentReference w:id="1030"/>
      </w:r>
    </w:p>
    <w:p w14:paraId="3225F334" w14:textId="6129C128" w:rsidR="00F322E7" w:rsidRPr="00A057BC" w:rsidRDefault="008D1B42" w:rsidP="004D10BF">
      <w:pPr>
        <w:pStyle w:val="3"/>
      </w:pPr>
      <w:bookmarkStart w:id="1033" w:name="_Toc203135915"/>
      <w:bookmarkStart w:id="1034" w:name="_Toc233373544"/>
      <w:r w:rsidRPr="00A057BC">
        <w:t>4.4.</w:t>
      </w:r>
      <w:r w:rsidR="002A2990" w:rsidRPr="00A057BC">
        <w:t>18</w:t>
      </w:r>
      <w:r w:rsidRPr="00A057BC">
        <w:t>. Регистрация нежелательных явлений</w:t>
      </w:r>
      <w:bookmarkEnd w:id="1033"/>
      <w:bookmarkEnd w:id="1034"/>
    </w:p>
    <w:p w14:paraId="74EFF252" w14:textId="19E41165" w:rsidR="00F322E7" w:rsidRPr="00A057BC" w:rsidRDefault="008D1B42" w:rsidP="004D10BF">
      <w:pPr>
        <w:spacing w:line="276" w:lineRule="auto"/>
        <w:jc w:val="both"/>
        <w:rPr>
          <w:color w:val="0D0D0D" w:themeColor="text1" w:themeTint="F2"/>
        </w:rPr>
      </w:pPr>
      <w:bookmarkStart w:id="1035" w:name="_Hlk201755273"/>
      <w:r w:rsidRPr="00A057BC">
        <w:rPr>
          <w:color w:val="0D0D0D" w:themeColor="text1" w:themeTint="F2"/>
        </w:rPr>
        <w:t xml:space="preserve">На протяжении всего исследования с момента </w:t>
      </w:r>
      <w:r w:rsidR="0005446F" w:rsidRPr="00A057BC">
        <w:rPr>
          <w:color w:val="0D0D0D" w:themeColor="text1" w:themeTint="F2"/>
        </w:rPr>
        <w:t>подписания информационного согласия</w:t>
      </w:r>
      <w:r w:rsidRPr="00A057BC">
        <w:rPr>
          <w:color w:val="0D0D0D" w:themeColor="text1" w:themeTint="F2"/>
        </w:rPr>
        <w:t xml:space="preserve"> все отклонения в состоянии добровольцев, отклонения лабораторных параметров, жизненно</w:t>
      </w:r>
      <w:r w:rsidR="005541F8" w:rsidRPr="00A057BC">
        <w:rPr>
          <w:color w:val="0D0D0D" w:themeColor="text1" w:themeTint="F2"/>
        </w:rPr>
        <w:t xml:space="preserve"> </w:t>
      </w:r>
      <w:r w:rsidRPr="00A057BC">
        <w:rPr>
          <w:color w:val="0D0D0D" w:themeColor="text1" w:themeTint="F2"/>
        </w:rPr>
        <w:t xml:space="preserve">важных параметров, результатов физикального и инструментального обследований от референсных значений будут регистрироваться как </w:t>
      </w:r>
      <w:r w:rsidR="00F25E91" w:rsidRPr="00A057BC">
        <w:rPr>
          <w:color w:val="0D0D0D" w:themeColor="text1" w:themeTint="F2"/>
        </w:rPr>
        <w:t>НЯ</w:t>
      </w:r>
      <w:r w:rsidRPr="00A057BC">
        <w:rPr>
          <w:color w:val="0D0D0D" w:themeColor="text1" w:themeTint="F2"/>
        </w:rPr>
        <w:t xml:space="preserve">. </w:t>
      </w:r>
      <w:bookmarkEnd w:id="1035"/>
      <w:r w:rsidRPr="00A057BC">
        <w:rPr>
          <w:color w:val="0D0D0D" w:themeColor="text1" w:themeTint="F2"/>
        </w:rPr>
        <w:t>Процедура регистрации и оценки НЯ описана в разделе 10 Протокола.</w:t>
      </w:r>
    </w:p>
    <w:p w14:paraId="32EA9A4A" w14:textId="3E7C76A2" w:rsidR="004A687D" w:rsidRPr="00A057BC" w:rsidRDefault="004A687D" w:rsidP="004D10BF">
      <w:pPr>
        <w:spacing w:line="276" w:lineRule="auto"/>
        <w:jc w:val="both"/>
        <w:rPr>
          <w:rFonts w:eastAsia="Calibri"/>
          <w:color w:val="0D0D0D" w:themeColor="text1" w:themeTint="F2"/>
        </w:rPr>
      </w:pPr>
      <w:r w:rsidRPr="00A057BC">
        <w:rPr>
          <w:rFonts w:eastAsia="Calibri"/>
          <w:color w:val="0D0D0D" w:themeColor="text1" w:themeTint="F2"/>
        </w:rPr>
        <w:t xml:space="preserve">Оценка нежелательных явлений будет </w:t>
      </w:r>
      <w:commentRangeStart w:id="1036"/>
      <w:commentRangeStart w:id="1037"/>
      <w:r w:rsidRPr="00A057BC">
        <w:rPr>
          <w:rFonts w:eastAsia="Calibri"/>
          <w:color w:val="0D0D0D" w:themeColor="text1" w:themeTint="F2"/>
        </w:rPr>
        <w:t xml:space="preserve">проводиться по </w:t>
      </w:r>
      <w:ins w:id="1038" w:author="Автор" w:date="2026-08-24T17:25:00Z">
        <w:r w:rsidR="00282ABF">
          <w:rPr>
            <w:rFonts w:eastAsia="Calibri"/>
            <w:color w:val="0D0D0D" w:themeColor="text1" w:themeTint="F2"/>
          </w:rPr>
          <w:t>результатам следующих процедур</w:t>
        </w:r>
      </w:ins>
      <w:del w:id="1039" w:author="Автор" w:date="2026-08-24T17:25:00Z">
        <w:r w:rsidRPr="00A057BC" w:rsidDel="00282ABF">
          <w:rPr>
            <w:rFonts w:eastAsia="Calibri"/>
            <w:color w:val="0D0D0D" w:themeColor="text1" w:themeTint="F2"/>
          </w:rPr>
          <w:delText>следующим параметрам</w:delText>
        </w:r>
      </w:del>
      <w:r w:rsidRPr="00A057BC">
        <w:rPr>
          <w:rFonts w:eastAsia="Calibri"/>
          <w:color w:val="0D0D0D" w:themeColor="text1" w:themeTint="F2"/>
        </w:rPr>
        <w:t>:</w:t>
      </w:r>
      <w:commentRangeEnd w:id="1036"/>
      <w:r w:rsidR="00B00CD4">
        <w:rPr>
          <w:rStyle w:val="a8"/>
        </w:rPr>
        <w:commentReference w:id="1036"/>
      </w:r>
      <w:commentRangeEnd w:id="1037"/>
      <w:r w:rsidR="00282ABF">
        <w:rPr>
          <w:rStyle w:val="a8"/>
        </w:rPr>
        <w:commentReference w:id="1037"/>
      </w:r>
    </w:p>
    <w:p w14:paraId="6D2DE9D6" w14:textId="77777777" w:rsidR="004A687D" w:rsidRPr="00A057BC" w:rsidRDefault="004A687D" w:rsidP="004D10BF">
      <w:pPr>
        <w:numPr>
          <w:ilvl w:val="0"/>
          <w:numId w:val="19"/>
        </w:numPr>
        <w:spacing w:line="276" w:lineRule="auto"/>
        <w:jc w:val="both"/>
        <w:rPr>
          <w:rFonts w:eastAsia="Calibri"/>
          <w:color w:val="0D0D0D" w:themeColor="text1" w:themeTint="F2"/>
        </w:rPr>
      </w:pPr>
      <w:r w:rsidRPr="00A057BC">
        <w:rPr>
          <w:rFonts w:eastAsia="Calibri"/>
          <w:color w:val="0D0D0D" w:themeColor="text1" w:themeTint="F2"/>
        </w:rPr>
        <w:t xml:space="preserve">Данные спонтанных сообщений добровольцев; </w:t>
      </w:r>
    </w:p>
    <w:p w14:paraId="60721320" w14:textId="77777777" w:rsidR="00E23375" w:rsidRPr="00A057BC" w:rsidRDefault="004A687D" w:rsidP="004D10BF">
      <w:pPr>
        <w:numPr>
          <w:ilvl w:val="0"/>
          <w:numId w:val="19"/>
        </w:numPr>
        <w:spacing w:line="276" w:lineRule="auto"/>
        <w:jc w:val="both"/>
        <w:rPr>
          <w:color w:val="0D0D0D" w:themeColor="text1" w:themeTint="F2"/>
        </w:rPr>
      </w:pPr>
      <w:r w:rsidRPr="00A057BC">
        <w:rPr>
          <w:rFonts w:eastAsia="Calibri"/>
          <w:color w:val="0D0D0D" w:themeColor="text1" w:themeTint="F2"/>
        </w:rPr>
        <w:t>Данные физикального осмотра, жизненно важных показателей (</w:t>
      </w:r>
      <w:r w:rsidR="00E23375" w:rsidRPr="00A057BC">
        <w:rPr>
          <w:rFonts w:eastAsia="Calibri"/>
          <w:color w:val="0D0D0D" w:themeColor="text1" w:themeTint="F2"/>
        </w:rPr>
        <w:t>С</w:t>
      </w:r>
      <w:r w:rsidRPr="00A057BC">
        <w:rPr>
          <w:rFonts w:eastAsia="Calibri"/>
          <w:color w:val="0D0D0D" w:themeColor="text1" w:themeTint="F2"/>
        </w:rPr>
        <w:t xml:space="preserve">АД, </w:t>
      </w:r>
      <w:r w:rsidR="00E23375" w:rsidRPr="00A057BC">
        <w:rPr>
          <w:rFonts w:eastAsia="Calibri"/>
          <w:color w:val="0D0D0D" w:themeColor="text1" w:themeTint="F2"/>
        </w:rPr>
        <w:t xml:space="preserve">ДАД, </w:t>
      </w:r>
      <w:r w:rsidRPr="00A057BC">
        <w:rPr>
          <w:rFonts w:eastAsia="Calibri"/>
          <w:color w:val="0D0D0D" w:themeColor="text1" w:themeTint="F2"/>
        </w:rPr>
        <w:t>ЧСС, ЧДД, температура тела);</w:t>
      </w:r>
      <w:r w:rsidR="00E23375" w:rsidRPr="00A057BC">
        <w:rPr>
          <w:rFonts w:eastAsia="Calibri"/>
          <w:color w:val="0D0D0D" w:themeColor="text1" w:themeTint="F2"/>
        </w:rPr>
        <w:t xml:space="preserve"> </w:t>
      </w:r>
    </w:p>
    <w:p w14:paraId="229EE264" w14:textId="309460C3" w:rsidR="005541F8" w:rsidRPr="00A057BC" w:rsidRDefault="00E23375" w:rsidP="004D10BF">
      <w:pPr>
        <w:numPr>
          <w:ilvl w:val="0"/>
          <w:numId w:val="19"/>
        </w:numPr>
        <w:spacing w:line="276" w:lineRule="auto"/>
        <w:jc w:val="both"/>
        <w:rPr>
          <w:color w:val="0D0D0D" w:themeColor="text1" w:themeTint="F2"/>
        </w:rPr>
      </w:pPr>
      <w:r w:rsidRPr="00A057BC">
        <w:rPr>
          <w:rFonts w:eastAsia="Calibri"/>
          <w:color w:val="0D0D0D" w:themeColor="text1" w:themeTint="F2"/>
        </w:rPr>
        <w:t>П</w:t>
      </w:r>
      <w:r w:rsidR="004A687D" w:rsidRPr="00A057BC">
        <w:rPr>
          <w:rFonts w:eastAsia="Calibri"/>
          <w:color w:val="0D0D0D" w:themeColor="text1" w:themeTint="F2"/>
        </w:rPr>
        <w:t>оказатели лабораторных анализов и ЭКГ.</w:t>
      </w:r>
      <w:r w:rsidR="00B121EA" w:rsidRPr="00A057BC">
        <w:rPr>
          <w:rFonts w:eastAsia="Calibri"/>
          <w:color w:val="0D0D0D" w:themeColor="text1" w:themeTint="F2"/>
        </w:rPr>
        <w:t xml:space="preserve"> </w:t>
      </w:r>
    </w:p>
    <w:p w14:paraId="3538F10B" w14:textId="1904184B" w:rsidR="002D693E" w:rsidRPr="00A057BC" w:rsidRDefault="00752AA3" w:rsidP="004D10BF">
      <w:pPr>
        <w:spacing w:line="276" w:lineRule="auto"/>
        <w:jc w:val="both"/>
        <w:rPr>
          <w:color w:val="0D0D0D" w:themeColor="text1" w:themeTint="F2"/>
        </w:rPr>
      </w:pPr>
      <w:r w:rsidRPr="00A057BC">
        <w:rPr>
          <w:color w:val="0D0D0D" w:themeColor="text1" w:themeTint="F2"/>
        </w:rPr>
        <w:t xml:space="preserve">При регистрации нежелательных явлений в рамках клинического исследования следует фиксировать как клинические проявления, так и объективные данные, включая результаты лабораторных анализов и ЭКГ. Из лабораторных показателей оцениваются параметры общего анализа крови (гемоглобин, гематокрит, эритроциты, лейкоциты с формулой, </w:t>
      </w:r>
      <w:commentRangeStart w:id="1040"/>
      <w:commentRangeStart w:id="1041"/>
      <w:r w:rsidRPr="00A057BC">
        <w:rPr>
          <w:color w:val="0D0D0D" w:themeColor="text1" w:themeTint="F2"/>
        </w:rPr>
        <w:t>тромбоциты</w:t>
      </w:r>
      <w:commentRangeEnd w:id="1040"/>
      <w:r w:rsidR="00E80F12">
        <w:rPr>
          <w:rStyle w:val="a8"/>
        </w:rPr>
        <w:commentReference w:id="1040"/>
      </w:r>
      <w:commentRangeEnd w:id="1041"/>
      <w:r w:rsidR="00A0296D">
        <w:rPr>
          <w:rStyle w:val="a8"/>
        </w:rPr>
        <w:commentReference w:id="1041"/>
      </w:r>
      <w:ins w:id="1042" w:author="Автор" w:date="2026-08-25T19:18:00Z">
        <w:r w:rsidR="00A0296D">
          <w:rPr>
            <w:color w:val="0D0D0D" w:themeColor="text1" w:themeTint="F2"/>
          </w:rPr>
          <w:t>, СОЭ</w:t>
        </w:r>
      </w:ins>
      <w:r w:rsidRPr="00A057BC">
        <w:rPr>
          <w:color w:val="0D0D0D" w:themeColor="text1" w:themeTint="F2"/>
        </w:rPr>
        <w:t xml:space="preserve">), биохимического анализа </w:t>
      </w:r>
      <w:r w:rsidR="00416413" w:rsidRPr="00A057BC">
        <w:rPr>
          <w:color w:val="0D0D0D" w:themeColor="text1" w:themeTint="F2"/>
        </w:rPr>
        <w:t>(</w:t>
      </w:r>
      <w:commentRangeStart w:id="1043"/>
      <w:commentRangeStart w:id="1044"/>
      <w:r w:rsidRPr="00A057BC">
        <w:rPr>
          <w:color w:val="0D0D0D" w:themeColor="text1" w:themeTint="F2"/>
        </w:rPr>
        <w:t xml:space="preserve">АЛТ, АСТ, </w:t>
      </w:r>
      <w:ins w:id="1045" w:author="Автор" w:date="2026-08-25T19:18:00Z">
        <w:r w:rsidR="00A0296D">
          <w:rPr>
            <w:color w:val="0D0D0D" w:themeColor="text1" w:themeTint="F2"/>
          </w:rPr>
          <w:t xml:space="preserve">общий </w:t>
        </w:r>
      </w:ins>
      <w:r w:rsidRPr="00A057BC">
        <w:rPr>
          <w:color w:val="0D0D0D" w:themeColor="text1" w:themeTint="F2"/>
        </w:rPr>
        <w:t xml:space="preserve">билирубин, </w:t>
      </w:r>
      <w:ins w:id="1046" w:author="Автор" w:date="2026-08-25T19:18:00Z">
        <w:r w:rsidR="00A0296D">
          <w:rPr>
            <w:color w:val="0D0D0D" w:themeColor="text1" w:themeTint="F2"/>
          </w:rPr>
          <w:t xml:space="preserve">общий белок, </w:t>
        </w:r>
      </w:ins>
      <w:r w:rsidRPr="00A057BC">
        <w:rPr>
          <w:color w:val="0D0D0D" w:themeColor="text1" w:themeTint="F2"/>
        </w:rPr>
        <w:t>креатинин, мочевина, глюкоза, электролиты, щелочная фосфатаза, ГГТП</w:t>
      </w:r>
      <w:commentRangeEnd w:id="1043"/>
      <w:r w:rsidR="00E80F12">
        <w:rPr>
          <w:rStyle w:val="a8"/>
        </w:rPr>
        <w:commentReference w:id="1043"/>
      </w:r>
      <w:commentRangeEnd w:id="1044"/>
      <w:r w:rsidR="00A0296D">
        <w:rPr>
          <w:rStyle w:val="a8"/>
        </w:rPr>
        <w:commentReference w:id="1044"/>
      </w:r>
      <w:ins w:id="1047" w:author="Автор" w:date="2026-08-25T19:19:00Z">
        <w:r w:rsidR="00A0296D">
          <w:rPr>
            <w:color w:val="0D0D0D" w:themeColor="text1" w:themeTint="F2"/>
          </w:rPr>
          <w:t>, общий холестерин, триглицериды, мочевая кислота, калий, натрий</w:t>
        </w:r>
      </w:ins>
      <w:r w:rsidR="00416413" w:rsidRPr="00A057BC">
        <w:rPr>
          <w:color w:val="0D0D0D" w:themeColor="text1" w:themeTint="F2"/>
        </w:rPr>
        <w:t>)</w:t>
      </w:r>
      <w:r w:rsidRPr="00A057BC">
        <w:rPr>
          <w:color w:val="0D0D0D" w:themeColor="text1" w:themeTint="F2"/>
        </w:rPr>
        <w:t xml:space="preserve"> и общего анализа мочи (</w:t>
      </w:r>
      <w:ins w:id="1048" w:author="Автор" w:date="2026-08-25T19:19:00Z">
        <w:r w:rsidR="00A0296D">
          <w:rPr>
            <w:color w:val="0D0D0D" w:themeColor="text1" w:themeTint="F2"/>
          </w:rPr>
          <w:t>удельный вес</w:t>
        </w:r>
        <w:r w:rsidR="00A0296D" w:rsidRPr="00767CD6">
          <w:rPr>
            <w:color w:val="0D0D0D" w:themeColor="text1" w:themeTint="F2"/>
            <w:rPrChange w:id="1049" w:author="Автор" w:date="2026-08-25T19:19:00Z">
              <w:rPr>
                <w:color w:val="0D0D0D" w:themeColor="text1" w:themeTint="F2"/>
                <w:lang w:val="en-US"/>
              </w:rPr>
            </w:rPrChange>
          </w:rPr>
          <w:t xml:space="preserve"> /</w:t>
        </w:r>
        <w:r w:rsidR="00A0296D">
          <w:rPr>
            <w:color w:val="0D0D0D" w:themeColor="text1" w:themeTint="F2"/>
          </w:rPr>
          <w:t xml:space="preserve"> относительная плотность, </w:t>
        </w:r>
      </w:ins>
      <w:ins w:id="1050" w:author="Автор" w:date="2026-08-25T19:20:00Z">
        <w:r w:rsidR="00A0296D">
          <w:rPr>
            <w:color w:val="0D0D0D" w:themeColor="text1" w:themeTint="F2"/>
          </w:rPr>
          <w:t>цвет, прозрачность, кислотность (</w:t>
        </w:r>
        <w:r w:rsidR="00A0296D">
          <w:rPr>
            <w:color w:val="0D0D0D" w:themeColor="text1" w:themeTint="F2"/>
            <w:lang w:val="en-US"/>
          </w:rPr>
          <w:t>pH</w:t>
        </w:r>
        <w:r w:rsidR="00A0296D" w:rsidRPr="00767CD6">
          <w:rPr>
            <w:color w:val="0D0D0D" w:themeColor="text1" w:themeTint="F2"/>
            <w:rPrChange w:id="1051" w:author="Автор" w:date="2026-08-25T19:20:00Z">
              <w:rPr>
                <w:color w:val="0D0D0D" w:themeColor="text1" w:themeTint="F2"/>
                <w:lang w:val="en-US"/>
              </w:rPr>
            </w:rPrChange>
          </w:rPr>
          <w:t>)</w:t>
        </w:r>
        <w:r w:rsidR="00A0296D">
          <w:rPr>
            <w:color w:val="0D0D0D" w:themeColor="text1" w:themeTint="F2"/>
          </w:rPr>
          <w:t xml:space="preserve">, </w:t>
        </w:r>
      </w:ins>
      <w:commentRangeStart w:id="1052"/>
      <w:commentRangeStart w:id="1053"/>
      <w:r w:rsidRPr="00A057BC">
        <w:rPr>
          <w:color w:val="0D0D0D" w:themeColor="text1" w:themeTint="F2"/>
        </w:rPr>
        <w:t>белок,</w:t>
      </w:r>
      <w:ins w:id="1054" w:author="Автор" w:date="2026-08-25T19:20:00Z">
        <w:r w:rsidR="00A0296D">
          <w:rPr>
            <w:color w:val="0D0D0D" w:themeColor="text1" w:themeTint="F2"/>
          </w:rPr>
          <w:t xml:space="preserve"> кетоновые тела, </w:t>
        </w:r>
      </w:ins>
      <w:del w:id="1055" w:author="Автор" w:date="2026-08-25T19:20:00Z">
        <w:r w:rsidRPr="00A057BC" w:rsidDel="00A0296D">
          <w:rPr>
            <w:color w:val="0D0D0D" w:themeColor="text1" w:themeTint="F2"/>
          </w:rPr>
          <w:delText xml:space="preserve"> </w:delText>
        </w:r>
      </w:del>
      <w:r w:rsidRPr="00A057BC">
        <w:rPr>
          <w:color w:val="0D0D0D" w:themeColor="text1" w:themeTint="F2"/>
        </w:rPr>
        <w:t>эритроциты, лейкоциты, глюкоза</w:t>
      </w:r>
      <w:commentRangeEnd w:id="1052"/>
      <w:r w:rsidR="00E80F12">
        <w:rPr>
          <w:rStyle w:val="a8"/>
        </w:rPr>
        <w:commentReference w:id="1052"/>
      </w:r>
      <w:commentRangeEnd w:id="1053"/>
      <w:r w:rsidR="00A0296D">
        <w:rPr>
          <w:rStyle w:val="a8"/>
        </w:rPr>
        <w:commentReference w:id="1053"/>
      </w:r>
      <w:r w:rsidRPr="00A057BC">
        <w:rPr>
          <w:color w:val="0D0D0D" w:themeColor="text1" w:themeTint="F2"/>
        </w:rPr>
        <w:t xml:space="preserve">). </w:t>
      </w:r>
      <w:commentRangeStart w:id="1056"/>
      <w:commentRangeStart w:id="1057"/>
      <w:r w:rsidRPr="00A057BC">
        <w:rPr>
          <w:color w:val="0D0D0D" w:themeColor="text1" w:themeTint="F2"/>
        </w:rPr>
        <w:t xml:space="preserve">При наличии показаний также могут быть определены </w:t>
      </w:r>
      <w:del w:id="1058" w:author="Автор" w:date="2026-08-25T19:20:00Z">
        <w:r w:rsidRPr="00A057BC" w:rsidDel="00A0296D">
          <w:rPr>
            <w:color w:val="0D0D0D" w:themeColor="text1" w:themeTint="F2"/>
          </w:rPr>
          <w:delText xml:space="preserve">коагулограмма, ферменты поджелудочной железы (амилаза, липаза), </w:delText>
        </w:r>
        <w:r w:rsidR="007E7A42" w:rsidRPr="00A057BC" w:rsidDel="00A0296D">
          <w:rPr>
            <w:color w:val="0D0D0D" w:themeColor="text1" w:themeTint="F2"/>
          </w:rPr>
          <w:delText>креатинфосфокиназа (</w:delText>
        </w:r>
        <w:r w:rsidRPr="00A057BC" w:rsidDel="00A0296D">
          <w:rPr>
            <w:color w:val="0D0D0D" w:themeColor="text1" w:themeTint="F2"/>
          </w:rPr>
          <w:delText>КФК</w:delText>
        </w:r>
        <w:r w:rsidR="007E7A42" w:rsidRPr="00A057BC" w:rsidDel="00A0296D">
          <w:rPr>
            <w:color w:val="0D0D0D" w:themeColor="text1" w:themeTint="F2"/>
          </w:rPr>
          <w:delText>)</w:delText>
        </w:r>
        <w:r w:rsidRPr="00A057BC" w:rsidDel="00A0296D">
          <w:rPr>
            <w:color w:val="0D0D0D" w:themeColor="text1" w:themeTint="F2"/>
          </w:rPr>
          <w:delText>, тропонины и лактат</w:delText>
        </w:r>
      </w:del>
      <w:ins w:id="1059" w:author="Автор" w:date="2026-08-25T19:20:00Z">
        <w:r w:rsidR="00A0296D">
          <w:rPr>
            <w:color w:val="0D0D0D" w:themeColor="text1" w:themeTint="F2"/>
          </w:rPr>
          <w:t>дополнительные параметры лабораторных обследований</w:t>
        </w:r>
      </w:ins>
      <w:r w:rsidRPr="00A057BC">
        <w:rPr>
          <w:color w:val="0D0D0D" w:themeColor="text1" w:themeTint="F2"/>
        </w:rPr>
        <w:t xml:space="preserve">. </w:t>
      </w:r>
      <w:commentRangeEnd w:id="1056"/>
      <w:r w:rsidR="00E80F12">
        <w:rPr>
          <w:rStyle w:val="a8"/>
        </w:rPr>
        <w:commentReference w:id="1056"/>
      </w:r>
      <w:commentRangeEnd w:id="1057"/>
      <w:r w:rsidR="00A0296D">
        <w:rPr>
          <w:rStyle w:val="a8"/>
        </w:rPr>
        <w:commentReference w:id="1057"/>
      </w:r>
      <w:r w:rsidRPr="00A057BC">
        <w:rPr>
          <w:color w:val="0D0D0D" w:themeColor="text1" w:themeTint="F2"/>
        </w:rPr>
        <w:t>Электрокардиограмма проводится для оценки частоты</w:t>
      </w:r>
      <w:ins w:id="1060" w:author="Автор" w:date="2026-08-25T19:22:00Z">
        <w:r w:rsidR="003E00EF">
          <w:rPr>
            <w:color w:val="0D0D0D" w:themeColor="text1" w:themeTint="F2"/>
          </w:rPr>
          <w:t xml:space="preserve"> сердечных сокращений</w:t>
        </w:r>
      </w:ins>
      <w:del w:id="1061" w:author="Автор" w:date="2026-08-25T19:22:00Z">
        <w:r w:rsidRPr="00A057BC" w:rsidDel="003E00EF">
          <w:rPr>
            <w:color w:val="0D0D0D" w:themeColor="text1" w:themeTint="F2"/>
          </w:rPr>
          <w:delText xml:space="preserve"> и ритма сердца</w:delText>
        </w:r>
      </w:del>
      <w:r w:rsidRPr="00A057BC">
        <w:rPr>
          <w:color w:val="0D0D0D" w:themeColor="text1" w:themeTint="F2"/>
        </w:rPr>
        <w:t xml:space="preserve">, интервалов </w:t>
      </w:r>
      <w:ins w:id="1062" w:author="Автор" w:date="2026-08-25T20:02:00Z">
        <w:r w:rsidR="00FF27AE" w:rsidRPr="00A057BC">
          <w:rPr>
            <w:color w:val="0D0D0D" w:themeColor="text1" w:themeTint="F2"/>
          </w:rPr>
          <w:t>PQ/PR</w:t>
        </w:r>
      </w:ins>
      <w:commentRangeStart w:id="1063"/>
      <w:commentRangeStart w:id="1064"/>
      <w:del w:id="1065" w:author="Автор" w:date="2026-08-25T20:02:00Z">
        <w:r w:rsidRPr="00A057BC" w:rsidDel="00FF27AE">
          <w:rPr>
            <w:color w:val="0D0D0D" w:themeColor="text1" w:themeTint="F2"/>
          </w:rPr>
          <w:delText>PQ</w:delText>
        </w:r>
        <w:commentRangeEnd w:id="1063"/>
        <w:r w:rsidR="00E80F12" w:rsidDel="00FF27AE">
          <w:rPr>
            <w:rStyle w:val="a8"/>
          </w:rPr>
          <w:commentReference w:id="1063"/>
        </w:r>
        <w:commentRangeEnd w:id="1064"/>
        <w:r w:rsidR="00A0296D" w:rsidDel="00FF27AE">
          <w:rPr>
            <w:rStyle w:val="a8"/>
          </w:rPr>
          <w:commentReference w:id="1064"/>
        </w:r>
      </w:del>
      <w:ins w:id="1066" w:author="Автор" w:date="2026-08-25T19:21:00Z">
        <w:del w:id="1067" w:author="Автор" w:date="2026-08-25T20:02:00Z">
          <w:r w:rsidR="00A0296D" w:rsidDel="00FF27AE">
            <w:rPr>
              <w:color w:val="0D0D0D" w:themeColor="text1" w:themeTint="F2"/>
            </w:rPr>
            <w:delText xml:space="preserve"> (</w:delText>
          </w:r>
          <w:r w:rsidR="00A0296D" w:rsidDel="00FF27AE">
            <w:rPr>
              <w:color w:val="0D0D0D" w:themeColor="text1" w:themeTint="F2"/>
              <w:lang w:val="en-US"/>
            </w:rPr>
            <w:delText>PR</w:delText>
          </w:r>
          <w:r w:rsidR="00A0296D" w:rsidRPr="00767CD6" w:rsidDel="00FF27AE">
            <w:rPr>
              <w:color w:val="0D0D0D" w:themeColor="text1" w:themeTint="F2"/>
              <w:rPrChange w:id="1068" w:author="Автор" w:date="2026-08-25T19:21:00Z">
                <w:rPr>
                  <w:color w:val="0D0D0D" w:themeColor="text1" w:themeTint="F2"/>
                  <w:lang w:val="en-US"/>
                </w:rPr>
              </w:rPrChange>
            </w:rPr>
            <w:delText>)</w:delText>
          </w:r>
        </w:del>
      </w:ins>
      <w:r w:rsidRPr="00A057BC">
        <w:rPr>
          <w:color w:val="0D0D0D" w:themeColor="text1" w:themeTint="F2"/>
        </w:rPr>
        <w:t>, QRS, QT</w:t>
      </w:r>
      <w:del w:id="1069" w:author="Автор" w:date="2026-08-25T11:26:00Z">
        <w:r w:rsidRPr="00A057BC" w:rsidDel="009A7D59">
          <w:rPr>
            <w:color w:val="0D0D0D" w:themeColor="text1" w:themeTint="F2"/>
          </w:rPr>
          <w:delText>/</w:delText>
        </w:r>
        <w:commentRangeStart w:id="1070"/>
        <w:commentRangeStart w:id="1071"/>
        <w:r w:rsidRPr="00A057BC" w:rsidDel="009A7D59">
          <w:rPr>
            <w:color w:val="0D0D0D" w:themeColor="text1" w:themeTint="F2"/>
          </w:rPr>
          <w:delText>QTc</w:delText>
        </w:r>
      </w:del>
      <w:r w:rsidRPr="00A057BC">
        <w:rPr>
          <w:color w:val="0D0D0D" w:themeColor="text1" w:themeTint="F2"/>
        </w:rPr>
        <w:t>,</w:t>
      </w:r>
      <w:commentRangeEnd w:id="1070"/>
      <w:r w:rsidR="00E80F12">
        <w:rPr>
          <w:rStyle w:val="a8"/>
        </w:rPr>
        <w:commentReference w:id="1070"/>
      </w:r>
      <w:commentRangeEnd w:id="1071"/>
      <w:r w:rsidR="00A0296D">
        <w:rPr>
          <w:rStyle w:val="a8"/>
        </w:rPr>
        <w:commentReference w:id="1071"/>
      </w:r>
      <w:r w:rsidRPr="00A057BC">
        <w:rPr>
          <w:color w:val="0D0D0D" w:themeColor="text1" w:themeTint="F2"/>
        </w:rPr>
        <w:t xml:space="preserve"> </w:t>
      </w:r>
      <w:commentRangeStart w:id="1072"/>
      <w:commentRangeStart w:id="1073"/>
      <w:r w:rsidRPr="00A057BC">
        <w:rPr>
          <w:color w:val="0D0D0D" w:themeColor="text1" w:themeTint="F2"/>
        </w:rPr>
        <w:t xml:space="preserve">наличия признаков ишемии, нарушений проводимости или эктопической активности. </w:t>
      </w:r>
      <w:commentRangeEnd w:id="1072"/>
      <w:r w:rsidR="007D3DE0">
        <w:rPr>
          <w:rStyle w:val="a8"/>
        </w:rPr>
        <w:commentReference w:id="1072"/>
      </w:r>
      <w:commentRangeEnd w:id="1073"/>
      <w:r w:rsidR="003E00EF">
        <w:rPr>
          <w:rStyle w:val="a8"/>
        </w:rPr>
        <w:commentReference w:id="1073"/>
      </w:r>
      <w:r w:rsidRPr="00A057BC">
        <w:rPr>
          <w:color w:val="0D0D0D" w:themeColor="text1" w:themeTint="F2"/>
        </w:rPr>
        <w:t>Все полученные данные сопоставляются с клинической картиной и фиксируются в соответствующей документации исследования.</w:t>
      </w:r>
    </w:p>
    <w:p w14:paraId="53D2E202" w14:textId="7DB70A91" w:rsidR="004C4D5A" w:rsidRPr="00A057BC" w:rsidRDefault="004C4D5A" w:rsidP="004D10BF">
      <w:pPr>
        <w:pStyle w:val="3"/>
      </w:pPr>
      <w:bookmarkStart w:id="1074" w:name="_Toc233373545"/>
      <w:bookmarkStart w:id="1075" w:name="_Toc203135916"/>
      <w:bookmarkStart w:id="1076" w:name="_Hlk202975404"/>
      <w:r w:rsidRPr="00A057BC">
        <w:t>4.4.1</w:t>
      </w:r>
      <w:r w:rsidR="002A2990" w:rsidRPr="00A057BC">
        <w:t>9</w:t>
      </w:r>
      <w:r w:rsidRPr="00A057BC">
        <w:t>. Регистрация серьезных нежелательных явлений (СНЯ)</w:t>
      </w:r>
      <w:bookmarkEnd w:id="1074"/>
    </w:p>
    <w:p w14:paraId="5C355685" w14:textId="035B1ADE" w:rsidR="004C4D5A" w:rsidRPr="00A057BC" w:rsidRDefault="004C4D5A" w:rsidP="004D10BF">
      <w:pPr>
        <w:pBdr>
          <w:top w:val="nil"/>
          <w:left w:val="nil"/>
          <w:bottom w:val="nil"/>
          <w:right w:val="nil"/>
          <w:between w:val="nil"/>
          <w:bar w:val="nil"/>
        </w:pBdr>
        <w:spacing w:line="276" w:lineRule="auto"/>
        <w:jc w:val="both"/>
        <w:rPr>
          <w:color w:val="0D0D0D" w:themeColor="text1" w:themeTint="F2"/>
          <w:u w:color="000000"/>
          <w:bdr w:val="nil"/>
        </w:rPr>
      </w:pPr>
      <w:del w:id="1077" w:author="Автор" w:date="2026-08-21T10:59:00Z">
        <w:r w:rsidRPr="00A057BC" w:rsidDel="00B00CD4">
          <w:rPr>
            <w:color w:val="0D0D0D" w:themeColor="text1" w:themeTint="F2"/>
            <w:u w:color="000000"/>
            <w:bdr w:val="nil"/>
          </w:rPr>
          <w:delText>Серьезно</w:delText>
        </w:r>
        <w:r w:rsidR="00323C39" w:rsidRPr="00A057BC" w:rsidDel="00B00CD4">
          <w:rPr>
            <w:color w:val="0D0D0D" w:themeColor="text1" w:themeTint="F2"/>
            <w:u w:color="000000"/>
            <w:bdr w:val="nil"/>
          </w:rPr>
          <w:delText>м</w:delText>
        </w:r>
        <w:r w:rsidRPr="00A057BC" w:rsidDel="00B00CD4">
          <w:rPr>
            <w:color w:val="0D0D0D" w:themeColor="text1" w:themeTint="F2"/>
            <w:u w:color="000000"/>
            <w:bdr w:val="nil"/>
          </w:rPr>
          <w:delText xml:space="preserve"> </w:delText>
        </w:r>
      </w:del>
      <w:ins w:id="1078" w:author="Автор" w:date="2026-08-21T10:59:00Z">
        <w:r w:rsidR="00B00CD4" w:rsidRPr="00A057BC">
          <w:rPr>
            <w:color w:val="0D0D0D" w:themeColor="text1" w:themeTint="F2"/>
            <w:u w:color="000000"/>
            <w:bdr w:val="nil"/>
          </w:rPr>
          <w:t>Серьезн</w:t>
        </w:r>
        <w:r w:rsidR="00B00CD4">
          <w:rPr>
            <w:color w:val="0D0D0D" w:themeColor="text1" w:themeTint="F2"/>
            <w:u w:color="000000"/>
            <w:bdr w:val="nil"/>
          </w:rPr>
          <w:t>ы</w:t>
        </w:r>
        <w:r w:rsidR="00B00CD4" w:rsidRPr="00A057BC">
          <w:rPr>
            <w:color w:val="0D0D0D" w:themeColor="text1" w:themeTint="F2"/>
            <w:u w:color="000000"/>
            <w:bdr w:val="nil"/>
          </w:rPr>
          <w:t xml:space="preserve">м </w:t>
        </w:r>
      </w:ins>
      <w:r w:rsidRPr="00A057BC">
        <w:rPr>
          <w:color w:val="0D0D0D" w:themeColor="text1" w:themeTint="F2"/>
          <w:u w:color="000000"/>
          <w:bdr w:val="nil"/>
        </w:rPr>
        <w:t>Н</w:t>
      </w:r>
      <w:r w:rsidR="00323C39" w:rsidRPr="00A057BC">
        <w:rPr>
          <w:color w:val="0D0D0D" w:themeColor="text1" w:themeTint="F2"/>
          <w:u w:color="000000"/>
          <w:bdr w:val="nil"/>
        </w:rPr>
        <w:t>Я</w:t>
      </w:r>
      <w:r w:rsidRPr="00A057BC">
        <w:rPr>
          <w:color w:val="0D0D0D" w:themeColor="text1" w:themeTint="F2"/>
          <w:u w:color="000000"/>
          <w:bdr w:val="nil"/>
        </w:rPr>
        <w:t xml:space="preserve"> считается </w:t>
      </w:r>
      <w:r w:rsidR="00323C39" w:rsidRPr="00A057BC">
        <w:rPr>
          <w:color w:val="0D0D0D" w:themeColor="text1" w:themeTint="F2"/>
          <w:u w:color="000000"/>
          <w:bdr w:val="nil"/>
        </w:rPr>
        <w:t>нежелательное явление</w:t>
      </w:r>
      <w:r w:rsidRPr="00A057BC">
        <w:rPr>
          <w:color w:val="0D0D0D" w:themeColor="text1" w:themeTint="F2"/>
          <w:u w:color="000000"/>
          <w:bdr w:val="nil"/>
        </w:rPr>
        <w:t>, котор</w:t>
      </w:r>
      <w:r w:rsidR="00323C39" w:rsidRPr="00A057BC">
        <w:rPr>
          <w:color w:val="0D0D0D" w:themeColor="text1" w:themeTint="F2"/>
          <w:u w:color="000000"/>
          <w:bdr w:val="nil"/>
        </w:rPr>
        <w:t>ое</w:t>
      </w:r>
      <w:r w:rsidRPr="00A057BC">
        <w:rPr>
          <w:color w:val="0D0D0D" w:themeColor="text1" w:themeTint="F2"/>
          <w:u w:color="000000"/>
          <w:bdr w:val="nil"/>
        </w:rPr>
        <w:t xml:space="preserve"> приводит к смерти, представляет угрозу для жизни, требует госпитализации пациента или ее продления, приводит к стойкой либо выраженной нетрудоспособности или инвалидности, к врожденным аномалиям или порокам развития, требует медицинского вмешательства для предотвращения развития перечисленных состояний. </w:t>
      </w:r>
    </w:p>
    <w:p w14:paraId="05450676" w14:textId="540793A0" w:rsidR="004C4D5A" w:rsidRPr="00A057BC" w:rsidRDefault="00CF7798"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У</w:t>
      </w:r>
      <w:r w:rsidR="004C4D5A" w:rsidRPr="00A057BC">
        <w:rPr>
          <w:color w:val="0D0D0D" w:themeColor="text1" w:themeTint="F2"/>
          <w:u w:color="000000"/>
          <w:bdr w:val="nil"/>
        </w:rPr>
        <w:t>гроза жизни</w:t>
      </w:r>
      <w:r w:rsidRPr="00A057BC">
        <w:rPr>
          <w:color w:val="0D0D0D" w:themeColor="text1" w:themeTint="F2"/>
          <w:u w:color="000000"/>
          <w:bdr w:val="nil"/>
        </w:rPr>
        <w:t xml:space="preserve"> – нежелательн</w:t>
      </w:r>
      <w:r w:rsidR="00323C39" w:rsidRPr="00A057BC">
        <w:rPr>
          <w:color w:val="0D0D0D" w:themeColor="text1" w:themeTint="F2"/>
          <w:u w:color="000000"/>
          <w:bdr w:val="nil"/>
        </w:rPr>
        <w:t>ое явление</w:t>
      </w:r>
      <w:r w:rsidRPr="00A057BC">
        <w:rPr>
          <w:color w:val="0D0D0D" w:themeColor="text1" w:themeTint="F2"/>
          <w:u w:color="000000"/>
          <w:bdr w:val="nil"/>
        </w:rPr>
        <w:t>, котор</w:t>
      </w:r>
      <w:r w:rsidR="00323C39" w:rsidRPr="00A057BC">
        <w:rPr>
          <w:color w:val="0D0D0D" w:themeColor="text1" w:themeTint="F2"/>
          <w:u w:color="000000"/>
          <w:bdr w:val="nil"/>
        </w:rPr>
        <w:t>ое</w:t>
      </w:r>
      <w:r w:rsidRPr="00A057BC">
        <w:rPr>
          <w:color w:val="0D0D0D" w:themeColor="text1" w:themeTint="F2"/>
          <w:u w:color="000000"/>
          <w:bdr w:val="nil"/>
        </w:rPr>
        <w:t xml:space="preserve">, по мнению исследователя или врача, создала непосредственный риск смерти пациента в момент ее развития. «Угроза жизни» не </w:t>
      </w:r>
      <w:r w:rsidRPr="00A057BC">
        <w:rPr>
          <w:color w:val="0D0D0D" w:themeColor="text1" w:themeTint="F2"/>
          <w:u w:color="000000"/>
          <w:bdr w:val="nil"/>
        </w:rPr>
        <w:lastRenderedPageBreak/>
        <w:t>относится к событию, которое гипотетически могло бы привести к смерти, если бы оно стало более тяжелым.</w:t>
      </w:r>
    </w:p>
    <w:p w14:paraId="44157DB0" w14:textId="77777777" w:rsidR="004C4D5A" w:rsidRPr="00A057BC" w:rsidRDefault="004C4D5A"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078391D9" w14:textId="77777777" w:rsidR="004C4D5A" w:rsidRPr="00A057BC" w:rsidRDefault="004C4D5A"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В первоначальном сообщении должен быть указан следующий минимум информации: </w:t>
      </w:r>
    </w:p>
    <w:p w14:paraId="5D7EDB31" w14:textId="77777777" w:rsidR="004C4D5A" w:rsidRPr="00A057BC" w:rsidRDefault="004C4D5A" w:rsidP="004D10BF">
      <w:pPr>
        <w:numPr>
          <w:ilvl w:val="0"/>
          <w:numId w:val="20"/>
        </w:num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идентификация добровольца (скрининговый номер); </w:t>
      </w:r>
    </w:p>
    <w:p w14:paraId="66ABCAD4" w14:textId="77777777" w:rsidR="004C4D5A" w:rsidRPr="00A057BC" w:rsidRDefault="004C4D5A" w:rsidP="004D10BF">
      <w:pPr>
        <w:numPr>
          <w:ilvl w:val="0"/>
          <w:numId w:val="20"/>
        </w:num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номер протокола исследования;</w:t>
      </w:r>
    </w:p>
    <w:p w14:paraId="679113A9" w14:textId="77777777" w:rsidR="004C4D5A" w:rsidRPr="00A057BC" w:rsidRDefault="004C4D5A" w:rsidP="004D10BF">
      <w:pPr>
        <w:numPr>
          <w:ilvl w:val="0"/>
          <w:numId w:val="20"/>
        </w:num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указание подозреваемого исследуемого препарата; </w:t>
      </w:r>
    </w:p>
    <w:p w14:paraId="43AC22C5" w14:textId="1C5E6ECB" w:rsidR="004C4D5A" w:rsidRPr="00A057BC" w:rsidRDefault="004C4D5A" w:rsidP="004D10BF">
      <w:pPr>
        <w:numPr>
          <w:ilvl w:val="0"/>
          <w:numId w:val="20"/>
        </w:num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описание СНЯ (д</w:t>
      </w:r>
      <w:commentRangeStart w:id="1079"/>
      <w:commentRangeStart w:id="1080"/>
      <w:r w:rsidRPr="00A057BC">
        <w:rPr>
          <w:color w:val="0D0D0D" w:themeColor="text1" w:themeTint="F2"/>
          <w:u w:color="000000"/>
          <w:bdr w:val="nil"/>
        </w:rPr>
        <w:t>ата</w:t>
      </w:r>
      <w:commentRangeEnd w:id="1079"/>
      <w:r w:rsidR="00D13F2C">
        <w:rPr>
          <w:rStyle w:val="a8"/>
        </w:rPr>
        <w:commentReference w:id="1079"/>
      </w:r>
      <w:commentRangeEnd w:id="1080"/>
      <w:r w:rsidR="003E00EF">
        <w:rPr>
          <w:rStyle w:val="a8"/>
        </w:rPr>
        <w:commentReference w:id="1080"/>
      </w:r>
      <w:ins w:id="1081" w:author="Автор" w:date="2026-08-25T19:25:00Z">
        <w:r w:rsidR="003E00EF">
          <w:rPr>
            <w:color w:val="0D0D0D" w:themeColor="text1" w:themeTint="F2"/>
            <w:u w:color="000000"/>
            <w:bdr w:val="nil"/>
          </w:rPr>
          <w:t xml:space="preserve"> и</w:t>
        </w:r>
      </w:ins>
      <w:del w:id="1082" w:author="Автор" w:date="2026-08-25T19:25:00Z">
        <w:r w:rsidRPr="00A057BC" w:rsidDel="003E00EF">
          <w:rPr>
            <w:color w:val="0D0D0D" w:themeColor="text1" w:themeTint="F2"/>
            <w:u w:color="000000"/>
            <w:bdr w:val="nil"/>
          </w:rPr>
          <w:delText>,</w:delText>
        </w:r>
      </w:del>
      <w:r w:rsidRPr="00A057BC">
        <w:rPr>
          <w:color w:val="0D0D0D" w:themeColor="text1" w:themeTint="F2"/>
          <w:u w:color="000000"/>
          <w:bdr w:val="nil"/>
        </w:rPr>
        <w:t xml:space="preserve"> </w:t>
      </w:r>
      <w:ins w:id="1083" w:author="Автор" w:date="2026-08-25T19:24:00Z">
        <w:r w:rsidR="003E00EF">
          <w:rPr>
            <w:color w:val="0D0D0D" w:themeColor="text1" w:themeTint="F2"/>
            <w:u w:color="000000"/>
            <w:bdr w:val="nil"/>
          </w:rPr>
          <w:t xml:space="preserve">время, </w:t>
        </w:r>
      </w:ins>
      <w:r w:rsidRPr="00A057BC">
        <w:rPr>
          <w:color w:val="0D0D0D" w:themeColor="text1" w:themeTint="F2"/>
          <w:u w:color="000000"/>
          <w:bdr w:val="nil"/>
        </w:rPr>
        <w:t xml:space="preserve">диагноз); </w:t>
      </w:r>
    </w:p>
    <w:p w14:paraId="3DBEBA61" w14:textId="1E8D598C" w:rsidR="004C4D5A" w:rsidRPr="00A057BC" w:rsidRDefault="004C4D5A" w:rsidP="004D10BF">
      <w:pPr>
        <w:numPr>
          <w:ilvl w:val="0"/>
          <w:numId w:val="20"/>
        </w:numPr>
        <w:pBdr>
          <w:top w:val="nil"/>
          <w:left w:val="nil"/>
          <w:bottom w:val="nil"/>
          <w:right w:val="nil"/>
          <w:between w:val="nil"/>
          <w:bar w:val="nil"/>
        </w:pBdr>
        <w:spacing w:line="276" w:lineRule="auto"/>
        <w:jc w:val="both"/>
        <w:rPr>
          <w:color w:val="0D0D0D" w:themeColor="text1" w:themeTint="F2"/>
          <w:u w:color="000000"/>
          <w:bdr w:val="nil"/>
        </w:rPr>
      </w:pPr>
      <w:commentRangeStart w:id="1084"/>
      <w:commentRangeStart w:id="1085"/>
      <w:r w:rsidRPr="00A057BC">
        <w:rPr>
          <w:color w:val="0D0D0D" w:themeColor="text1" w:themeTint="F2"/>
          <w:u w:color="000000"/>
          <w:bdr w:val="nil"/>
        </w:rPr>
        <w:t xml:space="preserve">источник </w:t>
      </w:r>
      <w:commentRangeEnd w:id="1084"/>
      <w:r w:rsidR="00B00CD4">
        <w:rPr>
          <w:rStyle w:val="a8"/>
        </w:rPr>
        <w:commentReference w:id="1084"/>
      </w:r>
      <w:commentRangeEnd w:id="1085"/>
      <w:r w:rsidR="00A2007A">
        <w:rPr>
          <w:rStyle w:val="a8"/>
        </w:rPr>
        <w:commentReference w:id="1085"/>
      </w:r>
      <w:r w:rsidRPr="00A057BC">
        <w:rPr>
          <w:color w:val="0D0D0D" w:themeColor="text1" w:themeTint="F2"/>
          <w:u w:color="000000"/>
          <w:bdr w:val="nil"/>
        </w:rPr>
        <w:t>получения информации о СНЯ</w:t>
      </w:r>
      <w:ins w:id="1086" w:author="Автор" w:date="2026-08-24T17:50:00Z">
        <w:r w:rsidR="00A2007A">
          <w:rPr>
            <w:color w:val="0D0D0D" w:themeColor="text1" w:themeTint="F2"/>
            <w:u w:color="000000"/>
            <w:bdr w:val="nil"/>
          </w:rPr>
          <w:t xml:space="preserve"> (ФИО врача-исследователя)</w:t>
        </w:r>
      </w:ins>
      <w:r w:rsidRPr="00A057BC">
        <w:rPr>
          <w:color w:val="0D0D0D" w:themeColor="text1" w:themeTint="F2"/>
          <w:u w:color="000000"/>
          <w:bdr w:val="nil"/>
        </w:rPr>
        <w:t xml:space="preserve">. </w:t>
      </w:r>
    </w:p>
    <w:p w14:paraId="0A3FE085" w14:textId="4E88B6CD" w:rsidR="008234B2" w:rsidRPr="00A057BC" w:rsidRDefault="004C4D5A"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Следует также заполнить отчет о СНЯ, подписать и отправить</w:t>
      </w:r>
      <w:r w:rsidR="002C67B2" w:rsidRPr="00A057BC">
        <w:rPr>
          <w:color w:val="0D0D0D" w:themeColor="text1" w:themeTint="F2"/>
          <w:u w:color="000000"/>
          <w:bdr w:val="nil"/>
        </w:rPr>
        <w:t xml:space="preserve"> контактному лицу со стороны Спонсора</w:t>
      </w:r>
      <w:r w:rsidRPr="00A057BC">
        <w:rPr>
          <w:color w:val="0D0D0D" w:themeColor="text1" w:themeTint="F2"/>
          <w:u w:color="000000"/>
          <w:bdr w:val="nil"/>
        </w:rPr>
        <w:t xml:space="preserve"> извещение о СНЯ в срок до 24 часов по контактам, указанным</w:t>
      </w:r>
      <w:r w:rsidR="008234B2" w:rsidRPr="00A057BC">
        <w:rPr>
          <w:color w:val="0D0D0D" w:themeColor="text1" w:themeTint="F2"/>
          <w:u w:color="000000"/>
          <w:bdr w:val="nil"/>
        </w:rPr>
        <w:t xml:space="preserve"> ниже:</w:t>
      </w:r>
    </w:p>
    <w:p w14:paraId="3131FBAC" w14:textId="77777777" w:rsidR="008234B2" w:rsidRPr="00A057BC" w:rsidRDefault="008234B2" w:rsidP="004D10BF">
      <w:pPr>
        <w:pBdr>
          <w:top w:val="nil"/>
          <w:left w:val="nil"/>
          <w:bottom w:val="nil"/>
          <w:right w:val="nil"/>
          <w:between w:val="nil"/>
          <w:bar w:val="nil"/>
        </w:pBdr>
        <w:spacing w:line="276" w:lineRule="auto"/>
        <w:jc w:val="both"/>
        <w:rPr>
          <w:color w:val="0D0D0D" w:themeColor="text1" w:themeTint="F2"/>
          <w:u w:val="single"/>
          <w:bdr w:val="nil"/>
        </w:rPr>
      </w:pPr>
      <w:r w:rsidRPr="00A057BC">
        <w:rPr>
          <w:color w:val="0D0D0D" w:themeColor="text1" w:themeTint="F2"/>
          <w:u w:val="single"/>
          <w:bdr w:val="nil"/>
        </w:rPr>
        <w:t>Лицо ответственное за сбор информации о нежелательных явлениях:</w:t>
      </w:r>
    </w:p>
    <w:p w14:paraId="405AF45F" w14:textId="77777777"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Менеджер по фармаконадзору</w:t>
      </w:r>
    </w:p>
    <w:p w14:paraId="20C36DD2" w14:textId="20C85469"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Семенова Ольга Васильевна</w:t>
      </w:r>
    </w:p>
    <w:p w14:paraId="5D16DE26" w14:textId="4A96DCEA"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Телефон: +7 (495) 640-25-38 # 1792</w:t>
      </w:r>
    </w:p>
    <w:p w14:paraId="4EAE7DF9" w14:textId="16D78169"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e-mail:</w:t>
      </w:r>
      <w:r w:rsidRPr="00A057BC">
        <w:rPr>
          <w:color w:val="0D0D0D" w:themeColor="text1" w:themeTint="F2"/>
          <w:u w:color="000000"/>
          <w:bdr w:val="nil"/>
        </w:rPr>
        <w:tab/>
        <w:t>osemenova@promomed.pro</w:t>
      </w:r>
      <w:del w:id="1087" w:author="Автор" w:date="2026-08-21T11:01:00Z">
        <w:r w:rsidRPr="00A057BC" w:rsidDel="00B00CD4">
          <w:rPr>
            <w:color w:val="0D0D0D" w:themeColor="text1" w:themeTint="F2"/>
            <w:u w:color="000000"/>
            <w:bdr w:val="nil"/>
          </w:rPr>
          <w:delText xml:space="preserve"> </w:delText>
        </w:r>
      </w:del>
      <w:ins w:id="1088" w:author="Автор" w:date="2026-08-21T11:01:00Z">
        <w:r w:rsidR="00B00CD4" w:rsidRPr="00B00CD4">
          <w:rPr>
            <w:color w:val="0D0D0D" w:themeColor="text1" w:themeTint="F2"/>
            <w:u w:color="000000"/>
            <w:bdr w:val="nil"/>
          </w:rPr>
          <w:t>, pv_safety-check@promomed.pro</w:t>
        </w:r>
      </w:ins>
    </w:p>
    <w:p w14:paraId="3342AA65" w14:textId="77777777"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val="single"/>
          <w:bdr w:val="nil"/>
        </w:rPr>
        <w:t>Лицо ответственное за сбор информации о нежелательных явлениях</w:t>
      </w:r>
      <w:r w:rsidRPr="00A057BC">
        <w:rPr>
          <w:color w:val="0D0D0D" w:themeColor="text1" w:themeTint="F2"/>
          <w:u w:color="000000"/>
          <w:bdr w:val="nil"/>
        </w:rPr>
        <w:t>:</w:t>
      </w:r>
    </w:p>
    <w:p w14:paraId="507CEB7C" w14:textId="77777777"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Руководитель отдела организации фармаконадзора</w:t>
      </w:r>
    </w:p>
    <w:p w14:paraId="17238DE7" w14:textId="462232FC"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Томашевская Наталия Александровна</w:t>
      </w:r>
    </w:p>
    <w:p w14:paraId="4A07A598" w14:textId="2D1EF39F"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Телефон: +7 (495) 640-25-38 # 2127</w:t>
      </w:r>
    </w:p>
    <w:p w14:paraId="1F2A6694" w14:textId="6C7A7678"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e-mail:</w:t>
      </w:r>
      <w:r w:rsidRPr="00A057BC">
        <w:rPr>
          <w:color w:val="0D0D0D" w:themeColor="text1" w:themeTint="F2"/>
          <w:u w:color="000000"/>
          <w:bdr w:val="nil"/>
        </w:rPr>
        <w:tab/>
      </w:r>
      <w:r w:rsidRPr="00A057BC">
        <w:rPr>
          <w:color w:val="0D0D0D" w:themeColor="text1" w:themeTint="F2"/>
        </w:rPr>
        <w:t>ntomashevskaya@promomed.pro</w:t>
      </w:r>
    </w:p>
    <w:p w14:paraId="654366C4" w14:textId="77777777" w:rsidR="008234B2" w:rsidRPr="00A057BC" w:rsidRDefault="008234B2" w:rsidP="004D10BF">
      <w:pPr>
        <w:pBdr>
          <w:top w:val="nil"/>
          <w:left w:val="nil"/>
          <w:bottom w:val="nil"/>
          <w:right w:val="nil"/>
          <w:between w:val="nil"/>
          <w:bar w:val="nil"/>
        </w:pBdr>
        <w:spacing w:line="276" w:lineRule="auto"/>
        <w:jc w:val="both"/>
        <w:rPr>
          <w:color w:val="0D0D0D" w:themeColor="text1" w:themeTint="F2"/>
          <w:u w:color="000000"/>
          <w:bdr w:val="nil"/>
        </w:rPr>
      </w:pPr>
    </w:p>
    <w:p w14:paraId="15A1481D" w14:textId="0724090E" w:rsidR="004C4D5A" w:rsidRPr="00A057BC" w:rsidRDefault="004C4D5A"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Помимо перечисленной выше информации, в </w:t>
      </w:r>
      <w:commentRangeStart w:id="1089"/>
      <w:commentRangeStart w:id="1090"/>
      <w:r w:rsidRPr="00A057BC">
        <w:rPr>
          <w:color w:val="0D0D0D" w:themeColor="text1" w:themeTint="F2"/>
          <w:u w:color="000000"/>
          <w:bdr w:val="nil"/>
        </w:rPr>
        <w:t xml:space="preserve">дополнительном отчете </w:t>
      </w:r>
      <w:commentRangeEnd w:id="1089"/>
      <w:r w:rsidR="00D13F2C">
        <w:rPr>
          <w:rStyle w:val="a8"/>
        </w:rPr>
        <w:commentReference w:id="1089"/>
      </w:r>
      <w:commentRangeEnd w:id="1090"/>
      <w:r w:rsidR="003E00EF">
        <w:rPr>
          <w:rStyle w:val="a8"/>
        </w:rPr>
        <w:commentReference w:id="1090"/>
      </w:r>
      <w:r w:rsidRPr="00A057BC">
        <w:rPr>
          <w:color w:val="0D0D0D" w:themeColor="text1" w:themeTint="F2"/>
          <w:u w:color="000000"/>
          <w:bdr w:val="nil"/>
        </w:rPr>
        <w:t xml:space="preserve">также должна содержаться следующая информация: оценка причинно-следственной связи СНЯ; </w:t>
      </w:r>
      <w:r w:rsidR="002C67B2" w:rsidRPr="00A057BC">
        <w:rPr>
          <w:color w:val="0D0D0D" w:themeColor="text1" w:themeTint="F2"/>
          <w:u w:color="000000"/>
          <w:bdr w:val="nil"/>
        </w:rPr>
        <w:t xml:space="preserve">характер медицинского </w:t>
      </w:r>
      <w:commentRangeStart w:id="1091"/>
      <w:commentRangeStart w:id="1092"/>
      <w:r w:rsidR="002C67B2" w:rsidRPr="00A057BC">
        <w:rPr>
          <w:color w:val="0D0D0D" w:themeColor="text1" w:themeTint="F2"/>
          <w:u w:color="000000"/>
          <w:bdr w:val="nil"/>
        </w:rPr>
        <w:t>наблюдения</w:t>
      </w:r>
      <w:commentRangeEnd w:id="1091"/>
      <w:r w:rsidR="00D13F2C">
        <w:rPr>
          <w:rStyle w:val="a8"/>
        </w:rPr>
        <w:commentReference w:id="1091"/>
      </w:r>
      <w:commentRangeEnd w:id="1092"/>
      <w:r w:rsidR="003E00EF">
        <w:rPr>
          <w:rStyle w:val="a8"/>
        </w:rPr>
        <w:commentReference w:id="1092"/>
      </w:r>
      <w:r w:rsidR="002C67B2" w:rsidRPr="00A057BC">
        <w:rPr>
          <w:color w:val="0D0D0D" w:themeColor="text1" w:themeTint="F2"/>
          <w:u w:color="000000"/>
          <w:bdr w:val="nil"/>
        </w:rPr>
        <w:t xml:space="preserve"> и длительность наблюдения за добровольцем в связи с СНЯ</w:t>
      </w:r>
      <w:r w:rsidRPr="00A057BC">
        <w:rPr>
          <w:color w:val="0D0D0D" w:themeColor="text1" w:themeTint="F2"/>
          <w:u w:color="000000"/>
          <w:bdr w:val="nil"/>
        </w:rPr>
        <w:t>;</w:t>
      </w:r>
      <w:r w:rsidR="002C67B2" w:rsidRPr="00A057BC">
        <w:rPr>
          <w:color w:val="0D0D0D" w:themeColor="text1" w:themeTint="F2"/>
          <w:u w:color="000000"/>
          <w:bdr w:val="nil"/>
        </w:rPr>
        <w:t xml:space="preserve"> </w:t>
      </w:r>
      <w:r w:rsidRPr="00A057BC">
        <w:rPr>
          <w:color w:val="0D0D0D" w:themeColor="text1" w:themeTint="F2"/>
          <w:u w:color="000000"/>
          <w:bdr w:val="nil"/>
        </w:rPr>
        <w:t xml:space="preserve">исход; </w:t>
      </w:r>
      <w:proofErr w:type="spellStart"/>
      <w:r w:rsidRPr="00A057BC">
        <w:rPr>
          <w:color w:val="0D0D0D" w:themeColor="text1" w:themeTint="F2"/>
          <w:u w:color="000000"/>
          <w:bdr w:val="nil"/>
        </w:rPr>
        <w:t>предвиденность</w:t>
      </w:r>
      <w:proofErr w:type="spellEnd"/>
      <w:r w:rsidRPr="00A057BC">
        <w:rPr>
          <w:color w:val="0D0D0D" w:themeColor="text1" w:themeTint="F2"/>
          <w:u w:color="000000"/>
          <w:bdr w:val="nil"/>
        </w:rPr>
        <w:t xml:space="preserve">; </w:t>
      </w:r>
      <w:ins w:id="1093" w:author="Автор" w:date="2026-08-24T17:50:00Z">
        <w:r w:rsidR="00A2007A">
          <w:rPr>
            <w:color w:val="0D0D0D" w:themeColor="text1" w:themeTint="F2"/>
            <w:u w:color="000000"/>
            <w:bdr w:val="nil"/>
          </w:rPr>
          <w:t>дат</w:t>
        </w:r>
      </w:ins>
      <w:ins w:id="1094" w:author="Автор" w:date="2026-08-24T17:51:00Z">
        <w:r w:rsidR="00A2007A">
          <w:rPr>
            <w:color w:val="0D0D0D" w:themeColor="text1" w:themeTint="F2"/>
            <w:u w:color="000000"/>
            <w:bdr w:val="nil"/>
          </w:rPr>
          <w:t xml:space="preserve">а и </w:t>
        </w:r>
      </w:ins>
      <w:commentRangeStart w:id="1095"/>
      <w:commentRangeStart w:id="1096"/>
      <w:r w:rsidRPr="00A057BC">
        <w:rPr>
          <w:color w:val="0D0D0D" w:themeColor="text1" w:themeTint="F2"/>
          <w:u w:color="000000"/>
          <w:bdr w:val="nil"/>
        </w:rPr>
        <w:t>время</w:t>
      </w:r>
      <w:commentRangeEnd w:id="1095"/>
      <w:r w:rsidR="00D13F2C">
        <w:rPr>
          <w:rStyle w:val="a8"/>
        </w:rPr>
        <w:commentReference w:id="1095"/>
      </w:r>
      <w:commentRangeEnd w:id="1096"/>
      <w:r w:rsidR="00A2007A">
        <w:rPr>
          <w:rStyle w:val="a8"/>
        </w:rPr>
        <w:commentReference w:id="1096"/>
      </w:r>
      <w:r w:rsidRPr="00A057BC">
        <w:rPr>
          <w:color w:val="0D0D0D" w:themeColor="text1" w:themeTint="F2"/>
          <w:u w:color="000000"/>
          <w:bdr w:val="nil"/>
        </w:rPr>
        <w:t xml:space="preserve"> окончания </w:t>
      </w:r>
      <w:r w:rsidR="002C67B2" w:rsidRPr="00A057BC">
        <w:rPr>
          <w:color w:val="0D0D0D" w:themeColor="text1" w:themeTint="F2"/>
          <w:u w:color="000000"/>
          <w:bdr w:val="nil"/>
        </w:rPr>
        <w:t>С</w:t>
      </w:r>
      <w:r w:rsidRPr="00A057BC">
        <w:rPr>
          <w:color w:val="0D0D0D" w:themeColor="text1" w:themeTint="F2"/>
          <w:u w:color="000000"/>
          <w:bdr w:val="nil"/>
        </w:rPr>
        <w:t xml:space="preserve">НЯ (если применимо). </w:t>
      </w:r>
    </w:p>
    <w:p w14:paraId="67582D44" w14:textId="77777777" w:rsidR="004C4D5A" w:rsidRPr="00A057BC" w:rsidRDefault="004C4D5A"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Вся полученная впоследствии существенная дополнительная информация о СНЯ направляется Спонсору в виде последующих отчетов. Все СНЯ периода терапии должны быть прослежены до их разрешения или до тех пор, пока врач не расценит их как «хронические» или «стабильные», и быть документально подтверждены. </w:t>
      </w:r>
    </w:p>
    <w:p w14:paraId="73E2CF5B" w14:textId="55F9A73D" w:rsidR="002C67B2" w:rsidRPr="00A057BC" w:rsidRDefault="002C67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Спонсор направляет соответствующие уведомления о серьезных непредвиденных нежелательных реакциях на исследуемый лекарственный препарат, выявленных в ходе клинического исследования, в Федеральную службу по надзору в сфере </w:t>
      </w:r>
      <w:commentRangeStart w:id="1097"/>
      <w:commentRangeStart w:id="1098"/>
      <w:r w:rsidRPr="00A057BC">
        <w:rPr>
          <w:color w:val="0D0D0D" w:themeColor="text1" w:themeTint="F2"/>
          <w:u w:color="000000"/>
          <w:bdr w:val="nil"/>
        </w:rPr>
        <w:t>здравоохранения</w:t>
      </w:r>
      <w:commentRangeEnd w:id="1097"/>
      <w:r w:rsidR="00D13F2C">
        <w:rPr>
          <w:rStyle w:val="a8"/>
        </w:rPr>
        <w:commentReference w:id="1097"/>
      </w:r>
      <w:commentRangeEnd w:id="1098"/>
      <w:r w:rsidR="003E00EF">
        <w:rPr>
          <w:rStyle w:val="a8"/>
        </w:rPr>
        <w:commentReference w:id="1098"/>
      </w:r>
      <w:r w:rsidRPr="00A057BC">
        <w:rPr>
          <w:color w:val="0D0D0D" w:themeColor="text1" w:themeTint="F2"/>
          <w:u w:color="000000"/>
          <w:bdr w:val="nil"/>
        </w:rPr>
        <w:t>:</w:t>
      </w:r>
    </w:p>
    <w:p w14:paraId="5F39C181" w14:textId="39BF34F0" w:rsidR="002C67B2" w:rsidRPr="00A057BC" w:rsidRDefault="002C67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 </w:t>
      </w:r>
      <w:r w:rsidR="006D694F" w:rsidRPr="00A057BC">
        <w:rPr>
          <w:color w:val="0D0D0D" w:themeColor="text1" w:themeTint="F2"/>
          <w:u w:color="000000"/>
          <w:bdr w:val="nil"/>
        </w:rPr>
        <w:t>незамедлительно, но не позднее 7 календарных дней с даты получения информации о выявлении серьезной непредвиденной нежелательной реакции, в случае если она привела к смерти или представляла угрозу для жизни</w:t>
      </w:r>
      <w:r w:rsidRPr="00A057BC">
        <w:rPr>
          <w:color w:val="0D0D0D" w:themeColor="text1" w:themeTint="F2"/>
          <w:u w:color="000000"/>
          <w:bdr w:val="nil"/>
        </w:rPr>
        <w:t>;</w:t>
      </w:r>
      <w:ins w:id="1099" w:author="Автор" w:date="2026-08-25T19:26:00Z">
        <w:r w:rsidR="003E00EF">
          <w:rPr>
            <w:color w:val="0D0D0D" w:themeColor="text1" w:themeTint="F2"/>
            <w:u w:color="000000"/>
            <w:bdr w:val="nil"/>
          </w:rPr>
          <w:t xml:space="preserve"> </w:t>
        </w:r>
      </w:ins>
    </w:p>
    <w:p w14:paraId="2639AAC4" w14:textId="2C18558F" w:rsidR="002C67B2" w:rsidRDefault="002C67B2" w:rsidP="004D10BF">
      <w:pPr>
        <w:pBdr>
          <w:top w:val="nil"/>
          <w:left w:val="nil"/>
          <w:bottom w:val="nil"/>
          <w:right w:val="nil"/>
          <w:between w:val="nil"/>
          <w:bar w:val="nil"/>
        </w:pBdr>
        <w:spacing w:line="276" w:lineRule="auto"/>
        <w:jc w:val="both"/>
        <w:rPr>
          <w:ins w:id="1100" w:author="Автор" w:date="2026-08-25T19:26:00Z"/>
          <w:color w:val="0D0D0D" w:themeColor="text1" w:themeTint="F2"/>
          <w:u w:color="000000"/>
          <w:bdr w:val="nil"/>
        </w:rPr>
      </w:pPr>
      <w:r w:rsidRPr="00A057BC">
        <w:rPr>
          <w:color w:val="0D0D0D" w:themeColor="text1" w:themeTint="F2"/>
          <w:u w:color="000000"/>
          <w:bdr w:val="nil"/>
        </w:rPr>
        <w:t xml:space="preserve">— </w:t>
      </w:r>
      <w:r w:rsidR="006D694F" w:rsidRPr="00A057BC">
        <w:rPr>
          <w:color w:val="0D0D0D" w:themeColor="text1" w:themeTint="F2"/>
          <w:u w:color="000000"/>
          <w:bdr w:val="nil"/>
        </w:rPr>
        <w:t>не позднее 15 календарных дней с даты получения информации о выявлении серьезной непредвиденной нежелательной реакции для остальных серьезных непредвиденных нежелательных реакций</w:t>
      </w:r>
      <w:r w:rsidRPr="00A057BC">
        <w:rPr>
          <w:color w:val="0D0D0D" w:themeColor="text1" w:themeTint="F2"/>
          <w:u w:color="000000"/>
          <w:bdr w:val="nil"/>
        </w:rPr>
        <w:t>.</w:t>
      </w:r>
    </w:p>
    <w:p w14:paraId="27D73247" w14:textId="1C63D19E" w:rsidR="003E00EF" w:rsidDel="003E00EF" w:rsidRDefault="003E00EF" w:rsidP="004D10BF">
      <w:pPr>
        <w:pBdr>
          <w:top w:val="nil"/>
          <w:left w:val="nil"/>
          <w:bottom w:val="nil"/>
          <w:right w:val="nil"/>
          <w:between w:val="nil"/>
          <w:bar w:val="nil"/>
        </w:pBdr>
        <w:spacing w:line="276" w:lineRule="auto"/>
        <w:jc w:val="both"/>
        <w:rPr>
          <w:del w:id="1101" w:author="Автор" w:date="2026-08-25T19:27:00Z"/>
          <w:color w:val="0D0D0D" w:themeColor="text1" w:themeTint="F2"/>
          <w:u w:color="000000"/>
          <w:bdr w:val="nil"/>
        </w:rPr>
      </w:pPr>
      <w:ins w:id="1102" w:author="Автор" w:date="2026-08-25T19:27:00Z">
        <w:r w:rsidRPr="003E00EF">
          <w:rPr>
            <w:color w:val="0D0D0D" w:themeColor="text1" w:themeTint="F2"/>
            <w:u w:color="000000"/>
            <w:bdr w:val="nil"/>
          </w:rPr>
          <w:t xml:space="preserve">При отсутствии полной информации на дату представления срочного сообщения о случае смерти или развитии жизнеугрожающего состояния спонсором предпринимаются меры по представлению полной информации в форме дополнительного срочного сообщения о </w:t>
        </w:r>
        <w:r w:rsidRPr="003E00EF">
          <w:rPr>
            <w:color w:val="0D0D0D" w:themeColor="text1" w:themeTint="F2"/>
            <w:u w:color="000000"/>
            <w:bdr w:val="nil"/>
          </w:rPr>
          <w:lastRenderedPageBreak/>
          <w:t>выявленной серьезной непредвиденной нежелательной реакции не позднее 8 календарных дней с даты представления первичного сообщения.</w:t>
        </w:r>
      </w:ins>
    </w:p>
    <w:p w14:paraId="04B125F2" w14:textId="77777777" w:rsidR="003E00EF" w:rsidRPr="00A057BC" w:rsidRDefault="003E00EF" w:rsidP="004D10BF">
      <w:pPr>
        <w:pBdr>
          <w:top w:val="nil"/>
          <w:left w:val="nil"/>
          <w:bottom w:val="nil"/>
          <w:right w:val="nil"/>
          <w:between w:val="nil"/>
          <w:bar w:val="nil"/>
        </w:pBdr>
        <w:spacing w:line="276" w:lineRule="auto"/>
        <w:jc w:val="both"/>
        <w:rPr>
          <w:ins w:id="1103" w:author="Автор" w:date="2026-08-25T19:27:00Z"/>
          <w:color w:val="0D0D0D" w:themeColor="text1" w:themeTint="F2"/>
          <w:u w:color="000000"/>
          <w:bdr w:val="nil"/>
        </w:rPr>
      </w:pPr>
    </w:p>
    <w:p w14:paraId="0888E983" w14:textId="0B4782D6" w:rsidR="002C67B2" w:rsidRPr="00A057BC" w:rsidRDefault="002C67B2"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Уведомление осуществляется в соответствии с Приказом Росздравнадзора</w:t>
      </w:r>
      <w:ins w:id="1104" w:author="Автор" w:date="2026-08-21T11:05:00Z">
        <w:r w:rsidR="00D13F2C">
          <w:rPr>
            <w:color w:val="0D0D0D" w:themeColor="text1" w:themeTint="F2"/>
            <w:u w:color="000000"/>
            <w:bdr w:val="nil"/>
          </w:rPr>
          <w:t xml:space="preserve"> </w:t>
        </w:r>
      </w:ins>
      <w:del w:id="1105" w:author="Автор" w:date="2026-08-21T11:05:00Z">
        <w:r w:rsidRPr="00A057BC" w:rsidDel="00D13F2C">
          <w:rPr>
            <w:color w:val="0D0D0D" w:themeColor="text1" w:themeTint="F2"/>
            <w:u w:color="000000"/>
            <w:bdr w:val="nil"/>
          </w:rPr>
          <w:delText xml:space="preserve"> Росздравнадзора </w:delText>
        </w:r>
      </w:del>
      <w:r w:rsidRPr="00A057BC">
        <w:rPr>
          <w:color w:val="0D0D0D" w:themeColor="text1" w:themeTint="F2"/>
          <w:u w:color="000000"/>
          <w:bdr w:val="nil"/>
        </w:rPr>
        <w:t>№3518 от 17.06.2024 г.</w:t>
      </w:r>
    </w:p>
    <w:bookmarkEnd w:id="1075"/>
    <w:bookmarkEnd w:id="1076"/>
    <w:p w14:paraId="2FA44127" w14:textId="57A527F7" w:rsidR="002D693E" w:rsidRPr="00A057BC" w:rsidRDefault="002D693E" w:rsidP="004D10BF">
      <w:pPr>
        <w:spacing w:line="276" w:lineRule="auto"/>
        <w:jc w:val="both"/>
        <w:rPr>
          <w:b/>
          <w:iCs/>
          <w:color w:val="0D0D0D" w:themeColor="text1" w:themeTint="F2"/>
        </w:rPr>
      </w:pPr>
      <w:r w:rsidRPr="00A057BC">
        <w:rPr>
          <w:b/>
          <w:iCs/>
          <w:color w:val="0D0D0D" w:themeColor="text1" w:themeTint="F2"/>
        </w:rPr>
        <w:t>4.4.</w:t>
      </w:r>
      <w:r w:rsidR="002A2990" w:rsidRPr="00A057BC">
        <w:rPr>
          <w:b/>
          <w:iCs/>
          <w:color w:val="0D0D0D" w:themeColor="text1" w:themeTint="F2"/>
        </w:rPr>
        <w:t>20</w:t>
      </w:r>
      <w:r w:rsidRPr="00A057BC">
        <w:rPr>
          <w:b/>
          <w:iCs/>
          <w:color w:val="0D0D0D" w:themeColor="text1" w:themeTint="F2"/>
        </w:rPr>
        <w:t>. Оценка приверженности добровольца исследованию</w:t>
      </w:r>
    </w:p>
    <w:p w14:paraId="3B097042" w14:textId="5A97B6A7" w:rsidR="00AE1101" w:rsidRPr="00A057BC" w:rsidRDefault="00AE1101" w:rsidP="00E23375">
      <w:pPr>
        <w:spacing w:line="276" w:lineRule="auto"/>
        <w:jc w:val="both"/>
        <w:rPr>
          <w:bCs/>
          <w:color w:val="0D0D0D" w:themeColor="text1" w:themeTint="F2"/>
        </w:rPr>
      </w:pPr>
      <w:r w:rsidRPr="00A057BC">
        <w:rPr>
          <w:bCs/>
          <w:color w:val="0D0D0D" w:themeColor="text1" w:themeTint="F2"/>
        </w:rPr>
        <w:t>Исследователь оценивает готовность добровольца строго соблюдать режим при</w:t>
      </w:r>
      <w:r w:rsidR="00C037C8" w:rsidRPr="00A057BC">
        <w:rPr>
          <w:bCs/>
          <w:color w:val="0D0D0D" w:themeColor="text1" w:themeTint="F2"/>
        </w:rPr>
        <w:t>е</w:t>
      </w:r>
      <w:r w:rsidRPr="00A057BC">
        <w:rPr>
          <w:bCs/>
          <w:color w:val="0D0D0D" w:themeColor="text1" w:themeTint="F2"/>
        </w:rPr>
        <w:t>ма препарата, график и другие ограничения исследования. Дополнительно учитываются данные об истории участия в предыдущих исследованиях, соблюдении медицинских рекомендаций и наличии факторов, которые могут повлиять на соблюдение протокола. Результаты обсуждения фиксируются в индивидуальной документации. Добровольцы, проявляющие низкую мотивацию или потенциально недостаточную приверженность, к участию не допускаются.</w:t>
      </w:r>
    </w:p>
    <w:p w14:paraId="40693FD6" w14:textId="77777777" w:rsidR="00F322E7" w:rsidRPr="00A057BC" w:rsidRDefault="008D1B42" w:rsidP="004D34D2">
      <w:pPr>
        <w:pStyle w:val="20"/>
        <w:spacing w:before="0" w:after="0" w:line="276" w:lineRule="auto"/>
        <w:jc w:val="both"/>
        <w:rPr>
          <w:rFonts w:cs="Times New Roman"/>
          <w:color w:val="0D0D0D" w:themeColor="text1" w:themeTint="F2"/>
        </w:rPr>
      </w:pPr>
      <w:bookmarkStart w:id="1106" w:name="_Toc203135917"/>
      <w:bookmarkStart w:id="1107" w:name="_Toc233373546"/>
      <w:r w:rsidRPr="00A057BC">
        <w:rPr>
          <w:rFonts w:cs="Times New Roman"/>
          <w:color w:val="0D0D0D" w:themeColor="text1" w:themeTint="F2"/>
        </w:rPr>
        <w:t>4.5. Режим питания и приема жидкости</w:t>
      </w:r>
      <w:bookmarkEnd w:id="1106"/>
      <w:bookmarkEnd w:id="1107"/>
    </w:p>
    <w:p w14:paraId="7B46D2B4" w14:textId="77777777" w:rsidR="004D34D2" w:rsidRPr="00A057BC" w:rsidRDefault="004D34D2" w:rsidP="004D34D2">
      <w:pPr>
        <w:spacing w:line="276" w:lineRule="auto"/>
        <w:jc w:val="both"/>
      </w:pPr>
      <w:r w:rsidRPr="00A057BC">
        <w:t>Добровольцы всех групп получат стандартный ужин не менее чем за 10 часов до приема исследуемого или референтного препарата.</w:t>
      </w:r>
    </w:p>
    <w:p w14:paraId="670E44DD" w14:textId="68E48E80" w:rsidR="004D34D2" w:rsidRPr="00A057BC" w:rsidRDefault="004D34D2" w:rsidP="004D34D2">
      <w:pPr>
        <w:spacing w:line="276" w:lineRule="auto"/>
        <w:jc w:val="both"/>
      </w:pPr>
      <w:r w:rsidRPr="00A057BC">
        <w:t>Добровольцы групп 3 и 4, участвующие в части исследования после приема пищи, получат стандартный высококалорийный завтрак за 30 минут до приема препарата и должны будут полностью употребить его в течение 25 минут. Прием препарата будет осуществлен непосредственно после завершения завтрака.</w:t>
      </w:r>
    </w:p>
    <w:p w14:paraId="2974CDB2" w14:textId="75151108" w:rsidR="004D34D2" w:rsidRPr="00A057BC" w:rsidRDefault="004D34D2" w:rsidP="004D34D2">
      <w:pPr>
        <w:spacing w:line="276" w:lineRule="auto"/>
        <w:jc w:val="both"/>
      </w:pPr>
      <w:r w:rsidRPr="00A057BC">
        <w:t xml:space="preserve">Энергетическая ценность стандартного высококалорийного завтрака составит 800–1000 ккал, при этом около 50% общей калорийности будет приходиться на жиры. Ориентировочно на белки должно приходиться около 150 ккал, на углеводы — около 250 ккал, на жиры — 500–600 ккал. Пример состава </w:t>
      </w:r>
      <w:r w:rsidR="001D3AD0" w:rsidRPr="00A057BC">
        <w:t>высококалорийного</w:t>
      </w:r>
      <w:r w:rsidRPr="00A057BC">
        <w:t xml:space="preserve"> завтрака представлен в Таблице 5. Состав </w:t>
      </w:r>
      <w:r w:rsidR="001D3AD0" w:rsidRPr="00A057BC">
        <w:t>высококалорийного завтрака</w:t>
      </w:r>
      <w:r w:rsidRPr="00A057BC">
        <w:t xml:space="preserve"> может быть изменен при условии сохранения общей калорийности и относительного распределения калорий между белками, жирами и углеводами.</w:t>
      </w:r>
    </w:p>
    <w:p w14:paraId="0103DF5D" w14:textId="77777777" w:rsidR="004D34D2" w:rsidRPr="00A057BC" w:rsidRDefault="004D34D2" w:rsidP="004D34D2">
      <w:pPr>
        <w:spacing w:line="276" w:lineRule="auto"/>
        <w:jc w:val="both"/>
      </w:pPr>
      <w:r w:rsidRPr="00A057BC">
        <w:t>Добровольцы групп 1 и 2, участвующие в части исследования натощак, получат первый прием пищи — стандартный завтрак — через 4 часа после приема препарата.</w:t>
      </w:r>
    </w:p>
    <w:p w14:paraId="0C9CA105" w14:textId="43559535" w:rsidR="004D34D2" w:rsidRPr="00A057BC" w:rsidRDefault="004D34D2" w:rsidP="004D34D2">
      <w:pPr>
        <w:spacing w:line="276" w:lineRule="auto"/>
        <w:jc w:val="both"/>
      </w:pPr>
      <w:r w:rsidRPr="00A057BC">
        <w:t>Последующие приемы пищи будут осуществляться в одинаковое время относительно приема препарата во всех группах</w:t>
      </w:r>
      <w:r w:rsidR="001D3AD0" w:rsidRPr="00A057BC">
        <w:t xml:space="preserve"> (группы 1-4)</w:t>
      </w:r>
      <w:r w:rsidRPr="00A057BC">
        <w:t xml:space="preserve">: обед — через 6 часов, полдник — через 8 часов, ужин — через 11 часов после приема </w:t>
      </w:r>
      <w:commentRangeStart w:id="1108"/>
      <w:commentRangeStart w:id="1109"/>
      <w:r w:rsidRPr="00A057BC">
        <w:t>препарата</w:t>
      </w:r>
      <w:commentRangeEnd w:id="1108"/>
      <w:r w:rsidR="00A266CA">
        <w:rPr>
          <w:rStyle w:val="a8"/>
        </w:rPr>
        <w:commentReference w:id="1108"/>
      </w:r>
      <w:commentRangeEnd w:id="1109"/>
      <w:r w:rsidR="003E00EF">
        <w:rPr>
          <w:rStyle w:val="a8"/>
        </w:rPr>
        <w:commentReference w:id="1109"/>
      </w:r>
      <w:ins w:id="1110" w:author="Автор" w:date="2026-08-25T19:28:00Z">
        <w:r w:rsidR="003E00EF">
          <w:t xml:space="preserve"> (таблица 7)</w:t>
        </w:r>
      </w:ins>
      <w:r w:rsidRPr="00A057BC">
        <w:t>.</w:t>
      </w:r>
    </w:p>
    <w:p w14:paraId="6FD9F310" w14:textId="3CA084D7" w:rsidR="004D34D2" w:rsidRPr="00A057BC" w:rsidRDefault="004D34D2" w:rsidP="004D34D2">
      <w:pPr>
        <w:spacing w:line="276" w:lineRule="auto"/>
        <w:jc w:val="both"/>
      </w:pPr>
      <w:r w:rsidRPr="00A057BC">
        <w:t xml:space="preserve">Меню и состав всех приемов пищи должны быть утверждены до начала первого периода исследования и оставаться одинаковыми в соответствующих периодах для </w:t>
      </w:r>
      <w:r w:rsidR="001D3AD0" w:rsidRPr="00A057BC">
        <w:t>добровольцев 1-2, 3-4 групп.</w:t>
      </w:r>
    </w:p>
    <w:p w14:paraId="29BDA087" w14:textId="443B5372" w:rsidR="00316EE2" w:rsidRPr="00A057BC" w:rsidRDefault="00316EE2" w:rsidP="00316EE2">
      <w:pPr>
        <w:spacing w:line="276" w:lineRule="auto"/>
        <w:jc w:val="both"/>
      </w:pPr>
      <w:r w:rsidRPr="00A057BC">
        <w:t xml:space="preserve">Если доброволец группы 3 или 4 не употребил высококалорийный завтрак полностью в установленный период времени либо завершил прием завтрака позднее чем за 5 минут до приема исследуемого или референтного препарата, то он должен быть исключен из исследования. Данное отклонение регистрируется как существенное нарушение протокола. </w:t>
      </w:r>
    </w:p>
    <w:p w14:paraId="78A2399D" w14:textId="4133F2BD" w:rsidR="00316EE2" w:rsidRPr="00A057BC" w:rsidRDefault="00316EE2" w:rsidP="00316EE2">
      <w:pPr>
        <w:spacing w:line="276" w:lineRule="auto"/>
        <w:jc w:val="both"/>
      </w:pPr>
      <w:r w:rsidRPr="00A057BC">
        <w:t xml:space="preserve">Для всех групп время начала каждого приема пищи, а также фактически употребленный объем пищи будут регистрироваться в первичной документации </w:t>
      </w:r>
      <w:commentRangeStart w:id="1111"/>
      <w:commentRangeStart w:id="1112"/>
      <w:r w:rsidRPr="00A057BC">
        <w:t>с указанием доли употребленного объема в процентах от предусмотренной порции.</w:t>
      </w:r>
      <w:commentRangeEnd w:id="1111"/>
      <w:r w:rsidR="00453FBA">
        <w:rPr>
          <w:rStyle w:val="a8"/>
        </w:rPr>
        <w:commentReference w:id="1111"/>
      </w:r>
      <w:commentRangeEnd w:id="1112"/>
      <w:r w:rsidR="003E00EF">
        <w:rPr>
          <w:rStyle w:val="a8"/>
        </w:rPr>
        <w:commentReference w:id="1112"/>
      </w:r>
    </w:p>
    <w:p w14:paraId="42B3B3B1" w14:textId="3711D53D" w:rsidR="001D3AD0" w:rsidRPr="00A057BC" w:rsidRDefault="00752AA3" w:rsidP="004D10BF">
      <w:pPr>
        <w:spacing w:line="276" w:lineRule="auto"/>
        <w:jc w:val="both"/>
        <w:rPr>
          <w:color w:val="0D0D0D" w:themeColor="text1" w:themeTint="F2"/>
          <w:u w:color="000000"/>
          <w:bdr w:val="nil"/>
        </w:rPr>
      </w:pPr>
      <w:r w:rsidRPr="00A057BC">
        <w:rPr>
          <w:color w:val="0D0D0D" w:themeColor="text1" w:themeTint="F2"/>
          <w:u w:color="000000"/>
          <w:bdr w:val="nil"/>
        </w:rPr>
        <w:t>При</w:t>
      </w:r>
      <w:r w:rsidR="00C037C8" w:rsidRPr="00A057BC">
        <w:rPr>
          <w:color w:val="0D0D0D" w:themeColor="text1" w:themeTint="F2"/>
          <w:u w:color="000000"/>
          <w:bdr w:val="nil"/>
        </w:rPr>
        <w:t>е</w:t>
      </w:r>
      <w:r w:rsidRPr="00A057BC">
        <w:rPr>
          <w:color w:val="0D0D0D" w:themeColor="text1" w:themeTint="F2"/>
          <w:u w:color="000000"/>
          <w:bdr w:val="nil"/>
        </w:rPr>
        <w:t xml:space="preserve">м жидкости ограничивается за 1 час до </w:t>
      </w:r>
      <w:r w:rsidR="00C037C8" w:rsidRPr="00A057BC">
        <w:rPr>
          <w:color w:val="0D0D0D" w:themeColor="text1" w:themeTint="F2"/>
          <w:u w:color="000000"/>
          <w:bdr w:val="nil"/>
        </w:rPr>
        <w:t>приема</w:t>
      </w:r>
      <w:r w:rsidRPr="00A057BC">
        <w:rPr>
          <w:color w:val="0D0D0D" w:themeColor="text1" w:themeTint="F2"/>
          <w:u w:color="000000"/>
          <w:bdr w:val="nil"/>
        </w:rPr>
        <w:t xml:space="preserve"> препарата</w:t>
      </w:r>
      <w:r w:rsidR="001D3AD0" w:rsidRPr="00A057BC">
        <w:rPr>
          <w:color w:val="0D0D0D" w:themeColor="text1" w:themeTint="F2"/>
          <w:u w:color="000000"/>
          <w:bdr w:val="nil"/>
        </w:rPr>
        <w:t>, за исключением жидкости, входящей в состав высококалорийного завтрака (группы добровольцев 3-4)</w:t>
      </w:r>
      <w:r w:rsidRPr="00A057BC">
        <w:rPr>
          <w:color w:val="0D0D0D" w:themeColor="text1" w:themeTint="F2"/>
          <w:u w:color="000000"/>
          <w:bdr w:val="nil"/>
        </w:rPr>
        <w:t xml:space="preserve">. </w:t>
      </w:r>
    </w:p>
    <w:p w14:paraId="2663858C" w14:textId="12D83A6E" w:rsidR="00286EF4" w:rsidRPr="00A057BC" w:rsidRDefault="00286EF4" w:rsidP="004D10BF">
      <w:pPr>
        <w:spacing w:line="276" w:lineRule="auto"/>
        <w:jc w:val="both"/>
        <w:rPr>
          <w:color w:val="0D0D0D" w:themeColor="text1" w:themeTint="F2"/>
          <w:u w:color="000000"/>
          <w:bdr w:val="nil"/>
        </w:rPr>
      </w:pPr>
      <w:r w:rsidRPr="00A057BC">
        <w:rPr>
          <w:color w:val="0D0D0D" w:themeColor="text1" w:themeTint="F2"/>
          <w:u w:color="000000"/>
          <w:bdr w:val="nil"/>
        </w:rPr>
        <w:lastRenderedPageBreak/>
        <w:t>При</w:t>
      </w:r>
      <w:r w:rsidR="00120835" w:rsidRPr="00A057BC">
        <w:rPr>
          <w:color w:val="0D0D0D" w:themeColor="text1" w:themeTint="F2"/>
          <w:u w:color="000000"/>
          <w:bdr w:val="nil"/>
        </w:rPr>
        <w:t>е</w:t>
      </w:r>
      <w:r w:rsidRPr="00A057BC">
        <w:rPr>
          <w:color w:val="0D0D0D" w:themeColor="text1" w:themeTint="F2"/>
          <w:u w:color="000000"/>
          <w:bdr w:val="nil"/>
        </w:rPr>
        <w:t>м жидкости в течение 2 часов после введения препарата запрещ</w:t>
      </w:r>
      <w:r w:rsidR="00120835" w:rsidRPr="00A057BC">
        <w:rPr>
          <w:color w:val="0D0D0D" w:themeColor="text1" w:themeTint="F2"/>
          <w:u w:color="000000"/>
          <w:bdr w:val="nil"/>
        </w:rPr>
        <w:t>е</w:t>
      </w:r>
      <w:r w:rsidRPr="00A057BC">
        <w:rPr>
          <w:color w:val="0D0D0D" w:themeColor="text1" w:themeTint="F2"/>
          <w:u w:color="000000"/>
          <w:bdr w:val="nil"/>
        </w:rPr>
        <w:t xml:space="preserve">н, за исключением 200 мл </w:t>
      </w:r>
      <w:r w:rsidR="00916095" w:rsidRPr="00A057BC">
        <w:rPr>
          <w:color w:val="0D0D0D" w:themeColor="text1" w:themeTint="F2"/>
          <w:u w:color="000000"/>
          <w:bdr w:val="nil"/>
        </w:rPr>
        <w:t>питьевой негазированной воды комнатной температуры</w:t>
      </w:r>
      <w:r w:rsidRPr="00A057BC">
        <w:rPr>
          <w:color w:val="0D0D0D" w:themeColor="text1" w:themeTint="F2"/>
          <w:u w:color="000000"/>
          <w:bdr w:val="nil"/>
        </w:rPr>
        <w:t xml:space="preserve">, использованных для </w:t>
      </w:r>
      <w:r w:rsidR="009F42F5" w:rsidRPr="00A057BC">
        <w:rPr>
          <w:color w:val="0D0D0D" w:themeColor="text1" w:themeTint="F2"/>
          <w:u w:color="000000"/>
          <w:bdr w:val="nil"/>
        </w:rPr>
        <w:t>того, чтобы запить</w:t>
      </w:r>
      <w:r w:rsidR="00C037C8" w:rsidRPr="00A057BC">
        <w:rPr>
          <w:color w:val="0D0D0D" w:themeColor="text1" w:themeTint="F2"/>
          <w:u w:color="000000"/>
          <w:bdr w:val="nil"/>
        </w:rPr>
        <w:t xml:space="preserve"> препарат</w:t>
      </w:r>
      <w:r w:rsidRPr="00A057BC">
        <w:rPr>
          <w:color w:val="0D0D0D" w:themeColor="text1" w:themeTint="F2"/>
          <w:u w:color="000000"/>
          <w:bdr w:val="nil"/>
        </w:rPr>
        <w:t xml:space="preserve">. Далее </w:t>
      </w:r>
      <w:commentRangeStart w:id="1113"/>
      <w:commentRangeStart w:id="1114"/>
      <w:r w:rsidRPr="00A057BC">
        <w:rPr>
          <w:color w:val="0D0D0D" w:themeColor="text1" w:themeTint="F2"/>
          <w:u w:color="000000"/>
          <w:bdr w:val="nil"/>
        </w:rPr>
        <w:t>режим при</w:t>
      </w:r>
      <w:r w:rsidR="00120835" w:rsidRPr="00A057BC">
        <w:rPr>
          <w:color w:val="0D0D0D" w:themeColor="text1" w:themeTint="F2"/>
          <w:u w:color="000000"/>
          <w:bdr w:val="nil"/>
        </w:rPr>
        <w:t>е</w:t>
      </w:r>
      <w:r w:rsidRPr="00A057BC">
        <w:rPr>
          <w:color w:val="0D0D0D" w:themeColor="text1" w:themeTint="F2"/>
          <w:u w:color="000000"/>
          <w:bdr w:val="nil"/>
        </w:rPr>
        <w:t xml:space="preserve">ма </w:t>
      </w:r>
      <w:del w:id="1115" w:author="Автор" w:date="2026-08-24T17:51:00Z">
        <w:r w:rsidRPr="00A057BC" w:rsidDel="00A2007A">
          <w:rPr>
            <w:color w:val="0D0D0D" w:themeColor="text1" w:themeTint="F2"/>
            <w:u w:color="000000"/>
            <w:bdr w:val="nil"/>
          </w:rPr>
          <w:delText xml:space="preserve">пищи </w:delText>
        </w:r>
      </w:del>
      <w:commentRangeEnd w:id="1113"/>
      <w:r w:rsidR="00453FBA">
        <w:rPr>
          <w:rStyle w:val="a8"/>
        </w:rPr>
        <w:commentReference w:id="1113"/>
      </w:r>
      <w:commentRangeEnd w:id="1114"/>
      <w:r w:rsidR="00A2007A">
        <w:rPr>
          <w:rStyle w:val="a8"/>
        </w:rPr>
        <w:commentReference w:id="1114"/>
      </w:r>
      <w:del w:id="1116" w:author="Автор" w:date="2026-08-24T17:51:00Z">
        <w:r w:rsidRPr="00A057BC" w:rsidDel="00A2007A">
          <w:rPr>
            <w:color w:val="0D0D0D" w:themeColor="text1" w:themeTint="F2"/>
            <w:u w:color="000000"/>
            <w:bdr w:val="nil"/>
          </w:rPr>
          <w:delText xml:space="preserve">и </w:delText>
        </w:r>
      </w:del>
      <w:r w:rsidRPr="00A057BC">
        <w:rPr>
          <w:color w:val="0D0D0D" w:themeColor="text1" w:themeTint="F2"/>
          <w:u w:color="000000"/>
          <w:bdr w:val="nil"/>
        </w:rPr>
        <w:t xml:space="preserve">жидкости становится обычным. </w:t>
      </w:r>
    </w:p>
    <w:p w14:paraId="53070BEC" w14:textId="761AB9F5" w:rsidR="00286EF4" w:rsidRPr="00A057BC" w:rsidRDefault="00286EF4" w:rsidP="004D10BF">
      <w:pPr>
        <w:spacing w:line="276" w:lineRule="auto"/>
        <w:jc w:val="both"/>
        <w:rPr>
          <w:color w:val="0D0D0D" w:themeColor="text1" w:themeTint="F2"/>
          <w:u w:color="000000"/>
          <w:bdr w:val="nil"/>
        </w:rPr>
      </w:pPr>
      <w:r w:rsidRPr="00A057BC">
        <w:rPr>
          <w:color w:val="0D0D0D" w:themeColor="text1" w:themeTint="F2"/>
          <w:u w:color="000000"/>
          <w:bdr w:val="nil"/>
        </w:rPr>
        <w:t>Сразу после при</w:t>
      </w:r>
      <w:r w:rsidR="00120835" w:rsidRPr="00A057BC">
        <w:rPr>
          <w:color w:val="0D0D0D" w:themeColor="text1" w:themeTint="F2"/>
          <w:u w:color="000000"/>
          <w:bdr w:val="nil"/>
        </w:rPr>
        <w:t>е</w:t>
      </w:r>
      <w:r w:rsidRPr="00A057BC">
        <w:rPr>
          <w:color w:val="0D0D0D" w:themeColor="text1" w:themeTint="F2"/>
          <w:u w:color="000000"/>
          <w:bdr w:val="nil"/>
        </w:rPr>
        <w:t xml:space="preserve">ма препарата проводится </w:t>
      </w:r>
      <w:commentRangeStart w:id="1117"/>
      <w:commentRangeStart w:id="1118"/>
      <w:r w:rsidRPr="00A057BC">
        <w:rPr>
          <w:color w:val="0D0D0D" w:themeColor="text1" w:themeTint="F2"/>
          <w:u w:color="000000"/>
          <w:bdr w:val="nil"/>
        </w:rPr>
        <w:t>проверка ротовой полости</w:t>
      </w:r>
      <w:ins w:id="1119" w:author="Автор" w:date="2026-08-24T17:51:00Z">
        <w:r w:rsidR="00A2007A">
          <w:rPr>
            <w:color w:val="0D0D0D" w:themeColor="text1" w:themeTint="F2"/>
            <w:u w:color="000000"/>
            <w:bdr w:val="nil"/>
          </w:rPr>
          <w:t xml:space="preserve"> и рук</w:t>
        </w:r>
      </w:ins>
      <w:r w:rsidRPr="00A057BC">
        <w:rPr>
          <w:color w:val="0D0D0D" w:themeColor="text1" w:themeTint="F2"/>
          <w:u w:color="000000"/>
          <w:bdr w:val="nil"/>
        </w:rPr>
        <w:t xml:space="preserve"> добровольца для подтверждения факта проглатывания. Ответственные сотрудники визуально контролируют при</w:t>
      </w:r>
      <w:r w:rsidR="00120835" w:rsidRPr="00A057BC">
        <w:rPr>
          <w:color w:val="0D0D0D" w:themeColor="text1" w:themeTint="F2"/>
          <w:u w:color="000000"/>
          <w:bdr w:val="nil"/>
        </w:rPr>
        <w:t>е</w:t>
      </w:r>
      <w:r w:rsidRPr="00A057BC">
        <w:rPr>
          <w:color w:val="0D0D0D" w:themeColor="text1" w:themeTint="F2"/>
          <w:u w:color="000000"/>
          <w:bdr w:val="nil"/>
        </w:rPr>
        <w:t>м препарата с помощью фонарика (осматриваются язык — вверх, вниз, в стороны).</w:t>
      </w:r>
      <w:commentRangeEnd w:id="1117"/>
      <w:r w:rsidR="00453FBA">
        <w:rPr>
          <w:rStyle w:val="a8"/>
        </w:rPr>
        <w:commentReference w:id="1117"/>
      </w:r>
      <w:commentRangeEnd w:id="1118"/>
      <w:r w:rsidR="00A2007A">
        <w:rPr>
          <w:rStyle w:val="a8"/>
        </w:rPr>
        <w:commentReference w:id="1118"/>
      </w:r>
    </w:p>
    <w:p w14:paraId="50614230" w14:textId="1701E972" w:rsidR="00286EF4" w:rsidRPr="00A057BC" w:rsidDel="003E00EF" w:rsidRDefault="00286EF4" w:rsidP="004D10BF">
      <w:pPr>
        <w:spacing w:line="276" w:lineRule="auto"/>
        <w:jc w:val="both"/>
        <w:rPr>
          <w:del w:id="1120" w:author="Автор" w:date="2026-08-25T19:29:00Z"/>
          <w:color w:val="0D0D0D" w:themeColor="text1" w:themeTint="F2"/>
          <w:u w:color="000000"/>
          <w:bdr w:val="nil"/>
        </w:rPr>
      </w:pPr>
      <w:r w:rsidRPr="00A057BC">
        <w:rPr>
          <w:color w:val="0D0D0D" w:themeColor="text1" w:themeTint="F2"/>
          <w:u w:color="000000"/>
          <w:bdr w:val="nil"/>
        </w:rPr>
        <w:t>В течение 4 часов после при</w:t>
      </w:r>
      <w:r w:rsidR="00120835" w:rsidRPr="00A057BC">
        <w:rPr>
          <w:color w:val="0D0D0D" w:themeColor="text1" w:themeTint="F2"/>
          <w:u w:color="000000"/>
          <w:bdr w:val="nil"/>
        </w:rPr>
        <w:t>е</w:t>
      </w:r>
      <w:r w:rsidRPr="00A057BC">
        <w:rPr>
          <w:color w:val="0D0D0D" w:themeColor="text1" w:themeTint="F2"/>
          <w:u w:color="000000"/>
          <w:bdr w:val="nil"/>
        </w:rPr>
        <w:t>ма препарата испытуемые должны находиться в положении сидя, с прямым положением корпуса, избегая наклонов впер</w:t>
      </w:r>
      <w:r w:rsidR="00120835" w:rsidRPr="00A057BC">
        <w:rPr>
          <w:color w:val="0D0D0D" w:themeColor="text1" w:themeTint="F2"/>
          <w:u w:color="000000"/>
          <w:bdr w:val="nil"/>
        </w:rPr>
        <w:t>е</w:t>
      </w:r>
      <w:r w:rsidRPr="00A057BC">
        <w:rPr>
          <w:color w:val="0D0D0D" w:themeColor="text1" w:themeTint="F2"/>
          <w:u w:color="000000"/>
          <w:bdr w:val="nil"/>
        </w:rPr>
        <w:t>д и в стороны во избежание раздражения пищевода. Отклонение от указанной позы допускается при наличии медицинских показаний, для выполнения процедур исследования или посещения туалета под контролем медицинского персонала. При возникновении нежелательных явлений участнику разрешается принять более комфортное положение, в том числе л</w:t>
      </w:r>
      <w:r w:rsidR="00120835" w:rsidRPr="00A057BC">
        <w:rPr>
          <w:color w:val="0D0D0D" w:themeColor="text1" w:themeTint="F2"/>
          <w:u w:color="000000"/>
          <w:bdr w:val="nil"/>
        </w:rPr>
        <w:t>е</w:t>
      </w:r>
      <w:r w:rsidRPr="00A057BC">
        <w:rPr>
          <w:color w:val="0D0D0D" w:themeColor="text1" w:themeTint="F2"/>
          <w:u w:color="000000"/>
          <w:bdr w:val="nil"/>
        </w:rPr>
        <w:t>жа.</w:t>
      </w:r>
    </w:p>
    <w:p w14:paraId="579A23F0" w14:textId="798B45F9" w:rsidR="009867C8" w:rsidRPr="00A057BC" w:rsidRDefault="00286EF4" w:rsidP="004D10BF">
      <w:pPr>
        <w:spacing w:line="276" w:lineRule="auto"/>
        <w:jc w:val="both"/>
        <w:rPr>
          <w:color w:val="0D0D0D" w:themeColor="text1" w:themeTint="F2"/>
          <w:u w:color="000000"/>
          <w:bdr w:val="nil"/>
        </w:rPr>
      </w:pPr>
      <w:commentRangeStart w:id="1121"/>
      <w:commentRangeStart w:id="1122"/>
      <w:del w:id="1123" w:author="Автор" w:date="2026-08-25T19:29:00Z">
        <w:r w:rsidRPr="00A057BC" w:rsidDel="003E00EF">
          <w:rPr>
            <w:color w:val="0D0D0D" w:themeColor="text1" w:themeTint="F2"/>
            <w:u w:color="000000"/>
            <w:bdr w:val="nil"/>
          </w:rPr>
          <w:delText>Добровольцы должны воздерживаться от повышенной физической активности с момента при</w:delText>
        </w:r>
        <w:r w:rsidR="00120835" w:rsidRPr="00A057BC" w:rsidDel="003E00EF">
          <w:rPr>
            <w:color w:val="0D0D0D" w:themeColor="text1" w:themeTint="F2"/>
            <w:u w:color="000000"/>
            <w:bdr w:val="nil"/>
          </w:rPr>
          <w:delText>е</w:delText>
        </w:r>
        <w:r w:rsidRPr="00A057BC" w:rsidDel="003E00EF">
          <w:rPr>
            <w:color w:val="0D0D0D" w:themeColor="text1" w:themeTint="F2"/>
            <w:u w:color="000000"/>
            <w:bdr w:val="nil"/>
          </w:rPr>
          <w:delText>ма препарата до последнего забора крови в каждом периоде исследования.</w:delText>
        </w:r>
      </w:del>
      <w:commentRangeEnd w:id="1121"/>
      <w:r w:rsidR="00A266CA">
        <w:rPr>
          <w:rStyle w:val="a8"/>
        </w:rPr>
        <w:commentReference w:id="1121"/>
      </w:r>
      <w:commentRangeEnd w:id="1122"/>
      <w:r w:rsidR="003E00EF">
        <w:rPr>
          <w:rStyle w:val="a8"/>
        </w:rPr>
        <w:commentReference w:id="1122"/>
      </w:r>
    </w:p>
    <w:p w14:paraId="4B6C1C06" w14:textId="7DF96B55" w:rsidR="004D34D2" w:rsidRPr="00A057BC" w:rsidDel="003E00EF" w:rsidRDefault="004D34D2" w:rsidP="004D10BF">
      <w:pPr>
        <w:spacing w:line="276" w:lineRule="auto"/>
        <w:jc w:val="both"/>
        <w:rPr>
          <w:del w:id="1124" w:author="Автор" w:date="2026-08-25T19:29:00Z"/>
          <w:color w:val="0D0D0D" w:themeColor="text1" w:themeTint="F2"/>
          <w:u w:color="000000"/>
          <w:bdr w:val="nil"/>
        </w:rPr>
      </w:pPr>
    </w:p>
    <w:p w14:paraId="10795C5E" w14:textId="144667EA" w:rsidR="004D34D2" w:rsidRPr="00A057BC" w:rsidRDefault="004D34D2" w:rsidP="004D34D2">
      <w:pPr>
        <w:pStyle w:val="aff3"/>
        <w:keepNext/>
      </w:pPr>
      <w:bookmarkStart w:id="1125" w:name="_Toc236834394"/>
      <w:r w:rsidRPr="00A057BC">
        <w:t xml:space="preserve">Таблица </w:t>
      </w:r>
      <w:r w:rsidR="00000000">
        <w:fldChar w:fldCharType="begin"/>
      </w:r>
      <w:r w:rsidR="00000000">
        <w:instrText xml:space="preserve"> SEQ Таблица \* ARABIC </w:instrText>
      </w:r>
      <w:r w:rsidR="00000000">
        <w:fldChar w:fldCharType="separate"/>
      </w:r>
      <w:r w:rsidR="00D23E0D">
        <w:rPr>
          <w:noProof/>
        </w:rPr>
        <w:t>5</w:t>
      </w:r>
      <w:r w:rsidR="00000000">
        <w:rPr>
          <w:noProof/>
        </w:rPr>
        <w:fldChar w:fldCharType="end"/>
      </w:r>
      <w:r w:rsidRPr="00A057BC">
        <w:t xml:space="preserve">. Пример состава </w:t>
      </w:r>
      <w:r w:rsidR="001D3AD0" w:rsidRPr="00A057BC">
        <w:t>высококалорийного завтрака добровольцев 3, 4 группы</w:t>
      </w:r>
      <w:bookmarkEnd w:id="1125"/>
    </w:p>
    <w:tbl>
      <w:tblPr>
        <w:tblW w:w="9197" w:type="dxa"/>
        <w:tblLayout w:type="fixed"/>
        <w:tblLook w:val="04A0" w:firstRow="1" w:lastRow="0" w:firstColumn="1" w:lastColumn="0" w:noHBand="0" w:noVBand="1"/>
      </w:tblPr>
      <w:tblGrid>
        <w:gridCol w:w="3460"/>
        <w:gridCol w:w="1400"/>
        <w:gridCol w:w="1400"/>
        <w:gridCol w:w="1400"/>
        <w:gridCol w:w="1537"/>
      </w:tblGrid>
      <w:tr w:rsidR="001D3AD0" w:rsidRPr="00A057BC" w14:paraId="0DBDC29A" w14:textId="77777777" w:rsidTr="00F32F39">
        <w:trPr>
          <w:trHeight w:val="680"/>
        </w:trPr>
        <w:tc>
          <w:tcPr>
            <w:tcW w:w="3460" w:type="dxa"/>
            <w:tcBorders>
              <w:top w:val="single" w:sz="4" w:space="0" w:color="000000"/>
              <w:left w:val="single" w:sz="4" w:space="0" w:color="000000"/>
              <w:bottom w:val="single" w:sz="4" w:space="0" w:color="000000"/>
              <w:right w:val="single" w:sz="4" w:space="0" w:color="000000"/>
            </w:tcBorders>
            <w:vAlign w:val="bottom"/>
          </w:tcPr>
          <w:p w14:paraId="60F4735B" w14:textId="77777777" w:rsidR="001D3AD0" w:rsidRPr="00A057BC" w:rsidRDefault="001D3AD0" w:rsidP="00F32F39">
            <w:pPr>
              <w:spacing w:line="276" w:lineRule="auto"/>
              <w:rPr>
                <w:color w:val="000000"/>
              </w:rPr>
            </w:pPr>
            <w:r w:rsidRPr="00A057BC">
              <w:rPr>
                <w:color w:val="000000"/>
              </w:rPr>
              <w:t> </w:t>
            </w:r>
          </w:p>
        </w:tc>
        <w:tc>
          <w:tcPr>
            <w:tcW w:w="1400" w:type="dxa"/>
            <w:tcBorders>
              <w:top w:val="single" w:sz="4" w:space="0" w:color="000000"/>
              <w:left w:val="nil"/>
              <w:bottom w:val="single" w:sz="4" w:space="0" w:color="000000"/>
              <w:right w:val="single" w:sz="4" w:space="0" w:color="000000"/>
            </w:tcBorders>
            <w:vAlign w:val="center"/>
          </w:tcPr>
          <w:p w14:paraId="1CFA5B47" w14:textId="77777777" w:rsidR="001D3AD0" w:rsidRPr="00A057BC" w:rsidRDefault="001D3AD0" w:rsidP="00F32F39">
            <w:pPr>
              <w:spacing w:line="276" w:lineRule="auto"/>
              <w:rPr>
                <w:b/>
                <w:color w:val="000000"/>
              </w:rPr>
            </w:pPr>
            <w:r w:rsidRPr="00A057BC">
              <w:rPr>
                <w:b/>
                <w:color w:val="000000"/>
              </w:rPr>
              <w:t>Белки</w:t>
            </w:r>
          </w:p>
        </w:tc>
        <w:tc>
          <w:tcPr>
            <w:tcW w:w="1400" w:type="dxa"/>
            <w:tcBorders>
              <w:top w:val="single" w:sz="4" w:space="0" w:color="000000"/>
              <w:left w:val="nil"/>
              <w:bottom w:val="single" w:sz="4" w:space="0" w:color="000000"/>
              <w:right w:val="single" w:sz="4" w:space="0" w:color="000000"/>
            </w:tcBorders>
            <w:vAlign w:val="center"/>
          </w:tcPr>
          <w:p w14:paraId="4B8C77E0" w14:textId="77777777" w:rsidR="001D3AD0" w:rsidRPr="00A057BC" w:rsidRDefault="001D3AD0" w:rsidP="00F32F39">
            <w:pPr>
              <w:spacing w:line="276" w:lineRule="auto"/>
              <w:rPr>
                <w:b/>
                <w:color w:val="000000"/>
              </w:rPr>
            </w:pPr>
            <w:r w:rsidRPr="00A057BC">
              <w:rPr>
                <w:b/>
                <w:color w:val="000000"/>
              </w:rPr>
              <w:t>Углеводы</w:t>
            </w:r>
          </w:p>
        </w:tc>
        <w:tc>
          <w:tcPr>
            <w:tcW w:w="1400" w:type="dxa"/>
            <w:tcBorders>
              <w:top w:val="single" w:sz="4" w:space="0" w:color="000000"/>
              <w:left w:val="nil"/>
              <w:bottom w:val="single" w:sz="4" w:space="0" w:color="000000"/>
              <w:right w:val="single" w:sz="4" w:space="0" w:color="000000"/>
            </w:tcBorders>
            <w:vAlign w:val="center"/>
          </w:tcPr>
          <w:p w14:paraId="66DFB858" w14:textId="77777777" w:rsidR="001D3AD0" w:rsidRPr="00A057BC" w:rsidRDefault="001D3AD0" w:rsidP="00F32F39">
            <w:pPr>
              <w:spacing w:line="276" w:lineRule="auto"/>
              <w:rPr>
                <w:b/>
                <w:color w:val="000000"/>
              </w:rPr>
            </w:pPr>
            <w:r w:rsidRPr="00A057BC">
              <w:rPr>
                <w:b/>
                <w:color w:val="000000"/>
              </w:rPr>
              <w:t>Жиры</w:t>
            </w:r>
          </w:p>
        </w:tc>
        <w:tc>
          <w:tcPr>
            <w:tcW w:w="1537" w:type="dxa"/>
            <w:tcBorders>
              <w:top w:val="single" w:sz="4" w:space="0" w:color="000000"/>
              <w:left w:val="nil"/>
              <w:bottom w:val="single" w:sz="4" w:space="0" w:color="000000"/>
              <w:right w:val="single" w:sz="4" w:space="0" w:color="000000"/>
            </w:tcBorders>
            <w:vAlign w:val="center"/>
          </w:tcPr>
          <w:p w14:paraId="2FAFFE5B" w14:textId="77777777" w:rsidR="001D3AD0" w:rsidRPr="00A057BC" w:rsidRDefault="001D3AD0" w:rsidP="00F32F39">
            <w:pPr>
              <w:spacing w:line="276" w:lineRule="auto"/>
              <w:rPr>
                <w:b/>
                <w:color w:val="000000"/>
              </w:rPr>
            </w:pPr>
            <w:r w:rsidRPr="00A057BC">
              <w:rPr>
                <w:b/>
                <w:color w:val="000000"/>
              </w:rPr>
              <w:t>Абсолютное содержание</w:t>
            </w:r>
          </w:p>
        </w:tc>
      </w:tr>
      <w:tr w:rsidR="001D3AD0" w:rsidRPr="00A057BC" w14:paraId="6736B9E5" w14:textId="77777777" w:rsidTr="00F32F39">
        <w:trPr>
          <w:trHeight w:val="320"/>
        </w:trPr>
        <w:tc>
          <w:tcPr>
            <w:tcW w:w="9197" w:type="dxa"/>
            <w:gridSpan w:val="5"/>
            <w:tcBorders>
              <w:top w:val="single" w:sz="4" w:space="0" w:color="000000"/>
              <w:left w:val="single" w:sz="4" w:space="0" w:color="000000"/>
              <w:bottom w:val="single" w:sz="4" w:space="0" w:color="000000"/>
              <w:right w:val="single" w:sz="4" w:space="0" w:color="000000"/>
            </w:tcBorders>
            <w:vAlign w:val="bottom"/>
          </w:tcPr>
          <w:p w14:paraId="43DF43BE" w14:textId="77777777" w:rsidR="001D3AD0" w:rsidRPr="00A057BC" w:rsidRDefault="001D3AD0" w:rsidP="00F32F39">
            <w:pPr>
              <w:spacing w:line="276" w:lineRule="auto"/>
              <w:rPr>
                <w:b/>
                <w:color w:val="000000"/>
              </w:rPr>
            </w:pPr>
            <w:r w:rsidRPr="00A057BC">
              <w:rPr>
                <w:b/>
                <w:color w:val="000000"/>
              </w:rPr>
              <w:t>Яйца 100 грамм</w:t>
            </w:r>
          </w:p>
        </w:tc>
      </w:tr>
      <w:tr w:rsidR="001D3AD0" w:rsidRPr="00A057BC" w14:paraId="45E3A3AA"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39867948" w14:textId="77777777" w:rsidR="001D3AD0" w:rsidRPr="00A057BC" w:rsidRDefault="001D3AD0" w:rsidP="00F32F39">
            <w:pPr>
              <w:spacing w:line="276" w:lineRule="auto"/>
              <w:rPr>
                <w:color w:val="000000"/>
              </w:rPr>
            </w:pPr>
            <w:r w:rsidRPr="00A057BC">
              <w:rPr>
                <w:color w:val="000000"/>
              </w:rPr>
              <w:t>грамм</w:t>
            </w:r>
          </w:p>
        </w:tc>
        <w:tc>
          <w:tcPr>
            <w:tcW w:w="1400" w:type="dxa"/>
            <w:tcBorders>
              <w:top w:val="nil"/>
              <w:left w:val="nil"/>
              <w:bottom w:val="single" w:sz="4" w:space="0" w:color="000000"/>
              <w:right w:val="single" w:sz="4" w:space="0" w:color="000000"/>
            </w:tcBorders>
            <w:vAlign w:val="bottom"/>
          </w:tcPr>
          <w:p w14:paraId="76E798FE" w14:textId="77777777" w:rsidR="001D3AD0" w:rsidRPr="00A057BC" w:rsidRDefault="001D3AD0" w:rsidP="00F32F39">
            <w:pPr>
              <w:spacing w:line="276" w:lineRule="auto"/>
              <w:rPr>
                <w:color w:val="000000"/>
              </w:rPr>
            </w:pPr>
            <w:r w:rsidRPr="00A057BC">
              <w:rPr>
                <w:color w:val="000000"/>
              </w:rPr>
              <w:t>13,61</w:t>
            </w:r>
          </w:p>
        </w:tc>
        <w:tc>
          <w:tcPr>
            <w:tcW w:w="1400" w:type="dxa"/>
            <w:tcBorders>
              <w:top w:val="nil"/>
              <w:left w:val="nil"/>
              <w:bottom w:val="single" w:sz="4" w:space="0" w:color="000000"/>
              <w:right w:val="single" w:sz="4" w:space="0" w:color="000000"/>
            </w:tcBorders>
            <w:vAlign w:val="bottom"/>
          </w:tcPr>
          <w:p w14:paraId="2DE5404F" w14:textId="77777777" w:rsidR="001D3AD0" w:rsidRPr="00A057BC" w:rsidRDefault="001D3AD0" w:rsidP="00F32F39">
            <w:pPr>
              <w:spacing w:line="276" w:lineRule="auto"/>
              <w:rPr>
                <w:color w:val="000000"/>
              </w:rPr>
            </w:pPr>
            <w:r w:rsidRPr="00A057BC">
              <w:rPr>
                <w:color w:val="000000"/>
              </w:rPr>
              <w:t>0,83</w:t>
            </w:r>
          </w:p>
        </w:tc>
        <w:tc>
          <w:tcPr>
            <w:tcW w:w="1400" w:type="dxa"/>
            <w:tcBorders>
              <w:top w:val="nil"/>
              <w:left w:val="nil"/>
              <w:bottom w:val="single" w:sz="4" w:space="0" w:color="000000"/>
              <w:right w:val="single" w:sz="4" w:space="0" w:color="000000"/>
            </w:tcBorders>
            <w:vAlign w:val="bottom"/>
          </w:tcPr>
          <w:p w14:paraId="4EE0F03D" w14:textId="77777777" w:rsidR="001D3AD0" w:rsidRPr="00A057BC" w:rsidRDefault="001D3AD0" w:rsidP="00F32F39">
            <w:pPr>
              <w:spacing w:line="276" w:lineRule="auto"/>
              <w:rPr>
                <w:color w:val="000000"/>
              </w:rPr>
            </w:pPr>
            <w:r w:rsidRPr="00A057BC">
              <w:rPr>
                <w:color w:val="000000"/>
              </w:rPr>
              <w:t>14,84</w:t>
            </w:r>
          </w:p>
        </w:tc>
        <w:tc>
          <w:tcPr>
            <w:tcW w:w="1537" w:type="dxa"/>
            <w:tcBorders>
              <w:top w:val="nil"/>
              <w:left w:val="nil"/>
              <w:bottom w:val="single" w:sz="4" w:space="0" w:color="000000"/>
              <w:right w:val="single" w:sz="4" w:space="0" w:color="000000"/>
            </w:tcBorders>
            <w:vAlign w:val="bottom"/>
          </w:tcPr>
          <w:p w14:paraId="266D3053" w14:textId="77777777" w:rsidR="001D3AD0" w:rsidRPr="00A057BC" w:rsidRDefault="001D3AD0" w:rsidP="00F32F39">
            <w:pPr>
              <w:spacing w:line="276" w:lineRule="auto"/>
              <w:rPr>
                <w:color w:val="000000"/>
              </w:rPr>
            </w:pPr>
            <w:r w:rsidRPr="00A057BC">
              <w:rPr>
                <w:color w:val="000000"/>
              </w:rPr>
              <w:t>29,28</w:t>
            </w:r>
          </w:p>
        </w:tc>
      </w:tr>
      <w:tr w:rsidR="001D3AD0" w:rsidRPr="00A057BC" w14:paraId="48FFC3E4"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490A7D7C" w14:textId="77777777" w:rsidR="001D3AD0" w:rsidRPr="00A057BC" w:rsidRDefault="001D3AD0" w:rsidP="00F32F39">
            <w:pPr>
              <w:spacing w:line="276" w:lineRule="auto"/>
              <w:rPr>
                <w:color w:val="000000"/>
              </w:rPr>
            </w:pPr>
            <w:r w:rsidRPr="00A057BC">
              <w:rPr>
                <w:color w:val="000000"/>
              </w:rPr>
              <w:t>ккал</w:t>
            </w:r>
          </w:p>
        </w:tc>
        <w:tc>
          <w:tcPr>
            <w:tcW w:w="1400" w:type="dxa"/>
            <w:tcBorders>
              <w:top w:val="nil"/>
              <w:left w:val="nil"/>
              <w:bottom w:val="single" w:sz="4" w:space="0" w:color="000000"/>
              <w:right w:val="single" w:sz="4" w:space="0" w:color="000000"/>
            </w:tcBorders>
            <w:vAlign w:val="bottom"/>
          </w:tcPr>
          <w:p w14:paraId="327CD7E3" w14:textId="77777777" w:rsidR="001D3AD0" w:rsidRPr="00A057BC" w:rsidRDefault="001D3AD0" w:rsidP="00F32F39">
            <w:pPr>
              <w:spacing w:line="276" w:lineRule="auto"/>
              <w:rPr>
                <w:color w:val="000000"/>
              </w:rPr>
            </w:pPr>
            <w:r w:rsidRPr="00A057BC">
              <w:rPr>
                <w:color w:val="000000"/>
              </w:rPr>
              <w:t>54,44</w:t>
            </w:r>
          </w:p>
        </w:tc>
        <w:tc>
          <w:tcPr>
            <w:tcW w:w="1400" w:type="dxa"/>
            <w:tcBorders>
              <w:top w:val="nil"/>
              <w:left w:val="nil"/>
              <w:bottom w:val="single" w:sz="4" w:space="0" w:color="000000"/>
              <w:right w:val="single" w:sz="4" w:space="0" w:color="000000"/>
            </w:tcBorders>
            <w:vAlign w:val="bottom"/>
          </w:tcPr>
          <w:p w14:paraId="7A72F122" w14:textId="77777777" w:rsidR="001D3AD0" w:rsidRPr="00A057BC" w:rsidRDefault="001D3AD0" w:rsidP="00F32F39">
            <w:pPr>
              <w:spacing w:line="276" w:lineRule="auto"/>
              <w:rPr>
                <w:color w:val="000000"/>
              </w:rPr>
            </w:pPr>
            <w:r w:rsidRPr="00A057BC">
              <w:rPr>
                <w:color w:val="000000"/>
              </w:rPr>
              <w:t>3,32</w:t>
            </w:r>
          </w:p>
        </w:tc>
        <w:tc>
          <w:tcPr>
            <w:tcW w:w="1400" w:type="dxa"/>
            <w:tcBorders>
              <w:top w:val="nil"/>
              <w:left w:val="nil"/>
              <w:bottom w:val="single" w:sz="4" w:space="0" w:color="000000"/>
              <w:right w:val="single" w:sz="4" w:space="0" w:color="000000"/>
            </w:tcBorders>
            <w:vAlign w:val="bottom"/>
          </w:tcPr>
          <w:p w14:paraId="2699A51B" w14:textId="77777777" w:rsidR="001D3AD0" w:rsidRPr="00A057BC" w:rsidRDefault="001D3AD0" w:rsidP="00F32F39">
            <w:pPr>
              <w:spacing w:line="276" w:lineRule="auto"/>
              <w:rPr>
                <w:color w:val="000000"/>
              </w:rPr>
            </w:pPr>
            <w:r w:rsidRPr="00A057BC">
              <w:rPr>
                <w:color w:val="000000"/>
              </w:rPr>
              <w:t>133,56</w:t>
            </w:r>
          </w:p>
        </w:tc>
        <w:tc>
          <w:tcPr>
            <w:tcW w:w="1537" w:type="dxa"/>
            <w:tcBorders>
              <w:top w:val="nil"/>
              <w:left w:val="nil"/>
              <w:bottom w:val="single" w:sz="4" w:space="0" w:color="000000"/>
              <w:right w:val="single" w:sz="4" w:space="0" w:color="000000"/>
            </w:tcBorders>
            <w:vAlign w:val="bottom"/>
          </w:tcPr>
          <w:p w14:paraId="6F5FCB1B" w14:textId="77777777" w:rsidR="001D3AD0" w:rsidRPr="00A057BC" w:rsidRDefault="001D3AD0" w:rsidP="00F32F39">
            <w:pPr>
              <w:spacing w:line="276" w:lineRule="auto"/>
              <w:rPr>
                <w:color w:val="000000"/>
              </w:rPr>
            </w:pPr>
            <w:r w:rsidRPr="00A057BC">
              <w:rPr>
                <w:color w:val="000000"/>
              </w:rPr>
              <w:t>191,32</w:t>
            </w:r>
          </w:p>
        </w:tc>
      </w:tr>
      <w:tr w:rsidR="001D3AD0" w:rsidRPr="00A057BC" w14:paraId="519BFCDD"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170AF00D" w14:textId="77777777" w:rsidR="001D3AD0" w:rsidRPr="00A057BC" w:rsidRDefault="001D3AD0" w:rsidP="00F32F39">
            <w:pPr>
              <w:spacing w:line="276" w:lineRule="auto"/>
              <w:rPr>
                <w:color w:val="000000"/>
              </w:rPr>
            </w:pPr>
            <w:r w:rsidRPr="00A057BC">
              <w:rPr>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19A7DD9E" w14:textId="77777777" w:rsidR="001D3AD0" w:rsidRPr="00A057BC" w:rsidRDefault="001D3AD0" w:rsidP="00F32F39">
            <w:pPr>
              <w:spacing w:line="276" w:lineRule="auto"/>
              <w:rPr>
                <w:color w:val="000000"/>
              </w:rPr>
            </w:pPr>
            <w:r w:rsidRPr="00A057BC">
              <w:rPr>
                <w:color w:val="000000"/>
              </w:rPr>
              <w:t>28</w:t>
            </w:r>
          </w:p>
        </w:tc>
        <w:tc>
          <w:tcPr>
            <w:tcW w:w="1400" w:type="dxa"/>
            <w:tcBorders>
              <w:top w:val="nil"/>
              <w:left w:val="nil"/>
              <w:bottom w:val="single" w:sz="4" w:space="0" w:color="000000"/>
              <w:right w:val="single" w:sz="4" w:space="0" w:color="000000"/>
            </w:tcBorders>
            <w:vAlign w:val="bottom"/>
          </w:tcPr>
          <w:p w14:paraId="57EDC765" w14:textId="77777777" w:rsidR="001D3AD0" w:rsidRPr="00A057BC" w:rsidRDefault="001D3AD0" w:rsidP="00F32F39">
            <w:pPr>
              <w:spacing w:line="276" w:lineRule="auto"/>
              <w:rPr>
                <w:color w:val="000000"/>
              </w:rPr>
            </w:pPr>
            <w:r w:rsidRPr="00A057BC">
              <w:rPr>
                <w:color w:val="000000"/>
              </w:rPr>
              <w:t>2</w:t>
            </w:r>
          </w:p>
        </w:tc>
        <w:tc>
          <w:tcPr>
            <w:tcW w:w="1400" w:type="dxa"/>
            <w:tcBorders>
              <w:top w:val="nil"/>
              <w:left w:val="nil"/>
              <w:bottom w:val="single" w:sz="4" w:space="0" w:color="000000"/>
              <w:right w:val="single" w:sz="4" w:space="0" w:color="000000"/>
            </w:tcBorders>
            <w:vAlign w:val="bottom"/>
          </w:tcPr>
          <w:p w14:paraId="58075517" w14:textId="77777777" w:rsidR="001D3AD0" w:rsidRPr="00A057BC" w:rsidRDefault="001D3AD0" w:rsidP="00F32F39">
            <w:pPr>
              <w:spacing w:line="276" w:lineRule="auto"/>
              <w:rPr>
                <w:color w:val="000000"/>
              </w:rPr>
            </w:pPr>
            <w:r w:rsidRPr="00A057BC">
              <w:rPr>
                <w:color w:val="000000"/>
              </w:rPr>
              <w:t>70</w:t>
            </w:r>
          </w:p>
        </w:tc>
        <w:tc>
          <w:tcPr>
            <w:tcW w:w="1537" w:type="dxa"/>
            <w:tcBorders>
              <w:top w:val="nil"/>
              <w:left w:val="nil"/>
              <w:bottom w:val="single" w:sz="4" w:space="0" w:color="000000"/>
              <w:right w:val="single" w:sz="4" w:space="0" w:color="000000"/>
            </w:tcBorders>
            <w:vAlign w:val="bottom"/>
          </w:tcPr>
          <w:p w14:paraId="2C5846AC" w14:textId="77777777" w:rsidR="001D3AD0" w:rsidRPr="00A057BC" w:rsidRDefault="001D3AD0" w:rsidP="00F32F39">
            <w:pPr>
              <w:spacing w:line="276" w:lineRule="auto"/>
              <w:rPr>
                <w:color w:val="000000"/>
              </w:rPr>
            </w:pPr>
            <w:r w:rsidRPr="00A057BC">
              <w:rPr>
                <w:color w:val="000000"/>
              </w:rPr>
              <w:t> </w:t>
            </w:r>
          </w:p>
        </w:tc>
      </w:tr>
      <w:tr w:rsidR="001D3AD0" w:rsidRPr="00A057BC" w14:paraId="10C5B285" w14:textId="77777777" w:rsidTr="00F32F39">
        <w:trPr>
          <w:trHeight w:val="320"/>
        </w:trPr>
        <w:tc>
          <w:tcPr>
            <w:tcW w:w="9197" w:type="dxa"/>
            <w:gridSpan w:val="5"/>
            <w:tcBorders>
              <w:top w:val="single" w:sz="4" w:space="0" w:color="000000"/>
              <w:left w:val="single" w:sz="4" w:space="0" w:color="000000"/>
              <w:bottom w:val="single" w:sz="4" w:space="0" w:color="000000"/>
              <w:right w:val="single" w:sz="4" w:space="0" w:color="000000"/>
            </w:tcBorders>
            <w:vAlign w:val="bottom"/>
          </w:tcPr>
          <w:p w14:paraId="684095F4" w14:textId="77777777" w:rsidR="001D3AD0" w:rsidRPr="00A057BC" w:rsidRDefault="001D3AD0" w:rsidP="00F32F39">
            <w:pPr>
              <w:spacing w:line="276" w:lineRule="auto"/>
              <w:rPr>
                <w:b/>
                <w:color w:val="000000"/>
              </w:rPr>
            </w:pPr>
            <w:r w:rsidRPr="00A057BC">
              <w:rPr>
                <w:b/>
                <w:color w:val="000000"/>
              </w:rPr>
              <w:t>Тосты 30 грамм</w:t>
            </w:r>
          </w:p>
        </w:tc>
      </w:tr>
      <w:tr w:rsidR="001D3AD0" w:rsidRPr="00A057BC" w14:paraId="4893A7CE"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0B5E5BFB" w14:textId="77777777" w:rsidR="001D3AD0" w:rsidRPr="00A057BC" w:rsidRDefault="001D3AD0" w:rsidP="00F32F39">
            <w:pPr>
              <w:spacing w:line="276" w:lineRule="auto"/>
              <w:rPr>
                <w:color w:val="000000"/>
              </w:rPr>
            </w:pPr>
            <w:r w:rsidRPr="00A057BC">
              <w:rPr>
                <w:color w:val="000000"/>
              </w:rPr>
              <w:t>грамм</w:t>
            </w:r>
          </w:p>
        </w:tc>
        <w:tc>
          <w:tcPr>
            <w:tcW w:w="1400" w:type="dxa"/>
            <w:tcBorders>
              <w:top w:val="nil"/>
              <w:left w:val="nil"/>
              <w:bottom w:val="single" w:sz="4" w:space="0" w:color="000000"/>
              <w:right w:val="single" w:sz="4" w:space="0" w:color="000000"/>
            </w:tcBorders>
            <w:vAlign w:val="bottom"/>
          </w:tcPr>
          <w:p w14:paraId="3DFB607C" w14:textId="77777777" w:rsidR="001D3AD0" w:rsidRPr="00A057BC" w:rsidRDefault="001D3AD0" w:rsidP="00F32F39">
            <w:pPr>
              <w:spacing w:line="276" w:lineRule="auto"/>
              <w:rPr>
                <w:color w:val="000000"/>
              </w:rPr>
            </w:pPr>
            <w:r w:rsidRPr="00A057BC">
              <w:rPr>
                <w:color w:val="000000"/>
              </w:rPr>
              <w:t>2,4</w:t>
            </w:r>
          </w:p>
        </w:tc>
        <w:tc>
          <w:tcPr>
            <w:tcW w:w="1400" w:type="dxa"/>
            <w:tcBorders>
              <w:top w:val="nil"/>
              <w:left w:val="nil"/>
              <w:bottom w:val="single" w:sz="4" w:space="0" w:color="000000"/>
              <w:right w:val="single" w:sz="4" w:space="0" w:color="000000"/>
            </w:tcBorders>
            <w:vAlign w:val="bottom"/>
          </w:tcPr>
          <w:p w14:paraId="6FB146A4" w14:textId="77777777" w:rsidR="001D3AD0" w:rsidRPr="00A057BC" w:rsidRDefault="001D3AD0" w:rsidP="00F32F39">
            <w:pPr>
              <w:spacing w:line="276" w:lineRule="auto"/>
              <w:rPr>
                <w:color w:val="000000"/>
              </w:rPr>
            </w:pPr>
            <w:r w:rsidRPr="00A057BC">
              <w:rPr>
                <w:color w:val="000000"/>
              </w:rPr>
              <w:t>14</w:t>
            </w:r>
          </w:p>
        </w:tc>
        <w:tc>
          <w:tcPr>
            <w:tcW w:w="1400" w:type="dxa"/>
            <w:tcBorders>
              <w:top w:val="nil"/>
              <w:left w:val="nil"/>
              <w:bottom w:val="single" w:sz="4" w:space="0" w:color="000000"/>
              <w:right w:val="single" w:sz="4" w:space="0" w:color="000000"/>
            </w:tcBorders>
            <w:vAlign w:val="bottom"/>
          </w:tcPr>
          <w:p w14:paraId="7EEFFA5C" w14:textId="77777777" w:rsidR="001D3AD0" w:rsidRPr="00A057BC" w:rsidRDefault="001D3AD0" w:rsidP="00F32F39">
            <w:pPr>
              <w:spacing w:line="276" w:lineRule="auto"/>
              <w:rPr>
                <w:color w:val="000000"/>
              </w:rPr>
            </w:pPr>
            <w:r w:rsidRPr="00A057BC">
              <w:rPr>
                <w:color w:val="000000"/>
              </w:rPr>
              <w:t>1,05</w:t>
            </w:r>
          </w:p>
        </w:tc>
        <w:tc>
          <w:tcPr>
            <w:tcW w:w="1537" w:type="dxa"/>
            <w:tcBorders>
              <w:top w:val="nil"/>
              <w:left w:val="nil"/>
              <w:bottom w:val="single" w:sz="4" w:space="0" w:color="000000"/>
              <w:right w:val="single" w:sz="4" w:space="0" w:color="000000"/>
            </w:tcBorders>
            <w:vAlign w:val="bottom"/>
          </w:tcPr>
          <w:p w14:paraId="57649421" w14:textId="77777777" w:rsidR="001D3AD0" w:rsidRPr="00A057BC" w:rsidRDefault="001D3AD0" w:rsidP="00F32F39">
            <w:pPr>
              <w:spacing w:line="276" w:lineRule="auto"/>
              <w:rPr>
                <w:color w:val="000000"/>
              </w:rPr>
            </w:pPr>
            <w:r w:rsidRPr="00A057BC">
              <w:rPr>
                <w:color w:val="000000"/>
              </w:rPr>
              <w:t>17,45</w:t>
            </w:r>
          </w:p>
        </w:tc>
      </w:tr>
      <w:tr w:rsidR="001D3AD0" w:rsidRPr="00A057BC" w14:paraId="2A2C8560"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6399604D" w14:textId="77777777" w:rsidR="001D3AD0" w:rsidRPr="00A057BC" w:rsidRDefault="001D3AD0" w:rsidP="00F32F39">
            <w:pPr>
              <w:spacing w:line="276" w:lineRule="auto"/>
              <w:rPr>
                <w:color w:val="000000"/>
              </w:rPr>
            </w:pPr>
            <w:r w:rsidRPr="00A057BC">
              <w:rPr>
                <w:color w:val="000000"/>
              </w:rPr>
              <w:t>ккал</w:t>
            </w:r>
          </w:p>
        </w:tc>
        <w:tc>
          <w:tcPr>
            <w:tcW w:w="1400" w:type="dxa"/>
            <w:tcBorders>
              <w:top w:val="nil"/>
              <w:left w:val="nil"/>
              <w:bottom w:val="single" w:sz="4" w:space="0" w:color="000000"/>
              <w:right w:val="single" w:sz="4" w:space="0" w:color="000000"/>
            </w:tcBorders>
            <w:vAlign w:val="bottom"/>
          </w:tcPr>
          <w:p w14:paraId="0E105B58" w14:textId="77777777" w:rsidR="001D3AD0" w:rsidRPr="00A057BC" w:rsidRDefault="001D3AD0" w:rsidP="00F32F39">
            <w:pPr>
              <w:spacing w:line="276" w:lineRule="auto"/>
              <w:rPr>
                <w:color w:val="000000"/>
              </w:rPr>
            </w:pPr>
            <w:r w:rsidRPr="00A057BC">
              <w:rPr>
                <w:color w:val="000000"/>
              </w:rPr>
              <w:t>9,6</w:t>
            </w:r>
          </w:p>
        </w:tc>
        <w:tc>
          <w:tcPr>
            <w:tcW w:w="1400" w:type="dxa"/>
            <w:tcBorders>
              <w:top w:val="nil"/>
              <w:left w:val="nil"/>
              <w:bottom w:val="single" w:sz="4" w:space="0" w:color="000000"/>
              <w:right w:val="single" w:sz="4" w:space="0" w:color="000000"/>
            </w:tcBorders>
            <w:vAlign w:val="bottom"/>
          </w:tcPr>
          <w:p w14:paraId="248CEBA1" w14:textId="77777777" w:rsidR="001D3AD0" w:rsidRPr="00A057BC" w:rsidRDefault="001D3AD0" w:rsidP="00F32F39">
            <w:pPr>
              <w:spacing w:line="276" w:lineRule="auto"/>
              <w:rPr>
                <w:color w:val="000000"/>
              </w:rPr>
            </w:pPr>
            <w:r w:rsidRPr="00A057BC">
              <w:rPr>
                <w:color w:val="000000"/>
              </w:rPr>
              <w:t>56</w:t>
            </w:r>
          </w:p>
        </w:tc>
        <w:tc>
          <w:tcPr>
            <w:tcW w:w="1400" w:type="dxa"/>
            <w:tcBorders>
              <w:top w:val="nil"/>
              <w:left w:val="nil"/>
              <w:bottom w:val="single" w:sz="4" w:space="0" w:color="000000"/>
              <w:right w:val="single" w:sz="4" w:space="0" w:color="000000"/>
            </w:tcBorders>
            <w:vAlign w:val="bottom"/>
          </w:tcPr>
          <w:p w14:paraId="4D383CDB" w14:textId="77777777" w:rsidR="001D3AD0" w:rsidRPr="00A057BC" w:rsidRDefault="001D3AD0" w:rsidP="00F32F39">
            <w:pPr>
              <w:spacing w:line="276" w:lineRule="auto"/>
              <w:rPr>
                <w:color w:val="000000"/>
              </w:rPr>
            </w:pPr>
            <w:r w:rsidRPr="00A057BC">
              <w:rPr>
                <w:color w:val="000000"/>
              </w:rPr>
              <w:t>9,45</w:t>
            </w:r>
          </w:p>
        </w:tc>
        <w:tc>
          <w:tcPr>
            <w:tcW w:w="1537" w:type="dxa"/>
            <w:tcBorders>
              <w:top w:val="nil"/>
              <w:left w:val="nil"/>
              <w:bottom w:val="single" w:sz="4" w:space="0" w:color="000000"/>
              <w:right w:val="single" w:sz="4" w:space="0" w:color="000000"/>
            </w:tcBorders>
            <w:vAlign w:val="bottom"/>
          </w:tcPr>
          <w:p w14:paraId="01836E56" w14:textId="77777777" w:rsidR="001D3AD0" w:rsidRPr="00A057BC" w:rsidRDefault="001D3AD0" w:rsidP="00F32F39">
            <w:pPr>
              <w:spacing w:line="276" w:lineRule="auto"/>
              <w:rPr>
                <w:color w:val="000000"/>
              </w:rPr>
            </w:pPr>
            <w:r w:rsidRPr="00A057BC">
              <w:rPr>
                <w:color w:val="000000"/>
              </w:rPr>
              <w:t>75,05</w:t>
            </w:r>
          </w:p>
        </w:tc>
      </w:tr>
      <w:tr w:rsidR="001D3AD0" w:rsidRPr="00A057BC" w14:paraId="139B4A28"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09058D32" w14:textId="77777777" w:rsidR="001D3AD0" w:rsidRPr="00A057BC" w:rsidRDefault="001D3AD0" w:rsidP="00F32F39">
            <w:pPr>
              <w:spacing w:line="276" w:lineRule="auto"/>
              <w:rPr>
                <w:color w:val="000000"/>
              </w:rPr>
            </w:pPr>
            <w:r w:rsidRPr="00A057BC">
              <w:rPr>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3506638F" w14:textId="77777777" w:rsidR="001D3AD0" w:rsidRPr="00A057BC" w:rsidRDefault="001D3AD0" w:rsidP="00F32F39">
            <w:pPr>
              <w:spacing w:line="276" w:lineRule="auto"/>
              <w:rPr>
                <w:color w:val="000000"/>
              </w:rPr>
            </w:pPr>
            <w:r w:rsidRPr="00A057BC">
              <w:rPr>
                <w:color w:val="000000"/>
              </w:rPr>
              <w:t>13</w:t>
            </w:r>
          </w:p>
        </w:tc>
        <w:tc>
          <w:tcPr>
            <w:tcW w:w="1400" w:type="dxa"/>
            <w:tcBorders>
              <w:top w:val="nil"/>
              <w:left w:val="nil"/>
              <w:bottom w:val="single" w:sz="4" w:space="0" w:color="000000"/>
              <w:right w:val="single" w:sz="4" w:space="0" w:color="000000"/>
            </w:tcBorders>
            <w:vAlign w:val="bottom"/>
          </w:tcPr>
          <w:p w14:paraId="51264378" w14:textId="77777777" w:rsidR="001D3AD0" w:rsidRPr="00A057BC" w:rsidRDefault="001D3AD0" w:rsidP="00F32F39">
            <w:pPr>
              <w:spacing w:line="276" w:lineRule="auto"/>
              <w:rPr>
                <w:color w:val="000000"/>
              </w:rPr>
            </w:pPr>
            <w:r w:rsidRPr="00A057BC">
              <w:rPr>
                <w:color w:val="000000"/>
              </w:rPr>
              <w:t>75</w:t>
            </w:r>
          </w:p>
        </w:tc>
        <w:tc>
          <w:tcPr>
            <w:tcW w:w="1400" w:type="dxa"/>
            <w:tcBorders>
              <w:top w:val="nil"/>
              <w:left w:val="nil"/>
              <w:bottom w:val="single" w:sz="4" w:space="0" w:color="000000"/>
              <w:right w:val="single" w:sz="4" w:space="0" w:color="000000"/>
            </w:tcBorders>
            <w:vAlign w:val="bottom"/>
          </w:tcPr>
          <w:p w14:paraId="43F744F9" w14:textId="77777777" w:rsidR="001D3AD0" w:rsidRPr="00A057BC" w:rsidRDefault="001D3AD0" w:rsidP="00F32F39">
            <w:pPr>
              <w:spacing w:line="276" w:lineRule="auto"/>
              <w:rPr>
                <w:color w:val="000000"/>
              </w:rPr>
            </w:pPr>
            <w:r w:rsidRPr="00A057BC">
              <w:rPr>
                <w:color w:val="000000"/>
              </w:rPr>
              <w:t>13</w:t>
            </w:r>
          </w:p>
        </w:tc>
        <w:tc>
          <w:tcPr>
            <w:tcW w:w="1537" w:type="dxa"/>
            <w:tcBorders>
              <w:top w:val="nil"/>
              <w:left w:val="nil"/>
              <w:bottom w:val="single" w:sz="4" w:space="0" w:color="000000"/>
              <w:right w:val="single" w:sz="4" w:space="0" w:color="000000"/>
            </w:tcBorders>
            <w:vAlign w:val="bottom"/>
          </w:tcPr>
          <w:p w14:paraId="001DD5AF" w14:textId="77777777" w:rsidR="001D3AD0" w:rsidRPr="00A057BC" w:rsidRDefault="001D3AD0" w:rsidP="00F32F39">
            <w:pPr>
              <w:spacing w:line="276" w:lineRule="auto"/>
              <w:rPr>
                <w:color w:val="000000"/>
              </w:rPr>
            </w:pPr>
            <w:r w:rsidRPr="00A057BC">
              <w:rPr>
                <w:color w:val="000000"/>
              </w:rPr>
              <w:t> </w:t>
            </w:r>
          </w:p>
        </w:tc>
      </w:tr>
      <w:tr w:rsidR="001D3AD0" w:rsidRPr="00A057BC" w14:paraId="79C9FA21" w14:textId="77777777" w:rsidTr="00F32F39">
        <w:trPr>
          <w:trHeight w:val="320"/>
        </w:trPr>
        <w:tc>
          <w:tcPr>
            <w:tcW w:w="9197" w:type="dxa"/>
            <w:gridSpan w:val="5"/>
            <w:tcBorders>
              <w:top w:val="single" w:sz="4" w:space="0" w:color="000000"/>
              <w:left w:val="single" w:sz="4" w:space="0" w:color="000000"/>
              <w:bottom w:val="single" w:sz="4" w:space="0" w:color="000000"/>
              <w:right w:val="single" w:sz="4" w:space="0" w:color="000000"/>
            </w:tcBorders>
            <w:vAlign w:val="bottom"/>
          </w:tcPr>
          <w:p w14:paraId="4778A11F" w14:textId="77777777" w:rsidR="001D3AD0" w:rsidRPr="00A057BC" w:rsidRDefault="001D3AD0" w:rsidP="00F32F39">
            <w:pPr>
              <w:spacing w:line="276" w:lineRule="auto"/>
              <w:rPr>
                <w:b/>
                <w:color w:val="000000"/>
              </w:rPr>
            </w:pPr>
            <w:r w:rsidRPr="00A057BC">
              <w:rPr>
                <w:b/>
                <w:color w:val="000000"/>
              </w:rPr>
              <w:t>Масло 20 грамм</w:t>
            </w:r>
          </w:p>
        </w:tc>
      </w:tr>
      <w:tr w:rsidR="001D3AD0" w:rsidRPr="00A057BC" w14:paraId="18BD7AFA"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548DCE88" w14:textId="77777777" w:rsidR="001D3AD0" w:rsidRPr="00A057BC" w:rsidRDefault="001D3AD0" w:rsidP="00F32F39">
            <w:pPr>
              <w:spacing w:line="276" w:lineRule="auto"/>
              <w:rPr>
                <w:color w:val="000000"/>
              </w:rPr>
            </w:pPr>
            <w:r w:rsidRPr="00A057BC">
              <w:rPr>
                <w:color w:val="000000"/>
              </w:rPr>
              <w:t>грамм</w:t>
            </w:r>
          </w:p>
        </w:tc>
        <w:tc>
          <w:tcPr>
            <w:tcW w:w="1400" w:type="dxa"/>
            <w:tcBorders>
              <w:top w:val="nil"/>
              <w:left w:val="nil"/>
              <w:bottom w:val="single" w:sz="4" w:space="0" w:color="000000"/>
              <w:right w:val="single" w:sz="4" w:space="0" w:color="000000"/>
            </w:tcBorders>
            <w:vAlign w:val="bottom"/>
          </w:tcPr>
          <w:p w14:paraId="5F390BB3" w14:textId="77777777" w:rsidR="001D3AD0" w:rsidRPr="00A057BC" w:rsidRDefault="001D3AD0" w:rsidP="00F32F39">
            <w:pPr>
              <w:spacing w:line="276" w:lineRule="auto"/>
              <w:rPr>
                <w:color w:val="000000"/>
              </w:rPr>
            </w:pPr>
            <w:r w:rsidRPr="00A057BC">
              <w:rPr>
                <w:color w:val="000000"/>
              </w:rPr>
              <w:t>0,1</w:t>
            </w:r>
          </w:p>
        </w:tc>
        <w:tc>
          <w:tcPr>
            <w:tcW w:w="1400" w:type="dxa"/>
            <w:tcBorders>
              <w:top w:val="nil"/>
              <w:left w:val="nil"/>
              <w:bottom w:val="single" w:sz="4" w:space="0" w:color="000000"/>
              <w:right w:val="single" w:sz="4" w:space="0" w:color="000000"/>
            </w:tcBorders>
            <w:vAlign w:val="bottom"/>
          </w:tcPr>
          <w:p w14:paraId="2A82B921" w14:textId="77777777" w:rsidR="001D3AD0" w:rsidRPr="00A057BC" w:rsidRDefault="001D3AD0" w:rsidP="00F32F39">
            <w:pPr>
              <w:spacing w:line="276" w:lineRule="auto"/>
              <w:rPr>
                <w:color w:val="000000"/>
              </w:rPr>
            </w:pPr>
            <w:r w:rsidRPr="00A057BC">
              <w:rPr>
                <w:color w:val="000000"/>
              </w:rPr>
              <w:t>0,16</w:t>
            </w:r>
          </w:p>
        </w:tc>
        <w:tc>
          <w:tcPr>
            <w:tcW w:w="1400" w:type="dxa"/>
            <w:tcBorders>
              <w:top w:val="nil"/>
              <w:left w:val="nil"/>
              <w:bottom w:val="single" w:sz="4" w:space="0" w:color="000000"/>
              <w:right w:val="single" w:sz="4" w:space="0" w:color="000000"/>
            </w:tcBorders>
            <w:vAlign w:val="bottom"/>
          </w:tcPr>
          <w:p w14:paraId="7404FE6D" w14:textId="77777777" w:rsidR="001D3AD0" w:rsidRPr="00A057BC" w:rsidRDefault="001D3AD0" w:rsidP="00F32F39">
            <w:pPr>
              <w:spacing w:line="276" w:lineRule="auto"/>
              <w:rPr>
                <w:color w:val="000000"/>
              </w:rPr>
            </w:pPr>
            <w:r w:rsidRPr="00A057BC">
              <w:rPr>
                <w:color w:val="000000"/>
              </w:rPr>
              <w:t>16,5</w:t>
            </w:r>
          </w:p>
        </w:tc>
        <w:tc>
          <w:tcPr>
            <w:tcW w:w="1537" w:type="dxa"/>
            <w:tcBorders>
              <w:top w:val="nil"/>
              <w:left w:val="nil"/>
              <w:bottom w:val="single" w:sz="4" w:space="0" w:color="000000"/>
              <w:right w:val="single" w:sz="4" w:space="0" w:color="000000"/>
            </w:tcBorders>
            <w:vAlign w:val="bottom"/>
          </w:tcPr>
          <w:p w14:paraId="7EA19AD3" w14:textId="77777777" w:rsidR="001D3AD0" w:rsidRPr="00A057BC" w:rsidRDefault="001D3AD0" w:rsidP="00F32F39">
            <w:pPr>
              <w:spacing w:line="276" w:lineRule="auto"/>
              <w:rPr>
                <w:color w:val="000000"/>
              </w:rPr>
            </w:pPr>
            <w:r w:rsidRPr="00A057BC">
              <w:rPr>
                <w:color w:val="000000"/>
              </w:rPr>
              <w:t>16,76</w:t>
            </w:r>
          </w:p>
        </w:tc>
      </w:tr>
      <w:tr w:rsidR="001D3AD0" w:rsidRPr="00A057BC" w14:paraId="468A3370"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38239912" w14:textId="77777777" w:rsidR="001D3AD0" w:rsidRPr="00A057BC" w:rsidRDefault="001D3AD0" w:rsidP="00F32F39">
            <w:pPr>
              <w:spacing w:line="276" w:lineRule="auto"/>
              <w:rPr>
                <w:color w:val="000000"/>
              </w:rPr>
            </w:pPr>
            <w:r w:rsidRPr="00A057BC">
              <w:rPr>
                <w:color w:val="000000"/>
              </w:rPr>
              <w:t>ккал</w:t>
            </w:r>
          </w:p>
        </w:tc>
        <w:tc>
          <w:tcPr>
            <w:tcW w:w="1400" w:type="dxa"/>
            <w:tcBorders>
              <w:top w:val="nil"/>
              <w:left w:val="nil"/>
              <w:bottom w:val="single" w:sz="4" w:space="0" w:color="000000"/>
              <w:right w:val="single" w:sz="4" w:space="0" w:color="000000"/>
            </w:tcBorders>
            <w:vAlign w:val="bottom"/>
          </w:tcPr>
          <w:p w14:paraId="48B40F9F" w14:textId="77777777" w:rsidR="001D3AD0" w:rsidRPr="00A057BC" w:rsidRDefault="001D3AD0" w:rsidP="00F32F39">
            <w:pPr>
              <w:spacing w:line="276" w:lineRule="auto"/>
              <w:rPr>
                <w:color w:val="000000"/>
              </w:rPr>
            </w:pPr>
            <w:r w:rsidRPr="00A057BC">
              <w:rPr>
                <w:color w:val="000000"/>
              </w:rPr>
              <w:t>0,4</w:t>
            </w:r>
          </w:p>
        </w:tc>
        <w:tc>
          <w:tcPr>
            <w:tcW w:w="1400" w:type="dxa"/>
            <w:tcBorders>
              <w:top w:val="nil"/>
              <w:left w:val="nil"/>
              <w:bottom w:val="single" w:sz="4" w:space="0" w:color="000000"/>
              <w:right w:val="single" w:sz="4" w:space="0" w:color="000000"/>
            </w:tcBorders>
            <w:vAlign w:val="bottom"/>
          </w:tcPr>
          <w:p w14:paraId="3EC81690" w14:textId="77777777" w:rsidR="001D3AD0" w:rsidRPr="00A057BC" w:rsidRDefault="001D3AD0" w:rsidP="00F32F39">
            <w:pPr>
              <w:spacing w:line="276" w:lineRule="auto"/>
              <w:rPr>
                <w:color w:val="000000"/>
              </w:rPr>
            </w:pPr>
            <w:r w:rsidRPr="00A057BC">
              <w:rPr>
                <w:color w:val="000000"/>
              </w:rPr>
              <w:t>0,64</w:t>
            </w:r>
          </w:p>
        </w:tc>
        <w:tc>
          <w:tcPr>
            <w:tcW w:w="1400" w:type="dxa"/>
            <w:tcBorders>
              <w:top w:val="nil"/>
              <w:left w:val="nil"/>
              <w:bottom w:val="single" w:sz="4" w:space="0" w:color="000000"/>
              <w:right w:val="single" w:sz="4" w:space="0" w:color="000000"/>
            </w:tcBorders>
            <w:vAlign w:val="bottom"/>
          </w:tcPr>
          <w:p w14:paraId="1D1656F3" w14:textId="77777777" w:rsidR="001D3AD0" w:rsidRPr="00A057BC" w:rsidRDefault="001D3AD0" w:rsidP="00F32F39">
            <w:pPr>
              <w:spacing w:line="276" w:lineRule="auto"/>
              <w:rPr>
                <w:color w:val="000000"/>
              </w:rPr>
            </w:pPr>
            <w:r w:rsidRPr="00A057BC">
              <w:rPr>
                <w:color w:val="000000"/>
              </w:rPr>
              <w:t>148,5</w:t>
            </w:r>
          </w:p>
        </w:tc>
        <w:tc>
          <w:tcPr>
            <w:tcW w:w="1537" w:type="dxa"/>
            <w:tcBorders>
              <w:top w:val="nil"/>
              <w:left w:val="nil"/>
              <w:bottom w:val="single" w:sz="4" w:space="0" w:color="000000"/>
              <w:right w:val="single" w:sz="4" w:space="0" w:color="000000"/>
            </w:tcBorders>
            <w:vAlign w:val="bottom"/>
          </w:tcPr>
          <w:p w14:paraId="7D126A70" w14:textId="77777777" w:rsidR="001D3AD0" w:rsidRPr="00A057BC" w:rsidRDefault="001D3AD0" w:rsidP="00F32F39">
            <w:pPr>
              <w:spacing w:line="276" w:lineRule="auto"/>
              <w:rPr>
                <w:color w:val="000000"/>
              </w:rPr>
            </w:pPr>
            <w:r w:rsidRPr="00A057BC">
              <w:rPr>
                <w:color w:val="000000"/>
              </w:rPr>
              <w:t>149,54</w:t>
            </w:r>
          </w:p>
        </w:tc>
      </w:tr>
      <w:tr w:rsidR="001D3AD0" w:rsidRPr="00A057BC" w14:paraId="190F2E0E"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3EE42721" w14:textId="77777777" w:rsidR="001D3AD0" w:rsidRPr="00A057BC" w:rsidRDefault="001D3AD0" w:rsidP="00F32F39">
            <w:pPr>
              <w:spacing w:line="276" w:lineRule="auto"/>
              <w:rPr>
                <w:color w:val="000000"/>
              </w:rPr>
            </w:pPr>
            <w:r w:rsidRPr="00A057BC">
              <w:rPr>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51BDF5DA" w14:textId="77777777" w:rsidR="001D3AD0" w:rsidRPr="00A057BC" w:rsidRDefault="001D3AD0" w:rsidP="00F32F39">
            <w:pPr>
              <w:spacing w:line="276" w:lineRule="auto"/>
              <w:rPr>
                <w:color w:val="000000"/>
              </w:rPr>
            </w:pPr>
            <w:r w:rsidRPr="00A057BC">
              <w:rPr>
                <w:color w:val="000000"/>
              </w:rPr>
              <w:t>0</w:t>
            </w:r>
          </w:p>
        </w:tc>
        <w:tc>
          <w:tcPr>
            <w:tcW w:w="1400" w:type="dxa"/>
            <w:tcBorders>
              <w:top w:val="nil"/>
              <w:left w:val="nil"/>
              <w:bottom w:val="single" w:sz="4" w:space="0" w:color="000000"/>
              <w:right w:val="single" w:sz="4" w:space="0" w:color="000000"/>
            </w:tcBorders>
            <w:vAlign w:val="bottom"/>
          </w:tcPr>
          <w:p w14:paraId="7F8D965D" w14:textId="77777777" w:rsidR="001D3AD0" w:rsidRPr="00A057BC" w:rsidRDefault="001D3AD0" w:rsidP="00F32F39">
            <w:pPr>
              <w:spacing w:line="276" w:lineRule="auto"/>
              <w:rPr>
                <w:color w:val="000000"/>
              </w:rPr>
            </w:pPr>
            <w:r w:rsidRPr="00A057BC">
              <w:rPr>
                <w:color w:val="000000"/>
              </w:rPr>
              <w:t>0</w:t>
            </w:r>
          </w:p>
        </w:tc>
        <w:tc>
          <w:tcPr>
            <w:tcW w:w="1400" w:type="dxa"/>
            <w:tcBorders>
              <w:top w:val="nil"/>
              <w:left w:val="nil"/>
              <w:bottom w:val="single" w:sz="4" w:space="0" w:color="000000"/>
              <w:right w:val="single" w:sz="4" w:space="0" w:color="000000"/>
            </w:tcBorders>
            <w:vAlign w:val="bottom"/>
          </w:tcPr>
          <w:p w14:paraId="75CE7CBF" w14:textId="77777777" w:rsidR="001D3AD0" w:rsidRPr="00A057BC" w:rsidRDefault="001D3AD0" w:rsidP="00F32F39">
            <w:pPr>
              <w:spacing w:line="276" w:lineRule="auto"/>
              <w:rPr>
                <w:color w:val="000000"/>
              </w:rPr>
            </w:pPr>
            <w:r w:rsidRPr="00A057BC">
              <w:rPr>
                <w:color w:val="000000"/>
              </w:rPr>
              <w:t>99</w:t>
            </w:r>
          </w:p>
        </w:tc>
        <w:tc>
          <w:tcPr>
            <w:tcW w:w="1537" w:type="dxa"/>
            <w:tcBorders>
              <w:top w:val="nil"/>
              <w:left w:val="nil"/>
              <w:bottom w:val="single" w:sz="4" w:space="0" w:color="000000"/>
              <w:right w:val="single" w:sz="4" w:space="0" w:color="000000"/>
            </w:tcBorders>
            <w:vAlign w:val="bottom"/>
          </w:tcPr>
          <w:p w14:paraId="0D949B1C" w14:textId="77777777" w:rsidR="001D3AD0" w:rsidRPr="00A057BC" w:rsidRDefault="001D3AD0" w:rsidP="00F32F39">
            <w:pPr>
              <w:spacing w:line="276" w:lineRule="auto"/>
              <w:rPr>
                <w:color w:val="000000"/>
              </w:rPr>
            </w:pPr>
            <w:r w:rsidRPr="00A057BC">
              <w:rPr>
                <w:color w:val="000000"/>
              </w:rPr>
              <w:t> </w:t>
            </w:r>
          </w:p>
        </w:tc>
      </w:tr>
      <w:tr w:rsidR="001D3AD0" w:rsidRPr="00A057BC" w14:paraId="5A490AD5" w14:textId="77777777" w:rsidTr="00F32F39">
        <w:trPr>
          <w:trHeight w:val="320"/>
        </w:trPr>
        <w:tc>
          <w:tcPr>
            <w:tcW w:w="9197" w:type="dxa"/>
            <w:gridSpan w:val="5"/>
            <w:tcBorders>
              <w:top w:val="single" w:sz="4" w:space="0" w:color="000000"/>
              <w:left w:val="single" w:sz="4" w:space="0" w:color="000000"/>
              <w:bottom w:val="single" w:sz="4" w:space="0" w:color="000000"/>
              <w:right w:val="single" w:sz="4" w:space="0" w:color="000000"/>
            </w:tcBorders>
            <w:vAlign w:val="bottom"/>
          </w:tcPr>
          <w:p w14:paraId="7666A15B" w14:textId="77777777" w:rsidR="001D3AD0" w:rsidRPr="00A057BC" w:rsidRDefault="001D3AD0" w:rsidP="00F32F39">
            <w:pPr>
              <w:spacing w:line="276" w:lineRule="auto"/>
              <w:rPr>
                <w:b/>
                <w:color w:val="000000"/>
              </w:rPr>
            </w:pPr>
            <w:r w:rsidRPr="00A057BC">
              <w:rPr>
                <w:b/>
                <w:color w:val="000000"/>
              </w:rPr>
              <w:t xml:space="preserve">Ломтики бекона 2 </w:t>
            </w:r>
            <w:proofErr w:type="spellStart"/>
            <w:r w:rsidRPr="00A057BC">
              <w:rPr>
                <w:b/>
                <w:color w:val="000000"/>
              </w:rPr>
              <w:t>шт</w:t>
            </w:r>
            <w:proofErr w:type="spellEnd"/>
            <w:r w:rsidRPr="00A057BC">
              <w:rPr>
                <w:b/>
                <w:color w:val="000000"/>
              </w:rPr>
              <w:t xml:space="preserve"> (30 грамм)</w:t>
            </w:r>
          </w:p>
        </w:tc>
      </w:tr>
      <w:tr w:rsidR="001D3AD0" w:rsidRPr="00A057BC" w14:paraId="55343585"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3F316113" w14:textId="77777777" w:rsidR="001D3AD0" w:rsidRPr="00A057BC" w:rsidRDefault="001D3AD0" w:rsidP="00F32F39">
            <w:pPr>
              <w:spacing w:line="276" w:lineRule="auto"/>
              <w:rPr>
                <w:color w:val="000000"/>
              </w:rPr>
            </w:pPr>
            <w:r w:rsidRPr="00A057BC">
              <w:rPr>
                <w:color w:val="000000"/>
              </w:rPr>
              <w:t>грамм</w:t>
            </w:r>
          </w:p>
        </w:tc>
        <w:tc>
          <w:tcPr>
            <w:tcW w:w="1400" w:type="dxa"/>
            <w:tcBorders>
              <w:top w:val="nil"/>
              <w:left w:val="nil"/>
              <w:bottom w:val="single" w:sz="4" w:space="0" w:color="000000"/>
              <w:right w:val="single" w:sz="4" w:space="0" w:color="000000"/>
            </w:tcBorders>
            <w:vAlign w:val="bottom"/>
          </w:tcPr>
          <w:p w14:paraId="6465EB9E" w14:textId="77777777" w:rsidR="001D3AD0" w:rsidRPr="00A057BC" w:rsidRDefault="001D3AD0" w:rsidP="00F32F39">
            <w:pPr>
              <w:spacing w:line="276" w:lineRule="auto"/>
              <w:rPr>
                <w:color w:val="000000"/>
              </w:rPr>
            </w:pPr>
            <w:r w:rsidRPr="00A057BC">
              <w:rPr>
                <w:color w:val="000000"/>
              </w:rPr>
              <w:t>11,5</w:t>
            </w:r>
          </w:p>
        </w:tc>
        <w:tc>
          <w:tcPr>
            <w:tcW w:w="1400" w:type="dxa"/>
            <w:tcBorders>
              <w:top w:val="nil"/>
              <w:left w:val="nil"/>
              <w:bottom w:val="single" w:sz="4" w:space="0" w:color="000000"/>
              <w:right w:val="single" w:sz="4" w:space="0" w:color="000000"/>
            </w:tcBorders>
            <w:vAlign w:val="bottom"/>
          </w:tcPr>
          <w:p w14:paraId="350D04CF" w14:textId="77777777" w:rsidR="001D3AD0" w:rsidRPr="00A057BC" w:rsidRDefault="001D3AD0" w:rsidP="00F32F39">
            <w:pPr>
              <w:spacing w:line="276" w:lineRule="auto"/>
              <w:rPr>
                <w:color w:val="000000"/>
              </w:rPr>
            </w:pPr>
            <w:r w:rsidRPr="00A057BC">
              <w:rPr>
                <w:color w:val="000000"/>
              </w:rPr>
              <w:t>0,45</w:t>
            </w:r>
          </w:p>
        </w:tc>
        <w:tc>
          <w:tcPr>
            <w:tcW w:w="1400" w:type="dxa"/>
            <w:tcBorders>
              <w:top w:val="nil"/>
              <w:left w:val="nil"/>
              <w:bottom w:val="single" w:sz="4" w:space="0" w:color="000000"/>
              <w:right w:val="single" w:sz="4" w:space="0" w:color="000000"/>
            </w:tcBorders>
            <w:vAlign w:val="bottom"/>
          </w:tcPr>
          <w:p w14:paraId="4F7E4F11" w14:textId="77777777" w:rsidR="001D3AD0" w:rsidRPr="00A057BC" w:rsidRDefault="001D3AD0" w:rsidP="00F32F39">
            <w:pPr>
              <w:spacing w:line="276" w:lineRule="auto"/>
              <w:rPr>
                <w:color w:val="000000"/>
              </w:rPr>
            </w:pPr>
            <w:r w:rsidRPr="00A057BC">
              <w:rPr>
                <w:color w:val="000000"/>
              </w:rPr>
              <w:t>12</w:t>
            </w:r>
          </w:p>
        </w:tc>
        <w:tc>
          <w:tcPr>
            <w:tcW w:w="1537" w:type="dxa"/>
            <w:tcBorders>
              <w:top w:val="nil"/>
              <w:left w:val="nil"/>
              <w:bottom w:val="single" w:sz="4" w:space="0" w:color="000000"/>
              <w:right w:val="single" w:sz="4" w:space="0" w:color="000000"/>
            </w:tcBorders>
            <w:vAlign w:val="bottom"/>
          </w:tcPr>
          <w:p w14:paraId="3BAC1F29" w14:textId="77777777" w:rsidR="001D3AD0" w:rsidRPr="00A057BC" w:rsidRDefault="001D3AD0" w:rsidP="00F32F39">
            <w:pPr>
              <w:spacing w:line="276" w:lineRule="auto"/>
              <w:rPr>
                <w:color w:val="000000"/>
              </w:rPr>
            </w:pPr>
            <w:r w:rsidRPr="00A057BC">
              <w:rPr>
                <w:color w:val="000000"/>
              </w:rPr>
              <w:t>23,95</w:t>
            </w:r>
          </w:p>
        </w:tc>
      </w:tr>
      <w:tr w:rsidR="001D3AD0" w:rsidRPr="00A057BC" w14:paraId="0BCBDA6F"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4EF6100C" w14:textId="77777777" w:rsidR="001D3AD0" w:rsidRPr="00A057BC" w:rsidRDefault="001D3AD0" w:rsidP="00F32F39">
            <w:pPr>
              <w:spacing w:line="276" w:lineRule="auto"/>
              <w:rPr>
                <w:color w:val="000000"/>
              </w:rPr>
            </w:pPr>
            <w:r w:rsidRPr="00A057BC">
              <w:rPr>
                <w:color w:val="000000"/>
              </w:rPr>
              <w:t>ккал</w:t>
            </w:r>
          </w:p>
        </w:tc>
        <w:tc>
          <w:tcPr>
            <w:tcW w:w="1400" w:type="dxa"/>
            <w:tcBorders>
              <w:top w:val="nil"/>
              <w:left w:val="nil"/>
              <w:bottom w:val="single" w:sz="4" w:space="0" w:color="000000"/>
              <w:right w:val="single" w:sz="4" w:space="0" w:color="000000"/>
            </w:tcBorders>
            <w:vAlign w:val="bottom"/>
          </w:tcPr>
          <w:p w14:paraId="50D2894E" w14:textId="77777777" w:rsidR="001D3AD0" w:rsidRPr="00A057BC" w:rsidRDefault="001D3AD0" w:rsidP="00F32F39">
            <w:pPr>
              <w:spacing w:line="276" w:lineRule="auto"/>
              <w:rPr>
                <w:color w:val="000000"/>
              </w:rPr>
            </w:pPr>
            <w:r w:rsidRPr="00A057BC">
              <w:rPr>
                <w:color w:val="000000"/>
              </w:rPr>
              <w:t>46</w:t>
            </w:r>
          </w:p>
        </w:tc>
        <w:tc>
          <w:tcPr>
            <w:tcW w:w="1400" w:type="dxa"/>
            <w:tcBorders>
              <w:top w:val="nil"/>
              <w:left w:val="nil"/>
              <w:bottom w:val="single" w:sz="4" w:space="0" w:color="000000"/>
              <w:right w:val="single" w:sz="4" w:space="0" w:color="000000"/>
            </w:tcBorders>
            <w:vAlign w:val="bottom"/>
          </w:tcPr>
          <w:p w14:paraId="37EA5339" w14:textId="77777777" w:rsidR="001D3AD0" w:rsidRPr="00A057BC" w:rsidRDefault="001D3AD0" w:rsidP="00F32F39">
            <w:pPr>
              <w:spacing w:line="276" w:lineRule="auto"/>
              <w:rPr>
                <w:color w:val="000000"/>
              </w:rPr>
            </w:pPr>
            <w:r w:rsidRPr="00A057BC">
              <w:rPr>
                <w:color w:val="000000"/>
              </w:rPr>
              <w:t>1,8</w:t>
            </w:r>
          </w:p>
        </w:tc>
        <w:tc>
          <w:tcPr>
            <w:tcW w:w="1400" w:type="dxa"/>
            <w:tcBorders>
              <w:top w:val="nil"/>
              <w:left w:val="nil"/>
              <w:bottom w:val="single" w:sz="4" w:space="0" w:color="000000"/>
              <w:right w:val="single" w:sz="4" w:space="0" w:color="000000"/>
            </w:tcBorders>
            <w:vAlign w:val="bottom"/>
          </w:tcPr>
          <w:p w14:paraId="33877C09" w14:textId="77777777" w:rsidR="001D3AD0" w:rsidRPr="00A057BC" w:rsidRDefault="001D3AD0" w:rsidP="00F32F39">
            <w:pPr>
              <w:spacing w:line="276" w:lineRule="auto"/>
              <w:rPr>
                <w:color w:val="000000"/>
              </w:rPr>
            </w:pPr>
            <w:r w:rsidRPr="00A057BC">
              <w:rPr>
                <w:color w:val="000000"/>
              </w:rPr>
              <w:t>108</w:t>
            </w:r>
          </w:p>
        </w:tc>
        <w:tc>
          <w:tcPr>
            <w:tcW w:w="1537" w:type="dxa"/>
            <w:tcBorders>
              <w:top w:val="nil"/>
              <w:left w:val="nil"/>
              <w:bottom w:val="single" w:sz="4" w:space="0" w:color="000000"/>
              <w:right w:val="single" w:sz="4" w:space="0" w:color="000000"/>
            </w:tcBorders>
            <w:vAlign w:val="bottom"/>
          </w:tcPr>
          <w:p w14:paraId="6FAE464D" w14:textId="77777777" w:rsidR="001D3AD0" w:rsidRPr="00A057BC" w:rsidRDefault="001D3AD0" w:rsidP="00F32F39">
            <w:pPr>
              <w:spacing w:line="276" w:lineRule="auto"/>
              <w:rPr>
                <w:color w:val="000000"/>
              </w:rPr>
            </w:pPr>
            <w:r w:rsidRPr="00A057BC">
              <w:rPr>
                <w:color w:val="000000"/>
              </w:rPr>
              <w:t>155,8</w:t>
            </w:r>
          </w:p>
        </w:tc>
      </w:tr>
      <w:tr w:rsidR="001D3AD0" w:rsidRPr="00A057BC" w14:paraId="09625D23"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26877B83" w14:textId="77777777" w:rsidR="001D3AD0" w:rsidRPr="00A057BC" w:rsidRDefault="001D3AD0" w:rsidP="00F32F39">
            <w:pPr>
              <w:spacing w:line="276" w:lineRule="auto"/>
              <w:rPr>
                <w:color w:val="000000"/>
              </w:rPr>
            </w:pPr>
            <w:r w:rsidRPr="00A057BC">
              <w:rPr>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369A2A5B" w14:textId="77777777" w:rsidR="001D3AD0" w:rsidRPr="00A057BC" w:rsidRDefault="001D3AD0" w:rsidP="00F32F39">
            <w:pPr>
              <w:spacing w:line="276" w:lineRule="auto"/>
              <w:rPr>
                <w:color w:val="000000"/>
              </w:rPr>
            </w:pPr>
            <w:r w:rsidRPr="00A057BC">
              <w:rPr>
                <w:color w:val="000000"/>
              </w:rPr>
              <w:t>30</w:t>
            </w:r>
          </w:p>
        </w:tc>
        <w:tc>
          <w:tcPr>
            <w:tcW w:w="1400" w:type="dxa"/>
            <w:tcBorders>
              <w:top w:val="nil"/>
              <w:left w:val="nil"/>
              <w:bottom w:val="single" w:sz="4" w:space="0" w:color="000000"/>
              <w:right w:val="single" w:sz="4" w:space="0" w:color="000000"/>
            </w:tcBorders>
            <w:vAlign w:val="bottom"/>
          </w:tcPr>
          <w:p w14:paraId="5357AFC3" w14:textId="77777777" w:rsidR="001D3AD0" w:rsidRPr="00A057BC" w:rsidRDefault="001D3AD0" w:rsidP="00F32F39">
            <w:pPr>
              <w:spacing w:line="276" w:lineRule="auto"/>
              <w:rPr>
                <w:color w:val="000000"/>
              </w:rPr>
            </w:pPr>
            <w:r w:rsidRPr="00A057BC">
              <w:rPr>
                <w:color w:val="000000"/>
              </w:rPr>
              <w:t>1</w:t>
            </w:r>
          </w:p>
        </w:tc>
        <w:tc>
          <w:tcPr>
            <w:tcW w:w="1400" w:type="dxa"/>
            <w:tcBorders>
              <w:top w:val="nil"/>
              <w:left w:val="nil"/>
              <w:bottom w:val="single" w:sz="4" w:space="0" w:color="000000"/>
              <w:right w:val="single" w:sz="4" w:space="0" w:color="000000"/>
            </w:tcBorders>
            <w:vAlign w:val="bottom"/>
          </w:tcPr>
          <w:p w14:paraId="65FEA959" w14:textId="77777777" w:rsidR="001D3AD0" w:rsidRPr="00A057BC" w:rsidRDefault="001D3AD0" w:rsidP="00F32F39">
            <w:pPr>
              <w:spacing w:line="276" w:lineRule="auto"/>
              <w:rPr>
                <w:color w:val="000000"/>
              </w:rPr>
            </w:pPr>
            <w:r w:rsidRPr="00A057BC">
              <w:rPr>
                <w:color w:val="000000"/>
              </w:rPr>
              <w:t>69</w:t>
            </w:r>
          </w:p>
        </w:tc>
        <w:tc>
          <w:tcPr>
            <w:tcW w:w="1537" w:type="dxa"/>
            <w:tcBorders>
              <w:top w:val="nil"/>
              <w:left w:val="nil"/>
              <w:bottom w:val="single" w:sz="4" w:space="0" w:color="000000"/>
              <w:right w:val="single" w:sz="4" w:space="0" w:color="000000"/>
            </w:tcBorders>
            <w:vAlign w:val="bottom"/>
          </w:tcPr>
          <w:p w14:paraId="75B3AF8B" w14:textId="77777777" w:rsidR="001D3AD0" w:rsidRPr="00A057BC" w:rsidRDefault="001D3AD0" w:rsidP="00F32F39">
            <w:pPr>
              <w:spacing w:line="276" w:lineRule="auto"/>
              <w:rPr>
                <w:color w:val="000000"/>
              </w:rPr>
            </w:pPr>
            <w:r w:rsidRPr="00A057BC">
              <w:rPr>
                <w:color w:val="000000"/>
              </w:rPr>
              <w:t> </w:t>
            </w:r>
          </w:p>
        </w:tc>
      </w:tr>
      <w:tr w:rsidR="001D3AD0" w:rsidRPr="00A057BC" w14:paraId="7B718C92" w14:textId="77777777" w:rsidTr="00F32F39">
        <w:trPr>
          <w:trHeight w:val="320"/>
        </w:trPr>
        <w:tc>
          <w:tcPr>
            <w:tcW w:w="9197" w:type="dxa"/>
            <w:gridSpan w:val="5"/>
            <w:tcBorders>
              <w:top w:val="single" w:sz="4" w:space="0" w:color="000000"/>
              <w:left w:val="single" w:sz="4" w:space="0" w:color="000000"/>
              <w:bottom w:val="single" w:sz="4" w:space="0" w:color="000000"/>
              <w:right w:val="single" w:sz="4" w:space="0" w:color="000000"/>
            </w:tcBorders>
            <w:vAlign w:val="bottom"/>
          </w:tcPr>
          <w:p w14:paraId="1D9BC216" w14:textId="77777777" w:rsidR="001D3AD0" w:rsidRPr="00A057BC" w:rsidRDefault="001D3AD0" w:rsidP="00F32F39">
            <w:pPr>
              <w:spacing w:line="276" w:lineRule="auto"/>
              <w:rPr>
                <w:b/>
                <w:color w:val="000000"/>
              </w:rPr>
            </w:pPr>
            <w:r w:rsidRPr="00A057BC">
              <w:rPr>
                <w:b/>
                <w:color w:val="000000"/>
              </w:rPr>
              <w:t>Картофельная запеканка 200 грамм</w:t>
            </w:r>
          </w:p>
        </w:tc>
      </w:tr>
      <w:tr w:rsidR="001D3AD0" w:rsidRPr="00A057BC" w14:paraId="48408397"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4E2AC149" w14:textId="77777777" w:rsidR="001D3AD0" w:rsidRPr="00A057BC" w:rsidRDefault="001D3AD0" w:rsidP="00F32F39">
            <w:pPr>
              <w:spacing w:line="276" w:lineRule="auto"/>
              <w:rPr>
                <w:color w:val="000000"/>
              </w:rPr>
            </w:pPr>
            <w:r w:rsidRPr="00A057BC">
              <w:rPr>
                <w:color w:val="000000"/>
              </w:rPr>
              <w:t>грамм</w:t>
            </w:r>
          </w:p>
        </w:tc>
        <w:tc>
          <w:tcPr>
            <w:tcW w:w="1400" w:type="dxa"/>
            <w:tcBorders>
              <w:top w:val="nil"/>
              <w:left w:val="nil"/>
              <w:bottom w:val="single" w:sz="4" w:space="0" w:color="000000"/>
              <w:right w:val="single" w:sz="4" w:space="0" w:color="000000"/>
            </w:tcBorders>
            <w:vAlign w:val="bottom"/>
          </w:tcPr>
          <w:p w14:paraId="5945FE49" w14:textId="77777777" w:rsidR="001D3AD0" w:rsidRPr="00A057BC" w:rsidRDefault="001D3AD0" w:rsidP="00F32F39">
            <w:pPr>
              <w:spacing w:line="276" w:lineRule="auto"/>
              <w:rPr>
                <w:color w:val="000000"/>
              </w:rPr>
            </w:pPr>
            <w:r w:rsidRPr="00A057BC">
              <w:rPr>
                <w:color w:val="000000"/>
              </w:rPr>
              <w:t>5,8</w:t>
            </w:r>
          </w:p>
        </w:tc>
        <w:tc>
          <w:tcPr>
            <w:tcW w:w="1400" w:type="dxa"/>
            <w:tcBorders>
              <w:top w:val="nil"/>
              <w:left w:val="nil"/>
              <w:bottom w:val="single" w:sz="4" w:space="0" w:color="000000"/>
              <w:right w:val="single" w:sz="4" w:space="0" w:color="000000"/>
            </w:tcBorders>
            <w:vAlign w:val="bottom"/>
          </w:tcPr>
          <w:p w14:paraId="6D391E84" w14:textId="77777777" w:rsidR="001D3AD0" w:rsidRPr="00A057BC" w:rsidRDefault="001D3AD0" w:rsidP="00F32F39">
            <w:pPr>
              <w:spacing w:line="276" w:lineRule="auto"/>
              <w:rPr>
                <w:color w:val="000000"/>
              </w:rPr>
            </w:pPr>
            <w:r w:rsidRPr="00A057BC">
              <w:rPr>
                <w:color w:val="000000"/>
              </w:rPr>
              <w:t>16</w:t>
            </w:r>
          </w:p>
        </w:tc>
        <w:tc>
          <w:tcPr>
            <w:tcW w:w="1400" w:type="dxa"/>
            <w:tcBorders>
              <w:top w:val="nil"/>
              <w:left w:val="nil"/>
              <w:bottom w:val="single" w:sz="4" w:space="0" w:color="000000"/>
              <w:right w:val="single" w:sz="4" w:space="0" w:color="000000"/>
            </w:tcBorders>
            <w:vAlign w:val="bottom"/>
          </w:tcPr>
          <w:p w14:paraId="4354B2A7" w14:textId="77777777" w:rsidR="001D3AD0" w:rsidRPr="00A057BC" w:rsidRDefault="001D3AD0" w:rsidP="00F32F39">
            <w:pPr>
              <w:spacing w:line="276" w:lineRule="auto"/>
              <w:rPr>
                <w:color w:val="000000"/>
              </w:rPr>
            </w:pPr>
            <w:r w:rsidRPr="00A057BC">
              <w:rPr>
                <w:color w:val="000000"/>
              </w:rPr>
              <w:t>8,6</w:t>
            </w:r>
          </w:p>
        </w:tc>
        <w:tc>
          <w:tcPr>
            <w:tcW w:w="1537" w:type="dxa"/>
            <w:tcBorders>
              <w:top w:val="nil"/>
              <w:left w:val="nil"/>
              <w:bottom w:val="single" w:sz="4" w:space="0" w:color="000000"/>
              <w:right w:val="single" w:sz="4" w:space="0" w:color="000000"/>
            </w:tcBorders>
            <w:vAlign w:val="bottom"/>
          </w:tcPr>
          <w:p w14:paraId="23567E85" w14:textId="77777777" w:rsidR="001D3AD0" w:rsidRPr="00A057BC" w:rsidRDefault="001D3AD0" w:rsidP="00F32F39">
            <w:pPr>
              <w:spacing w:line="276" w:lineRule="auto"/>
              <w:rPr>
                <w:color w:val="000000"/>
              </w:rPr>
            </w:pPr>
            <w:r w:rsidRPr="00A057BC">
              <w:rPr>
                <w:color w:val="000000"/>
              </w:rPr>
              <w:t>30,4</w:t>
            </w:r>
          </w:p>
        </w:tc>
      </w:tr>
      <w:tr w:rsidR="001D3AD0" w:rsidRPr="00A057BC" w14:paraId="1DFB9460"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6E051870" w14:textId="77777777" w:rsidR="001D3AD0" w:rsidRPr="00A057BC" w:rsidRDefault="001D3AD0" w:rsidP="00F32F39">
            <w:pPr>
              <w:spacing w:line="276" w:lineRule="auto"/>
              <w:rPr>
                <w:color w:val="000000"/>
              </w:rPr>
            </w:pPr>
            <w:r w:rsidRPr="00A057BC">
              <w:rPr>
                <w:color w:val="000000"/>
              </w:rPr>
              <w:t>ккал</w:t>
            </w:r>
          </w:p>
        </w:tc>
        <w:tc>
          <w:tcPr>
            <w:tcW w:w="1400" w:type="dxa"/>
            <w:tcBorders>
              <w:top w:val="nil"/>
              <w:left w:val="nil"/>
              <w:bottom w:val="single" w:sz="4" w:space="0" w:color="000000"/>
              <w:right w:val="single" w:sz="4" w:space="0" w:color="000000"/>
            </w:tcBorders>
            <w:vAlign w:val="bottom"/>
          </w:tcPr>
          <w:p w14:paraId="54875FB2" w14:textId="77777777" w:rsidR="001D3AD0" w:rsidRPr="00A057BC" w:rsidRDefault="001D3AD0" w:rsidP="00F32F39">
            <w:pPr>
              <w:spacing w:line="276" w:lineRule="auto"/>
              <w:rPr>
                <w:color w:val="000000"/>
              </w:rPr>
            </w:pPr>
            <w:r w:rsidRPr="00A057BC">
              <w:rPr>
                <w:color w:val="000000"/>
              </w:rPr>
              <w:t>23,2</w:t>
            </w:r>
          </w:p>
        </w:tc>
        <w:tc>
          <w:tcPr>
            <w:tcW w:w="1400" w:type="dxa"/>
            <w:tcBorders>
              <w:top w:val="nil"/>
              <w:left w:val="nil"/>
              <w:bottom w:val="single" w:sz="4" w:space="0" w:color="000000"/>
              <w:right w:val="single" w:sz="4" w:space="0" w:color="000000"/>
            </w:tcBorders>
            <w:vAlign w:val="bottom"/>
          </w:tcPr>
          <w:p w14:paraId="686F15CA" w14:textId="77777777" w:rsidR="001D3AD0" w:rsidRPr="00A057BC" w:rsidRDefault="001D3AD0" w:rsidP="00F32F39">
            <w:pPr>
              <w:spacing w:line="276" w:lineRule="auto"/>
              <w:rPr>
                <w:color w:val="000000"/>
              </w:rPr>
            </w:pPr>
            <w:r w:rsidRPr="00A057BC">
              <w:rPr>
                <w:color w:val="000000"/>
              </w:rPr>
              <w:t>64</w:t>
            </w:r>
          </w:p>
        </w:tc>
        <w:tc>
          <w:tcPr>
            <w:tcW w:w="1400" w:type="dxa"/>
            <w:tcBorders>
              <w:top w:val="nil"/>
              <w:left w:val="nil"/>
              <w:bottom w:val="single" w:sz="4" w:space="0" w:color="000000"/>
              <w:right w:val="single" w:sz="4" w:space="0" w:color="000000"/>
            </w:tcBorders>
            <w:vAlign w:val="bottom"/>
          </w:tcPr>
          <w:p w14:paraId="08A3D654" w14:textId="77777777" w:rsidR="001D3AD0" w:rsidRPr="00A057BC" w:rsidRDefault="001D3AD0" w:rsidP="00F32F39">
            <w:pPr>
              <w:spacing w:line="276" w:lineRule="auto"/>
              <w:rPr>
                <w:color w:val="000000"/>
              </w:rPr>
            </w:pPr>
            <w:r w:rsidRPr="00A057BC">
              <w:rPr>
                <w:color w:val="000000"/>
              </w:rPr>
              <w:t>77,4</w:t>
            </w:r>
          </w:p>
        </w:tc>
        <w:tc>
          <w:tcPr>
            <w:tcW w:w="1537" w:type="dxa"/>
            <w:tcBorders>
              <w:top w:val="nil"/>
              <w:left w:val="nil"/>
              <w:bottom w:val="single" w:sz="4" w:space="0" w:color="000000"/>
              <w:right w:val="single" w:sz="4" w:space="0" w:color="000000"/>
            </w:tcBorders>
            <w:vAlign w:val="bottom"/>
          </w:tcPr>
          <w:p w14:paraId="1062163B" w14:textId="77777777" w:rsidR="001D3AD0" w:rsidRPr="00A057BC" w:rsidRDefault="001D3AD0" w:rsidP="00F32F39">
            <w:pPr>
              <w:spacing w:line="276" w:lineRule="auto"/>
              <w:rPr>
                <w:color w:val="000000"/>
              </w:rPr>
            </w:pPr>
            <w:r w:rsidRPr="00A057BC">
              <w:rPr>
                <w:color w:val="000000"/>
              </w:rPr>
              <w:t>164,6</w:t>
            </w:r>
          </w:p>
        </w:tc>
      </w:tr>
      <w:tr w:rsidR="001D3AD0" w:rsidRPr="00A057BC" w14:paraId="55148EA1"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5777F087" w14:textId="77777777" w:rsidR="001D3AD0" w:rsidRPr="00A057BC" w:rsidRDefault="001D3AD0" w:rsidP="00F32F39">
            <w:pPr>
              <w:spacing w:line="276" w:lineRule="auto"/>
              <w:rPr>
                <w:color w:val="000000"/>
              </w:rPr>
            </w:pPr>
            <w:r w:rsidRPr="00A057BC">
              <w:rPr>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2F535A17" w14:textId="77777777" w:rsidR="001D3AD0" w:rsidRPr="00A057BC" w:rsidRDefault="001D3AD0" w:rsidP="00F32F39">
            <w:pPr>
              <w:spacing w:line="276" w:lineRule="auto"/>
              <w:rPr>
                <w:color w:val="000000"/>
              </w:rPr>
            </w:pPr>
            <w:r w:rsidRPr="00A057BC">
              <w:rPr>
                <w:color w:val="000000"/>
              </w:rPr>
              <w:t>14</w:t>
            </w:r>
          </w:p>
        </w:tc>
        <w:tc>
          <w:tcPr>
            <w:tcW w:w="1400" w:type="dxa"/>
            <w:tcBorders>
              <w:top w:val="nil"/>
              <w:left w:val="nil"/>
              <w:bottom w:val="single" w:sz="4" w:space="0" w:color="000000"/>
              <w:right w:val="single" w:sz="4" w:space="0" w:color="000000"/>
            </w:tcBorders>
            <w:vAlign w:val="bottom"/>
          </w:tcPr>
          <w:p w14:paraId="2BB3DF2D" w14:textId="77777777" w:rsidR="001D3AD0" w:rsidRPr="00A057BC" w:rsidRDefault="001D3AD0" w:rsidP="00F32F39">
            <w:pPr>
              <w:spacing w:line="276" w:lineRule="auto"/>
              <w:rPr>
                <w:color w:val="000000"/>
              </w:rPr>
            </w:pPr>
            <w:r w:rsidRPr="00A057BC">
              <w:rPr>
                <w:color w:val="000000"/>
              </w:rPr>
              <w:t>39</w:t>
            </w:r>
          </w:p>
        </w:tc>
        <w:tc>
          <w:tcPr>
            <w:tcW w:w="1400" w:type="dxa"/>
            <w:tcBorders>
              <w:top w:val="nil"/>
              <w:left w:val="nil"/>
              <w:bottom w:val="single" w:sz="4" w:space="0" w:color="000000"/>
              <w:right w:val="single" w:sz="4" w:space="0" w:color="000000"/>
            </w:tcBorders>
            <w:vAlign w:val="bottom"/>
          </w:tcPr>
          <w:p w14:paraId="2E858B61" w14:textId="77777777" w:rsidR="001D3AD0" w:rsidRPr="00A057BC" w:rsidRDefault="001D3AD0" w:rsidP="00F32F39">
            <w:pPr>
              <w:spacing w:line="276" w:lineRule="auto"/>
              <w:rPr>
                <w:color w:val="000000"/>
              </w:rPr>
            </w:pPr>
            <w:r w:rsidRPr="00A057BC">
              <w:rPr>
                <w:color w:val="000000"/>
              </w:rPr>
              <w:t>47</w:t>
            </w:r>
          </w:p>
        </w:tc>
        <w:tc>
          <w:tcPr>
            <w:tcW w:w="1537" w:type="dxa"/>
            <w:tcBorders>
              <w:top w:val="nil"/>
              <w:left w:val="nil"/>
              <w:bottom w:val="single" w:sz="4" w:space="0" w:color="000000"/>
              <w:right w:val="single" w:sz="4" w:space="0" w:color="000000"/>
            </w:tcBorders>
            <w:vAlign w:val="bottom"/>
          </w:tcPr>
          <w:p w14:paraId="5440CD65" w14:textId="77777777" w:rsidR="001D3AD0" w:rsidRPr="00A057BC" w:rsidRDefault="001D3AD0" w:rsidP="00F32F39">
            <w:pPr>
              <w:spacing w:line="276" w:lineRule="auto"/>
              <w:rPr>
                <w:color w:val="000000"/>
              </w:rPr>
            </w:pPr>
            <w:r w:rsidRPr="00A057BC">
              <w:rPr>
                <w:color w:val="000000"/>
              </w:rPr>
              <w:t> </w:t>
            </w:r>
          </w:p>
        </w:tc>
      </w:tr>
      <w:tr w:rsidR="001D3AD0" w:rsidRPr="00A057BC" w14:paraId="6446CE06" w14:textId="77777777" w:rsidTr="00F32F39">
        <w:trPr>
          <w:trHeight w:val="320"/>
        </w:trPr>
        <w:tc>
          <w:tcPr>
            <w:tcW w:w="9197" w:type="dxa"/>
            <w:gridSpan w:val="5"/>
            <w:tcBorders>
              <w:top w:val="single" w:sz="4" w:space="0" w:color="000000"/>
              <w:left w:val="single" w:sz="4" w:space="0" w:color="000000"/>
              <w:bottom w:val="single" w:sz="4" w:space="0" w:color="000000"/>
              <w:right w:val="single" w:sz="4" w:space="0" w:color="000000"/>
            </w:tcBorders>
            <w:vAlign w:val="bottom"/>
          </w:tcPr>
          <w:p w14:paraId="10B0A8C2" w14:textId="77777777" w:rsidR="001D3AD0" w:rsidRPr="00A057BC" w:rsidRDefault="001D3AD0" w:rsidP="00F32F39">
            <w:pPr>
              <w:spacing w:line="276" w:lineRule="auto"/>
              <w:rPr>
                <w:b/>
                <w:color w:val="000000"/>
              </w:rPr>
            </w:pPr>
            <w:r w:rsidRPr="00A057BC">
              <w:rPr>
                <w:b/>
                <w:color w:val="000000"/>
              </w:rPr>
              <w:lastRenderedPageBreak/>
              <w:t>Пастила 30 грамм</w:t>
            </w:r>
          </w:p>
        </w:tc>
      </w:tr>
      <w:tr w:rsidR="001D3AD0" w:rsidRPr="00A057BC" w14:paraId="68EC253A"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0B5ABB30" w14:textId="77777777" w:rsidR="001D3AD0" w:rsidRPr="00A057BC" w:rsidRDefault="001D3AD0" w:rsidP="00F32F39">
            <w:pPr>
              <w:spacing w:line="276" w:lineRule="auto"/>
              <w:rPr>
                <w:color w:val="000000"/>
              </w:rPr>
            </w:pPr>
            <w:r w:rsidRPr="00A057BC">
              <w:rPr>
                <w:color w:val="000000"/>
              </w:rPr>
              <w:t>грамм</w:t>
            </w:r>
          </w:p>
        </w:tc>
        <w:tc>
          <w:tcPr>
            <w:tcW w:w="1400" w:type="dxa"/>
            <w:tcBorders>
              <w:top w:val="nil"/>
              <w:left w:val="nil"/>
              <w:bottom w:val="single" w:sz="4" w:space="0" w:color="000000"/>
              <w:right w:val="single" w:sz="4" w:space="0" w:color="000000"/>
            </w:tcBorders>
            <w:vAlign w:val="bottom"/>
          </w:tcPr>
          <w:p w14:paraId="32CBCF58" w14:textId="77777777" w:rsidR="001D3AD0" w:rsidRPr="00A057BC" w:rsidRDefault="001D3AD0" w:rsidP="00F32F39">
            <w:pPr>
              <w:spacing w:line="276" w:lineRule="auto"/>
              <w:rPr>
                <w:color w:val="000000"/>
              </w:rPr>
            </w:pPr>
            <w:r w:rsidRPr="00A057BC">
              <w:rPr>
                <w:color w:val="000000"/>
              </w:rPr>
              <w:t>0,18</w:t>
            </w:r>
          </w:p>
        </w:tc>
        <w:tc>
          <w:tcPr>
            <w:tcW w:w="1400" w:type="dxa"/>
            <w:tcBorders>
              <w:top w:val="nil"/>
              <w:left w:val="nil"/>
              <w:bottom w:val="single" w:sz="4" w:space="0" w:color="000000"/>
              <w:right w:val="single" w:sz="4" w:space="0" w:color="000000"/>
            </w:tcBorders>
            <w:vAlign w:val="bottom"/>
          </w:tcPr>
          <w:p w14:paraId="4FDE3191" w14:textId="77777777" w:rsidR="001D3AD0" w:rsidRPr="00A057BC" w:rsidRDefault="001D3AD0" w:rsidP="00F32F39">
            <w:pPr>
              <w:spacing w:line="276" w:lineRule="auto"/>
              <w:rPr>
                <w:color w:val="000000"/>
              </w:rPr>
            </w:pPr>
            <w:r w:rsidRPr="00A057BC">
              <w:rPr>
                <w:color w:val="000000"/>
              </w:rPr>
              <w:t>24</w:t>
            </w:r>
          </w:p>
        </w:tc>
        <w:tc>
          <w:tcPr>
            <w:tcW w:w="1400" w:type="dxa"/>
            <w:tcBorders>
              <w:top w:val="nil"/>
              <w:left w:val="nil"/>
              <w:bottom w:val="single" w:sz="4" w:space="0" w:color="000000"/>
              <w:right w:val="single" w:sz="4" w:space="0" w:color="000000"/>
            </w:tcBorders>
            <w:vAlign w:val="bottom"/>
          </w:tcPr>
          <w:p w14:paraId="1A207646" w14:textId="77777777" w:rsidR="001D3AD0" w:rsidRPr="00A057BC" w:rsidRDefault="001D3AD0" w:rsidP="00F32F39">
            <w:pPr>
              <w:spacing w:line="276" w:lineRule="auto"/>
              <w:rPr>
                <w:color w:val="000000"/>
              </w:rPr>
            </w:pPr>
            <w:r w:rsidRPr="00A057BC">
              <w:rPr>
                <w:color w:val="000000"/>
              </w:rPr>
              <w:t>0</w:t>
            </w:r>
          </w:p>
        </w:tc>
        <w:tc>
          <w:tcPr>
            <w:tcW w:w="1537" w:type="dxa"/>
            <w:tcBorders>
              <w:top w:val="nil"/>
              <w:left w:val="nil"/>
              <w:bottom w:val="single" w:sz="4" w:space="0" w:color="000000"/>
              <w:right w:val="single" w:sz="4" w:space="0" w:color="000000"/>
            </w:tcBorders>
            <w:vAlign w:val="bottom"/>
          </w:tcPr>
          <w:p w14:paraId="6A6612CD" w14:textId="77777777" w:rsidR="001D3AD0" w:rsidRPr="00A057BC" w:rsidRDefault="001D3AD0" w:rsidP="00F32F39">
            <w:pPr>
              <w:spacing w:line="276" w:lineRule="auto"/>
              <w:rPr>
                <w:color w:val="000000"/>
              </w:rPr>
            </w:pPr>
            <w:r w:rsidRPr="00A057BC">
              <w:rPr>
                <w:color w:val="000000"/>
              </w:rPr>
              <w:t>24,18</w:t>
            </w:r>
          </w:p>
        </w:tc>
      </w:tr>
      <w:tr w:rsidR="001D3AD0" w:rsidRPr="00A057BC" w14:paraId="5C616833"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465D0B58" w14:textId="77777777" w:rsidR="001D3AD0" w:rsidRPr="00A057BC" w:rsidRDefault="001D3AD0" w:rsidP="00F32F39">
            <w:pPr>
              <w:spacing w:line="276" w:lineRule="auto"/>
              <w:rPr>
                <w:color w:val="000000"/>
              </w:rPr>
            </w:pPr>
            <w:r w:rsidRPr="00A057BC">
              <w:rPr>
                <w:color w:val="000000"/>
              </w:rPr>
              <w:t>ккал</w:t>
            </w:r>
          </w:p>
        </w:tc>
        <w:tc>
          <w:tcPr>
            <w:tcW w:w="1400" w:type="dxa"/>
            <w:tcBorders>
              <w:top w:val="nil"/>
              <w:left w:val="nil"/>
              <w:bottom w:val="single" w:sz="4" w:space="0" w:color="000000"/>
              <w:right w:val="single" w:sz="4" w:space="0" w:color="000000"/>
            </w:tcBorders>
            <w:vAlign w:val="bottom"/>
          </w:tcPr>
          <w:p w14:paraId="7A8910AC" w14:textId="77777777" w:rsidR="001D3AD0" w:rsidRPr="00A057BC" w:rsidRDefault="001D3AD0" w:rsidP="00F32F39">
            <w:pPr>
              <w:spacing w:line="276" w:lineRule="auto"/>
              <w:rPr>
                <w:color w:val="000000"/>
              </w:rPr>
            </w:pPr>
            <w:r w:rsidRPr="00A057BC">
              <w:rPr>
                <w:color w:val="000000"/>
              </w:rPr>
              <w:t>0,72</w:t>
            </w:r>
          </w:p>
        </w:tc>
        <w:tc>
          <w:tcPr>
            <w:tcW w:w="1400" w:type="dxa"/>
            <w:tcBorders>
              <w:top w:val="nil"/>
              <w:left w:val="nil"/>
              <w:bottom w:val="single" w:sz="4" w:space="0" w:color="000000"/>
              <w:right w:val="single" w:sz="4" w:space="0" w:color="000000"/>
            </w:tcBorders>
            <w:vAlign w:val="bottom"/>
          </w:tcPr>
          <w:p w14:paraId="7751914A" w14:textId="77777777" w:rsidR="001D3AD0" w:rsidRPr="00A057BC" w:rsidRDefault="001D3AD0" w:rsidP="00F32F39">
            <w:pPr>
              <w:spacing w:line="276" w:lineRule="auto"/>
              <w:rPr>
                <w:color w:val="000000"/>
              </w:rPr>
            </w:pPr>
            <w:r w:rsidRPr="00A057BC">
              <w:rPr>
                <w:color w:val="000000"/>
              </w:rPr>
              <w:t>96</w:t>
            </w:r>
          </w:p>
        </w:tc>
        <w:tc>
          <w:tcPr>
            <w:tcW w:w="1400" w:type="dxa"/>
            <w:tcBorders>
              <w:top w:val="nil"/>
              <w:left w:val="nil"/>
              <w:bottom w:val="single" w:sz="4" w:space="0" w:color="000000"/>
              <w:right w:val="single" w:sz="4" w:space="0" w:color="000000"/>
            </w:tcBorders>
            <w:vAlign w:val="bottom"/>
          </w:tcPr>
          <w:p w14:paraId="0F3FB900" w14:textId="77777777" w:rsidR="001D3AD0" w:rsidRPr="00A057BC" w:rsidRDefault="001D3AD0" w:rsidP="00F32F39">
            <w:pPr>
              <w:spacing w:line="276" w:lineRule="auto"/>
              <w:rPr>
                <w:color w:val="000000"/>
              </w:rPr>
            </w:pPr>
            <w:r w:rsidRPr="00A057BC">
              <w:rPr>
                <w:color w:val="000000"/>
              </w:rPr>
              <w:t>0</w:t>
            </w:r>
          </w:p>
        </w:tc>
        <w:tc>
          <w:tcPr>
            <w:tcW w:w="1537" w:type="dxa"/>
            <w:tcBorders>
              <w:top w:val="nil"/>
              <w:left w:val="nil"/>
              <w:bottom w:val="single" w:sz="4" w:space="0" w:color="000000"/>
              <w:right w:val="single" w:sz="4" w:space="0" w:color="000000"/>
            </w:tcBorders>
            <w:vAlign w:val="bottom"/>
          </w:tcPr>
          <w:p w14:paraId="1AA8E4E2" w14:textId="77777777" w:rsidR="001D3AD0" w:rsidRPr="00A057BC" w:rsidRDefault="001D3AD0" w:rsidP="00F32F39">
            <w:pPr>
              <w:spacing w:line="276" w:lineRule="auto"/>
              <w:rPr>
                <w:color w:val="000000"/>
              </w:rPr>
            </w:pPr>
            <w:r w:rsidRPr="00A057BC">
              <w:rPr>
                <w:color w:val="000000"/>
              </w:rPr>
              <w:t>96,72</w:t>
            </w:r>
          </w:p>
        </w:tc>
      </w:tr>
      <w:tr w:rsidR="001D3AD0" w:rsidRPr="00A057BC" w14:paraId="5D98791B"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1FE74BEA" w14:textId="77777777" w:rsidR="001D3AD0" w:rsidRPr="00A057BC" w:rsidRDefault="001D3AD0" w:rsidP="00F32F39">
            <w:pPr>
              <w:spacing w:line="276" w:lineRule="auto"/>
              <w:rPr>
                <w:color w:val="000000"/>
              </w:rPr>
            </w:pPr>
            <w:r w:rsidRPr="00A057BC">
              <w:rPr>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07580C41" w14:textId="77777777" w:rsidR="001D3AD0" w:rsidRPr="00A057BC" w:rsidRDefault="001D3AD0" w:rsidP="00F32F39">
            <w:pPr>
              <w:spacing w:line="276" w:lineRule="auto"/>
              <w:rPr>
                <w:color w:val="000000"/>
              </w:rPr>
            </w:pPr>
            <w:r w:rsidRPr="00A057BC">
              <w:rPr>
                <w:color w:val="000000"/>
              </w:rPr>
              <w:t>1</w:t>
            </w:r>
          </w:p>
        </w:tc>
        <w:tc>
          <w:tcPr>
            <w:tcW w:w="1400" w:type="dxa"/>
            <w:tcBorders>
              <w:top w:val="nil"/>
              <w:left w:val="nil"/>
              <w:bottom w:val="single" w:sz="4" w:space="0" w:color="000000"/>
              <w:right w:val="single" w:sz="4" w:space="0" w:color="000000"/>
            </w:tcBorders>
            <w:vAlign w:val="bottom"/>
          </w:tcPr>
          <w:p w14:paraId="57DACE96" w14:textId="77777777" w:rsidR="001D3AD0" w:rsidRPr="00A057BC" w:rsidRDefault="001D3AD0" w:rsidP="00F32F39">
            <w:pPr>
              <w:spacing w:line="276" w:lineRule="auto"/>
              <w:rPr>
                <w:color w:val="000000"/>
              </w:rPr>
            </w:pPr>
            <w:r w:rsidRPr="00A057BC">
              <w:rPr>
                <w:color w:val="000000"/>
              </w:rPr>
              <w:t>99</w:t>
            </w:r>
          </w:p>
        </w:tc>
        <w:tc>
          <w:tcPr>
            <w:tcW w:w="1400" w:type="dxa"/>
            <w:tcBorders>
              <w:top w:val="nil"/>
              <w:left w:val="nil"/>
              <w:bottom w:val="single" w:sz="4" w:space="0" w:color="000000"/>
              <w:right w:val="single" w:sz="4" w:space="0" w:color="000000"/>
            </w:tcBorders>
            <w:vAlign w:val="bottom"/>
          </w:tcPr>
          <w:p w14:paraId="00343A72" w14:textId="77777777" w:rsidR="001D3AD0" w:rsidRPr="00A057BC" w:rsidRDefault="001D3AD0" w:rsidP="00F32F39">
            <w:pPr>
              <w:spacing w:line="276" w:lineRule="auto"/>
              <w:rPr>
                <w:color w:val="000000"/>
              </w:rPr>
            </w:pPr>
            <w:r w:rsidRPr="00A057BC">
              <w:rPr>
                <w:color w:val="000000"/>
              </w:rPr>
              <w:t>0</w:t>
            </w:r>
          </w:p>
        </w:tc>
        <w:tc>
          <w:tcPr>
            <w:tcW w:w="1537" w:type="dxa"/>
            <w:tcBorders>
              <w:top w:val="nil"/>
              <w:left w:val="nil"/>
              <w:bottom w:val="single" w:sz="4" w:space="0" w:color="000000"/>
              <w:right w:val="single" w:sz="4" w:space="0" w:color="000000"/>
            </w:tcBorders>
            <w:vAlign w:val="bottom"/>
          </w:tcPr>
          <w:p w14:paraId="6EB2D4BE" w14:textId="77777777" w:rsidR="001D3AD0" w:rsidRPr="00A057BC" w:rsidRDefault="001D3AD0" w:rsidP="00F32F39">
            <w:pPr>
              <w:spacing w:line="276" w:lineRule="auto"/>
              <w:rPr>
                <w:color w:val="000000"/>
              </w:rPr>
            </w:pPr>
            <w:r w:rsidRPr="00A057BC">
              <w:rPr>
                <w:color w:val="000000"/>
              </w:rPr>
              <w:t> </w:t>
            </w:r>
          </w:p>
        </w:tc>
      </w:tr>
      <w:tr w:rsidR="001D3AD0" w:rsidRPr="00A057BC" w14:paraId="484FD898" w14:textId="77777777" w:rsidTr="00F32F39">
        <w:trPr>
          <w:trHeight w:val="320"/>
        </w:trPr>
        <w:tc>
          <w:tcPr>
            <w:tcW w:w="9197" w:type="dxa"/>
            <w:gridSpan w:val="5"/>
            <w:tcBorders>
              <w:top w:val="single" w:sz="4" w:space="0" w:color="000000"/>
              <w:left w:val="single" w:sz="4" w:space="0" w:color="000000"/>
              <w:bottom w:val="single" w:sz="4" w:space="0" w:color="000000"/>
              <w:right w:val="single" w:sz="4" w:space="0" w:color="000000"/>
            </w:tcBorders>
            <w:vAlign w:val="bottom"/>
          </w:tcPr>
          <w:p w14:paraId="3D6AE13E" w14:textId="77777777" w:rsidR="001D3AD0" w:rsidRPr="00A057BC" w:rsidRDefault="001D3AD0" w:rsidP="00F32F39">
            <w:pPr>
              <w:spacing w:line="276" w:lineRule="auto"/>
              <w:rPr>
                <w:b/>
                <w:color w:val="000000"/>
              </w:rPr>
            </w:pPr>
            <w:r w:rsidRPr="00A057BC">
              <w:rPr>
                <w:b/>
                <w:color w:val="000000"/>
              </w:rPr>
              <w:t>Стакан молока 3,2% 200 мл</w:t>
            </w:r>
          </w:p>
        </w:tc>
      </w:tr>
      <w:tr w:rsidR="001D3AD0" w:rsidRPr="00A057BC" w14:paraId="1390C842"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3A352D97" w14:textId="77777777" w:rsidR="001D3AD0" w:rsidRPr="00A057BC" w:rsidRDefault="001D3AD0" w:rsidP="00F32F39">
            <w:pPr>
              <w:spacing w:line="276" w:lineRule="auto"/>
              <w:rPr>
                <w:color w:val="000000"/>
              </w:rPr>
            </w:pPr>
            <w:r w:rsidRPr="00A057BC">
              <w:rPr>
                <w:color w:val="000000"/>
              </w:rPr>
              <w:t>грамм</w:t>
            </w:r>
          </w:p>
        </w:tc>
        <w:tc>
          <w:tcPr>
            <w:tcW w:w="1400" w:type="dxa"/>
            <w:tcBorders>
              <w:top w:val="nil"/>
              <w:left w:val="nil"/>
              <w:bottom w:val="single" w:sz="4" w:space="0" w:color="000000"/>
              <w:right w:val="single" w:sz="4" w:space="0" w:color="000000"/>
            </w:tcBorders>
            <w:vAlign w:val="bottom"/>
          </w:tcPr>
          <w:p w14:paraId="2522C2B0" w14:textId="77777777" w:rsidR="001D3AD0" w:rsidRPr="00A057BC" w:rsidRDefault="001D3AD0" w:rsidP="00F32F39">
            <w:pPr>
              <w:spacing w:line="276" w:lineRule="auto"/>
              <w:rPr>
                <w:color w:val="000000"/>
              </w:rPr>
            </w:pPr>
            <w:r w:rsidRPr="00A057BC">
              <w:rPr>
                <w:color w:val="000000"/>
              </w:rPr>
              <w:t>5,8</w:t>
            </w:r>
          </w:p>
        </w:tc>
        <w:tc>
          <w:tcPr>
            <w:tcW w:w="1400" w:type="dxa"/>
            <w:tcBorders>
              <w:top w:val="nil"/>
              <w:left w:val="nil"/>
              <w:bottom w:val="single" w:sz="4" w:space="0" w:color="000000"/>
              <w:right w:val="single" w:sz="4" w:space="0" w:color="000000"/>
            </w:tcBorders>
            <w:vAlign w:val="bottom"/>
          </w:tcPr>
          <w:p w14:paraId="4193A2B1" w14:textId="77777777" w:rsidR="001D3AD0" w:rsidRPr="00A057BC" w:rsidRDefault="001D3AD0" w:rsidP="00F32F39">
            <w:pPr>
              <w:spacing w:line="276" w:lineRule="auto"/>
              <w:rPr>
                <w:color w:val="000000"/>
              </w:rPr>
            </w:pPr>
            <w:r w:rsidRPr="00A057BC">
              <w:rPr>
                <w:color w:val="000000"/>
              </w:rPr>
              <w:t>9,4</w:t>
            </w:r>
          </w:p>
        </w:tc>
        <w:tc>
          <w:tcPr>
            <w:tcW w:w="1400" w:type="dxa"/>
            <w:tcBorders>
              <w:top w:val="nil"/>
              <w:left w:val="nil"/>
              <w:bottom w:val="single" w:sz="4" w:space="0" w:color="000000"/>
              <w:right w:val="single" w:sz="4" w:space="0" w:color="000000"/>
            </w:tcBorders>
            <w:vAlign w:val="bottom"/>
          </w:tcPr>
          <w:p w14:paraId="57D54873" w14:textId="77777777" w:rsidR="001D3AD0" w:rsidRPr="00A057BC" w:rsidRDefault="001D3AD0" w:rsidP="00F32F39">
            <w:pPr>
              <w:spacing w:line="276" w:lineRule="auto"/>
              <w:rPr>
                <w:color w:val="000000"/>
              </w:rPr>
            </w:pPr>
            <w:r w:rsidRPr="00A057BC">
              <w:rPr>
                <w:color w:val="000000"/>
              </w:rPr>
              <w:t>6,4</w:t>
            </w:r>
          </w:p>
        </w:tc>
        <w:tc>
          <w:tcPr>
            <w:tcW w:w="1537" w:type="dxa"/>
            <w:tcBorders>
              <w:top w:val="nil"/>
              <w:left w:val="nil"/>
              <w:bottom w:val="single" w:sz="4" w:space="0" w:color="000000"/>
              <w:right w:val="single" w:sz="4" w:space="0" w:color="000000"/>
            </w:tcBorders>
            <w:vAlign w:val="bottom"/>
          </w:tcPr>
          <w:p w14:paraId="2C49500D" w14:textId="77777777" w:rsidR="001D3AD0" w:rsidRPr="00A057BC" w:rsidRDefault="001D3AD0" w:rsidP="00F32F39">
            <w:pPr>
              <w:spacing w:line="276" w:lineRule="auto"/>
              <w:rPr>
                <w:color w:val="000000"/>
              </w:rPr>
            </w:pPr>
            <w:r w:rsidRPr="00A057BC">
              <w:rPr>
                <w:color w:val="000000"/>
              </w:rPr>
              <w:t>21,6</w:t>
            </w:r>
          </w:p>
        </w:tc>
      </w:tr>
      <w:tr w:rsidR="001D3AD0" w:rsidRPr="00A057BC" w14:paraId="54062873"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345F5508" w14:textId="77777777" w:rsidR="001D3AD0" w:rsidRPr="00A057BC" w:rsidRDefault="001D3AD0" w:rsidP="00F32F39">
            <w:pPr>
              <w:spacing w:line="276" w:lineRule="auto"/>
              <w:rPr>
                <w:color w:val="000000"/>
              </w:rPr>
            </w:pPr>
            <w:r w:rsidRPr="00A057BC">
              <w:rPr>
                <w:color w:val="000000"/>
              </w:rPr>
              <w:t>ккал</w:t>
            </w:r>
          </w:p>
        </w:tc>
        <w:tc>
          <w:tcPr>
            <w:tcW w:w="1400" w:type="dxa"/>
            <w:tcBorders>
              <w:top w:val="nil"/>
              <w:left w:val="nil"/>
              <w:bottom w:val="single" w:sz="4" w:space="0" w:color="000000"/>
              <w:right w:val="single" w:sz="4" w:space="0" w:color="000000"/>
            </w:tcBorders>
            <w:vAlign w:val="bottom"/>
          </w:tcPr>
          <w:p w14:paraId="484DF191" w14:textId="77777777" w:rsidR="001D3AD0" w:rsidRPr="00A057BC" w:rsidRDefault="001D3AD0" w:rsidP="00F32F39">
            <w:pPr>
              <w:spacing w:line="276" w:lineRule="auto"/>
              <w:rPr>
                <w:color w:val="000000"/>
              </w:rPr>
            </w:pPr>
            <w:r w:rsidRPr="00A057BC">
              <w:rPr>
                <w:color w:val="000000"/>
              </w:rPr>
              <w:t>23,2</w:t>
            </w:r>
          </w:p>
        </w:tc>
        <w:tc>
          <w:tcPr>
            <w:tcW w:w="1400" w:type="dxa"/>
            <w:tcBorders>
              <w:top w:val="nil"/>
              <w:left w:val="nil"/>
              <w:bottom w:val="single" w:sz="4" w:space="0" w:color="000000"/>
              <w:right w:val="single" w:sz="4" w:space="0" w:color="000000"/>
            </w:tcBorders>
            <w:vAlign w:val="bottom"/>
          </w:tcPr>
          <w:p w14:paraId="71392376" w14:textId="77777777" w:rsidR="001D3AD0" w:rsidRPr="00A057BC" w:rsidRDefault="001D3AD0" w:rsidP="00F32F39">
            <w:pPr>
              <w:spacing w:line="276" w:lineRule="auto"/>
              <w:rPr>
                <w:color w:val="000000"/>
              </w:rPr>
            </w:pPr>
            <w:r w:rsidRPr="00A057BC">
              <w:rPr>
                <w:color w:val="000000"/>
              </w:rPr>
              <w:t>37,6</w:t>
            </w:r>
          </w:p>
        </w:tc>
        <w:tc>
          <w:tcPr>
            <w:tcW w:w="1400" w:type="dxa"/>
            <w:tcBorders>
              <w:top w:val="nil"/>
              <w:left w:val="nil"/>
              <w:bottom w:val="single" w:sz="4" w:space="0" w:color="000000"/>
              <w:right w:val="single" w:sz="4" w:space="0" w:color="000000"/>
            </w:tcBorders>
            <w:vAlign w:val="bottom"/>
          </w:tcPr>
          <w:p w14:paraId="38125343" w14:textId="77777777" w:rsidR="001D3AD0" w:rsidRPr="00A057BC" w:rsidRDefault="001D3AD0" w:rsidP="00F32F39">
            <w:pPr>
              <w:spacing w:line="276" w:lineRule="auto"/>
              <w:rPr>
                <w:color w:val="000000"/>
              </w:rPr>
            </w:pPr>
            <w:r w:rsidRPr="00A057BC">
              <w:rPr>
                <w:color w:val="000000"/>
              </w:rPr>
              <w:t>57,6</w:t>
            </w:r>
          </w:p>
        </w:tc>
        <w:tc>
          <w:tcPr>
            <w:tcW w:w="1537" w:type="dxa"/>
            <w:tcBorders>
              <w:top w:val="nil"/>
              <w:left w:val="nil"/>
              <w:bottom w:val="single" w:sz="4" w:space="0" w:color="000000"/>
              <w:right w:val="single" w:sz="4" w:space="0" w:color="000000"/>
            </w:tcBorders>
            <w:vAlign w:val="bottom"/>
          </w:tcPr>
          <w:p w14:paraId="321112AC" w14:textId="77777777" w:rsidR="001D3AD0" w:rsidRPr="00A057BC" w:rsidRDefault="001D3AD0" w:rsidP="00F32F39">
            <w:pPr>
              <w:spacing w:line="276" w:lineRule="auto"/>
              <w:rPr>
                <w:color w:val="000000"/>
              </w:rPr>
            </w:pPr>
            <w:r w:rsidRPr="00A057BC">
              <w:rPr>
                <w:color w:val="000000"/>
              </w:rPr>
              <w:t>118,4</w:t>
            </w:r>
          </w:p>
        </w:tc>
      </w:tr>
      <w:tr w:rsidR="001D3AD0" w:rsidRPr="00A057BC" w14:paraId="7EE8D67C"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0B4AA710" w14:textId="77777777" w:rsidR="001D3AD0" w:rsidRPr="00A057BC" w:rsidRDefault="001D3AD0" w:rsidP="00F32F39">
            <w:pPr>
              <w:spacing w:line="276" w:lineRule="auto"/>
              <w:rPr>
                <w:color w:val="000000"/>
              </w:rPr>
            </w:pPr>
            <w:r w:rsidRPr="00A057BC">
              <w:rPr>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49F7B7C6" w14:textId="77777777" w:rsidR="001D3AD0" w:rsidRPr="00A057BC" w:rsidRDefault="001D3AD0" w:rsidP="00F32F39">
            <w:pPr>
              <w:spacing w:line="276" w:lineRule="auto"/>
              <w:rPr>
                <w:color w:val="000000"/>
              </w:rPr>
            </w:pPr>
            <w:r w:rsidRPr="00A057BC">
              <w:rPr>
                <w:color w:val="000000"/>
              </w:rPr>
              <w:t>20</w:t>
            </w:r>
          </w:p>
        </w:tc>
        <w:tc>
          <w:tcPr>
            <w:tcW w:w="1400" w:type="dxa"/>
            <w:tcBorders>
              <w:top w:val="nil"/>
              <w:left w:val="nil"/>
              <w:bottom w:val="single" w:sz="4" w:space="0" w:color="000000"/>
              <w:right w:val="single" w:sz="4" w:space="0" w:color="000000"/>
            </w:tcBorders>
            <w:vAlign w:val="bottom"/>
          </w:tcPr>
          <w:p w14:paraId="3F521227" w14:textId="77777777" w:rsidR="001D3AD0" w:rsidRPr="00A057BC" w:rsidRDefault="001D3AD0" w:rsidP="00F32F39">
            <w:pPr>
              <w:spacing w:line="276" w:lineRule="auto"/>
              <w:rPr>
                <w:color w:val="000000"/>
              </w:rPr>
            </w:pPr>
            <w:r w:rsidRPr="00A057BC">
              <w:rPr>
                <w:color w:val="000000"/>
              </w:rPr>
              <w:t>32</w:t>
            </w:r>
          </w:p>
        </w:tc>
        <w:tc>
          <w:tcPr>
            <w:tcW w:w="1400" w:type="dxa"/>
            <w:tcBorders>
              <w:top w:val="nil"/>
              <w:left w:val="nil"/>
              <w:bottom w:val="single" w:sz="4" w:space="0" w:color="000000"/>
              <w:right w:val="single" w:sz="4" w:space="0" w:color="000000"/>
            </w:tcBorders>
            <w:vAlign w:val="bottom"/>
          </w:tcPr>
          <w:p w14:paraId="4A8F393C" w14:textId="77777777" w:rsidR="001D3AD0" w:rsidRPr="00A057BC" w:rsidRDefault="001D3AD0" w:rsidP="00F32F39">
            <w:pPr>
              <w:spacing w:line="276" w:lineRule="auto"/>
              <w:rPr>
                <w:color w:val="000000"/>
              </w:rPr>
            </w:pPr>
            <w:r w:rsidRPr="00A057BC">
              <w:rPr>
                <w:color w:val="000000"/>
              </w:rPr>
              <w:t>49</w:t>
            </w:r>
          </w:p>
        </w:tc>
        <w:tc>
          <w:tcPr>
            <w:tcW w:w="1537" w:type="dxa"/>
            <w:tcBorders>
              <w:top w:val="nil"/>
              <w:left w:val="nil"/>
              <w:bottom w:val="single" w:sz="4" w:space="0" w:color="000000"/>
              <w:right w:val="single" w:sz="4" w:space="0" w:color="000000"/>
            </w:tcBorders>
            <w:vAlign w:val="bottom"/>
          </w:tcPr>
          <w:p w14:paraId="73938F2E" w14:textId="77777777" w:rsidR="001D3AD0" w:rsidRPr="00A057BC" w:rsidRDefault="001D3AD0" w:rsidP="00F32F39">
            <w:pPr>
              <w:spacing w:line="276" w:lineRule="auto"/>
              <w:rPr>
                <w:color w:val="000000"/>
              </w:rPr>
            </w:pPr>
            <w:r w:rsidRPr="00A057BC">
              <w:rPr>
                <w:color w:val="000000"/>
              </w:rPr>
              <w:t> </w:t>
            </w:r>
          </w:p>
        </w:tc>
      </w:tr>
      <w:tr w:rsidR="001D3AD0" w:rsidRPr="00A057BC" w14:paraId="48A6D288"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45796023" w14:textId="77777777" w:rsidR="001D3AD0" w:rsidRPr="00A057BC" w:rsidRDefault="001D3AD0" w:rsidP="00F32F39">
            <w:pPr>
              <w:spacing w:line="276" w:lineRule="auto"/>
              <w:rPr>
                <w:b/>
                <w:color w:val="000000"/>
              </w:rPr>
            </w:pPr>
            <w:r w:rsidRPr="00A057BC">
              <w:rPr>
                <w:b/>
                <w:color w:val="000000"/>
              </w:rPr>
              <w:t>Всего грамм</w:t>
            </w:r>
          </w:p>
        </w:tc>
        <w:tc>
          <w:tcPr>
            <w:tcW w:w="1400" w:type="dxa"/>
            <w:tcBorders>
              <w:top w:val="nil"/>
              <w:left w:val="nil"/>
              <w:bottom w:val="single" w:sz="4" w:space="0" w:color="000000"/>
              <w:right w:val="single" w:sz="4" w:space="0" w:color="000000"/>
            </w:tcBorders>
            <w:vAlign w:val="bottom"/>
          </w:tcPr>
          <w:p w14:paraId="5C69F9C0" w14:textId="77777777" w:rsidR="001D3AD0" w:rsidRPr="00A057BC" w:rsidRDefault="001D3AD0" w:rsidP="00F32F39">
            <w:pPr>
              <w:spacing w:line="276" w:lineRule="auto"/>
              <w:rPr>
                <w:b/>
                <w:color w:val="000000"/>
              </w:rPr>
            </w:pPr>
            <w:r w:rsidRPr="00A057BC">
              <w:rPr>
                <w:b/>
                <w:color w:val="000000"/>
              </w:rPr>
              <w:t>39,39</w:t>
            </w:r>
          </w:p>
        </w:tc>
        <w:tc>
          <w:tcPr>
            <w:tcW w:w="1400" w:type="dxa"/>
            <w:tcBorders>
              <w:top w:val="nil"/>
              <w:left w:val="nil"/>
              <w:bottom w:val="single" w:sz="4" w:space="0" w:color="000000"/>
              <w:right w:val="single" w:sz="4" w:space="0" w:color="000000"/>
            </w:tcBorders>
            <w:vAlign w:val="bottom"/>
          </w:tcPr>
          <w:p w14:paraId="689F2F30" w14:textId="77777777" w:rsidR="001D3AD0" w:rsidRPr="00A057BC" w:rsidRDefault="001D3AD0" w:rsidP="00F32F39">
            <w:pPr>
              <w:spacing w:line="276" w:lineRule="auto"/>
              <w:rPr>
                <w:b/>
                <w:color w:val="000000"/>
              </w:rPr>
            </w:pPr>
            <w:r w:rsidRPr="00A057BC">
              <w:rPr>
                <w:b/>
                <w:color w:val="000000"/>
              </w:rPr>
              <w:t>64,84</w:t>
            </w:r>
          </w:p>
        </w:tc>
        <w:tc>
          <w:tcPr>
            <w:tcW w:w="1400" w:type="dxa"/>
            <w:tcBorders>
              <w:top w:val="nil"/>
              <w:left w:val="nil"/>
              <w:bottom w:val="single" w:sz="4" w:space="0" w:color="000000"/>
              <w:right w:val="single" w:sz="4" w:space="0" w:color="000000"/>
            </w:tcBorders>
            <w:vAlign w:val="bottom"/>
          </w:tcPr>
          <w:p w14:paraId="3DE2289E" w14:textId="77777777" w:rsidR="001D3AD0" w:rsidRPr="00A057BC" w:rsidRDefault="001D3AD0" w:rsidP="00F32F39">
            <w:pPr>
              <w:spacing w:line="276" w:lineRule="auto"/>
              <w:rPr>
                <w:b/>
                <w:color w:val="000000"/>
              </w:rPr>
            </w:pPr>
            <w:r w:rsidRPr="00A057BC">
              <w:rPr>
                <w:b/>
                <w:color w:val="000000"/>
              </w:rPr>
              <w:t>59,39</w:t>
            </w:r>
          </w:p>
        </w:tc>
        <w:tc>
          <w:tcPr>
            <w:tcW w:w="1537" w:type="dxa"/>
            <w:tcBorders>
              <w:top w:val="nil"/>
              <w:left w:val="nil"/>
              <w:bottom w:val="single" w:sz="4" w:space="0" w:color="000000"/>
              <w:right w:val="single" w:sz="4" w:space="0" w:color="000000"/>
            </w:tcBorders>
            <w:vAlign w:val="bottom"/>
          </w:tcPr>
          <w:p w14:paraId="283D099F" w14:textId="77777777" w:rsidR="001D3AD0" w:rsidRPr="00A057BC" w:rsidRDefault="001D3AD0" w:rsidP="00F32F39">
            <w:pPr>
              <w:spacing w:line="276" w:lineRule="auto"/>
              <w:rPr>
                <w:b/>
                <w:color w:val="000000"/>
              </w:rPr>
            </w:pPr>
            <w:r w:rsidRPr="00A057BC">
              <w:rPr>
                <w:b/>
                <w:color w:val="000000"/>
              </w:rPr>
              <w:t>163,62</w:t>
            </w:r>
          </w:p>
        </w:tc>
      </w:tr>
      <w:tr w:rsidR="001D3AD0" w:rsidRPr="00A057BC" w14:paraId="648E972D"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42E786F8" w14:textId="77777777" w:rsidR="001D3AD0" w:rsidRPr="00A057BC" w:rsidRDefault="001D3AD0" w:rsidP="00F32F39">
            <w:pPr>
              <w:spacing w:line="276" w:lineRule="auto"/>
              <w:rPr>
                <w:b/>
                <w:color w:val="000000"/>
              </w:rPr>
            </w:pPr>
            <w:r w:rsidRPr="00A057BC">
              <w:rPr>
                <w:b/>
                <w:color w:val="000000"/>
              </w:rPr>
              <w:t>Всего ккал</w:t>
            </w:r>
          </w:p>
        </w:tc>
        <w:tc>
          <w:tcPr>
            <w:tcW w:w="1400" w:type="dxa"/>
            <w:tcBorders>
              <w:top w:val="nil"/>
              <w:left w:val="nil"/>
              <w:bottom w:val="single" w:sz="4" w:space="0" w:color="000000"/>
              <w:right w:val="single" w:sz="4" w:space="0" w:color="000000"/>
            </w:tcBorders>
            <w:vAlign w:val="bottom"/>
          </w:tcPr>
          <w:p w14:paraId="4731B095" w14:textId="77777777" w:rsidR="001D3AD0" w:rsidRPr="00A057BC" w:rsidRDefault="001D3AD0" w:rsidP="00F32F39">
            <w:pPr>
              <w:spacing w:line="276" w:lineRule="auto"/>
              <w:rPr>
                <w:b/>
                <w:color w:val="000000"/>
              </w:rPr>
            </w:pPr>
            <w:r w:rsidRPr="00A057BC">
              <w:rPr>
                <w:b/>
                <w:color w:val="000000"/>
              </w:rPr>
              <w:t>157,56</w:t>
            </w:r>
          </w:p>
        </w:tc>
        <w:tc>
          <w:tcPr>
            <w:tcW w:w="1400" w:type="dxa"/>
            <w:tcBorders>
              <w:top w:val="nil"/>
              <w:left w:val="nil"/>
              <w:bottom w:val="single" w:sz="4" w:space="0" w:color="000000"/>
              <w:right w:val="single" w:sz="4" w:space="0" w:color="000000"/>
            </w:tcBorders>
            <w:vAlign w:val="bottom"/>
          </w:tcPr>
          <w:p w14:paraId="585031D3" w14:textId="77777777" w:rsidR="001D3AD0" w:rsidRPr="00A057BC" w:rsidRDefault="001D3AD0" w:rsidP="00F32F39">
            <w:pPr>
              <w:spacing w:line="276" w:lineRule="auto"/>
              <w:rPr>
                <w:b/>
                <w:color w:val="000000"/>
              </w:rPr>
            </w:pPr>
            <w:r w:rsidRPr="00A057BC">
              <w:rPr>
                <w:b/>
                <w:color w:val="000000"/>
              </w:rPr>
              <w:t>259,36</w:t>
            </w:r>
          </w:p>
        </w:tc>
        <w:tc>
          <w:tcPr>
            <w:tcW w:w="1400" w:type="dxa"/>
            <w:tcBorders>
              <w:top w:val="nil"/>
              <w:left w:val="nil"/>
              <w:bottom w:val="single" w:sz="4" w:space="0" w:color="000000"/>
              <w:right w:val="single" w:sz="4" w:space="0" w:color="000000"/>
            </w:tcBorders>
            <w:vAlign w:val="bottom"/>
          </w:tcPr>
          <w:p w14:paraId="1794427F" w14:textId="77777777" w:rsidR="001D3AD0" w:rsidRPr="00A057BC" w:rsidRDefault="001D3AD0" w:rsidP="00F32F39">
            <w:pPr>
              <w:spacing w:line="276" w:lineRule="auto"/>
              <w:rPr>
                <w:b/>
                <w:color w:val="000000"/>
              </w:rPr>
            </w:pPr>
            <w:r w:rsidRPr="00A057BC">
              <w:rPr>
                <w:b/>
                <w:color w:val="000000"/>
              </w:rPr>
              <w:t>534,51</w:t>
            </w:r>
          </w:p>
        </w:tc>
        <w:tc>
          <w:tcPr>
            <w:tcW w:w="1537" w:type="dxa"/>
            <w:tcBorders>
              <w:top w:val="nil"/>
              <w:left w:val="nil"/>
              <w:bottom w:val="single" w:sz="4" w:space="0" w:color="000000"/>
              <w:right w:val="single" w:sz="4" w:space="0" w:color="000000"/>
            </w:tcBorders>
            <w:vAlign w:val="bottom"/>
          </w:tcPr>
          <w:p w14:paraId="2DC7C99F" w14:textId="77777777" w:rsidR="001D3AD0" w:rsidRPr="00A057BC" w:rsidRDefault="001D3AD0" w:rsidP="00F32F39">
            <w:pPr>
              <w:spacing w:line="276" w:lineRule="auto"/>
              <w:rPr>
                <w:b/>
                <w:color w:val="000000"/>
              </w:rPr>
            </w:pPr>
            <w:r w:rsidRPr="00A057BC">
              <w:rPr>
                <w:b/>
                <w:color w:val="000000"/>
              </w:rPr>
              <w:t>951,43</w:t>
            </w:r>
          </w:p>
        </w:tc>
      </w:tr>
      <w:tr w:rsidR="001D3AD0" w:rsidRPr="00A057BC" w14:paraId="7939C09F" w14:textId="77777777" w:rsidTr="00F32F39">
        <w:trPr>
          <w:trHeight w:val="320"/>
        </w:trPr>
        <w:tc>
          <w:tcPr>
            <w:tcW w:w="3460" w:type="dxa"/>
            <w:tcBorders>
              <w:top w:val="nil"/>
              <w:left w:val="single" w:sz="4" w:space="0" w:color="000000"/>
              <w:bottom w:val="single" w:sz="4" w:space="0" w:color="000000"/>
              <w:right w:val="single" w:sz="4" w:space="0" w:color="000000"/>
            </w:tcBorders>
            <w:vAlign w:val="bottom"/>
          </w:tcPr>
          <w:p w14:paraId="4D4A7EF3" w14:textId="77777777" w:rsidR="001D3AD0" w:rsidRPr="00A057BC" w:rsidRDefault="001D3AD0" w:rsidP="00F32F39">
            <w:pPr>
              <w:spacing w:line="276" w:lineRule="auto"/>
              <w:rPr>
                <w:b/>
                <w:color w:val="000000"/>
              </w:rPr>
            </w:pPr>
            <w:r w:rsidRPr="00A057BC">
              <w:rPr>
                <w:b/>
                <w:color w:val="000000"/>
              </w:rPr>
              <w:t>Относительное содержание (%)</w:t>
            </w:r>
          </w:p>
        </w:tc>
        <w:tc>
          <w:tcPr>
            <w:tcW w:w="1400" w:type="dxa"/>
            <w:tcBorders>
              <w:top w:val="nil"/>
              <w:left w:val="nil"/>
              <w:bottom w:val="single" w:sz="4" w:space="0" w:color="000000"/>
              <w:right w:val="single" w:sz="4" w:space="0" w:color="000000"/>
            </w:tcBorders>
            <w:vAlign w:val="bottom"/>
          </w:tcPr>
          <w:p w14:paraId="3DF515CE" w14:textId="77777777" w:rsidR="001D3AD0" w:rsidRPr="00A057BC" w:rsidRDefault="001D3AD0" w:rsidP="00F32F39">
            <w:pPr>
              <w:spacing w:line="276" w:lineRule="auto"/>
              <w:rPr>
                <w:b/>
                <w:color w:val="000000"/>
              </w:rPr>
            </w:pPr>
            <w:r w:rsidRPr="00A057BC">
              <w:rPr>
                <w:b/>
                <w:color w:val="000000"/>
              </w:rPr>
              <w:t>17</w:t>
            </w:r>
          </w:p>
        </w:tc>
        <w:tc>
          <w:tcPr>
            <w:tcW w:w="1400" w:type="dxa"/>
            <w:tcBorders>
              <w:top w:val="nil"/>
              <w:left w:val="nil"/>
              <w:bottom w:val="single" w:sz="4" w:space="0" w:color="000000"/>
              <w:right w:val="single" w:sz="4" w:space="0" w:color="000000"/>
            </w:tcBorders>
            <w:vAlign w:val="bottom"/>
          </w:tcPr>
          <w:p w14:paraId="7E525E64" w14:textId="77777777" w:rsidR="001D3AD0" w:rsidRPr="00A057BC" w:rsidRDefault="001D3AD0" w:rsidP="00F32F39">
            <w:pPr>
              <w:spacing w:line="276" w:lineRule="auto"/>
              <w:rPr>
                <w:b/>
                <w:color w:val="000000"/>
              </w:rPr>
            </w:pPr>
            <w:r w:rsidRPr="00A057BC">
              <w:rPr>
                <w:b/>
                <w:color w:val="000000"/>
              </w:rPr>
              <w:t>27</w:t>
            </w:r>
          </w:p>
        </w:tc>
        <w:tc>
          <w:tcPr>
            <w:tcW w:w="1400" w:type="dxa"/>
            <w:tcBorders>
              <w:top w:val="nil"/>
              <w:left w:val="nil"/>
              <w:bottom w:val="single" w:sz="4" w:space="0" w:color="000000"/>
              <w:right w:val="single" w:sz="4" w:space="0" w:color="000000"/>
            </w:tcBorders>
            <w:vAlign w:val="bottom"/>
          </w:tcPr>
          <w:p w14:paraId="38FC2B5F" w14:textId="77777777" w:rsidR="001D3AD0" w:rsidRPr="00A057BC" w:rsidRDefault="001D3AD0" w:rsidP="00F32F39">
            <w:pPr>
              <w:spacing w:line="276" w:lineRule="auto"/>
              <w:rPr>
                <w:b/>
                <w:color w:val="000000"/>
              </w:rPr>
            </w:pPr>
            <w:r w:rsidRPr="00A057BC">
              <w:rPr>
                <w:b/>
                <w:color w:val="000000"/>
              </w:rPr>
              <w:t>56</w:t>
            </w:r>
          </w:p>
        </w:tc>
        <w:tc>
          <w:tcPr>
            <w:tcW w:w="1537" w:type="dxa"/>
            <w:tcBorders>
              <w:top w:val="nil"/>
              <w:left w:val="nil"/>
              <w:bottom w:val="single" w:sz="4" w:space="0" w:color="000000"/>
              <w:right w:val="single" w:sz="4" w:space="0" w:color="000000"/>
            </w:tcBorders>
            <w:vAlign w:val="bottom"/>
          </w:tcPr>
          <w:p w14:paraId="3D18BDE5" w14:textId="77777777" w:rsidR="001D3AD0" w:rsidRPr="00A057BC" w:rsidRDefault="001D3AD0" w:rsidP="00F32F39">
            <w:pPr>
              <w:spacing w:line="276" w:lineRule="auto"/>
              <w:rPr>
                <w:b/>
                <w:color w:val="000000"/>
              </w:rPr>
            </w:pPr>
            <w:r w:rsidRPr="00A057BC">
              <w:rPr>
                <w:b/>
                <w:color w:val="000000"/>
              </w:rPr>
              <w:t> </w:t>
            </w:r>
          </w:p>
        </w:tc>
      </w:tr>
    </w:tbl>
    <w:p w14:paraId="080863F7" w14:textId="7C44F014" w:rsidR="00F322E7" w:rsidRPr="00A057BC" w:rsidRDefault="008D1B42" w:rsidP="004D10BF">
      <w:pPr>
        <w:pStyle w:val="20"/>
        <w:spacing w:after="0" w:line="276" w:lineRule="auto"/>
        <w:jc w:val="both"/>
        <w:rPr>
          <w:rFonts w:cs="Times New Roman"/>
          <w:color w:val="0D0D0D" w:themeColor="text1" w:themeTint="F2"/>
        </w:rPr>
      </w:pPr>
      <w:bookmarkStart w:id="1126" w:name="_Toc203135918"/>
      <w:bookmarkStart w:id="1127" w:name="_Toc233373547"/>
      <w:r w:rsidRPr="00A057BC">
        <w:rPr>
          <w:rFonts w:cs="Times New Roman"/>
          <w:color w:val="0D0D0D" w:themeColor="text1" w:themeTint="F2"/>
        </w:rPr>
        <w:t>4.6. Ограничения в период исследования</w:t>
      </w:r>
      <w:bookmarkEnd w:id="1126"/>
      <w:bookmarkEnd w:id="1127"/>
    </w:p>
    <w:p w14:paraId="44EFA6DD"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период исследования добровольцам запрещено:</w:t>
      </w:r>
    </w:p>
    <w:p w14:paraId="38E1459A" w14:textId="7A6C7089"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 употребление алкоголя за </w:t>
      </w:r>
      <w:r w:rsidR="00316EE2" w:rsidRPr="00A057BC">
        <w:rPr>
          <w:color w:val="0D0D0D" w:themeColor="text1" w:themeTint="F2"/>
        </w:rPr>
        <w:t>72</w:t>
      </w:r>
      <w:r w:rsidRPr="00A057BC">
        <w:rPr>
          <w:color w:val="0D0D0D" w:themeColor="text1" w:themeTint="F2"/>
        </w:rPr>
        <w:t xml:space="preserve"> ч до </w:t>
      </w:r>
      <w:r w:rsidR="007E6E98" w:rsidRPr="00A057BC">
        <w:rPr>
          <w:color w:val="0D0D0D" w:themeColor="text1" w:themeTint="F2"/>
        </w:rPr>
        <w:t xml:space="preserve">начала </w:t>
      </w:r>
      <w:r w:rsidR="00316EE2" w:rsidRPr="00A057BC">
        <w:rPr>
          <w:color w:val="0D0D0D" w:themeColor="text1" w:themeTint="F2"/>
          <w:lang w:val="en-US"/>
        </w:rPr>
        <w:t>I</w:t>
      </w:r>
      <w:r w:rsidR="00316EE2" w:rsidRPr="00A057BC">
        <w:rPr>
          <w:color w:val="0D0D0D" w:themeColor="text1" w:themeTint="F2"/>
        </w:rPr>
        <w:t xml:space="preserve"> периода</w:t>
      </w:r>
      <w:r w:rsidRPr="00A057BC">
        <w:rPr>
          <w:color w:val="0D0D0D" w:themeColor="text1" w:themeTint="F2"/>
        </w:rPr>
        <w:t>, а также на протяжении всего исследования;</w:t>
      </w:r>
    </w:p>
    <w:p w14:paraId="3537EC34" w14:textId="71404B17" w:rsidR="00F322E7" w:rsidRPr="00A057BC" w:rsidRDefault="008D1B42" w:rsidP="004D10BF">
      <w:pPr>
        <w:widowControl w:val="0"/>
        <w:spacing w:line="276" w:lineRule="auto"/>
        <w:jc w:val="both"/>
        <w:rPr>
          <w:color w:val="0D0D0D" w:themeColor="text1" w:themeTint="F2"/>
        </w:rPr>
      </w:pPr>
      <w:r w:rsidRPr="00A057BC">
        <w:rPr>
          <w:color w:val="0D0D0D" w:themeColor="text1" w:themeTint="F2"/>
        </w:rPr>
        <w:t xml:space="preserve">- </w:t>
      </w:r>
      <w:r w:rsidR="009D6549" w:rsidRPr="00A057BC">
        <w:rPr>
          <w:color w:val="0D0D0D" w:themeColor="text1" w:themeTint="F2"/>
        </w:rPr>
        <w:t xml:space="preserve">не менее чем за 6 месяцев до </w:t>
      </w:r>
      <w:r w:rsidR="007E6E98" w:rsidRPr="00A057BC">
        <w:rPr>
          <w:color w:val="0D0D0D" w:themeColor="text1" w:themeTint="F2"/>
        </w:rPr>
        <w:t xml:space="preserve">начала </w:t>
      </w:r>
      <w:r w:rsidR="00316EE2" w:rsidRPr="00A057BC">
        <w:rPr>
          <w:color w:val="0D0D0D" w:themeColor="text1" w:themeTint="F2"/>
          <w:lang w:val="en-US"/>
        </w:rPr>
        <w:t>I</w:t>
      </w:r>
      <w:r w:rsidR="00316EE2" w:rsidRPr="00A057BC">
        <w:rPr>
          <w:color w:val="0D0D0D" w:themeColor="text1" w:themeTint="F2"/>
        </w:rPr>
        <w:t xml:space="preserve"> периода </w:t>
      </w:r>
      <w:r w:rsidR="009D6549" w:rsidRPr="00A057BC">
        <w:rPr>
          <w:color w:val="0D0D0D" w:themeColor="text1" w:themeTint="F2"/>
        </w:rPr>
        <w:t>и далее во время проведения всего исследования добровольцы должны воздерживаться от регулярного употребления табака, включая курение всех видов электронных сигарет, кальянов, нюхательного табака и т.д</w:t>
      </w:r>
      <w:r w:rsidR="00C037C8" w:rsidRPr="00A057BC">
        <w:rPr>
          <w:color w:val="0D0D0D" w:themeColor="text1" w:themeTint="F2"/>
        </w:rPr>
        <w:t>.</w:t>
      </w:r>
      <w:r w:rsidRPr="00A057BC">
        <w:rPr>
          <w:color w:val="0D0D0D" w:themeColor="text1" w:themeTint="F2"/>
        </w:rPr>
        <w:t>;</w:t>
      </w:r>
    </w:p>
    <w:p w14:paraId="3D6D56C4" w14:textId="661A5241" w:rsidR="00F322E7" w:rsidRPr="00A057BC" w:rsidRDefault="008D1B42" w:rsidP="004D10BF">
      <w:pPr>
        <w:spacing w:line="276" w:lineRule="auto"/>
        <w:jc w:val="both"/>
        <w:rPr>
          <w:color w:val="0D0D0D" w:themeColor="text1" w:themeTint="F2"/>
        </w:rPr>
      </w:pPr>
      <w:commentRangeStart w:id="1128"/>
      <w:commentRangeStart w:id="1129"/>
      <w:r w:rsidRPr="00A057BC">
        <w:rPr>
          <w:color w:val="0D0D0D" w:themeColor="text1" w:themeTint="F2"/>
        </w:rPr>
        <w:t xml:space="preserve">- употребление </w:t>
      </w:r>
      <w:r w:rsidR="00316EE2" w:rsidRPr="00A057BC">
        <w:rPr>
          <w:color w:val="0D0D0D" w:themeColor="text1" w:themeTint="F2"/>
          <w:bdr w:val="none" w:sz="0" w:space="0" w:color="auto" w:frame="1"/>
        </w:rPr>
        <w:t xml:space="preserve">ксантинсодержащих напитков и продуктов </w:t>
      </w:r>
      <w:r w:rsidRPr="00A057BC">
        <w:rPr>
          <w:color w:val="0D0D0D" w:themeColor="text1" w:themeTint="F2"/>
        </w:rPr>
        <w:t xml:space="preserve">(шоколад, чай, кофе, </w:t>
      </w:r>
      <w:ins w:id="1130" w:author="Автор" w:date="2026-08-25T19:30:00Z">
        <w:r w:rsidR="003E00EF" w:rsidRPr="00A057BC">
          <w:rPr>
            <w:color w:val="0D0D0D" w:themeColor="text1" w:themeTint="F2"/>
          </w:rPr>
          <w:t>газированные напитки</w:t>
        </w:r>
      </w:ins>
      <w:del w:id="1131" w:author="Автор" w:date="2026-08-25T19:30:00Z">
        <w:r w:rsidRPr="00A057BC" w:rsidDel="003E00EF">
          <w:rPr>
            <w:color w:val="0D0D0D" w:themeColor="text1" w:themeTint="F2"/>
          </w:rPr>
          <w:delText>кола</w:delText>
        </w:r>
      </w:del>
      <w:r w:rsidRPr="00A057BC">
        <w:rPr>
          <w:color w:val="0D0D0D" w:themeColor="text1" w:themeTint="F2"/>
        </w:rPr>
        <w:t xml:space="preserve">, энергетические напитки и т.д.), в течение </w:t>
      </w:r>
      <w:r w:rsidR="00316EE2" w:rsidRPr="00A057BC">
        <w:rPr>
          <w:color w:val="0D0D0D" w:themeColor="text1" w:themeTint="F2"/>
        </w:rPr>
        <w:t>72</w:t>
      </w:r>
      <w:r w:rsidRPr="00A057BC">
        <w:rPr>
          <w:color w:val="0D0D0D" w:themeColor="text1" w:themeTint="F2"/>
        </w:rPr>
        <w:t xml:space="preserve"> часов до </w:t>
      </w:r>
      <w:r w:rsidR="009867C8" w:rsidRPr="00A057BC">
        <w:rPr>
          <w:color w:val="0D0D0D" w:themeColor="text1" w:themeTint="F2"/>
        </w:rPr>
        <w:t xml:space="preserve">начала </w:t>
      </w:r>
      <w:r w:rsidR="00316EE2" w:rsidRPr="00A057BC">
        <w:rPr>
          <w:color w:val="0D0D0D" w:themeColor="text1" w:themeTint="F2"/>
          <w:lang w:val="en-US"/>
        </w:rPr>
        <w:t>I</w:t>
      </w:r>
      <w:r w:rsidR="00316EE2" w:rsidRPr="00A057BC">
        <w:rPr>
          <w:color w:val="0D0D0D" w:themeColor="text1" w:themeTint="F2"/>
        </w:rPr>
        <w:t xml:space="preserve"> периода </w:t>
      </w:r>
      <w:r w:rsidRPr="00A057BC">
        <w:rPr>
          <w:color w:val="0D0D0D" w:themeColor="text1" w:themeTint="F2"/>
        </w:rPr>
        <w:t>и до момента отбора последнего образца крови для фармакокинетического исследования в течение исследования;</w:t>
      </w:r>
    </w:p>
    <w:p w14:paraId="26A668CF" w14:textId="091181DA"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 употребление </w:t>
      </w:r>
      <w:r w:rsidR="00316EE2" w:rsidRPr="00A057BC">
        <w:rPr>
          <w:color w:val="0D0D0D" w:themeColor="text1" w:themeTint="F2"/>
          <w:bdr w:val="none" w:sz="0" w:space="0" w:color="auto" w:frame="1"/>
        </w:rPr>
        <w:t>цитрусовых (в т.ч. грейпфрут, грейпфрутовый сок и помело)</w:t>
      </w:r>
      <w:ins w:id="1132" w:author="Автор" w:date="2026-08-25T19:32:00Z">
        <w:r w:rsidR="003E00EF">
          <w:rPr>
            <w:color w:val="0D0D0D" w:themeColor="text1" w:themeTint="F2"/>
            <w:bdr w:val="none" w:sz="0" w:space="0" w:color="auto" w:frame="1"/>
          </w:rPr>
          <w:t xml:space="preserve"> </w:t>
        </w:r>
        <w:r w:rsidR="003E00EF" w:rsidRPr="003E00EF">
          <w:rPr>
            <w:color w:val="0D0D0D" w:themeColor="text1" w:themeTint="F2"/>
            <w:bdr w:val="none" w:sz="0" w:space="0" w:color="auto" w:frame="1"/>
          </w:rPr>
          <w:t>и клюквы (в т.ч. соки, морсы и др.)</w:t>
        </w:r>
      </w:ins>
      <w:r w:rsidRPr="00A057BC">
        <w:rPr>
          <w:color w:val="0D0D0D" w:themeColor="text1" w:themeTint="F2"/>
        </w:rPr>
        <w:t xml:space="preserve"> </w:t>
      </w:r>
      <w:commentRangeEnd w:id="1128"/>
      <w:r w:rsidR="00391FB9">
        <w:rPr>
          <w:rStyle w:val="a8"/>
        </w:rPr>
        <w:commentReference w:id="1128"/>
      </w:r>
      <w:commentRangeEnd w:id="1129"/>
      <w:r w:rsidR="003E00EF">
        <w:rPr>
          <w:rStyle w:val="a8"/>
        </w:rPr>
        <w:commentReference w:id="1129"/>
      </w:r>
      <w:r w:rsidR="009E6F03" w:rsidRPr="00A057BC">
        <w:rPr>
          <w:color w:val="0D0D0D" w:themeColor="text1" w:themeTint="F2"/>
          <w:bdr w:val="none" w:sz="0" w:space="0" w:color="auto" w:frame="1"/>
        </w:rPr>
        <w:t xml:space="preserve">менее, чем за 14 дней до начала </w:t>
      </w:r>
      <w:r w:rsidR="009E6F03" w:rsidRPr="00A057BC">
        <w:rPr>
          <w:color w:val="0D0D0D" w:themeColor="text1" w:themeTint="F2"/>
          <w:lang w:val="en-US"/>
        </w:rPr>
        <w:t>I</w:t>
      </w:r>
      <w:r w:rsidR="009867C8" w:rsidRPr="00A057BC">
        <w:rPr>
          <w:color w:val="0D0D0D" w:themeColor="text1" w:themeTint="F2"/>
        </w:rPr>
        <w:t xml:space="preserve"> </w:t>
      </w:r>
      <w:r w:rsidR="009E6F03" w:rsidRPr="00A057BC">
        <w:rPr>
          <w:color w:val="0D0D0D" w:themeColor="text1" w:themeTint="F2"/>
        </w:rPr>
        <w:t xml:space="preserve">периода </w:t>
      </w:r>
      <w:r w:rsidRPr="00A057BC">
        <w:rPr>
          <w:color w:val="0D0D0D" w:themeColor="text1" w:themeTint="F2"/>
        </w:rPr>
        <w:t>и на протяжении всего исследования;</w:t>
      </w:r>
    </w:p>
    <w:p w14:paraId="590F8B3D" w14:textId="045AB168"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 прием каких-либо </w:t>
      </w:r>
      <w:commentRangeStart w:id="1133"/>
      <w:commentRangeStart w:id="1134"/>
      <w:r w:rsidRPr="00A057BC">
        <w:rPr>
          <w:color w:val="0D0D0D" w:themeColor="text1" w:themeTint="F2"/>
        </w:rPr>
        <w:t xml:space="preserve">лекарственных препаратов, БАД, витаминов, растительных сборов, фитопрепаратов на всем протяжении исследования; </w:t>
      </w:r>
      <w:commentRangeEnd w:id="1133"/>
      <w:r w:rsidR="00391FB9">
        <w:rPr>
          <w:rStyle w:val="a8"/>
        </w:rPr>
        <w:commentReference w:id="1133"/>
      </w:r>
      <w:commentRangeEnd w:id="1134"/>
      <w:r w:rsidR="00282ABF">
        <w:rPr>
          <w:rStyle w:val="a8"/>
        </w:rPr>
        <w:commentReference w:id="1134"/>
      </w:r>
    </w:p>
    <w:p w14:paraId="070C6949" w14:textId="3E6885A0" w:rsidR="009E6F03" w:rsidRDefault="009E6F03" w:rsidP="009E6F03">
      <w:pPr>
        <w:spacing w:line="276" w:lineRule="auto"/>
        <w:ind w:left="36"/>
        <w:jc w:val="both"/>
        <w:rPr>
          <w:ins w:id="1135" w:author="Автор" w:date="2026-08-25T19:29:00Z"/>
          <w:color w:val="0D0D0D" w:themeColor="text1" w:themeTint="F2"/>
          <w:bdr w:val="none" w:sz="0" w:space="0" w:color="auto" w:frame="1"/>
        </w:rPr>
      </w:pPr>
      <w:r w:rsidRPr="00A057BC">
        <w:rPr>
          <w:color w:val="0D0D0D" w:themeColor="text1" w:themeTint="F2"/>
        </w:rPr>
        <w:t xml:space="preserve">- </w:t>
      </w:r>
      <w:r w:rsidRPr="00A057BC">
        <w:rPr>
          <w:color w:val="0D0D0D" w:themeColor="text1" w:themeTint="F2"/>
          <w:bdr w:val="none" w:sz="0" w:space="0" w:color="auto" w:frame="1"/>
        </w:rPr>
        <w:t xml:space="preserve">соблюдение особой диеты или образа жизни (работа в ночное время, экстремальные физические нагрузки) в течение 14 дней до скрининга и в период участия в исследовании; </w:t>
      </w:r>
    </w:p>
    <w:p w14:paraId="6B241238" w14:textId="614D071C" w:rsidR="003E00EF" w:rsidRPr="003E00EF" w:rsidRDefault="003E00EF" w:rsidP="009E6F03">
      <w:pPr>
        <w:spacing w:line="276" w:lineRule="auto"/>
        <w:ind w:left="36"/>
        <w:jc w:val="both"/>
        <w:rPr>
          <w:color w:val="0D0D0D" w:themeColor="text1" w:themeTint="F2"/>
          <w:bdr w:val="none" w:sz="0" w:space="0" w:color="auto" w:frame="1"/>
        </w:rPr>
      </w:pPr>
      <w:ins w:id="1136" w:author="Автор" w:date="2026-08-25T19:29:00Z">
        <w:r>
          <w:rPr>
            <w:color w:val="0D0D0D" w:themeColor="text1" w:themeTint="F2"/>
            <w:u w:color="000000"/>
            <w:bdr w:val="nil"/>
          </w:rPr>
          <w:t>- д</w:t>
        </w:r>
        <w:r w:rsidRPr="00A057BC">
          <w:rPr>
            <w:color w:val="0D0D0D" w:themeColor="text1" w:themeTint="F2"/>
            <w:u w:color="000000"/>
            <w:bdr w:val="nil"/>
          </w:rPr>
          <w:t>обровольцы должны воздерживаться от повышенной физической активности с момента приема препарата до последнего забора крови в каждом периоде исследования</w:t>
        </w:r>
        <w:r w:rsidRPr="00767CD6">
          <w:rPr>
            <w:color w:val="0D0D0D" w:themeColor="text1" w:themeTint="F2"/>
            <w:u w:color="000000"/>
            <w:bdr w:val="nil"/>
            <w:rPrChange w:id="1137" w:author="Автор" w:date="2026-08-25T19:29:00Z">
              <w:rPr>
                <w:color w:val="0D0D0D" w:themeColor="text1" w:themeTint="F2"/>
                <w:u w:color="000000"/>
                <w:bdr w:val="nil"/>
                <w:lang w:val="en-US"/>
              </w:rPr>
            </w:rPrChange>
          </w:rPr>
          <w:t>;</w:t>
        </w:r>
      </w:ins>
    </w:p>
    <w:p w14:paraId="768EDE8C" w14:textId="6288960F" w:rsidR="009E6F03" w:rsidRPr="00A057BC" w:rsidRDefault="009E6F03" w:rsidP="004D10BF">
      <w:pPr>
        <w:spacing w:line="276" w:lineRule="auto"/>
        <w:jc w:val="both"/>
        <w:rPr>
          <w:color w:val="0D0D0D" w:themeColor="text1" w:themeTint="F2"/>
        </w:rPr>
      </w:pPr>
      <w:r w:rsidRPr="00A057BC">
        <w:rPr>
          <w:color w:val="0D0D0D" w:themeColor="text1" w:themeTint="F2"/>
        </w:rPr>
        <w:t>- донорство</w:t>
      </w:r>
      <w:r w:rsidR="00837D58" w:rsidRPr="00A057BC">
        <w:rPr>
          <w:color w:val="0D0D0D" w:themeColor="text1" w:themeTint="F2"/>
        </w:rPr>
        <w:t xml:space="preserve"> крови</w:t>
      </w:r>
      <w:r w:rsidRPr="00A057BC">
        <w:rPr>
          <w:color w:val="0D0D0D" w:themeColor="text1" w:themeTint="F2"/>
        </w:rPr>
        <w:t xml:space="preserve"> менее, чем за 2 месяца до начала исследования и на протяжении всего исследования;</w:t>
      </w:r>
    </w:p>
    <w:p w14:paraId="1B9926C7" w14:textId="6F4DD13C" w:rsidR="009E6F03" w:rsidRPr="00A057BC" w:rsidRDefault="009E6F03" w:rsidP="004D10BF">
      <w:pPr>
        <w:spacing w:line="276" w:lineRule="auto"/>
        <w:jc w:val="both"/>
        <w:rPr>
          <w:color w:val="0D0D0D" w:themeColor="text1" w:themeTint="F2"/>
        </w:rPr>
      </w:pPr>
      <w:r w:rsidRPr="00A057BC">
        <w:rPr>
          <w:color w:val="0D0D0D" w:themeColor="text1" w:themeTint="F2"/>
          <w:bdr w:val="none" w:sz="0" w:space="0" w:color="auto" w:frame="1"/>
        </w:rPr>
        <w:t>- проведение радиоизотопных или рентгенологических исследований с внутрисосудистым введением контрастного вещества за 4 недели до проведения процедур скрининга и на протяжении всего исследования.</w:t>
      </w:r>
    </w:p>
    <w:p w14:paraId="12967F4A" w14:textId="217F3487" w:rsidR="009E6F03" w:rsidRPr="00A057BC" w:rsidRDefault="009E6F03" w:rsidP="004D10BF">
      <w:pPr>
        <w:spacing w:line="276" w:lineRule="auto"/>
        <w:jc w:val="both"/>
        <w:rPr>
          <w:color w:val="0D0D0D" w:themeColor="text1" w:themeTint="F2"/>
          <w:bdr w:val="none" w:sz="0" w:space="0" w:color="auto" w:frame="1"/>
        </w:rPr>
      </w:pPr>
      <w:r w:rsidRPr="00A057BC">
        <w:rPr>
          <w:color w:val="0D0D0D" w:themeColor="text1" w:themeTint="F2"/>
        </w:rPr>
        <w:t xml:space="preserve">- </w:t>
      </w:r>
      <w:r w:rsidRPr="00A057BC">
        <w:rPr>
          <w:color w:val="0D0D0D" w:themeColor="text1" w:themeTint="F2"/>
          <w:bdr w:val="none" w:sz="0" w:space="0" w:color="auto" w:frame="1"/>
        </w:rPr>
        <w:t>участие в клиническом исследовании лекарственных препаратов менее, чем за 3 месяца до начала исследования, а также на протяжении всего исследования.</w:t>
      </w:r>
    </w:p>
    <w:p w14:paraId="5D0251BB" w14:textId="2AD8C49A" w:rsidR="009E6F03" w:rsidRPr="00A057BC" w:rsidRDefault="009E6F03" w:rsidP="004D10BF">
      <w:pPr>
        <w:spacing w:line="276" w:lineRule="auto"/>
        <w:jc w:val="both"/>
        <w:rPr>
          <w:color w:val="0D0D0D" w:themeColor="text1" w:themeTint="F2"/>
        </w:rPr>
      </w:pPr>
      <w:r w:rsidRPr="00A057BC">
        <w:rPr>
          <w:color w:val="0D0D0D" w:themeColor="text1" w:themeTint="F2"/>
        </w:rPr>
        <w:t>- выполнение процедур пирсинга, нанесение татуажа/тату менее, чем за 30 дней до начала скрининга и в течение всего исследования;</w:t>
      </w:r>
    </w:p>
    <w:p w14:paraId="445D8C49"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lastRenderedPageBreak/>
        <w:t xml:space="preserve">- занятия интенсивной физической нагрузкой (такой, как поднятие тяжестей, тренировки с отягощением, гимнастические упражнения, аэробика) на всем протяжении </w:t>
      </w:r>
      <w:commentRangeStart w:id="1138"/>
      <w:commentRangeStart w:id="1139"/>
      <w:r w:rsidRPr="00A057BC">
        <w:rPr>
          <w:color w:val="0D0D0D" w:themeColor="text1" w:themeTint="F2"/>
        </w:rPr>
        <w:t>исследования</w:t>
      </w:r>
      <w:commentRangeEnd w:id="1138"/>
      <w:r w:rsidR="00391FB9">
        <w:rPr>
          <w:rStyle w:val="a8"/>
        </w:rPr>
        <w:commentReference w:id="1138"/>
      </w:r>
      <w:commentRangeEnd w:id="1139"/>
      <w:r w:rsidR="004C44C4">
        <w:rPr>
          <w:rStyle w:val="a8"/>
        </w:rPr>
        <w:commentReference w:id="1139"/>
      </w:r>
      <w:r w:rsidRPr="00A057BC">
        <w:rPr>
          <w:color w:val="0D0D0D" w:themeColor="text1" w:themeTint="F2"/>
        </w:rPr>
        <w:t xml:space="preserve">. </w:t>
      </w:r>
    </w:p>
    <w:p w14:paraId="53DBA04A" w14:textId="77777777" w:rsidR="00F322E7" w:rsidRPr="00A057BC" w:rsidRDefault="008D1B42" w:rsidP="004D10BF">
      <w:pPr>
        <w:pStyle w:val="20"/>
        <w:spacing w:after="0" w:line="276" w:lineRule="auto"/>
        <w:jc w:val="both"/>
        <w:rPr>
          <w:rFonts w:cs="Times New Roman"/>
          <w:color w:val="0D0D0D" w:themeColor="text1" w:themeTint="F2"/>
        </w:rPr>
      </w:pPr>
      <w:bookmarkStart w:id="1140" w:name="_Toc203135919"/>
      <w:bookmarkStart w:id="1141" w:name="_Toc233373548"/>
      <w:r w:rsidRPr="00A057BC">
        <w:rPr>
          <w:rFonts w:cs="Times New Roman"/>
          <w:color w:val="0D0D0D" w:themeColor="text1" w:themeTint="F2"/>
        </w:rPr>
        <w:t>4.7. Режим контрацепции в ходе исследования</w:t>
      </w:r>
      <w:bookmarkEnd w:id="1140"/>
      <w:bookmarkEnd w:id="1141"/>
    </w:p>
    <w:p w14:paraId="68143942" w14:textId="5860E66F" w:rsidR="00ED354A" w:rsidRPr="00A057BC" w:rsidRDefault="00ED354A" w:rsidP="004D10BF">
      <w:pPr>
        <w:spacing w:line="276" w:lineRule="auto"/>
        <w:jc w:val="both"/>
        <w:rPr>
          <w:color w:val="0D0D0D" w:themeColor="text1" w:themeTint="F2"/>
        </w:rPr>
      </w:pPr>
      <w:r w:rsidRPr="00A057BC">
        <w:rPr>
          <w:color w:val="0D0D0D" w:themeColor="text1" w:themeTint="F2"/>
        </w:rPr>
        <w:t xml:space="preserve">Для участия в исследовании необходимо согласие придерживаться адекватных методов контрацепции, в том числе партнершам лиц мужского пола на протяжении всего периода исследования, а также в течение </w:t>
      </w:r>
      <w:r w:rsidR="00837D58" w:rsidRPr="00A057BC">
        <w:rPr>
          <w:color w:val="0D0D0D" w:themeColor="text1" w:themeTint="F2"/>
        </w:rPr>
        <w:t>4</w:t>
      </w:r>
      <w:r w:rsidRPr="00A057BC">
        <w:rPr>
          <w:color w:val="0D0D0D" w:themeColor="text1" w:themeTint="F2"/>
        </w:rPr>
        <w:t xml:space="preserve"> недель после завершения исследования. </w:t>
      </w:r>
      <w:r w:rsidR="00783358" w:rsidRPr="00A057BC">
        <w:rPr>
          <w:color w:val="0D0D0D" w:themeColor="text1" w:themeTint="F2"/>
        </w:rPr>
        <w:t>Доброволец</w:t>
      </w:r>
      <w:r w:rsidR="002C67B2" w:rsidRPr="00A057BC">
        <w:rPr>
          <w:color w:val="0D0D0D" w:themeColor="text1" w:themeTint="F2"/>
        </w:rPr>
        <w:t xml:space="preserve"> КИ должен</w:t>
      </w:r>
      <w:r w:rsidRPr="00A057BC">
        <w:rPr>
          <w:color w:val="0D0D0D" w:themeColor="text1" w:themeTint="F2"/>
        </w:rPr>
        <w:t xml:space="preserve"> быть проинформирован о потенциальных рисках, связанных с наступлением беременности</w:t>
      </w:r>
      <w:r w:rsidR="002C67B2" w:rsidRPr="00A057BC">
        <w:rPr>
          <w:color w:val="0D0D0D" w:themeColor="text1" w:themeTint="F2"/>
        </w:rPr>
        <w:t xml:space="preserve"> у его партнерши с сохраненным репродуктивным потенциалом </w:t>
      </w:r>
      <w:r w:rsidRPr="00A057BC">
        <w:rPr>
          <w:color w:val="0D0D0D" w:themeColor="text1" w:themeTint="F2"/>
        </w:rPr>
        <w:t xml:space="preserve">на протяжении участия в исследовании, и дать согласие на использование эффективного метода контрацепции </w:t>
      </w:r>
      <w:r w:rsidR="00CC0656" w:rsidRPr="00A057BC">
        <w:rPr>
          <w:color w:val="0D0D0D" w:themeColor="text1" w:themeTint="F2"/>
        </w:rPr>
        <w:t xml:space="preserve">в </w:t>
      </w:r>
      <w:r w:rsidRPr="00A057BC">
        <w:rPr>
          <w:color w:val="0D0D0D" w:themeColor="text1" w:themeTint="F2"/>
        </w:rPr>
        <w:t>течение всего исследования</w:t>
      </w:r>
      <w:r w:rsidR="00CC0656" w:rsidRPr="00A057BC">
        <w:rPr>
          <w:color w:val="0D0D0D" w:themeColor="text1" w:themeTint="F2"/>
        </w:rPr>
        <w:t xml:space="preserve">, а также </w:t>
      </w:r>
      <w:r w:rsidR="00CC0656" w:rsidRPr="00A057BC">
        <w:rPr>
          <w:color w:val="0D0D0D" w:themeColor="text1" w:themeTint="F2"/>
          <w:bdr w:val="none" w:sz="0" w:space="0" w:color="auto" w:frame="1"/>
        </w:rPr>
        <w:t xml:space="preserve">в течение </w:t>
      </w:r>
      <w:r w:rsidR="00D256E0">
        <w:rPr>
          <w:color w:val="0D0D0D" w:themeColor="text1" w:themeTint="F2"/>
          <w:bdr w:val="none" w:sz="0" w:space="0" w:color="auto" w:frame="1"/>
        </w:rPr>
        <w:t>4</w:t>
      </w:r>
      <w:r w:rsidR="00CC0656" w:rsidRPr="00A057BC">
        <w:rPr>
          <w:color w:val="0D0D0D" w:themeColor="text1" w:themeTint="F2"/>
          <w:bdr w:val="none" w:sz="0" w:space="0" w:color="auto" w:frame="1"/>
        </w:rPr>
        <w:t xml:space="preserve"> недель после завершения исследования.</w:t>
      </w:r>
    </w:p>
    <w:p w14:paraId="6AE57909" w14:textId="77777777" w:rsidR="00ED354A" w:rsidRPr="00A057BC" w:rsidRDefault="00ED354A" w:rsidP="004D10BF">
      <w:pPr>
        <w:spacing w:line="276" w:lineRule="auto"/>
        <w:jc w:val="both"/>
        <w:rPr>
          <w:color w:val="0D0D0D" w:themeColor="text1" w:themeTint="F2"/>
        </w:rPr>
      </w:pPr>
      <w:r w:rsidRPr="00A057BC">
        <w:rPr>
          <w:color w:val="0D0D0D" w:themeColor="text1" w:themeTint="F2"/>
        </w:rPr>
        <w:t xml:space="preserve">Информация об эффективных методах контрацепции должна быть предоставлена участникам исследования Главным исследователем или назначенным им сотрудником. </w:t>
      </w:r>
    </w:p>
    <w:p w14:paraId="6FD5D625" w14:textId="77777777" w:rsidR="00916095" w:rsidRPr="00A057BC" w:rsidRDefault="00916095" w:rsidP="004D10BF">
      <w:pPr>
        <w:spacing w:line="276" w:lineRule="auto"/>
        <w:jc w:val="both"/>
        <w:rPr>
          <w:color w:val="0D0D0D" w:themeColor="text1" w:themeTint="F2"/>
        </w:rPr>
      </w:pPr>
      <w:bookmarkStart w:id="1142" w:name="_Hlk238548752"/>
      <w:commentRangeStart w:id="1143"/>
      <w:commentRangeStart w:id="1144"/>
      <w:r w:rsidRPr="00A057BC">
        <w:rPr>
          <w:color w:val="0D0D0D" w:themeColor="text1" w:themeTint="F2"/>
        </w:rPr>
        <w:t>Приемлемые методы контрацепции для мужчин-добровольцев включают:</w:t>
      </w:r>
    </w:p>
    <w:p w14:paraId="79853110" w14:textId="439BAED2" w:rsidR="00916095" w:rsidRPr="00C01603" w:rsidDel="005D2F81" w:rsidRDefault="00916095" w:rsidP="004D10BF">
      <w:pPr>
        <w:spacing w:line="276" w:lineRule="auto"/>
        <w:jc w:val="both"/>
        <w:rPr>
          <w:del w:id="1145" w:author="Автор" w:date="2026-08-25T11:11:00Z"/>
          <w:color w:val="0D0D0D" w:themeColor="text1" w:themeTint="F2"/>
        </w:rPr>
      </w:pPr>
      <w:commentRangeStart w:id="1146"/>
      <w:commentRangeStart w:id="1147"/>
      <w:del w:id="1148" w:author="Автор" w:date="2026-08-25T11:11:00Z">
        <w:r w:rsidRPr="00A057BC" w:rsidDel="005D2F81">
          <w:rPr>
            <w:color w:val="0D0D0D" w:themeColor="text1" w:themeTint="F2"/>
          </w:rPr>
          <w:delText xml:space="preserve">— </w:delText>
        </w:r>
        <w:r w:rsidRPr="00C01603" w:rsidDel="005D2F81">
          <w:rPr>
            <w:color w:val="0D0D0D" w:themeColor="text1" w:themeTint="F2"/>
          </w:rPr>
          <w:delText>использование презерватива;</w:delText>
        </w:r>
        <w:commentRangeEnd w:id="1146"/>
        <w:r w:rsidR="002B697B" w:rsidDel="005D2F81">
          <w:rPr>
            <w:rStyle w:val="a8"/>
          </w:rPr>
          <w:commentReference w:id="1146"/>
        </w:r>
        <w:commentRangeEnd w:id="1147"/>
        <w:r w:rsidR="00E01052" w:rsidDel="005D2F81">
          <w:rPr>
            <w:rStyle w:val="a8"/>
          </w:rPr>
          <w:commentReference w:id="1147"/>
        </w:r>
      </w:del>
    </w:p>
    <w:p w14:paraId="05B83B1C" w14:textId="142CCCD2" w:rsidR="00916095" w:rsidRPr="00C01603" w:rsidRDefault="00916095" w:rsidP="004D10BF">
      <w:pPr>
        <w:spacing w:line="276" w:lineRule="auto"/>
        <w:jc w:val="both"/>
        <w:rPr>
          <w:color w:val="0D0D0D" w:themeColor="text1" w:themeTint="F2"/>
        </w:rPr>
      </w:pPr>
      <w:r w:rsidRPr="00C01603">
        <w:rPr>
          <w:color w:val="0D0D0D" w:themeColor="text1" w:themeTint="F2"/>
        </w:rPr>
        <w:t xml:space="preserve">— использование презерватива в сочетании с </w:t>
      </w:r>
      <w:commentRangeStart w:id="1149"/>
      <w:commentRangeStart w:id="1150"/>
      <w:r w:rsidRPr="00C01603">
        <w:rPr>
          <w:color w:val="0D0D0D" w:themeColor="text1" w:themeTint="F2"/>
        </w:rPr>
        <w:t>эффективным методом контрацепции у партнерши добровольца</w:t>
      </w:r>
      <w:ins w:id="1151" w:author="Автор" w:date="2026-08-25T11:10:00Z">
        <w:r w:rsidR="005D2F81">
          <w:rPr>
            <w:color w:val="0D0D0D" w:themeColor="text1" w:themeTint="F2"/>
          </w:rPr>
          <w:t xml:space="preserve"> (</w:t>
        </w:r>
        <w:r w:rsidR="005D2F81" w:rsidRPr="002B697B">
          <w:t xml:space="preserve">шеечные колпачки со спермицидом, диафрагмы со спермицидом, презервативы с </w:t>
        </w:r>
        <w:proofErr w:type="spellStart"/>
        <w:r w:rsidR="005D2F81" w:rsidRPr="002B697B">
          <w:t>интравагинальным</w:t>
        </w:r>
        <w:proofErr w:type="spellEnd"/>
        <w:r w:rsidR="005D2F81" w:rsidRPr="002B697B">
          <w:t xml:space="preserve"> спермицидом, негормональные внутриматочные спирали</w:t>
        </w:r>
        <w:r w:rsidR="005D2F81">
          <w:t>)</w:t>
        </w:r>
      </w:ins>
      <w:r w:rsidRPr="00C01603">
        <w:rPr>
          <w:color w:val="0D0D0D" w:themeColor="text1" w:themeTint="F2"/>
        </w:rPr>
        <w:t>;</w:t>
      </w:r>
      <w:commentRangeEnd w:id="1149"/>
      <w:r w:rsidR="002B697B">
        <w:rPr>
          <w:rStyle w:val="a8"/>
        </w:rPr>
        <w:commentReference w:id="1149"/>
      </w:r>
      <w:commentRangeEnd w:id="1150"/>
      <w:r w:rsidR="005D2F81">
        <w:rPr>
          <w:rStyle w:val="a8"/>
        </w:rPr>
        <w:commentReference w:id="1150"/>
      </w:r>
    </w:p>
    <w:p w14:paraId="07C0643D" w14:textId="4FCD6567" w:rsidR="00916095" w:rsidRPr="00C01603" w:rsidRDefault="00916095" w:rsidP="004D10BF">
      <w:pPr>
        <w:spacing w:line="276" w:lineRule="auto"/>
        <w:jc w:val="both"/>
        <w:rPr>
          <w:color w:val="0D0D0D" w:themeColor="text1" w:themeTint="F2"/>
        </w:rPr>
      </w:pPr>
      <w:r w:rsidRPr="00C01603">
        <w:rPr>
          <w:color w:val="0D0D0D" w:themeColor="text1" w:themeTint="F2"/>
        </w:rPr>
        <w:t xml:space="preserve">— половое воздержание, если </w:t>
      </w:r>
      <w:commentRangeEnd w:id="1143"/>
      <w:r w:rsidR="002A3054">
        <w:rPr>
          <w:rStyle w:val="a8"/>
        </w:rPr>
        <w:commentReference w:id="1143"/>
      </w:r>
      <w:commentRangeEnd w:id="1144"/>
      <w:r w:rsidR="005D2F81">
        <w:rPr>
          <w:rStyle w:val="a8"/>
        </w:rPr>
        <w:commentReference w:id="1144"/>
      </w:r>
      <w:r w:rsidRPr="00C01603">
        <w:rPr>
          <w:color w:val="0D0D0D" w:themeColor="text1" w:themeTint="F2"/>
        </w:rPr>
        <w:t>оно соответствует обычному образу жизни добровольца</w:t>
      </w:r>
      <w:ins w:id="1152" w:author="Автор" w:date="2026-08-25T11:11:00Z">
        <w:r w:rsidR="005D2F81">
          <w:rPr>
            <w:color w:val="0D0D0D" w:themeColor="text1" w:themeTint="F2"/>
          </w:rPr>
          <w:t>.</w:t>
        </w:r>
      </w:ins>
      <w:del w:id="1153" w:author="Автор" w:date="2026-08-25T11:11:00Z">
        <w:r w:rsidRPr="00C01603" w:rsidDel="005D2F81">
          <w:rPr>
            <w:color w:val="0D0D0D" w:themeColor="text1" w:themeTint="F2"/>
          </w:rPr>
          <w:delText>;</w:delText>
        </w:r>
      </w:del>
    </w:p>
    <w:p w14:paraId="64D68CD7" w14:textId="027D8B38" w:rsidR="00E15581" w:rsidRPr="00C01603" w:rsidDel="005D2F81" w:rsidRDefault="00916095" w:rsidP="004D10BF">
      <w:pPr>
        <w:spacing w:line="276" w:lineRule="auto"/>
        <w:jc w:val="both"/>
        <w:rPr>
          <w:del w:id="1154" w:author="Автор" w:date="2026-08-25T11:10:00Z"/>
          <w:color w:val="0D0D0D" w:themeColor="text1" w:themeTint="F2"/>
        </w:rPr>
      </w:pPr>
      <w:del w:id="1155" w:author="Автор" w:date="2026-08-25T11:10:00Z">
        <w:r w:rsidRPr="00C01603" w:rsidDel="005D2F81">
          <w:rPr>
            <w:color w:val="0D0D0D" w:themeColor="text1" w:themeTint="F2"/>
          </w:rPr>
          <w:delText xml:space="preserve">— хирургическая стерилизация добровольца </w:delText>
        </w:r>
        <w:commentRangeStart w:id="1156"/>
        <w:commentRangeStart w:id="1157"/>
        <w:r w:rsidRPr="00C01603" w:rsidDel="005D2F81">
          <w:rPr>
            <w:color w:val="0D0D0D" w:themeColor="text1" w:themeTint="F2"/>
          </w:rPr>
          <w:delText>при документальном подтверждении или указании в анамнезе.</w:delText>
        </w:r>
        <w:commentRangeEnd w:id="1156"/>
        <w:r w:rsidR="00F75EF6" w:rsidRPr="00C01603" w:rsidDel="005D2F81">
          <w:rPr>
            <w:rStyle w:val="a8"/>
          </w:rPr>
          <w:commentReference w:id="1156"/>
        </w:r>
        <w:commentRangeEnd w:id="1157"/>
        <w:r w:rsidR="00E01052" w:rsidDel="005D2F81">
          <w:rPr>
            <w:rStyle w:val="a8"/>
          </w:rPr>
          <w:commentReference w:id="1157"/>
        </w:r>
      </w:del>
    </w:p>
    <w:p w14:paraId="5AB0547C" w14:textId="02EA75DA" w:rsidR="00ED354A" w:rsidRPr="00A057BC" w:rsidRDefault="00E15581" w:rsidP="004D10BF">
      <w:pPr>
        <w:spacing w:line="276" w:lineRule="auto"/>
        <w:jc w:val="both"/>
        <w:rPr>
          <w:color w:val="0D0D0D" w:themeColor="text1" w:themeTint="F2"/>
        </w:rPr>
      </w:pPr>
      <w:r w:rsidRPr="00C01603">
        <w:rPr>
          <w:color w:val="0D0D0D" w:themeColor="text1" w:themeTint="F2"/>
        </w:rPr>
        <w:t xml:space="preserve">Использование дополнительных методов контрацепции может не требоваться </w:t>
      </w:r>
      <w:commentRangeStart w:id="1158"/>
      <w:commentRangeStart w:id="1159"/>
      <w:del w:id="1160" w:author="Автор" w:date="2026-08-25T11:09:00Z">
        <w:r w:rsidRPr="00C01603" w:rsidDel="005D2F81">
          <w:rPr>
            <w:color w:val="0D0D0D" w:themeColor="text1" w:themeTint="F2"/>
          </w:rPr>
          <w:delText>для добровольцев мужского пола, являющихся стерильными после вазэктомии при наличии документально подтвержденной азооспермии</w:delText>
        </w:r>
        <w:commentRangeEnd w:id="1158"/>
        <w:r w:rsidR="002B697B" w:rsidDel="005D2F81">
          <w:rPr>
            <w:rStyle w:val="a8"/>
          </w:rPr>
          <w:commentReference w:id="1158"/>
        </w:r>
        <w:commentRangeEnd w:id="1159"/>
        <w:r w:rsidR="00E01052" w:rsidDel="005D2F81">
          <w:rPr>
            <w:rStyle w:val="a8"/>
          </w:rPr>
          <w:commentReference w:id="1159"/>
        </w:r>
        <w:r w:rsidRPr="00C01603" w:rsidDel="005D2F81">
          <w:rPr>
            <w:color w:val="0D0D0D" w:themeColor="text1" w:themeTint="F2"/>
          </w:rPr>
          <w:delText xml:space="preserve">, а также </w:delText>
        </w:r>
      </w:del>
      <w:r w:rsidRPr="00C01603">
        <w:rPr>
          <w:color w:val="0D0D0D" w:themeColor="text1" w:themeTint="F2"/>
        </w:rPr>
        <w:t xml:space="preserve">в случае, если партнерша добровольца не обладает </w:t>
      </w:r>
      <w:commentRangeStart w:id="1161"/>
      <w:commentRangeStart w:id="1162"/>
      <w:r w:rsidRPr="00C01603">
        <w:rPr>
          <w:color w:val="0D0D0D" w:themeColor="text1" w:themeTint="F2"/>
        </w:rPr>
        <w:t>детородным потенциалом</w:t>
      </w:r>
      <w:ins w:id="1163" w:author="Автор" w:date="2026-08-25T11:10:00Z">
        <w:r w:rsidR="005D2F81">
          <w:rPr>
            <w:color w:val="0D0D0D" w:themeColor="text1" w:themeTint="F2"/>
          </w:rPr>
          <w:t xml:space="preserve"> (партнерша добровольца, перене</w:t>
        </w:r>
      </w:ins>
      <w:ins w:id="1164" w:author="Автор" w:date="2026-08-25T11:11:00Z">
        <w:r w:rsidR="005D2F81">
          <w:rPr>
            <w:color w:val="0D0D0D" w:themeColor="text1" w:themeTint="F2"/>
          </w:rPr>
          <w:t>сшая гистерэктомию)</w:t>
        </w:r>
      </w:ins>
      <w:r w:rsidR="00ED354A" w:rsidRPr="00C01603">
        <w:rPr>
          <w:color w:val="0D0D0D" w:themeColor="text1" w:themeTint="F2"/>
        </w:rPr>
        <w:t>.</w:t>
      </w:r>
      <w:r w:rsidR="00ED354A" w:rsidRPr="00A057BC">
        <w:rPr>
          <w:color w:val="0D0D0D" w:themeColor="text1" w:themeTint="F2"/>
        </w:rPr>
        <w:t xml:space="preserve"> </w:t>
      </w:r>
      <w:commentRangeEnd w:id="1161"/>
      <w:r w:rsidR="002B697B">
        <w:rPr>
          <w:rStyle w:val="a8"/>
        </w:rPr>
        <w:commentReference w:id="1161"/>
      </w:r>
      <w:commentRangeEnd w:id="1162"/>
      <w:r w:rsidR="005D2F81">
        <w:rPr>
          <w:rStyle w:val="a8"/>
        </w:rPr>
        <w:commentReference w:id="1162"/>
      </w:r>
    </w:p>
    <w:p w14:paraId="1FB1FA8A" w14:textId="5BFD3AE2" w:rsidR="00F322E7" w:rsidRPr="00A057BC" w:rsidRDefault="008D1B42" w:rsidP="004D10BF">
      <w:pPr>
        <w:pStyle w:val="20"/>
        <w:spacing w:after="0" w:line="276" w:lineRule="auto"/>
        <w:jc w:val="both"/>
        <w:rPr>
          <w:rFonts w:cs="Times New Roman"/>
          <w:color w:val="0D0D0D" w:themeColor="text1" w:themeTint="F2"/>
        </w:rPr>
      </w:pPr>
      <w:bookmarkStart w:id="1165" w:name="_Toc203135920"/>
      <w:bookmarkStart w:id="1166" w:name="_Toc233373549"/>
      <w:bookmarkEnd w:id="1142"/>
      <w:r w:rsidRPr="00A057BC">
        <w:rPr>
          <w:rFonts w:cs="Times New Roman"/>
          <w:color w:val="0D0D0D" w:themeColor="text1" w:themeTint="F2"/>
        </w:rPr>
        <w:t xml:space="preserve">4.8 Описание </w:t>
      </w:r>
      <w:r w:rsidR="00E348EB" w:rsidRPr="00A057BC">
        <w:rPr>
          <w:rFonts w:cs="Times New Roman"/>
          <w:color w:val="0D0D0D" w:themeColor="text1" w:themeTint="F2"/>
        </w:rPr>
        <w:t>этапов</w:t>
      </w:r>
      <w:r w:rsidRPr="00A057BC">
        <w:rPr>
          <w:rFonts w:cs="Times New Roman"/>
          <w:color w:val="0D0D0D" w:themeColor="text1" w:themeTint="F2"/>
        </w:rPr>
        <w:t xml:space="preserve"> исследования</w:t>
      </w:r>
      <w:bookmarkEnd w:id="1165"/>
      <w:bookmarkEnd w:id="1166"/>
    </w:p>
    <w:p w14:paraId="1083AB86" w14:textId="77777777" w:rsidR="007E7A42" w:rsidRPr="00A057BC" w:rsidRDefault="008D1B42" w:rsidP="004D10BF">
      <w:pPr>
        <w:spacing w:line="276" w:lineRule="auto"/>
        <w:jc w:val="both"/>
        <w:rPr>
          <w:color w:val="0D0D0D" w:themeColor="text1" w:themeTint="F2"/>
        </w:rPr>
      </w:pPr>
      <w:r w:rsidRPr="00A057BC">
        <w:rPr>
          <w:color w:val="0D0D0D" w:themeColor="text1" w:themeTint="F2"/>
        </w:rPr>
        <w:t xml:space="preserve">График </w:t>
      </w:r>
      <w:r w:rsidR="009867C8" w:rsidRPr="00A057BC">
        <w:rPr>
          <w:color w:val="0D0D0D" w:themeColor="text1" w:themeTint="F2"/>
        </w:rPr>
        <w:t>исследования</w:t>
      </w:r>
      <w:r w:rsidRPr="00A057BC">
        <w:rPr>
          <w:color w:val="0D0D0D" w:themeColor="text1" w:themeTint="F2"/>
        </w:rPr>
        <w:t xml:space="preserve"> представлен в Приложении 1.</w:t>
      </w:r>
      <w:r w:rsidR="007E7A42" w:rsidRPr="00A057BC">
        <w:rPr>
          <w:color w:val="0D0D0D" w:themeColor="text1" w:themeTint="F2"/>
        </w:rPr>
        <w:t xml:space="preserve"> </w:t>
      </w:r>
    </w:p>
    <w:p w14:paraId="09E533D6" w14:textId="46EF34E5" w:rsidR="00F322E7" w:rsidRPr="00A057BC" w:rsidRDefault="007E7A42" w:rsidP="004D10BF">
      <w:pPr>
        <w:spacing w:line="276" w:lineRule="auto"/>
        <w:jc w:val="both"/>
        <w:rPr>
          <w:color w:val="0D0D0D" w:themeColor="text1" w:themeTint="F2"/>
        </w:rPr>
      </w:pPr>
      <w:r w:rsidRPr="00A057BC">
        <w:rPr>
          <w:color w:val="0D0D0D" w:themeColor="text1" w:themeTint="F2"/>
        </w:rPr>
        <w:t>Процедуры каждого периода описаны ниже</w:t>
      </w:r>
      <w:r w:rsidR="009F42F5" w:rsidRPr="00A057BC">
        <w:rPr>
          <w:color w:val="0D0D0D" w:themeColor="text1" w:themeTint="F2"/>
        </w:rPr>
        <w:t>.</w:t>
      </w:r>
    </w:p>
    <w:p w14:paraId="118EBD4E" w14:textId="55355C9D" w:rsidR="009867C8" w:rsidRPr="00A057BC" w:rsidRDefault="008D1B42" w:rsidP="004D10BF">
      <w:pPr>
        <w:pStyle w:val="3"/>
      </w:pPr>
      <w:bookmarkStart w:id="1167" w:name="_Toc203135921"/>
      <w:bookmarkStart w:id="1168" w:name="_Toc233373550"/>
      <w:r w:rsidRPr="00A057BC">
        <w:t xml:space="preserve">4.8.1. </w:t>
      </w:r>
      <w:bookmarkEnd w:id="1167"/>
      <w:r w:rsidR="009E6F03" w:rsidRPr="00A057BC">
        <w:t>Скрининг (до 14 дней для одного добровольца).</w:t>
      </w:r>
      <w:bookmarkEnd w:id="1168"/>
    </w:p>
    <w:p w14:paraId="39DB0462" w14:textId="22061044" w:rsidR="009E6F03" w:rsidRPr="00A057BC" w:rsidRDefault="009E6F03" w:rsidP="009E6F03">
      <w:pPr>
        <w:pBdr>
          <w:top w:val="nil"/>
          <w:left w:val="nil"/>
          <w:bottom w:val="nil"/>
          <w:right w:val="nil"/>
          <w:between w:val="nil"/>
          <w:bar w:val="nil"/>
        </w:pBdr>
        <w:spacing w:line="276" w:lineRule="auto"/>
        <w:jc w:val="both"/>
        <w:rPr>
          <w:color w:val="0D0D0D" w:themeColor="text1" w:themeTint="F2"/>
          <w:u w:color="000000"/>
          <w:bdr w:val="nil"/>
        </w:rPr>
      </w:pPr>
      <w:r w:rsidRPr="00A057BC">
        <w:rPr>
          <w:b/>
          <w:bCs/>
          <w:color w:val="0D0D0D" w:themeColor="text1" w:themeTint="F2"/>
          <w:u w:color="000000"/>
          <w:bdr w:val="nil"/>
        </w:rPr>
        <w:t>Период скрининга</w:t>
      </w:r>
      <w:r w:rsidRPr="00A057BC">
        <w:rPr>
          <w:color w:val="0D0D0D" w:themeColor="text1" w:themeTint="F2"/>
          <w:u w:color="000000"/>
          <w:bdr w:val="nil"/>
        </w:rPr>
        <w:t xml:space="preserve"> для одного добровольца - до 14 дней. </w:t>
      </w:r>
    </w:p>
    <w:p w14:paraId="1DF1AECD" w14:textId="012792CB" w:rsidR="007E7A42" w:rsidRPr="00A057BC" w:rsidRDefault="007E7A42" w:rsidP="004D10BF">
      <w:pPr>
        <w:spacing w:line="276" w:lineRule="auto"/>
        <w:jc w:val="both"/>
        <w:rPr>
          <w:color w:val="0D0D0D" w:themeColor="text1" w:themeTint="F2"/>
        </w:rPr>
      </w:pPr>
      <w:r w:rsidRPr="00A057BC">
        <w:rPr>
          <w:color w:val="0D0D0D" w:themeColor="text1" w:themeTint="F2"/>
        </w:rPr>
        <w:t xml:space="preserve">До начала исследования </w:t>
      </w:r>
      <w:r w:rsidR="00837D58" w:rsidRPr="00A057BC">
        <w:rPr>
          <w:color w:val="0D0D0D" w:themeColor="text1" w:themeTint="F2"/>
        </w:rPr>
        <w:t>добровольцам</w:t>
      </w:r>
      <w:r w:rsidRPr="00A057BC">
        <w:rPr>
          <w:color w:val="0D0D0D" w:themeColor="text1" w:themeTint="F2"/>
        </w:rPr>
        <w:t xml:space="preserve"> предоставляется Информационный листок добровольца с формой информированного согласия для ознакомления, который можно забрать с собой</w:t>
      </w:r>
      <w:r w:rsidR="006501B7" w:rsidRPr="00A057BC">
        <w:rPr>
          <w:color w:val="0D0D0D" w:themeColor="text1" w:themeTint="F2"/>
        </w:rPr>
        <w:t xml:space="preserve">, </w:t>
      </w:r>
      <w:r w:rsidRPr="00A057BC">
        <w:rPr>
          <w:color w:val="0D0D0D" w:themeColor="text1" w:themeTint="F2"/>
        </w:rPr>
        <w:t>чтобы посоветоваться с друзьями, родственниками.</w:t>
      </w:r>
    </w:p>
    <w:p w14:paraId="5BCBAE76" w14:textId="77777777" w:rsidR="007E7A42" w:rsidRPr="00A057BC" w:rsidRDefault="007E7A42" w:rsidP="004D10BF">
      <w:pPr>
        <w:spacing w:line="276" w:lineRule="auto"/>
        <w:jc w:val="both"/>
        <w:rPr>
          <w:color w:val="0D0D0D" w:themeColor="text1" w:themeTint="F2"/>
        </w:rPr>
      </w:pPr>
      <w:r w:rsidRPr="00A057BC">
        <w:rPr>
          <w:color w:val="0D0D0D" w:themeColor="text1" w:themeTint="F2"/>
        </w:rPr>
        <w:t>Добровольца предупреждают о необходимости на протяжении всего исследования соблюдать ограничения протокола и адекватную контрацепцию. Добровольцу гарантируют, что при необходимости во время исследования и после ему будет оказана квалифицированная медицинская помощь, что информация, полученная о нем в ходе исследований, будет иметь конфиденциальный характер. Проводится разъяснительная беседа с добровольцем.</w:t>
      </w:r>
    </w:p>
    <w:p w14:paraId="2FF0C35A" w14:textId="77777777" w:rsidR="007E7A42" w:rsidRPr="00A057BC" w:rsidRDefault="007E7A42" w:rsidP="004D10BF">
      <w:pPr>
        <w:spacing w:line="276" w:lineRule="auto"/>
        <w:jc w:val="both"/>
        <w:rPr>
          <w:color w:val="0D0D0D" w:themeColor="text1" w:themeTint="F2"/>
        </w:rPr>
      </w:pPr>
      <w:r w:rsidRPr="00A057BC">
        <w:rPr>
          <w:color w:val="0D0D0D" w:themeColor="text1" w:themeTint="F2"/>
        </w:rPr>
        <w:t>Доброволец подтверждает решение принять участие в исследовании, подписывая форму информированного согласия в двух экземплярах (один экземпляр для добровольца, другой для исследовательского центра).</w:t>
      </w:r>
    </w:p>
    <w:p w14:paraId="42832F68" w14:textId="70888652" w:rsidR="007E7A42" w:rsidRPr="00A057BC" w:rsidRDefault="007E7A42" w:rsidP="004D10BF">
      <w:pPr>
        <w:spacing w:line="276" w:lineRule="auto"/>
        <w:jc w:val="both"/>
        <w:rPr>
          <w:color w:val="0D0D0D" w:themeColor="text1" w:themeTint="F2"/>
        </w:rPr>
      </w:pPr>
      <w:r w:rsidRPr="00A057BC">
        <w:rPr>
          <w:color w:val="0D0D0D" w:themeColor="text1" w:themeTint="F2"/>
        </w:rPr>
        <w:lastRenderedPageBreak/>
        <w:t>Добровол</w:t>
      </w:r>
      <w:r w:rsidR="00BA6749" w:rsidRPr="00A057BC">
        <w:rPr>
          <w:color w:val="0D0D0D" w:themeColor="text1" w:themeTint="F2"/>
        </w:rPr>
        <w:t>ьцу</w:t>
      </w:r>
      <w:r w:rsidRPr="00A057BC">
        <w:rPr>
          <w:color w:val="0D0D0D" w:themeColor="text1" w:themeTint="F2"/>
        </w:rPr>
        <w:t xml:space="preserve"> присваивается скрининговый номер </w:t>
      </w:r>
      <w:r w:rsidR="00916095" w:rsidRPr="00A057BC">
        <w:rPr>
          <w:color w:val="0D0D0D" w:themeColor="text1" w:themeTint="F2"/>
        </w:rPr>
        <w:t>по нарастанию (по порядку), состоящий из двух цифр (от 01).</w:t>
      </w:r>
    </w:p>
    <w:p w14:paraId="3DBE8F35" w14:textId="65904381" w:rsidR="007E7A42" w:rsidRPr="00A057BC" w:rsidRDefault="007E7A42" w:rsidP="004D10BF">
      <w:pPr>
        <w:spacing w:line="276" w:lineRule="auto"/>
        <w:jc w:val="both"/>
        <w:rPr>
          <w:color w:val="0D0D0D" w:themeColor="text1" w:themeTint="F2"/>
        </w:rPr>
      </w:pPr>
      <w:r w:rsidRPr="00A057BC">
        <w:rPr>
          <w:color w:val="0D0D0D" w:themeColor="text1" w:themeTint="F2"/>
        </w:rPr>
        <w:t xml:space="preserve">Заполняется страховой полис, оригинал остается у </w:t>
      </w:r>
      <w:r w:rsidR="00837D58" w:rsidRPr="00A057BC">
        <w:rPr>
          <w:color w:val="0D0D0D" w:themeColor="text1" w:themeTint="F2"/>
        </w:rPr>
        <w:t>добровольца</w:t>
      </w:r>
      <w:r w:rsidRPr="00A057BC">
        <w:rPr>
          <w:color w:val="0D0D0D" w:themeColor="text1" w:themeTint="F2"/>
        </w:rPr>
        <w:t>, копия – у исследовательского центра.</w:t>
      </w:r>
    </w:p>
    <w:p w14:paraId="6BE924F6" w14:textId="301420C0" w:rsidR="007E7A42" w:rsidRPr="00A057BC" w:rsidRDefault="007E7A42" w:rsidP="004D10BF">
      <w:pPr>
        <w:spacing w:line="276" w:lineRule="auto"/>
        <w:jc w:val="both"/>
        <w:rPr>
          <w:color w:val="0D0D0D" w:themeColor="text1" w:themeTint="F2"/>
        </w:rPr>
      </w:pPr>
      <w:commentRangeStart w:id="1169"/>
      <w:commentRangeStart w:id="1170"/>
      <w:r w:rsidRPr="00A057BC">
        <w:rPr>
          <w:color w:val="0D0D0D" w:themeColor="text1" w:themeTint="F2"/>
        </w:rPr>
        <w:t>Проводится клиническое и лабораторно-инструментальное обследование, включающее врачебный осмотр</w:t>
      </w:r>
      <w:del w:id="1171" w:author="Автор" w:date="2026-08-13T15:52:00Z">
        <w:r w:rsidRPr="00A057BC" w:rsidDel="00BC09ED">
          <w:rPr>
            <w:color w:val="0D0D0D" w:themeColor="text1" w:themeTint="F2"/>
          </w:rPr>
          <w:delText xml:space="preserve"> с учетом особенностей ожидаемого действия изучаемых лекарственных средств</w:delText>
        </w:r>
      </w:del>
      <w:r w:rsidRPr="00A057BC">
        <w:rPr>
          <w:color w:val="0D0D0D" w:themeColor="text1" w:themeTint="F2"/>
        </w:rPr>
        <w:t xml:space="preserve">. </w:t>
      </w:r>
      <w:commentRangeEnd w:id="1169"/>
      <w:r w:rsidR="00DC3D02">
        <w:rPr>
          <w:rStyle w:val="a8"/>
        </w:rPr>
        <w:commentReference w:id="1169"/>
      </w:r>
      <w:commentRangeEnd w:id="1170"/>
      <w:r w:rsidR="00A2007A">
        <w:rPr>
          <w:rStyle w:val="a8"/>
        </w:rPr>
        <w:commentReference w:id="1170"/>
      </w:r>
      <w:del w:id="1172" w:author="Автор" w:date="2026-08-13T15:53:00Z">
        <w:r w:rsidRPr="00A057BC" w:rsidDel="00BC09ED">
          <w:rPr>
            <w:color w:val="0D0D0D" w:themeColor="text1" w:themeTint="F2"/>
          </w:rPr>
          <w:delText xml:space="preserve">Все добровольцы проходят процедуру </w:delText>
        </w:r>
        <w:commentRangeStart w:id="1173"/>
        <w:r w:rsidRPr="00A057BC" w:rsidDel="00BC09ED">
          <w:rPr>
            <w:color w:val="0D0D0D" w:themeColor="text1" w:themeTint="F2"/>
          </w:rPr>
          <w:delText xml:space="preserve">скрининга в соответствии с требованиями, указанными в разделах «Критерии включения» и «Критерии невключения». </w:delText>
        </w:r>
      </w:del>
      <w:commentRangeEnd w:id="1173"/>
      <w:r w:rsidR="00DC3D02">
        <w:rPr>
          <w:rStyle w:val="a8"/>
        </w:rPr>
        <w:commentReference w:id="1173"/>
      </w:r>
      <w:r w:rsidRPr="00A057BC">
        <w:rPr>
          <w:color w:val="0D0D0D" w:themeColor="text1" w:themeTint="F2"/>
        </w:rPr>
        <w:t xml:space="preserve">Максимальное количество </w:t>
      </w:r>
      <w:proofErr w:type="spellStart"/>
      <w:r w:rsidRPr="00A057BC">
        <w:rPr>
          <w:color w:val="0D0D0D" w:themeColor="text1" w:themeTint="F2"/>
        </w:rPr>
        <w:t>скринированных</w:t>
      </w:r>
      <w:proofErr w:type="spellEnd"/>
      <w:r w:rsidRPr="00A057BC">
        <w:rPr>
          <w:color w:val="0D0D0D" w:themeColor="text1" w:themeTint="F2"/>
        </w:rPr>
        <w:t xml:space="preserve"> добровольцев – </w:t>
      </w:r>
      <w:r w:rsidR="009E6F03" w:rsidRPr="00A057BC">
        <w:rPr>
          <w:color w:val="0D0D0D" w:themeColor="text1" w:themeTint="F2"/>
        </w:rPr>
        <w:t>62</w:t>
      </w:r>
      <w:r w:rsidRPr="00A057BC">
        <w:rPr>
          <w:color w:val="0D0D0D" w:themeColor="text1" w:themeTint="F2"/>
        </w:rPr>
        <w:t xml:space="preserve"> </w:t>
      </w:r>
      <w:r w:rsidR="00837D58" w:rsidRPr="00A057BC">
        <w:rPr>
          <w:color w:val="0D0D0D" w:themeColor="text1" w:themeTint="F2"/>
        </w:rPr>
        <w:t>добровольца</w:t>
      </w:r>
      <w:r w:rsidRPr="00A057BC">
        <w:rPr>
          <w:color w:val="0D0D0D" w:themeColor="text1" w:themeTint="F2"/>
        </w:rPr>
        <w:t>.</w:t>
      </w:r>
    </w:p>
    <w:p w14:paraId="06F3A7B6" w14:textId="3DF3AA31" w:rsidR="007E7A42" w:rsidRPr="00A057BC" w:rsidRDefault="007E7A42" w:rsidP="004D10BF">
      <w:pPr>
        <w:spacing w:line="276" w:lineRule="auto"/>
        <w:jc w:val="both"/>
        <w:rPr>
          <w:b/>
          <w:bCs/>
          <w:color w:val="0D0D0D" w:themeColor="text1" w:themeTint="F2"/>
        </w:rPr>
      </w:pPr>
      <w:r w:rsidRPr="00A057BC">
        <w:rPr>
          <w:b/>
          <w:bCs/>
          <w:color w:val="0D0D0D" w:themeColor="text1" w:themeTint="F2"/>
        </w:rPr>
        <w:t>Процедура скрининга включает в себя:</w:t>
      </w:r>
    </w:p>
    <w:p w14:paraId="5EAA3FAE"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получение и подписание информированного согласия и страхование жизни и здоровья добровольца</w:t>
      </w:r>
      <w:r w:rsidRPr="00A057BC">
        <w:rPr>
          <w:color w:val="0D0D0D" w:themeColor="text1" w:themeTint="F2"/>
          <w:u w:color="000000"/>
        </w:rPr>
        <w:t>;</w:t>
      </w:r>
    </w:p>
    <w:p w14:paraId="4459EA6D"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оценка соответствия критериям включения/невключения;</w:t>
      </w:r>
    </w:p>
    <w:p w14:paraId="488326DF"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 xml:space="preserve">сбор медицинского и фармакологического анамнеза; </w:t>
      </w:r>
    </w:p>
    <w:p w14:paraId="6A771998"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 xml:space="preserve">сбор демографических и антропометрических данных; </w:t>
      </w:r>
    </w:p>
    <w:p w14:paraId="761DBB3A"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первичный физикальный осмотр;</w:t>
      </w:r>
    </w:p>
    <w:p w14:paraId="6DA48632"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 xml:space="preserve">измерение жизненно важных показателей (ЖВП): САД, ДАД, ЧСС, ЧДД и температуры тела; </w:t>
      </w:r>
    </w:p>
    <w:p w14:paraId="5BBD1C2E"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 xml:space="preserve">ЭКГ в 12 отведениях; </w:t>
      </w:r>
    </w:p>
    <w:p w14:paraId="00EEFFD5"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рентгенография/флюорография (при отсутствии результатов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p>
    <w:p w14:paraId="6BD9502A"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определение антропометрических данных, включая рост и массу тела, с последующим расчетом индекса массы тела (ИМТ);</w:t>
      </w:r>
    </w:p>
    <w:p w14:paraId="0AE54789"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тест на наркотические препараты в моче (Таблица 6);</w:t>
      </w:r>
    </w:p>
    <w:p w14:paraId="18F5FD8E" w14:textId="77777777" w:rsidR="00837D58" w:rsidRPr="00A057BC" w:rsidRDefault="00837D58" w:rsidP="00837D58">
      <w:pPr>
        <w:numPr>
          <w:ilvl w:val="0"/>
          <w:numId w:val="2"/>
        </w:numPr>
        <w:spacing w:line="276" w:lineRule="auto"/>
        <w:jc w:val="both"/>
        <w:rPr>
          <w:color w:val="0D0D0D" w:themeColor="text1" w:themeTint="F2"/>
          <w:u w:color="000000"/>
        </w:rPr>
      </w:pPr>
      <w:commentRangeStart w:id="1174"/>
      <w:commentRangeStart w:id="1175"/>
      <w:r w:rsidRPr="00A057BC">
        <w:rPr>
          <w:color w:val="0D0D0D" w:themeColor="text1" w:themeTint="F2"/>
        </w:rPr>
        <w:t>тест на наличие алкоголя в выдыхаемом воздухе с использованием алкотестера;</w:t>
      </w:r>
    </w:p>
    <w:p w14:paraId="300CFF90"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тест на котинин в моче;</w:t>
      </w:r>
      <w:commentRangeEnd w:id="1174"/>
      <w:r w:rsidR="00DC3D02">
        <w:rPr>
          <w:rStyle w:val="a8"/>
        </w:rPr>
        <w:commentReference w:id="1174"/>
      </w:r>
      <w:commentRangeEnd w:id="1175"/>
      <w:r w:rsidR="004C44C4">
        <w:rPr>
          <w:rStyle w:val="a8"/>
        </w:rPr>
        <w:commentReference w:id="1175"/>
      </w:r>
    </w:p>
    <w:p w14:paraId="7DB4FC05"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серологический анализ крови (Таблица 6);</w:t>
      </w:r>
    </w:p>
    <w:p w14:paraId="23353B50"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клинический анализ крови</w:t>
      </w:r>
      <w:r w:rsidRPr="00A057BC">
        <w:rPr>
          <w:color w:val="0D0D0D" w:themeColor="text1" w:themeTint="F2"/>
          <w:vertAlign w:val="superscript"/>
        </w:rPr>
        <w:t xml:space="preserve"> </w:t>
      </w:r>
      <w:r w:rsidRPr="00A057BC">
        <w:rPr>
          <w:color w:val="0D0D0D" w:themeColor="text1" w:themeTint="F2"/>
          <w:u w:color="000000"/>
        </w:rPr>
        <w:t>(Таблица 6);</w:t>
      </w:r>
    </w:p>
    <w:p w14:paraId="4C312A54"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клинический анализ мочи</w:t>
      </w:r>
      <w:r w:rsidRPr="00A057BC">
        <w:rPr>
          <w:color w:val="0D0D0D" w:themeColor="text1" w:themeTint="F2"/>
          <w:vertAlign w:val="superscript"/>
        </w:rPr>
        <w:t xml:space="preserve"> </w:t>
      </w:r>
      <w:r w:rsidRPr="00A057BC">
        <w:rPr>
          <w:color w:val="0D0D0D" w:themeColor="text1" w:themeTint="F2"/>
          <w:u w:color="000000"/>
        </w:rPr>
        <w:t>(Таблица 6);</w:t>
      </w:r>
    </w:p>
    <w:p w14:paraId="1531B02F"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биохимический анализ крови</w:t>
      </w:r>
      <w:r w:rsidRPr="00A057BC">
        <w:rPr>
          <w:color w:val="0D0D0D" w:themeColor="text1" w:themeTint="F2"/>
          <w:vertAlign w:val="superscript"/>
        </w:rPr>
        <w:t xml:space="preserve"> </w:t>
      </w:r>
      <w:r w:rsidRPr="00A057BC">
        <w:rPr>
          <w:color w:val="0D0D0D" w:themeColor="text1" w:themeTint="F2"/>
          <w:u w:color="000000"/>
        </w:rPr>
        <w:t>(Таблица 6);</w:t>
      </w:r>
    </w:p>
    <w:p w14:paraId="2E40C27B" w14:textId="77777777" w:rsidR="00837D58"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u w:color="000000"/>
        </w:rPr>
        <w:t>регистрация жалоб добровольцев</w:t>
      </w:r>
      <w:r w:rsidRPr="00A057BC">
        <w:rPr>
          <w:color w:val="0D0D0D" w:themeColor="text1" w:themeTint="F2"/>
        </w:rPr>
        <w:t>;</w:t>
      </w:r>
    </w:p>
    <w:p w14:paraId="0571C67F" w14:textId="77777777" w:rsidR="00837D58" w:rsidRPr="00A057BC" w:rsidRDefault="00837D58" w:rsidP="00837D58">
      <w:pPr>
        <w:numPr>
          <w:ilvl w:val="0"/>
          <w:numId w:val="2"/>
        </w:numPr>
        <w:spacing w:line="276" w:lineRule="auto"/>
        <w:jc w:val="both"/>
        <w:rPr>
          <w:color w:val="0D0D0D" w:themeColor="text1" w:themeTint="F2"/>
          <w:u w:color="000000"/>
        </w:rPr>
      </w:pPr>
      <w:commentRangeStart w:id="1176"/>
      <w:commentRangeStart w:id="1177"/>
      <w:r w:rsidRPr="00A057BC">
        <w:rPr>
          <w:color w:val="0D0D0D" w:themeColor="text1" w:themeTint="F2"/>
        </w:rPr>
        <w:t>сбор и регистрация СНЯ;</w:t>
      </w:r>
    </w:p>
    <w:p w14:paraId="3F75FFCE" w14:textId="49F4D05B" w:rsidR="00197514" w:rsidRPr="00A057BC" w:rsidRDefault="00837D58" w:rsidP="00837D58">
      <w:pPr>
        <w:numPr>
          <w:ilvl w:val="0"/>
          <w:numId w:val="2"/>
        </w:numPr>
        <w:spacing w:line="276" w:lineRule="auto"/>
        <w:jc w:val="both"/>
        <w:rPr>
          <w:color w:val="0D0D0D" w:themeColor="text1" w:themeTint="F2"/>
          <w:u w:color="000000"/>
        </w:rPr>
      </w:pPr>
      <w:r w:rsidRPr="00A057BC">
        <w:rPr>
          <w:color w:val="0D0D0D" w:themeColor="text1" w:themeTint="F2"/>
        </w:rPr>
        <w:t>сбор и регистрация НЯ.</w:t>
      </w:r>
      <w:commentRangeEnd w:id="1176"/>
      <w:r w:rsidR="002B697B">
        <w:rPr>
          <w:rStyle w:val="a8"/>
        </w:rPr>
        <w:commentReference w:id="1176"/>
      </w:r>
      <w:commentRangeEnd w:id="1177"/>
      <w:r w:rsidR="004C44C4">
        <w:rPr>
          <w:rStyle w:val="a8"/>
        </w:rPr>
        <w:commentReference w:id="1177"/>
      </w:r>
    </w:p>
    <w:p w14:paraId="769B7D0B" w14:textId="13A0EE81" w:rsidR="00012934" w:rsidRPr="00851F94" w:rsidDel="00BC09ED" w:rsidRDefault="007E7A42" w:rsidP="004D10BF">
      <w:pPr>
        <w:pStyle w:val="af4"/>
        <w:spacing w:line="276" w:lineRule="auto"/>
        <w:ind w:left="0" w:firstLine="0"/>
        <w:jc w:val="both"/>
        <w:rPr>
          <w:del w:id="1178" w:author="Автор" w:date="2026-08-13T15:53:00Z"/>
          <w:color w:val="0D0D0D" w:themeColor="text1" w:themeTint="F2"/>
          <w:highlight w:val="yellow"/>
          <w:u w:color="000000"/>
          <w:bdr w:val="nil"/>
          <w:rPrChange w:id="1179" w:author="Автор" w:date="2026-08-14T16:34:00Z">
            <w:rPr>
              <w:del w:id="1180" w:author="Автор" w:date="2026-08-13T15:53:00Z"/>
              <w:color w:val="0D0D0D" w:themeColor="text1" w:themeTint="F2"/>
              <w:u w:color="000000"/>
              <w:bdr w:val="nil"/>
            </w:rPr>
          </w:rPrChange>
        </w:rPr>
      </w:pPr>
      <w:commentRangeStart w:id="1181"/>
      <w:commentRangeStart w:id="1182"/>
      <w:commentRangeStart w:id="1183"/>
      <w:commentRangeStart w:id="1184"/>
      <w:commentRangeStart w:id="1185"/>
      <w:del w:id="1186" w:author="Автор" w:date="2026-08-13T15:53:00Z">
        <w:r w:rsidRPr="00851F94" w:rsidDel="00BC09ED">
          <w:rPr>
            <w:color w:val="0D0D0D" w:themeColor="text1" w:themeTint="F2"/>
            <w:highlight w:val="yellow"/>
            <w:u w:color="000000"/>
            <w:bdr w:val="nil"/>
            <w:rPrChange w:id="1187" w:author="Автор" w:date="2026-08-14T16:34:00Z">
              <w:rPr>
                <w:color w:val="0D0D0D" w:themeColor="text1" w:themeTint="F2"/>
                <w:u w:color="000000"/>
                <w:bdr w:val="nil"/>
              </w:rPr>
            </w:rPrChange>
          </w:rPr>
          <w:delText>Допускается, что подписание ИЛД и процедуры визита скрининга могут осуществляться в день рандомизации. В этом случае доброволец после ознакомления с планом проведения исследования, беседы с врачом исследователем и подписания ИЛД проходит процедуры скрининга в этот же день.</w:delText>
        </w:r>
        <w:commentRangeEnd w:id="1181"/>
        <w:r w:rsidR="00DC3D02" w:rsidRPr="00851F94" w:rsidDel="00BC09ED">
          <w:rPr>
            <w:rStyle w:val="a8"/>
            <w:highlight w:val="yellow"/>
            <w:rPrChange w:id="1188" w:author="Автор" w:date="2026-08-14T16:34:00Z">
              <w:rPr>
                <w:rStyle w:val="a8"/>
              </w:rPr>
            </w:rPrChange>
          </w:rPr>
          <w:commentReference w:id="1181"/>
        </w:r>
      </w:del>
    </w:p>
    <w:p w14:paraId="4B2F4046" w14:textId="20AF7072" w:rsidR="00012934" w:rsidRPr="00A057BC" w:rsidDel="00AD69F5" w:rsidRDefault="00012934" w:rsidP="004D10BF">
      <w:pPr>
        <w:pBdr>
          <w:top w:val="nil"/>
          <w:left w:val="nil"/>
          <w:bottom w:val="nil"/>
          <w:right w:val="nil"/>
          <w:between w:val="nil"/>
          <w:bar w:val="nil"/>
        </w:pBdr>
        <w:spacing w:line="276" w:lineRule="auto"/>
        <w:jc w:val="both"/>
        <w:rPr>
          <w:del w:id="1189" w:author="Автор" w:date="2026-08-24T17:23:00Z"/>
          <w:color w:val="0D0D0D" w:themeColor="text1" w:themeTint="F2"/>
          <w:u w:color="000000"/>
          <w:bdr w:val="nil"/>
        </w:rPr>
      </w:pPr>
      <w:del w:id="1190" w:author="Автор" w:date="2026-08-24T17:23:00Z">
        <w:r w:rsidRPr="00851F94" w:rsidDel="00AD69F5">
          <w:rPr>
            <w:b/>
            <w:bCs/>
            <w:i/>
            <w:iCs/>
            <w:color w:val="0D0D0D" w:themeColor="text1" w:themeTint="F2"/>
            <w:highlight w:val="yellow"/>
            <w:u w:color="000000"/>
            <w:bdr w:val="nil"/>
            <w:rPrChange w:id="1191" w:author="Автор" w:date="2026-08-14T16:34:00Z">
              <w:rPr>
                <w:b/>
                <w:bCs/>
                <w:i/>
                <w:iCs/>
                <w:color w:val="0D0D0D" w:themeColor="text1" w:themeTint="F2"/>
                <w:u w:color="000000"/>
                <w:bdr w:val="nil"/>
              </w:rPr>
            </w:rPrChange>
          </w:rPr>
          <w:delText xml:space="preserve">Примечание: </w:delText>
        </w:r>
        <w:r w:rsidRPr="00851F94" w:rsidDel="00AD69F5">
          <w:rPr>
            <w:color w:val="0D0D0D" w:themeColor="text1" w:themeTint="F2"/>
            <w:highlight w:val="yellow"/>
            <w:u w:color="000000"/>
            <w:bdr w:val="nil"/>
            <w:rPrChange w:id="1192" w:author="Автор" w:date="2026-08-14T16:34:00Z">
              <w:rPr>
                <w:color w:val="0D0D0D" w:themeColor="text1" w:themeTint="F2"/>
                <w:u w:color="000000"/>
                <w:bdr w:val="nil"/>
              </w:rPr>
            </w:rPrChange>
          </w:rPr>
          <w:delText>исследования могут быть выполнены не в полном объеме в том случае, если доброволец по каким-либо параметрам не удовлетворяет критериям включения/невключения.</w:delText>
        </w:r>
        <w:r w:rsidRPr="00A057BC" w:rsidDel="00AD69F5">
          <w:rPr>
            <w:color w:val="0D0D0D" w:themeColor="text1" w:themeTint="F2"/>
            <w:u w:color="000000"/>
            <w:bdr w:val="nil"/>
          </w:rPr>
          <w:delText xml:space="preserve"> </w:delText>
        </w:r>
        <w:commentRangeEnd w:id="1182"/>
        <w:r w:rsidR="00E40385" w:rsidDel="00AD69F5">
          <w:rPr>
            <w:rStyle w:val="a8"/>
          </w:rPr>
          <w:commentReference w:id="1182"/>
        </w:r>
        <w:commentRangeEnd w:id="1183"/>
        <w:commentRangeEnd w:id="1184"/>
        <w:commentRangeEnd w:id="1185"/>
        <w:r w:rsidR="00AD69F5" w:rsidDel="00AD69F5">
          <w:rPr>
            <w:rStyle w:val="a8"/>
          </w:rPr>
          <w:commentReference w:id="1183"/>
        </w:r>
        <w:r w:rsidR="002B697B" w:rsidDel="00AD69F5">
          <w:rPr>
            <w:rStyle w:val="a8"/>
          </w:rPr>
          <w:commentReference w:id="1184"/>
        </w:r>
        <w:r w:rsidR="00AD69F5" w:rsidDel="00AD69F5">
          <w:rPr>
            <w:rStyle w:val="a8"/>
          </w:rPr>
          <w:commentReference w:id="1185"/>
        </w:r>
      </w:del>
    </w:p>
    <w:p w14:paraId="432D2407" w14:textId="77777777" w:rsidR="00F47CED" w:rsidRPr="00A057BC" w:rsidRDefault="00F47CED" w:rsidP="004D10BF">
      <w:pPr>
        <w:pBdr>
          <w:top w:val="nil"/>
          <w:left w:val="nil"/>
          <w:bottom w:val="nil"/>
          <w:right w:val="nil"/>
          <w:between w:val="nil"/>
          <w:bar w:val="nil"/>
        </w:pBdr>
        <w:spacing w:line="276" w:lineRule="auto"/>
        <w:jc w:val="both"/>
        <w:rPr>
          <w:color w:val="0D0D0D" w:themeColor="text1" w:themeTint="F2"/>
          <w:u w:color="000000"/>
          <w:bdr w:val="nil"/>
        </w:rPr>
      </w:pPr>
    </w:p>
    <w:p w14:paraId="638F7CD8" w14:textId="661F7C01" w:rsidR="009E6F03" w:rsidRPr="00A057BC" w:rsidRDefault="009E6F03" w:rsidP="009E6F03">
      <w:pPr>
        <w:pStyle w:val="aff3"/>
        <w:keepNext/>
      </w:pPr>
      <w:bookmarkStart w:id="1193" w:name="_Toc236834395"/>
      <w:r w:rsidRPr="00A057BC">
        <w:lastRenderedPageBreak/>
        <w:t xml:space="preserve">Таблица </w:t>
      </w:r>
      <w:r w:rsidR="00000000">
        <w:fldChar w:fldCharType="begin"/>
      </w:r>
      <w:r w:rsidR="00000000">
        <w:instrText xml:space="preserve"> SEQ Таблица \* ARABIC </w:instrText>
      </w:r>
      <w:r w:rsidR="00000000">
        <w:fldChar w:fldCharType="separate"/>
      </w:r>
      <w:r w:rsidR="00D23E0D">
        <w:rPr>
          <w:noProof/>
        </w:rPr>
        <w:t>6</w:t>
      </w:r>
      <w:r w:rsidR="00000000">
        <w:rPr>
          <w:noProof/>
        </w:rPr>
        <w:fldChar w:fldCharType="end"/>
      </w:r>
      <w:r w:rsidRPr="00A057BC">
        <w:t>. Перечень лабораторных показателей</w:t>
      </w:r>
      <w:bookmarkEnd w:id="1193"/>
    </w:p>
    <w:tbl>
      <w:tblPr>
        <w:tblStyle w:val="af9"/>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210330" w:rsidRPr="00A057BC" w14:paraId="76DEDB15" w14:textId="77777777" w:rsidTr="00F32F39">
        <w:tc>
          <w:tcPr>
            <w:tcW w:w="4672" w:type="dxa"/>
          </w:tcPr>
          <w:p w14:paraId="37B8D1AB" w14:textId="77777777" w:rsidR="00210330" w:rsidRPr="00A057BC" w:rsidRDefault="00210330" w:rsidP="00F32F39">
            <w:pPr>
              <w:spacing w:before="60" w:line="276" w:lineRule="auto"/>
              <w:rPr>
                <w:color w:val="0D0D0D" w:themeColor="text1" w:themeTint="F2"/>
              </w:rPr>
            </w:pPr>
            <w:r w:rsidRPr="00A057BC">
              <w:rPr>
                <w:color w:val="0D0D0D" w:themeColor="text1" w:themeTint="F2"/>
              </w:rPr>
              <w:t>Тест на содержание наркотических средств и психотропных веществ в моче:</w:t>
            </w:r>
          </w:p>
        </w:tc>
        <w:tc>
          <w:tcPr>
            <w:tcW w:w="4967" w:type="dxa"/>
          </w:tcPr>
          <w:p w14:paraId="485059C6"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амфетамин</w:t>
            </w:r>
          </w:p>
          <w:p w14:paraId="4D90D3CD"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марихуана</w:t>
            </w:r>
          </w:p>
          <w:p w14:paraId="481A3544"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морфин</w:t>
            </w:r>
          </w:p>
          <w:p w14:paraId="307A4AB8"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кокаин</w:t>
            </w:r>
          </w:p>
          <w:p w14:paraId="5E914697"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барбитураты</w:t>
            </w:r>
          </w:p>
          <w:p w14:paraId="064DEF38"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бензодиазепины</w:t>
            </w:r>
          </w:p>
        </w:tc>
      </w:tr>
      <w:tr w:rsidR="00210330" w:rsidRPr="00A057BC" w14:paraId="152318B8" w14:textId="77777777" w:rsidTr="00F32F39">
        <w:tc>
          <w:tcPr>
            <w:tcW w:w="9639" w:type="dxa"/>
            <w:gridSpan w:val="2"/>
          </w:tcPr>
          <w:p w14:paraId="5E87A71E" w14:textId="77777777" w:rsidR="00210330" w:rsidRPr="00A057BC" w:rsidRDefault="00210330" w:rsidP="00F32F39">
            <w:pPr>
              <w:spacing w:before="60" w:line="276" w:lineRule="auto"/>
              <w:rPr>
                <w:color w:val="0D0D0D" w:themeColor="text1" w:themeTint="F2"/>
              </w:rPr>
            </w:pPr>
            <w:r w:rsidRPr="00A057BC">
              <w:rPr>
                <w:color w:val="0D0D0D" w:themeColor="text1" w:themeTint="F2"/>
              </w:rPr>
              <w:t xml:space="preserve">Тест на содержание алкоголя в выдыхаемом воздухе с помощью алкотестера </w:t>
            </w:r>
          </w:p>
        </w:tc>
      </w:tr>
      <w:tr w:rsidR="00210330" w:rsidRPr="00A057BC" w14:paraId="601BD6A7" w14:textId="77777777" w:rsidTr="00F32F39">
        <w:tc>
          <w:tcPr>
            <w:tcW w:w="9639" w:type="dxa"/>
            <w:gridSpan w:val="2"/>
          </w:tcPr>
          <w:p w14:paraId="7E78171E" w14:textId="77777777" w:rsidR="00210330" w:rsidRPr="00A057BC" w:rsidRDefault="00210330" w:rsidP="00F32F39">
            <w:pPr>
              <w:spacing w:before="60" w:line="276" w:lineRule="auto"/>
              <w:contextualSpacing/>
              <w:rPr>
                <w:color w:val="0D0D0D" w:themeColor="text1" w:themeTint="F2"/>
                <w:u w:color="000000"/>
              </w:rPr>
            </w:pPr>
            <w:r w:rsidRPr="00A057BC">
              <w:rPr>
                <w:color w:val="0D0D0D" w:themeColor="text1" w:themeTint="F2"/>
                <w:u w:color="000000"/>
              </w:rPr>
              <w:t>Тест на котинин в моче</w:t>
            </w:r>
          </w:p>
        </w:tc>
      </w:tr>
      <w:tr w:rsidR="00210330" w:rsidRPr="00A057BC" w14:paraId="61EE3096" w14:textId="77777777" w:rsidTr="00F32F39">
        <w:tc>
          <w:tcPr>
            <w:tcW w:w="4672" w:type="dxa"/>
          </w:tcPr>
          <w:p w14:paraId="2706AF25" w14:textId="77777777" w:rsidR="00210330" w:rsidRPr="00A057BC" w:rsidRDefault="00210330" w:rsidP="00F32F39">
            <w:pPr>
              <w:spacing w:before="60" w:line="276" w:lineRule="auto"/>
              <w:rPr>
                <w:color w:val="0D0D0D" w:themeColor="text1" w:themeTint="F2"/>
              </w:rPr>
            </w:pPr>
            <w:r w:rsidRPr="00A057BC">
              <w:rPr>
                <w:color w:val="0D0D0D" w:themeColor="text1" w:themeTint="F2"/>
              </w:rPr>
              <w:t>серологический анализ крови</w:t>
            </w:r>
            <w:r w:rsidRPr="00A057BC">
              <w:rPr>
                <w:color w:val="0D0D0D" w:themeColor="text1" w:themeTint="F2"/>
                <w:lang w:val="en-US"/>
              </w:rPr>
              <w:t>:</w:t>
            </w:r>
          </w:p>
        </w:tc>
        <w:tc>
          <w:tcPr>
            <w:tcW w:w="4967" w:type="dxa"/>
          </w:tcPr>
          <w:p w14:paraId="4679D630"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ВИЧ</w:t>
            </w:r>
          </w:p>
          <w:p w14:paraId="4B1ACEAC"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сифилис</w:t>
            </w:r>
          </w:p>
          <w:p w14:paraId="5E777127"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rFonts w:eastAsia="Calibri"/>
                <w:color w:val="0D0D0D" w:themeColor="text1" w:themeTint="F2"/>
              </w:rPr>
              <w:t>поверхностный антиген вируса гепатита B (HBsAg)</w:t>
            </w:r>
          </w:p>
          <w:p w14:paraId="273CC8C0"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rFonts w:eastAsia="Calibri"/>
                <w:color w:val="0D0D0D" w:themeColor="text1" w:themeTint="F2"/>
              </w:rPr>
              <w:t>антитела к вирусу гепатита C (</w:t>
            </w:r>
            <w:proofErr w:type="spellStart"/>
            <w:r w:rsidRPr="00A057BC">
              <w:rPr>
                <w:rFonts w:eastAsia="Calibri"/>
                <w:color w:val="0D0D0D" w:themeColor="text1" w:themeTint="F2"/>
              </w:rPr>
              <w:t>anti</w:t>
            </w:r>
            <w:proofErr w:type="spellEnd"/>
            <w:r w:rsidRPr="00A057BC">
              <w:rPr>
                <w:rFonts w:eastAsia="Calibri"/>
                <w:color w:val="0D0D0D" w:themeColor="text1" w:themeTint="F2"/>
              </w:rPr>
              <w:t>-HCV)</w:t>
            </w:r>
          </w:p>
        </w:tc>
      </w:tr>
      <w:tr w:rsidR="00210330" w:rsidRPr="00A057BC" w14:paraId="5D1FBB74" w14:textId="77777777" w:rsidTr="00F32F39">
        <w:tc>
          <w:tcPr>
            <w:tcW w:w="4672" w:type="dxa"/>
          </w:tcPr>
          <w:p w14:paraId="09CAC53C" w14:textId="77777777" w:rsidR="00210330" w:rsidRPr="00A057BC" w:rsidRDefault="00210330" w:rsidP="00F32F39">
            <w:pPr>
              <w:spacing w:before="60" w:line="276" w:lineRule="auto"/>
              <w:rPr>
                <w:color w:val="0D0D0D" w:themeColor="text1" w:themeTint="F2"/>
              </w:rPr>
            </w:pPr>
            <w:r w:rsidRPr="00A057BC">
              <w:rPr>
                <w:color w:val="0D0D0D" w:themeColor="text1" w:themeTint="F2"/>
              </w:rPr>
              <w:t>клинический анализ крови:</w:t>
            </w:r>
          </w:p>
        </w:tc>
        <w:tc>
          <w:tcPr>
            <w:tcW w:w="4967" w:type="dxa"/>
          </w:tcPr>
          <w:p w14:paraId="42FD4100"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гемоглобин</w:t>
            </w:r>
          </w:p>
          <w:p w14:paraId="08B36B4E"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гематокрит</w:t>
            </w:r>
          </w:p>
          <w:p w14:paraId="66283BB1"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эритроциты</w:t>
            </w:r>
          </w:p>
          <w:p w14:paraId="3086E386"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лейкоциты</w:t>
            </w:r>
          </w:p>
          <w:p w14:paraId="41D34693" w14:textId="4D6A6D49"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 xml:space="preserve">лейкоцитарная формула </w:t>
            </w:r>
            <w:commentRangeStart w:id="1194"/>
            <w:commentRangeStart w:id="1195"/>
            <w:r w:rsidRPr="00A057BC">
              <w:rPr>
                <w:color w:val="0D0D0D" w:themeColor="text1" w:themeTint="F2"/>
                <w:u w:color="000000"/>
              </w:rPr>
              <w:t>(лимфоциты, базофилы, эозинофилы, моноциты, нейтрофилы п/я и с/я)</w:t>
            </w:r>
            <w:commentRangeEnd w:id="1194"/>
            <w:r w:rsidR="0004662F">
              <w:rPr>
                <w:rStyle w:val="a8"/>
              </w:rPr>
              <w:commentReference w:id="1194"/>
            </w:r>
            <w:commentRangeEnd w:id="1195"/>
            <w:r w:rsidR="004C44C4">
              <w:rPr>
                <w:rStyle w:val="a8"/>
              </w:rPr>
              <w:commentReference w:id="1195"/>
            </w:r>
            <w:ins w:id="1196" w:author="Автор" w:date="2026-08-25T19:36:00Z">
              <w:r w:rsidR="004C44C4">
                <w:rPr>
                  <w:color w:val="0D0D0D" w:themeColor="text1" w:themeTint="F2"/>
                  <w:u w:color="000000"/>
                </w:rPr>
                <w:t xml:space="preserve"> (относительные единицы</w:t>
              </w:r>
            </w:ins>
            <w:ins w:id="1197" w:author="Автор" w:date="2026-08-25T19:37:00Z">
              <w:r w:rsidR="004C44C4">
                <w:rPr>
                  <w:color w:val="0D0D0D" w:themeColor="text1" w:themeTint="F2"/>
                  <w:u w:color="000000"/>
                </w:rPr>
                <w:t xml:space="preserve"> (%)</w:t>
              </w:r>
            </w:ins>
            <w:ins w:id="1198" w:author="Автор" w:date="2026-08-25T19:36:00Z">
              <w:r w:rsidR="004C44C4">
                <w:rPr>
                  <w:color w:val="0D0D0D" w:themeColor="text1" w:themeTint="F2"/>
                  <w:u w:color="000000"/>
                </w:rPr>
                <w:t>)</w:t>
              </w:r>
            </w:ins>
          </w:p>
          <w:p w14:paraId="61474666"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bCs/>
                <w:color w:val="0D0D0D" w:themeColor="text1" w:themeTint="F2"/>
                <w:u w:color="000000"/>
              </w:rPr>
            </w:pPr>
            <w:r w:rsidRPr="00A057BC">
              <w:rPr>
                <w:color w:val="0D0D0D" w:themeColor="text1" w:themeTint="F2"/>
                <w:u w:color="000000"/>
              </w:rPr>
              <w:t>тромбоциты</w:t>
            </w:r>
          </w:p>
          <w:p w14:paraId="06649E76"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bCs/>
                <w:color w:val="0D0D0D" w:themeColor="text1" w:themeTint="F2"/>
                <w:u w:color="000000"/>
              </w:rPr>
            </w:pPr>
            <w:r w:rsidRPr="00A057BC">
              <w:rPr>
                <w:bCs/>
                <w:color w:val="0D0D0D" w:themeColor="text1" w:themeTint="F2"/>
                <w:u w:color="000000"/>
              </w:rPr>
              <w:t>СОЭ</w:t>
            </w:r>
          </w:p>
        </w:tc>
      </w:tr>
      <w:tr w:rsidR="00210330" w:rsidRPr="00A057BC" w14:paraId="4CD9E09D" w14:textId="77777777" w:rsidTr="00F32F39">
        <w:tc>
          <w:tcPr>
            <w:tcW w:w="4672" w:type="dxa"/>
          </w:tcPr>
          <w:p w14:paraId="25673FE3" w14:textId="77777777" w:rsidR="00210330" w:rsidRPr="00A057BC" w:rsidRDefault="00210330" w:rsidP="00F32F39">
            <w:pPr>
              <w:spacing w:before="60" w:line="276" w:lineRule="auto"/>
              <w:rPr>
                <w:color w:val="0D0D0D" w:themeColor="text1" w:themeTint="F2"/>
              </w:rPr>
            </w:pPr>
            <w:r w:rsidRPr="00A057BC">
              <w:rPr>
                <w:color w:val="0D0D0D" w:themeColor="text1" w:themeTint="F2"/>
              </w:rPr>
              <w:t>клинический анализ мочи:</w:t>
            </w:r>
          </w:p>
        </w:tc>
        <w:tc>
          <w:tcPr>
            <w:tcW w:w="4967" w:type="dxa"/>
          </w:tcPr>
          <w:p w14:paraId="050AACC7"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удельный вес / относительная плотность</w:t>
            </w:r>
          </w:p>
          <w:p w14:paraId="05930272"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цвет, прозрачность</w:t>
            </w:r>
          </w:p>
          <w:p w14:paraId="73D19312"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кислотность (pH)</w:t>
            </w:r>
          </w:p>
          <w:p w14:paraId="4A041A91"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глюкоза</w:t>
            </w:r>
          </w:p>
          <w:p w14:paraId="1A7BFE6D"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белок</w:t>
            </w:r>
          </w:p>
          <w:p w14:paraId="21DC5598" w14:textId="77777777" w:rsidR="00210330" w:rsidRDefault="00210330" w:rsidP="00210330">
            <w:pPr>
              <w:numPr>
                <w:ilvl w:val="0"/>
                <w:numId w:val="5"/>
              </w:numPr>
              <w:tabs>
                <w:tab w:val="left" w:pos="23"/>
              </w:tabs>
              <w:suppressAutoHyphens/>
              <w:spacing w:before="60" w:line="276" w:lineRule="auto"/>
              <w:ind w:left="460" w:hanging="357"/>
              <w:contextualSpacing/>
              <w:jc w:val="both"/>
              <w:rPr>
                <w:ins w:id="1199" w:author="Автор" w:date="2026-08-25T19:37:00Z"/>
                <w:color w:val="0D0D0D" w:themeColor="text1" w:themeTint="F2"/>
                <w:u w:color="000000"/>
              </w:rPr>
            </w:pPr>
            <w:r w:rsidRPr="00A057BC">
              <w:rPr>
                <w:color w:val="0D0D0D" w:themeColor="text1" w:themeTint="F2"/>
                <w:u w:color="000000"/>
              </w:rPr>
              <w:t xml:space="preserve">кетоновые тела </w:t>
            </w:r>
          </w:p>
          <w:p w14:paraId="49D52F7D" w14:textId="6CE2A683" w:rsidR="004C44C4" w:rsidRPr="004C44C4" w:rsidRDefault="004C44C4">
            <w:pPr>
              <w:tabs>
                <w:tab w:val="left" w:pos="23"/>
              </w:tabs>
              <w:suppressAutoHyphens/>
              <w:spacing w:before="60" w:line="276" w:lineRule="auto"/>
              <w:ind w:left="103"/>
              <w:contextualSpacing/>
              <w:jc w:val="both"/>
              <w:rPr>
                <w:color w:val="0D0D0D" w:themeColor="text1" w:themeTint="F2"/>
                <w:u w:color="000000"/>
              </w:rPr>
              <w:pPrChange w:id="1200" w:author="Автор" w:date="2026-08-25T19:37:00Z">
                <w:pPr>
                  <w:numPr>
                    <w:numId w:val="5"/>
                  </w:numPr>
                  <w:tabs>
                    <w:tab w:val="left" w:pos="23"/>
                  </w:tabs>
                  <w:suppressAutoHyphens/>
                  <w:spacing w:before="60" w:line="276" w:lineRule="auto"/>
                  <w:ind w:left="460" w:hanging="357"/>
                  <w:contextualSpacing/>
                  <w:jc w:val="both"/>
                </w:pPr>
              </w:pPrChange>
            </w:pPr>
            <w:ins w:id="1201" w:author="Автор" w:date="2026-08-25T19:37:00Z">
              <w:r>
                <w:rPr>
                  <w:color w:val="0D0D0D" w:themeColor="text1" w:themeTint="F2"/>
                  <w:u w:color="000000"/>
                </w:rPr>
                <w:t>Параметры, оцениваемые по результатам микроскопии осадка</w:t>
              </w:r>
              <w:r w:rsidRPr="00767CD6">
                <w:rPr>
                  <w:color w:val="0D0D0D" w:themeColor="text1" w:themeTint="F2"/>
                  <w:u w:color="000000"/>
                  <w:rPrChange w:id="1202" w:author="Автор" w:date="2026-08-25T19:37:00Z">
                    <w:rPr>
                      <w:color w:val="0D0D0D" w:themeColor="text1" w:themeTint="F2"/>
                      <w:u w:color="000000"/>
                      <w:lang w:val="en-US"/>
                    </w:rPr>
                  </w:rPrChange>
                </w:rPr>
                <w:t>:</w:t>
              </w:r>
            </w:ins>
          </w:p>
          <w:p w14:paraId="1CCC7253"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color w:val="0D0D0D" w:themeColor="text1" w:themeTint="F2"/>
                <w:u w:color="000000"/>
              </w:rPr>
            </w:pPr>
            <w:commentRangeStart w:id="1203"/>
            <w:commentRangeStart w:id="1204"/>
            <w:r w:rsidRPr="00A057BC">
              <w:rPr>
                <w:color w:val="0D0D0D" w:themeColor="text1" w:themeTint="F2"/>
                <w:u w:color="000000"/>
              </w:rPr>
              <w:t>лейкоциты</w:t>
            </w:r>
          </w:p>
          <w:p w14:paraId="6A4AA647" w14:textId="77777777" w:rsidR="00210330" w:rsidRPr="00A057BC" w:rsidRDefault="00210330" w:rsidP="00210330">
            <w:pPr>
              <w:numPr>
                <w:ilvl w:val="0"/>
                <w:numId w:val="5"/>
              </w:numPr>
              <w:tabs>
                <w:tab w:val="left" w:pos="23"/>
              </w:tabs>
              <w:suppressAutoHyphens/>
              <w:spacing w:before="60" w:line="276" w:lineRule="auto"/>
              <w:ind w:left="460" w:hanging="357"/>
              <w:contextualSpacing/>
              <w:jc w:val="both"/>
              <w:rPr>
                <w:bCs/>
                <w:color w:val="0D0D0D" w:themeColor="text1" w:themeTint="F2"/>
                <w:u w:color="000000"/>
              </w:rPr>
            </w:pPr>
            <w:r w:rsidRPr="00A057BC">
              <w:rPr>
                <w:color w:val="0D0D0D" w:themeColor="text1" w:themeTint="F2"/>
                <w:u w:color="000000"/>
              </w:rPr>
              <w:t xml:space="preserve">эритроциты </w:t>
            </w:r>
            <w:commentRangeEnd w:id="1203"/>
            <w:r w:rsidR="0004662F">
              <w:rPr>
                <w:rStyle w:val="a8"/>
              </w:rPr>
              <w:commentReference w:id="1203"/>
            </w:r>
            <w:commentRangeEnd w:id="1204"/>
            <w:r w:rsidR="004C44C4">
              <w:rPr>
                <w:rStyle w:val="a8"/>
              </w:rPr>
              <w:commentReference w:id="1204"/>
            </w:r>
          </w:p>
        </w:tc>
      </w:tr>
      <w:tr w:rsidR="00210330" w:rsidRPr="00A057BC" w14:paraId="3C49719E" w14:textId="77777777" w:rsidTr="00F32F39">
        <w:tc>
          <w:tcPr>
            <w:tcW w:w="4672" w:type="dxa"/>
          </w:tcPr>
          <w:p w14:paraId="5D8AB350" w14:textId="77777777" w:rsidR="00210330" w:rsidRPr="00A057BC" w:rsidRDefault="00210330" w:rsidP="00F32F39">
            <w:pPr>
              <w:spacing w:before="60" w:line="276" w:lineRule="auto"/>
              <w:rPr>
                <w:color w:val="0D0D0D" w:themeColor="text1" w:themeTint="F2"/>
              </w:rPr>
            </w:pPr>
            <w:r w:rsidRPr="00A057BC">
              <w:rPr>
                <w:color w:val="0D0D0D" w:themeColor="text1" w:themeTint="F2"/>
              </w:rPr>
              <w:t>биохимический анализ крови:</w:t>
            </w:r>
          </w:p>
        </w:tc>
        <w:tc>
          <w:tcPr>
            <w:tcW w:w="4967" w:type="dxa"/>
          </w:tcPr>
          <w:p w14:paraId="2D0DDA75"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commentRangeStart w:id="1205"/>
            <w:commentRangeStart w:id="1206"/>
            <w:r w:rsidRPr="00A057BC">
              <w:rPr>
                <w:color w:val="0D0D0D" w:themeColor="text1" w:themeTint="F2"/>
                <w:u w:color="000000"/>
              </w:rPr>
              <w:t>креатинин</w:t>
            </w:r>
            <w:commentRangeEnd w:id="1205"/>
            <w:r w:rsidR="005E1799">
              <w:rPr>
                <w:rStyle w:val="a8"/>
              </w:rPr>
              <w:commentReference w:id="1205"/>
            </w:r>
            <w:commentRangeEnd w:id="1206"/>
            <w:r w:rsidR="00A2007A">
              <w:rPr>
                <w:rStyle w:val="a8"/>
              </w:rPr>
              <w:commentReference w:id="1206"/>
            </w:r>
          </w:p>
          <w:p w14:paraId="07827E8B"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мочевина</w:t>
            </w:r>
          </w:p>
          <w:p w14:paraId="343D4B47"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общий белок</w:t>
            </w:r>
          </w:p>
          <w:p w14:paraId="2E7D9FC9"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 xml:space="preserve">общий билирубин </w:t>
            </w:r>
          </w:p>
          <w:p w14:paraId="2467B651"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АСТ</w:t>
            </w:r>
          </w:p>
          <w:p w14:paraId="39CA022A"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АЛТ</w:t>
            </w:r>
          </w:p>
          <w:p w14:paraId="15C1DCB4"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щелочная фосфатаза</w:t>
            </w:r>
          </w:p>
          <w:p w14:paraId="493C97E4"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ГГТП</w:t>
            </w:r>
          </w:p>
          <w:p w14:paraId="349BF001"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lastRenderedPageBreak/>
              <w:t>глюкоза</w:t>
            </w:r>
          </w:p>
          <w:p w14:paraId="5D531899" w14:textId="6C6DCD7A" w:rsidR="00210330" w:rsidRPr="00A057BC" w:rsidRDefault="00AD69F5"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ins w:id="1207" w:author="Автор" w:date="2026-08-24T17:23:00Z">
              <w:r>
                <w:rPr>
                  <w:color w:val="0D0D0D" w:themeColor="text1" w:themeTint="F2"/>
                  <w:u w:color="000000"/>
                </w:rPr>
                <w:t xml:space="preserve">общий </w:t>
              </w:r>
            </w:ins>
            <w:commentRangeStart w:id="1208"/>
            <w:commentRangeStart w:id="1209"/>
            <w:r w:rsidR="00210330" w:rsidRPr="00A057BC">
              <w:rPr>
                <w:color w:val="0D0D0D" w:themeColor="text1" w:themeTint="F2"/>
                <w:u w:color="000000"/>
              </w:rPr>
              <w:t>холестерин</w:t>
            </w:r>
            <w:commentRangeEnd w:id="1208"/>
            <w:r w:rsidR="0004662F">
              <w:rPr>
                <w:rStyle w:val="a8"/>
              </w:rPr>
              <w:commentReference w:id="1208"/>
            </w:r>
            <w:commentRangeEnd w:id="1209"/>
            <w:r>
              <w:rPr>
                <w:rStyle w:val="a8"/>
              </w:rPr>
              <w:commentReference w:id="1209"/>
            </w:r>
          </w:p>
          <w:p w14:paraId="57E3954D"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триглицериды</w:t>
            </w:r>
          </w:p>
          <w:p w14:paraId="50E37E24"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мочевая кислота</w:t>
            </w:r>
          </w:p>
          <w:p w14:paraId="426B1CBF"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калий</w:t>
            </w:r>
          </w:p>
          <w:p w14:paraId="223A93EB" w14:textId="77777777" w:rsidR="00210330" w:rsidRPr="00A057BC" w:rsidRDefault="00210330" w:rsidP="00210330">
            <w:pPr>
              <w:numPr>
                <w:ilvl w:val="0"/>
                <w:numId w:val="6"/>
              </w:numPr>
              <w:tabs>
                <w:tab w:val="left" w:pos="23"/>
              </w:tabs>
              <w:suppressAutoHyphens/>
              <w:spacing w:before="60" w:line="276" w:lineRule="auto"/>
              <w:ind w:left="460" w:hanging="357"/>
              <w:contextualSpacing/>
              <w:jc w:val="both"/>
              <w:rPr>
                <w:color w:val="0D0D0D" w:themeColor="text1" w:themeTint="F2"/>
                <w:u w:color="000000"/>
              </w:rPr>
            </w:pPr>
            <w:r w:rsidRPr="00A057BC">
              <w:rPr>
                <w:color w:val="0D0D0D" w:themeColor="text1" w:themeTint="F2"/>
                <w:u w:color="000000"/>
              </w:rPr>
              <w:t>натрий</w:t>
            </w:r>
          </w:p>
        </w:tc>
      </w:tr>
    </w:tbl>
    <w:p w14:paraId="56C7F266" w14:textId="77777777" w:rsidR="00210330" w:rsidRPr="00A057BC" w:rsidRDefault="00210330" w:rsidP="004D10BF">
      <w:pPr>
        <w:spacing w:line="276" w:lineRule="auto"/>
        <w:jc w:val="both"/>
        <w:rPr>
          <w:color w:val="0D0D0D" w:themeColor="text1" w:themeTint="F2"/>
        </w:rPr>
      </w:pPr>
    </w:p>
    <w:p w14:paraId="5860785C" w14:textId="07F6356C" w:rsidR="007E7A42"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По результатам клинического осмотра, лабораторных тестов, оценки соответствия добровольца критериям включения и отсутствия критериев невключения врач-исследователь делает заключение, на основании которого доброволец допускается или не допускается к исследованию. При проведении исследования со-исследователем, он составляет список добровольцев и передает его лицу, ответственному за исследование (главному исследователю).</w:t>
      </w:r>
    </w:p>
    <w:p w14:paraId="3CC4B735" w14:textId="0E61B892" w:rsidR="00465C6D" w:rsidRPr="00A057BC" w:rsidRDefault="00F47CED" w:rsidP="00465C6D">
      <w:pPr>
        <w:pStyle w:val="3"/>
      </w:pPr>
      <w:bookmarkStart w:id="1210" w:name="_Toc233373551"/>
      <w:r w:rsidRPr="00A057BC">
        <w:rPr>
          <w:bdr w:val="none" w:sz="0" w:space="0" w:color="auto"/>
        </w:rPr>
        <w:t>4.8.</w:t>
      </w:r>
      <w:r w:rsidR="00465C6D" w:rsidRPr="00A057BC">
        <w:t>2</w:t>
      </w:r>
      <w:r w:rsidRPr="00A057BC">
        <w:rPr>
          <w:bdr w:val="none" w:sz="0" w:space="0" w:color="auto"/>
        </w:rPr>
        <w:t xml:space="preserve"> </w:t>
      </w:r>
      <w:commentRangeStart w:id="1211"/>
      <w:commentRangeStart w:id="1212"/>
      <w:r w:rsidR="00340466" w:rsidRPr="00A057BC">
        <w:rPr>
          <w:bdr w:val="none" w:sz="0" w:space="0" w:color="auto"/>
        </w:rPr>
        <w:t xml:space="preserve">I </w:t>
      </w:r>
      <w:r w:rsidR="00010B66" w:rsidRPr="00A057BC">
        <w:rPr>
          <w:bdr w:val="none" w:sz="0" w:space="0" w:color="auto"/>
        </w:rPr>
        <w:t>период</w:t>
      </w:r>
      <w:r w:rsidR="00175E70" w:rsidRPr="00A057BC">
        <w:rPr>
          <w:bdr w:val="none" w:sz="0" w:space="0" w:color="auto"/>
        </w:rPr>
        <w:t xml:space="preserve"> исследования</w:t>
      </w:r>
      <w:bookmarkEnd w:id="1210"/>
      <w:commentRangeEnd w:id="1211"/>
      <w:r w:rsidR="00602478">
        <w:rPr>
          <w:rStyle w:val="a8"/>
          <w:rFonts w:eastAsia="Times New Roman" w:cs="Times New Roman"/>
          <w:b w:val="0"/>
          <w:bdr w:val="none" w:sz="0" w:space="0" w:color="auto"/>
          <w:lang w:eastAsia="ru-RU"/>
        </w:rPr>
        <w:commentReference w:id="1211"/>
      </w:r>
      <w:commentRangeEnd w:id="1212"/>
      <w:r w:rsidR="004C44C4">
        <w:rPr>
          <w:rStyle w:val="a8"/>
          <w:rFonts w:eastAsia="Times New Roman" w:cs="Times New Roman"/>
          <w:b w:val="0"/>
          <w:bdr w:val="none" w:sz="0" w:space="0" w:color="auto"/>
          <w:lang w:eastAsia="ru-RU"/>
        </w:rPr>
        <w:commentReference w:id="1212"/>
      </w:r>
    </w:p>
    <w:p w14:paraId="168DEC03" w14:textId="77777777" w:rsidR="00465C6D" w:rsidRPr="00A057BC" w:rsidRDefault="00465C6D" w:rsidP="00465C6D">
      <w:pPr>
        <w:spacing w:line="276" w:lineRule="auto"/>
        <w:jc w:val="both"/>
        <w:rPr>
          <w:color w:val="0D0D0D" w:themeColor="text1" w:themeTint="F2"/>
        </w:rPr>
      </w:pPr>
      <w:r w:rsidRPr="00A057BC">
        <w:rPr>
          <w:b/>
          <w:bCs/>
          <w:color w:val="0D0D0D" w:themeColor="text1" w:themeTint="F2"/>
          <w:bdr w:val="none" w:sz="0" w:space="0" w:color="auto" w:frame="1"/>
        </w:rPr>
        <w:t xml:space="preserve">I период </w:t>
      </w:r>
      <w:r w:rsidRPr="00A057BC">
        <w:rPr>
          <w:color w:val="0D0D0D" w:themeColor="text1" w:themeTint="F2"/>
          <w:bdr w:val="none" w:sz="0" w:space="0" w:color="auto" w:frame="1"/>
        </w:rPr>
        <w:t>включает госпитализацию не менее, чем за 11 часов до приема препаратов и нахождение в стационаре не менее 24 часов после приема препаратов</w:t>
      </w:r>
      <w:r w:rsidRPr="00A057BC">
        <w:rPr>
          <w:color w:val="0D0D0D" w:themeColor="text1" w:themeTint="F2"/>
        </w:rPr>
        <w:t>.</w:t>
      </w:r>
    </w:p>
    <w:p w14:paraId="5DA3E9D5" w14:textId="78AF54AC" w:rsidR="00465C6D" w:rsidRPr="00A057BC" w:rsidRDefault="00465C6D" w:rsidP="00465C6D">
      <w:pPr>
        <w:spacing w:line="276" w:lineRule="auto"/>
        <w:jc w:val="both"/>
        <w:rPr>
          <w:color w:val="0D0D0D" w:themeColor="text1" w:themeTint="F2"/>
        </w:rPr>
      </w:pPr>
      <w:r w:rsidRPr="00A057BC">
        <w:rPr>
          <w:color w:val="0D0D0D" w:themeColor="text1" w:themeTint="F2"/>
        </w:rPr>
        <w:t xml:space="preserve">Через 36, 48 и 72 часа после приема препарата </w:t>
      </w:r>
      <w:r w:rsidR="007A72F3" w:rsidRPr="00A057BC">
        <w:rPr>
          <w:color w:val="0D0D0D" w:themeColor="text1" w:themeTint="F2"/>
        </w:rPr>
        <w:t>добровольцы</w:t>
      </w:r>
      <w:r w:rsidRPr="00A057BC">
        <w:rPr>
          <w:color w:val="0D0D0D" w:themeColor="text1" w:themeTint="F2"/>
        </w:rPr>
        <w:t xml:space="preserve"> посещают клинический центр для прохождения процедур исследования.</w:t>
      </w:r>
    </w:p>
    <w:p w14:paraId="744E79CD" w14:textId="77777777" w:rsidR="00465C6D" w:rsidRPr="00A057BC" w:rsidRDefault="00465C6D" w:rsidP="00465C6D">
      <w:pPr>
        <w:spacing w:line="276" w:lineRule="auto"/>
        <w:jc w:val="both"/>
        <w:rPr>
          <w:b/>
          <w:bCs/>
          <w:color w:val="0D0D0D" w:themeColor="text1" w:themeTint="F2"/>
          <w:bdr w:val="none" w:sz="0" w:space="0" w:color="auto" w:frame="1"/>
        </w:rPr>
      </w:pPr>
      <w:r w:rsidRPr="00A057BC">
        <w:rPr>
          <w:b/>
          <w:bCs/>
          <w:color w:val="0D0D0D" w:themeColor="text1" w:themeTint="F2"/>
          <w:bdr w:val="none" w:sz="0" w:space="0" w:color="auto" w:frame="1"/>
        </w:rPr>
        <w:t>Процедура госпитализации (День 0, Визит 1) включает в себя:</w:t>
      </w:r>
    </w:p>
    <w:p w14:paraId="61042389"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 xml:space="preserve">оценка соответствия критериям включения/невключения; </w:t>
      </w:r>
    </w:p>
    <w:p w14:paraId="76D4286A"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идентификация добровольцев с помощью документа, удостоверяющего личность (паспорт, водительское удостоверение т.д.);</w:t>
      </w:r>
    </w:p>
    <w:p w14:paraId="441F6F0E"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 xml:space="preserve">физикальный осмотр; </w:t>
      </w:r>
    </w:p>
    <w:p w14:paraId="04F4525E"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 xml:space="preserve">измерение </w:t>
      </w:r>
      <w:r w:rsidRPr="00A057BC">
        <w:rPr>
          <w:bCs/>
          <w:iCs/>
          <w:color w:val="0D0D0D" w:themeColor="text1" w:themeTint="F2"/>
        </w:rPr>
        <w:t>ЖВП:</w:t>
      </w:r>
      <w:r w:rsidRPr="00A057BC">
        <w:rPr>
          <w:color w:val="0D0D0D" w:themeColor="text1" w:themeTint="F2"/>
        </w:rPr>
        <w:t xml:space="preserve"> САД, ДАД, ЧСС, ЧДД и температура тела;</w:t>
      </w:r>
    </w:p>
    <w:p w14:paraId="2C08914E"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тест на наркотические препараты в моче (Таблица 6);</w:t>
      </w:r>
    </w:p>
    <w:p w14:paraId="5FBB16CE" w14:textId="77777777" w:rsidR="00837D58" w:rsidRPr="00A057BC" w:rsidRDefault="00837D58" w:rsidP="00837D58">
      <w:pPr>
        <w:numPr>
          <w:ilvl w:val="0"/>
          <w:numId w:val="3"/>
        </w:numPr>
        <w:spacing w:line="276" w:lineRule="auto"/>
        <w:jc w:val="both"/>
        <w:rPr>
          <w:color w:val="0D0D0D" w:themeColor="text1" w:themeTint="F2"/>
          <w:u w:color="000000"/>
        </w:rPr>
      </w:pPr>
      <w:r w:rsidRPr="00A057BC">
        <w:rPr>
          <w:color w:val="0D0D0D" w:themeColor="text1" w:themeTint="F2"/>
        </w:rPr>
        <w:t>тест на наличие алкоголя в выдыхаемом воздухе с использованием алкотестера;</w:t>
      </w:r>
    </w:p>
    <w:p w14:paraId="2766C2E4"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тест на котинин в моче;</w:t>
      </w:r>
    </w:p>
    <w:p w14:paraId="2C4F6771"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рандомизация;</w:t>
      </w:r>
    </w:p>
    <w:p w14:paraId="7D401FE1"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выдача добровольцу браслета и/или бейджа, которые необходимо носить в течение периода госпитализации;</w:t>
      </w:r>
    </w:p>
    <w:p w14:paraId="20140608" w14:textId="52E11F05"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 xml:space="preserve">осмотр личных вещей для исключения возможности приема </w:t>
      </w:r>
      <w:r w:rsidR="007A72F3" w:rsidRPr="00A057BC">
        <w:rPr>
          <w:color w:val="0D0D0D" w:themeColor="text1" w:themeTint="F2"/>
        </w:rPr>
        <w:t>добровольцем</w:t>
      </w:r>
      <w:r w:rsidRPr="00A057BC">
        <w:rPr>
          <w:color w:val="0D0D0D" w:themeColor="text1" w:themeTint="F2"/>
        </w:rPr>
        <w:t xml:space="preserve"> запрещенных веществ (напитки, продукты, лекарства и т.д. в соответствии с ограничениями исследования);</w:t>
      </w:r>
    </w:p>
    <w:p w14:paraId="3B382E28"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rPr>
        <w:t>проверка отсутствия критериев исключения с момента выдачи добровольцу рандомизационного номера;</w:t>
      </w:r>
    </w:p>
    <w:p w14:paraId="754F98C8" w14:textId="77777777" w:rsidR="00837D58" w:rsidRPr="00A057BC" w:rsidRDefault="00837D58" w:rsidP="00837D58">
      <w:pPr>
        <w:pStyle w:val="afd"/>
        <w:numPr>
          <w:ilvl w:val="0"/>
          <w:numId w:val="3"/>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09A53236" w14:textId="77777777" w:rsidR="00837D58" w:rsidRPr="00A057BC" w:rsidRDefault="00837D58" w:rsidP="00837D58">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СНЯ;</w:t>
      </w:r>
    </w:p>
    <w:p w14:paraId="2183F758" w14:textId="77777777" w:rsidR="00837D58" w:rsidRPr="00A057BC" w:rsidRDefault="00837D58" w:rsidP="00837D58">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НЯ;</w:t>
      </w:r>
    </w:p>
    <w:p w14:paraId="160F4D0F" w14:textId="6C9F2811" w:rsidR="00465C6D" w:rsidRPr="00A057BC" w:rsidRDefault="00837D58" w:rsidP="00837D58">
      <w:pPr>
        <w:numPr>
          <w:ilvl w:val="0"/>
          <w:numId w:val="3"/>
        </w:numPr>
        <w:spacing w:line="276" w:lineRule="auto"/>
        <w:jc w:val="both"/>
        <w:rPr>
          <w:color w:val="0D0D0D" w:themeColor="text1" w:themeTint="F2"/>
          <w:u w:color="000000"/>
        </w:rPr>
      </w:pPr>
      <w:r w:rsidRPr="00A057BC">
        <w:rPr>
          <w:bCs/>
          <w:iCs/>
          <w:color w:val="0D0D0D" w:themeColor="text1" w:themeTint="F2"/>
        </w:rPr>
        <w:t>оценка приверженности добровольца исследованию</w:t>
      </w:r>
      <w:r w:rsidR="00465C6D" w:rsidRPr="00A057BC">
        <w:rPr>
          <w:bCs/>
          <w:iCs/>
          <w:color w:val="0D0D0D" w:themeColor="text1" w:themeTint="F2"/>
        </w:rPr>
        <w:t>.</w:t>
      </w:r>
    </w:p>
    <w:p w14:paraId="640BF524" w14:textId="77777777" w:rsidR="00465C6D" w:rsidRPr="00A057BC" w:rsidRDefault="00465C6D" w:rsidP="00465C6D">
      <w:pPr>
        <w:spacing w:line="276" w:lineRule="auto"/>
        <w:jc w:val="both"/>
        <w:rPr>
          <w:color w:val="0D0D0D" w:themeColor="text1" w:themeTint="F2"/>
          <w:bdr w:val="none" w:sz="0" w:space="0" w:color="auto" w:frame="1"/>
        </w:rPr>
      </w:pPr>
      <w:r w:rsidRPr="00A057BC">
        <w:rPr>
          <w:b/>
          <w:bCs/>
          <w:color w:val="0D0D0D" w:themeColor="text1" w:themeTint="F2"/>
          <w:bdr w:val="none" w:sz="0" w:space="0" w:color="auto" w:frame="1"/>
        </w:rPr>
        <w:t>Процедуры дня приема препарата (День 1) включают в себя:</w:t>
      </w:r>
    </w:p>
    <w:p w14:paraId="683DA7E5" w14:textId="77777777" w:rsidR="00044C6D" w:rsidRPr="00A057BC" w:rsidRDefault="00044C6D" w:rsidP="00044C6D">
      <w:pPr>
        <w:spacing w:line="276" w:lineRule="auto"/>
        <w:rPr>
          <w:bCs/>
          <w:color w:val="0D0D0D" w:themeColor="text1" w:themeTint="F2"/>
          <w:u w:val="single"/>
        </w:rPr>
      </w:pPr>
      <w:r w:rsidRPr="00A057BC">
        <w:rPr>
          <w:bCs/>
          <w:color w:val="0D0D0D" w:themeColor="text1" w:themeTint="F2"/>
          <w:u w:val="single"/>
        </w:rPr>
        <w:t xml:space="preserve">До приема препарата: </w:t>
      </w:r>
    </w:p>
    <w:p w14:paraId="205EFC9F"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установка катетера;</w:t>
      </w:r>
    </w:p>
    <w:p w14:paraId="770E1FF9"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73ED86D8"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rPr>
        <w:lastRenderedPageBreak/>
        <w:t xml:space="preserve">измерение </w:t>
      </w:r>
      <w:r w:rsidRPr="00A057BC">
        <w:rPr>
          <w:bCs/>
          <w:iCs/>
          <w:color w:val="0D0D0D" w:themeColor="text1" w:themeTint="F2"/>
        </w:rPr>
        <w:t>ЖВП:</w:t>
      </w:r>
      <w:r w:rsidRPr="00A057BC">
        <w:rPr>
          <w:color w:val="0D0D0D" w:themeColor="text1" w:themeTint="F2"/>
        </w:rPr>
        <w:t xml:space="preserve"> САД, ДАД, ЧСС, ЧДД и температура тела </w:t>
      </w:r>
      <w:r w:rsidRPr="00A057BC">
        <w:rPr>
          <w:bCs/>
          <w:iCs/>
          <w:color w:val="0D0D0D" w:themeColor="text1" w:themeTint="F2"/>
        </w:rPr>
        <w:t>за 1 час до приема препарата;</w:t>
      </w:r>
    </w:p>
    <w:p w14:paraId="7A5B022E"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до приема препаратов (Таблица 4); </w:t>
      </w:r>
    </w:p>
    <w:p w14:paraId="106F8657"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критериев исключения;</w:t>
      </w:r>
    </w:p>
    <w:p w14:paraId="2181732D"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7E2C4855" w14:textId="77777777" w:rsidR="00044C6D" w:rsidRPr="00A057BC" w:rsidRDefault="00044C6D" w:rsidP="00044C6D">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СНЯ;</w:t>
      </w:r>
    </w:p>
    <w:p w14:paraId="03DFCD8F" w14:textId="77777777" w:rsidR="00044C6D" w:rsidRPr="00A057BC" w:rsidRDefault="00044C6D" w:rsidP="00044C6D">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НЯ;</w:t>
      </w:r>
    </w:p>
    <w:p w14:paraId="3BDD90FC" w14:textId="77777777" w:rsidR="00044C6D" w:rsidRPr="00A057BC" w:rsidRDefault="00044C6D" w:rsidP="00044C6D">
      <w:pPr>
        <w:numPr>
          <w:ilvl w:val="0"/>
          <w:numId w:val="3"/>
        </w:numPr>
        <w:spacing w:line="276" w:lineRule="auto"/>
        <w:jc w:val="both"/>
        <w:rPr>
          <w:color w:val="0D0D0D" w:themeColor="text1" w:themeTint="F2"/>
          <w:u w:color="000000"/>
        </w:rPr>
      </w:pPr>
      <w:r w:rsidRPr="00A057BC">
        <w:rPr>
          <w:bCs/>
          <w:iCs/>
          <w:color w:val="0D0D0D" w:themeColor="text1" w:themeTint="F2"/>
        </w:rPr>
        <w:t>оценка приверженности добровольца исследованию;</w:t>
      </w:r>
    </w:p>
    <w:p w14:paraId="3E0FE991" w14:textId="471E792F" w:rsidR="00044C6D" w:rsidRPr="00A057BC" w:rsidRDefault="00044C6D" w:rsidP="00044C6D">
      <w:pPr>
        <w:numPr>
          <w:ilvl w:val="0"/>
          <w:numId w:val="3"/>
        </w:numPr>
        <w:spacing w:line="276" w:lineRule="auto"/>
        <w:jc w:val="both"/>
        <w:rPr>
          <w:color w:val="0D0D0D" w:themeColor="text1" w:themeTint="F2"/>
          <w:u w:color="000000"/>
        </w:rPr>
      </w:pPr>
      <w:r w:rsidRPr="00A057BC">
        <w:rPr>
          <w:color w:val="0D0D0D" w:themeColor="text1" w:themeTint="F2"/>
          <w:u w:color="000000"/>
        </w:rPr>
        <w:t xml:space="preserve">прием </w:t>
      </w:r>
      <w:r w:rsidR="007A72F3" w:rsidRPr="00A057BC">
        <w:rPr>
          <w:color w:val="0D0D0D" w:themeColor="text1" w:themeTint="F2"/>
          <w:u w:color="000000"/>
        </w:rPr>
        <w:t xml:space="preserve">высококалорийного завтрака </w:t>
      </w:r>
      <w:r w:rsidRPr="00A057BC">
        <w:rPr>
          <w:color w:val="0D0D0D" w:themeColor="text1" w:themeTint="F2"/>
          <w:u w:color="000000"/>
        </w:rPr>
        <w:t xml:space="preserve">(для добровольцев из групп 3 и 4) </w:t>
      </w:r>
      <w:r w:rsidRPr="00A057BC">
        <w:rPr>
          <w:bCs/>
          <w:iCs/>
          <w:color w:val="0D0D0D" w:themeColor="text1" w:themeTint="F2"/>
        </w:rPr>
        <w:t>(Таблица 5)</w:t>
      </w:r>
      <w:r w:rsidRPr="00A057BC">
        <w:rPr>
          <w:color w:val="0D0D0D" w:themeColor="text1" w:themeTint="F2"/>
          <w:u w:color="000000"/>
        </w:rPr>
        <w:t>.</w:t>
      </w:r>
    </w:p>
    <w:p w14:paraId="0380273C" w14:textId="77777777" w:rsidR="00044C6D" w:rsidRPr="00A057BC" w:rsidRDefault="00044C6D" w:rsidP="00044C6D">
      <w:pPr>
        <w:pStyle w:val="afd"/>
        <w:spacing w:line="276" w:lineRule="auto"/>
        <w:ind w:left="0"/>
        <w:rPr>
          <w:bCs/>
          <w:iCs/>
          <w:kern w:val="2"/>
          <w:u w:val="single"/>
        </w:rPr>
      </w:pPr>
      <w:r w:rsidRPr="00A057BC">
        <w:rPr>
          <w:bCs/>
          <w:iCs/>
          <w:kern w:val="2"/>
          <w:u w:val="single"/>
        </w:rPr>
        <w:t>Во время приема препарата:</w:t>
      </w:r>
    </w:p>
    <w:p w14:paraId="666DEE2E"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оценка критериев исключения;</w:t>
      </w:r>
    </w:p>
    <w:p w14:paraId="22573C32"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регистрация жалоб добровольцев;</w:t>
      </w:r>
    </w:p>
    <w:p w14:paraId="07AD09B5"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СНЯ;</w:t>
      </w:r>
    </w:p>
    <w:p w14:paraId="145A196E"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НЯ;</w:t>
      </w:r>
    </w:p>
    <w:p w14:paraId="5F8E5F09" w14:textId="77777777" w:rsidR="00044C6D" w:rsidRPr="00A057BC" w:rsidRDefault="00044C6D" w:rsidP="00044C6D">
      <w:pPr>
        <w:numPr>
          <w:ilvl w:val="0"/>
          <w:numId w:val="3"/>
        </w:numPr>
        <w:spacing w:line="276" w:lineRule="auto"/>
        <w:jc w:val="both"/>
        <w:rPr>
          <w:bCs/>
          <w:color w:val="0D0D0D" w:themeColor="text1" w:themeTint="F2"/>
          <w:u w:val="single"/>
        </w:rPr>
      </w:pPr>
      <w:r w:rsidRPr="00A057BC">
        <w:rPr>
          <w:bCs/>
          <w:iCs/>
          <w:kern w:val="2"/>
        </w:rPr>
        <w:t>оценка приверженности добровольца исследованию.</w:t>
      </w:r>
    </w:p>
    <w:p w14:paraId="73E0C072" w14:textId="77777777" w:rsidR="00044C6D" w:rsidRPr="00A057BC" w:rsidRDefault="00044C6D" w:rsidP="00044C6D">
      <w:pPr>
        <w:spacing w:line="276" w:lineRule="auto"/>
        <w:rPr>
          <w:bCs/>
          <w:color w:val="0D0D0D" w:themeColor="text1" w:themeTint="F2"/>
          <w:u w:val="single"/>
        </w:rPr>
      </w:pPr>
      <w:r w:rsidRPr="00A057BC">
        <w:rPr>
          <w:bCs/>
          <w:color w:val="0D0D0D" w:themeColor="text1" w:themeTint="F2"/>
          <w:u w:val="single"/>
        </w:rPr>
        <w:t xml:space="preserve">После приема препарата: </w:t>
      </w:r>
    </w:p>
    <w:p w14:paraId="1043D000"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проверка отсутствия критериев исключения; </w:t>
      </w:r>
    </w:p>
    <w:p w14:paraId="148F49C6"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после приема препаратов (Таблица 4); </w:t>
      </w:r>
    </w:p>
    <w:p w14:paraId="580DE621"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через 1, 3, 6, 12 часов после приема препарата (после забора крови) в положении сидя; </w:t>
      </w:r>
    </w:p>
    <w:p w14:paraId="2842587B"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осуществление стандартизированных приемов пищи;</w:t>
      </w:r>
    </w:p>
    <w:p w14:paraId="14492E05"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5677264B"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СНЯ;</w:t>
      </w:r>
    </w:p>
    <w:p w14:paraId="3404F918"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rPr>
        <w:t>сбор и регистрация НЯ.</w:t>
      </w:r>
    </w:p>
    <w:p w14:paraId="44DF9F74" w14:textId="45FC5CF5" w:rsidR="00465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оценка приверженности добровольца исследованию. </w:t>
      </w:r>
      <w:r w:rsidR="00465C6D" w:rsidRPr="00A057BC">
        <w:rPr>
          <w:bCs/>
          <w:iCs/>
          <w:color w:val="0D0D0D" w:themeColor="text1" w:themeTint="F2"/>
        </w:rPr>
        <w:t xml:space="preserve"> </w:t>
      </w:r>
    </w:p>
    <w:p w14:paraId="51F4FD08" w14:textId="77777777" w:rsidR="00465C6D" w:rsidRPr="00A057BC" w:rsidRDefault="00465C6D" w:rsidP="00465C6D">
      <w:pPr>
        <w:spacing w:line="276" w:lineRule="auto"/>
        <w:jc w:val="both"/>
        <w:rPr>
          <w:color w:val="0D0D0D" w:themeColor="text1" w:themeTint="F2"/>
          <w:bdr w:val="none" w:sz="0" w:space="0" w:color="auto" w:frame="1"/>
        </w:rPr>
      </w:pPr>
      <w:r w:rsidRPr="00A057BC">
        <w:rPr>
          <w:b/>
          <w:bCs/>
          <w:iCs/>
          <w:color w:val="0D0D0D" w:themeColor="text1" w:themeTint="F2"/>
          <w:bdr w:val="none" w:sz="0" w:space="0" w:color="auto" w:frame="1"/>
        </w:rPr>
        <w:t xml:space="preserve">Процедуры дня выписки из стационара (День 2) </w:t>
      </w:r>
      <w:r w:rsidRPr="00A057BC">
        <w:rPr>
          <w:b/>
          <w:bCs/>
          <w:color w:val="0D0D0D" w:themeColor="text1" w:themeTint="F2"/>
          <w:bdr w:val="none" w:sz="0" w:space="0" w:color="auto" w:frame="1"/>
        </w:rPr>
        <w:t>включают в себя:</w:t>
      </w:r>
    </w:p>
    <w:p w14:paraId="3012114F"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402EC3D7"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w:t>
      </w:r>
    </w:p>
    <w:p w14:paraId="5D1BD529"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отбор пробы крови согласно плану исследования через 24 часа после приема препаратов;</w:t>
      </w:r>
    </w:p>
    <w:p w14:paraId="0FCD7FBB"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удаление </w:t>
      </w:r>
      <w:commentRangeStart w:id="1213"/>
      <w:commentRangeStart w:id="1214"/>
      <w:r w:rsidRPr="00A057BC">
        <w:rPr>
          <w:bCs/>
          <w:iCs/>
          <w:color w:val="0D0D0D" w:themeColor="text1" w:themeTint="F2"/>
        </w:rPr>
        <w:t>катетера;</w:t>
      </w:r>
      <w:commentRangeEnd w:id="1213"/>
      <w:r w:rsidR="0038594C">
        <w:rPr>
          <w:rStyle w:val="a8"/>
        </w:rPr>
        <w:commentReference w:id="1213"/>
      </w:r>
      <w:commentRangeEnd w:id="1214"/>
      <w:r w:rsidR="00282ABF">
        <w:rPr>
          <w:rStyle w:val="a8"/>
        </w:rPr>
        <w:commentReference w:id="1214"/>
      </w:r>
    </w:p>
    <w:p w14:paraId="59A9E9BF"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667922CB"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СНЯ;</w:t>
      </w:r>
    </w:p>
    <w:p w14:paraId="5038C0DA"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rPr>
        <w:t>сбор и регистрация НЯ;</w:t>
      </w:r>
    </w:p>
    <w:p w14:paraId="2C4B55BF"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критериев исключения;</w:t>
      </w:r>
    </w:p>
    <w:p w14:paraId="61253F1A" w14:textId="471F4155" w:rsidR="00044C6D" w:rsidRDefault="00044C6D" w:rsidP="00044C6D">
      <w:pPr>
        <w:pStyle w:val="afd"/>
        <w:numPr>
          <w:ilvl w:val="0"/>
          <w:numId w:val="3"/>
        </w:numPr>
        <w:spacing w:line="276" w:lineRule="auto"/>
        <w:jc w:val="both"/>
        <w:rPr>
          <w:ins w:id="1215" w:author="Автор" w:date="2026-08-25T18:11:00Z"/>
          <w:bCs/>
          <w:iCs/>
          <w:color w:val="0D0D0D" w:themeColor="text1" w:themeTint="F2"/>
        </w:rPr>
      </w:pPr>
      <w:r w:rsidRPr="00A057BC">
        <w:rPr>
          <w:bCs/>
          <w:iCs/>
          <w:color w:val="0D0D0D" w:themeColor="text1" w:themeTint="F2"/>
        </w:rPr>
        <w:t>оценка приверженности добровольца исследованию</w:t>
      </w:r>
      <w:ins w:id="1216" w:author="Автор" w:date="2026-08-25T18:11:00Z">
        <w:r w:rsidR="00A779BB">
          <w:rPr>
            <w:bCs/>
            <w:iCs/>
            <w:color w:val="0D0D0D" w:themeColor="text1" w:themeTint="F2"/>
            <w:lang w:val="en-US"/>
          </w:rPr>
          <w:t>;</w:t>
        </w:r>
      </w:ins>
      <w:del w:id="1217" w:author="Автор" w:date="2026-08-25T18:11:00Z">
        <w:r w:rsidRPr="00A057BC" w:rsidDel="00A779BB">
          <w:rPr>
            <w:bCs/>
            <w:iCs/>
            <w:color w:val="0D0D0D" w:themeColor="text1" w:themeTint="F2"/>
          </w:rPr>
          <w:delText xml:space="preserve">. </w:delText>
        </w:r>
      </w:del>
    </w:p>
    <w:p w14:paraId="575D7F1D" w14:textId="40A6CB7C" w:rsidR="00A779BB" w:rsidRPr="00361523" w:rsidRDefault="00A779BB" w:rsidP="00A779BB">
      <w:pPr>
        <w:pStyle w:val="afd"/>
        <w:numPr>
          <w:ilvl w:val="0"/>
          <w:numId w:val="3"/>
        </w:numPr>
        <w:spacing w:line="276" w:lineRule="auto"/>
        <w:jc w:val="both"/>
        <w:rPr>
          <w:bCs/>
          <w:iCs/>
          <w:color w:val="0D0D0D" w:themeColor="text1" w:themeTint="F2"/>
          <w:rPrChange w:id="1218" w:author="Автор" w:date="2026-08-25T18:11:00Z">
            <w:rPr/>
          </w:rPrChange>
        </w:rPr>
      </w:pPr>
      <w:ins w:id="1219" w:author="Автор" w:date="2026-08-25T18:11:00Z">
        <w:r>
          <w:rPr>
            <w:bCs/>
            <w:iCs/>
            <w:color w:val="0D0D0D" w:themeColor="text1" w:themeTint="F2"/>
          </w:rPr>
          <w:t>выписка из стационара.</w:t>
        </w:r>
      </w:ins>
    </w:p>
    <w:p w14:paraId="24171350" w14:textId="77777777" w:rsidR="00465C6D" w:rsidRPr="00A057BC" w:rsidRDefault="00465C6D" w:rsidP="00465C6D">
      <w:pPr>
        <w:pBdr>
          <w:top w:val="nil"/>
          <w:left w:val="nil"/>
          <w:bottom w:val="nil"/>
          <w:right w:val="nil"/>
          <w:between w:val="nil"/>
          <w:bar w:val="nil"/>
        </w:pBdr>
        <w:spacing w:line="276" w:lineRule="auto"/>
        <w:jc w:val="both"/>
        <w:rPr>
          <w:color w:val="000000"/>
        </w:rPr>
      </w:pPr>
      <w:r w:rsidRPr="00A057BC">
        <w:rPr>
          <w:color w:val="000000"/>
        </w:rPr>
        <w:t>После выполнения всех процедур и взятия образцов крови добровольцы отпускаются домой с последующим посещением центра на амбулаторных визитах.</w:t>
      </w:r>
    </w:p>
    <w:p w14:paraId="244CB403" w14:textId="77777777" w:rsidR="00465C6D" w:rsidRPr="00A057BC" w:rsidRDefault="00465C6D" w:rsidP="00465C6D">
      <w:pPr>
        <w:spacing w:line="276" w:lineRule="auto"/>
        <w:jc w:val="both"/>
        <w:rPr>
          <w:b/>
          <w:bCs/>
          <w:bdr w:val="none" w:sz="0" w:space="0" w:color="auto" w:frame="1"/>
        </w:rPr>
      </w:pPr>
      <w:r w:rsidRPr="00A057BC">
        <w:rPr>
          <w:b/>
          <w:bCs/>
          <w:bdr w:val="none" w:sz="0" w:space="0" w:color="auto" w:frame="1"/>
        </w:rPr>
        <w:t>Процедуры амбулаторного визита 2 (День 2) включают в себя:</w:t>
      </w:r>
    </w:p>
    <w:p w14:paraId="0BFC55A4"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 xml:space="preserve">физикальный осмотр;  </w:t>
      </w:r>
    </w:p>
    <w:p w14:paraId="6A6E3072"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 xml:space="preserve">измерение ЖВП: САД, ДАД, ЧСС, ЧДД и температура тела; </w:t>
      </w:r>
    </w:p>
    <w:p w14:paraId="20456447" w14:textId="5C5BC616" w:rsidR="00044C6D" w:rsidRPr="00A057BC" w:rsidRDefault="00044C6D" w:rsidP="00044C6D">
      <w:pPr>
        <w:pStyle w:val="afd"/>
        <w:numPr>
          <w:ilvl w:val="0"/>
          <w:numId w:val="3"/>
        </w:numPr>
        <w:spacing w:line="276" w:lineRule="auto"/>
        <w:jc w:val="both"/>
        <w:rPr>
          <w:bCs/>
          <w:iCs/>
          <w:kern w:val="2"/>
        </w:rPr>
      </w:pPr>
      <w:r w:rsidRPr="00A057BC">
        <w:rPr>
          <w:bCs/>
          <w:iCs/>
          <w:kern w:val="2"/>
        </w:rPr>
        <w:lastRenderedPageBreak/>
        <w:t xml:space="preserve">тест на </w:t>
      </w:r>
      <w:commentRangeStart w:id="1220"/>
      <w:commentRangeStart w:id="1221"/>
      <w:r w:rsidRPr="00A057BC">
        <w:rPr>
          <w:bCs/>
          <w:iCs/>
          <w:kern w:val="2"/>
        </w:rPr>
        <w:t>котинин</w:t>
      </w:r>
      <w:commentRangeEnd w:id="1220"/>
      <w:r w:rsidR="0038594C">
        <w:rPr>
          <w:rStyle w:val="a8"/>
        </w:rPr>
        <w:commentReference w:id="1220"/>
      </w:r>
      <w:commentRangeEnd w:id="1221"/>
      <w:r w:rsidR="00A779BB">
        <w:rPr>
          <w:rStyle w:val="a8"/>
        </w:rPr>
        <w:commentReference w:id="1221"/>
      </w:r>
      <w:ins w:id="1222" w:author="Автор" w:date="2026-08-25T18:11:00Z">
        <w:r w:rsidR="00A779BB">
          <w:rPr>
            <w:bCs/>
            <w:iCs/>
            <w:kern w:val="2"/>
          </w:rPr>
          <w:t xml:space="preserve"> в моче</w:t>
        </w:r>
      </w:ins>
      <w:r w:rsidRPr="00A057BC">
        <w:rPr>
          <w:bCs/>
          <w:iCs/>
          <w:kern w:val="2"/>
        </w:rPr>
        <w:t>;</w:t>
      </w:r>
    </w:p>
    <w:p w14:paraId="2124A99F" w14:textId="374F2F71" w:rsidR="00044C6D" w:rsidRPr="00A057BC" w:rsidRDefault="00A779BB" w:rsidP="00044C6D">
      <w:pPr>
        <w:pStyle w:val="afd"/>
        <w:numPr>
          <w:ilvl w:val="0"/>
          <w:numId w:val="3"/>
        </w:numPr>
        <w:spacing w:line="276" w:lineRule="auto"/>
        <w:jc w:val="both"/>
        <w:rPr>
          <w:bCs/>
          <w:iCs/>
          <w:kern w:val="2"/>
        </w:rPr>
      </w:pPr>
      <w:ins w:id="1223" w:author="Автор" w:date="2026-08-25T18:12:00Z">
        <w:r w:rsidRPr="0038594C">
          <w:t>тест на наличие алкоголя в выдыхаемом воздухе с использованием алкотестера</w:t>
        </w:r>
      </w:ins>
      <w:del w:id="1224" w:author="Автор" w:date="2026-08-25T18:12:00Z">
        <w:r w:rsidR="00044C6D" w:rsidRPr="00A057BC" w:rsidDel="00A779BB">
          <w:rPr>
            <w:bCs/>
            <w:iCs/>
            <w:kern w:val="2"/>
          </w:rPr>
          <w:delText xml:space="preserve">тест на </w:delText>
        </w:r>
        <w:commentRangeStart w:id="1225"/>
        <w:commentRangeStart w:id="1226"/>
        <w:r w:rsidR="00044C6D" w:rsidRPr="00A057BC" w:rsidDel="00A779BB">
          <w:rPr>
            <w:bCs/>
            <w:iCs/>
            <w:kern w:val="2"/>
          </w:rPr>
          <w:delText>алкоголь</w:delText>
        </w:r>
        <w:commentRangeEnd w:id="1225"/>
        <w:r w:rsidR="0038594C" w:rsidDel="00A779BB">
          <w:rPr>
            <w:rStyle w:val="a8"/>
          </w:rPr>
          <w:commentReference w:id="1225"/>
        </w:r>
        <w:commentRangeEnd w:id="1226"/>
        <w:r w:rsidDel="00A779BB">
          <w:rPr>
            <w:rStyle w:val="a8"/>
          </w:rPr>
          <w:commentReference w:id="1226"/>
        </w:r>
      </w:del>
      <w:r w:rsidR="00044C6D" w:rsidRPr="00A057BC">
        <w:rPr>
          <w:bCs/>
          <w:iCs/>
          <w:kern w:val="2"/>
        </w:rPr>
        <w:t>;</w:t>
      </w:r>
    </w:p>
    <w:p w14:paraId="168C0A96" w14:textId="32D16A25" w:rsidR="00044C6D" w:rsidRPr="00A057BC" w:rsidRDefault="00A779BB" w:rsidP="00044C6D">
      <w:pPr>
        <w:pStyle w:val="afd"/>
        <w:numPr>
          <w:ilvl w:val="0"/>
          <w:numId w:val="3"/>
        </w:numPr>
        <w:spacing w:line="276" w:lineRule="auto"/>
        <w:jc w:val="both"/>
        <w:rPr>
          <w:bCs/>
          <w:iCs/>
          <w:kern w:val="2"/>
        </w:rPr>
      </w:pPr>
      <w:ins w:id="1227" w:author="Автор" w:date="2026-08-25T18:12:00Z">
        <w:r w:rsidRPr="0038594C">
          <w:t>тест на наркотические препараты в моче</w:t>
        </w:r>
        <w:r w:rsidRPr="00A057BC" w:rsidDel="00A779BB">
          <w:rPr>
            <w:rFonts w:ascii="Times New Roman CYR" w:hAnsi="Times New Roman CYR" w:cs="Times New Roman CYR"/>
            <w:color w:val="000000"/>
            <w14:ligatures w14:val="standardContextual"/>
          </w:rPr>
          <w:t xml:space="preserve"> </w:t>
        </w:r>
        <w:r>
          <w:rPr>
            <w:rFonts w:ascii="Times New Roman CYR" w:hAnsi="Times New Roman CYR" w:cs="Times New Roman CYR"/>
            <w:color w:val="000000"/>
            <w14:ligatures w14:val="standardContextual"/>
          </w:rPr>
          <w:t>(таблица 6)</w:t>
        </w:r>
      </w:ins>
      <w:commentRangeStart w:id="1228"/>
      <w:commentRangeStart w:id="1229"/>
      <w:del w:id="1230" w:author="Автор" w:date="2026-08-25T18:12:00Z">
        <w:r w:rsidR="00044C6D" w:rsidRPr="00A057BC" w:rsidDel="00A779BB">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r w:rsidR="00044C6D" w:rsidRPr="00A057BC">
        <w:rPr>
          <w:rFonts w:ascii="Times New Roman CYR" w:hAnsi="Times New Roman CYR" w:cs="Times New Roman CYR"/>
          <w:color w:val="000000"/>
          <w14:ligatures w14:val="standardContextual"/>
        </w:rPr>
        <w:t>;</w:t>
      </w:r>
      <w:commentRangeEnd w:id="1228"/>
      <w:r w:rsidR="0038594C">
        <w:rPr>
          <w:rStyle w:val="a8"/>
        </w:rPr>
        <w:commentReference w:id="1228"/>
      </w:r>
      <w:commentRangeEnd w:id="1229"/>
      <w:r>
        <w:rPr>
          <w:rStyle w:val="a8"/>
        </w:rPr>
        <w:commentReference w:id="1229"/>
      </w:r>
    </w:p>
    <w:p w14:paraId="157EDD75"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отбор пробы крови согласно плану исследования (точка 36 часов);</w:t>
      </w:r>
    </w:p>
    <w:p w14:paraId="3F02977D"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регистрация жалоб добровольцев;</w:t>
      </w:r>
    </w:p>
    <w:p w14:paraId="617A62E9"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СНЯ;</w:t>
      </w:r>
    </w:p>
    <w:p w14:paraId="2F316FF1"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НЯ;</w:t>
      </w:r>
    </w:p>
    <w:p w14:paraId="16A04E97"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оценка наличия критериев исключения;</w:t>
      </w:r>
    </w:p>
    <w:p w14:paraId="1EF3A8C3" w14:textId="77777777" w:rsidR="00044C6D" w:rsidRPr="00A057BC" w:rsidRDefault="00044C6D" w:rsidP="00044C6D">
      <w:pPr>
        <w:pStyle w:val="afd"/>
        <w:numPr>
          <w:ilvl w:val="0"/>
          <w:numId w:val="3"/>
        </w:numPr>
        <w:spacing w:line="276" w:lineRule="auto"/>
        <w:jc w:val="both"/>
        <w:rPr>
          <w:bCs/>
          <w:iCs/>
          <w:kern w:val="2"/>
        </w:rPr>
      </w:pPr>
      <w:r w:rsidRPr="00A057BC">
        <w:rPr>
          <w:bCs/>
          <w:iCs/>
          <w:color w:val="0D0D0D" w:themeColor="text1" w:themeTint="F2"/>
        </w:rPr>
        <w:t>оценка приверженности добровольца исследованию.</w:t>
      </w:r>
    </w:p>
    <w:p w14:paraId="002FC7B8" w14:textId="77777777" w:rsidR="00465C6D" w:rsidRPr="00A057BC" w:rsidRDefault="00465C6D" w:rsidP="00465C6D">
      <w:pPr>
        <w:spacing w:line="276" w:lineRule="auto"/>
        <w:jc w:val="both"/>
        <w:rPr>
          <w:bCs/>
          <w:iCs/>
          <w:color w:val="000000"/>
          <w:u w:color="000000"/>
          <w:bdr w:val="nil"/>
        </w:rPr>
      </w:pPr>
      <w:r w:rsidRPr="00A057BC">
        <w:rPr>
          <w:bCs/>
          <w:iCs/>
          <w:color w:val="000000"/>
          <w:u w:color="000000"/>
          <w:bdr w:val="nil"/>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440D8EC6" w14:textId="77777777" w:rsidR="00465C6D" w:rsidRPr="00A057BC" w:rsidRDefault="00465C6D" w:rsidP="00465C6D">
      <w:pPr>
        <w:spacing w:line="276" w:lineRule="auto"/>
        <w:jc w:val="both"/>
        <w:rPr>
          <w:b/>
          <w:bCs/>
          <w:bdr w:val="none" w:sz="0" w:space="0" w:color="auto" w:frame="1"/>
        </w:rPr>
      </w:pPr>
      <w:r w:rsidRPr="00A057BC">
        <w:rPr>
          <w:b/>
          <w:bCs/>
          <w:bdr w:val="none" w:sz="0" w:space="0" w:color="auto" w:frame="1"/>
        </w:rPr>
        <w:t>Процедуры амбулаторного визита 3 (День 3) включают в себя:</w:t>
      </w:r>
    </w:p>
    <w:p w14:paraId="5E455D4D"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 xml:space="preserve">физикальный осмотр;  </w:t>
      </w:r>
    </w:p>
    <w:p w14:paraId="26193DE6"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измерение ЖВП: САД, ДАД, ЧСС, ЧДД и температура тела;</w:t>
      </w:r>
    </w:p>
    <w:p w14:paraId="31685BC0" w14:textId="279C7398" w:rsidR="00044C6D" w:rsidRPr="00A057BC" w:rsidRDefault="00044C6D" w:rsidP="00044C6D">
      <w:pPr>
        <w:pStyle w:val="afd"/>
        <w:numPr>
          <w:ilvl w:val="0"/>
          <w:numId w:val="3"/>
        </w:numPr>
        <w:spacing w:line="276" w:lineRule="auto"/>
        <w:jc w:val="both"/>
        <w:rPr>
          <w:bCs/>
          <w:iCs/>
          <w:kern w:val="2"/>
        </w:rPr>
      </w:pPr>
      <w:r w:rsidRPr="00A057BC">
        <w:rPr>
          <w:bCs/>
          <w:iCs/>
          <w:kern w:val="2"/>
        </w:rPr>
        <w:t xml:space="preserve">тест на </w:t>
      </w:r>
      <w:commentRangeStart w:id="1231"/>
      <w:commentRangeStart w:id="1232"/>
      <w:r w:rsidRPr="00A057BC">
        <w:rPr>
          <w:bCs/>
          <w:iCs/>
          <w:kern w:val="2"/>
        </w:rPr>
        <w:t>котинин</w:t>
      </w:r>
      <w:commentRangeEnd w:id="1231"/>
      <w:r w:rsidR="0038594C">
        <w:rPr>
          <w:rStyle w:val="a8"/>
        </w:rPr>
        <w:commentReference w:id="1231"/>
      </w:r>
      <w:commentRangeEnd w:id="1232"/>
      <w:r w:rsidR="00A779BB">
        <w:rPr>
          <w:rStyle w:val="a8"/>
        </w:rPr>
        <w:commentReference w:id="1232"/>
      </w:r>
      <w:ins w:id="1233" w:author="Автор" w:date="2026-08-25T18:12:00Z">
        <w:r w:rsidR="00A779BB">
          <w:rPr>
            <w:bCs/>
            <w:iCs/>
            <w:kern w:val="2"/>
          </w:rPr>
          <w:t xml:space="preserve"> в моче</w:t>
        </w:r>
      </w:ins>
      <w:r w:rsidRPr="00A057BC">
        <w:rPr>
          <w:bCs/>
          <w:iCs/>
          <w:kern w:val="2"/>
        </w:rPr>
        <w:t>;</w:t>
      </w:r>
    </w:p>
    <w:p w14:paraId="0B949B43" w14:textId="5B0D6BDA" w:rsidR="00044C6D" w:rsidRPr="00A057BC" w:rsidRDefault="00A779BB" w:rsidP="00044C6D">
      <w:pPr>
        <w:pStyle w:val="afd"/>
        <w:numPr>
          <w:ilvl w:val="0"/>
          <w:numId w:val="3"/>
        </w:numPr>
        <w:spacing w:line="276" w:lineRule="auto"/>
        <w:jc w:val="both"/>
        <w:rPr>
          <w:bCs/>
          <w:iCs/>
          <w:kern w:val="2"/>
        </w:rPr>
      </w:pPr>
      <w:ins w:id="1234" w:author="Автор" w:date="2026-08-25T18:12:00Z">
        <w:r w:rsidRPr="0038594C">
          <w:t>тест на наличие алкоголя в выдыхаемом воздухе с использованием алкотестера</w:t>
        </w:r>
      </w:ins>
      <w:del w:id="1235" w:author="Автор" w:date="2026-08-25T18:12:00Z">
        <w:r w:rsidR="00044C6D" w:rsidRPr="00A057BC" w:rsidDel="00A779BB">
          <w:rPr>
            <w:bCs/>
            <w:iCs/>
            <w:kern w:val="2"/>
          </w:rPr>
          <w:delText>тест на</w:delText>
        </w:r>
      </w:del>
      <w:ins w:id="1236" w:author="Автор" w:date="2026-08-25T18:12:00Z">
        <w:r w:rsidRPr="00361523">
          <w:rPr>
            <w:bCs/>
            <w:iCs/>
            <w:kern w:val="2"/>
            <w:rPrChange w:id="1237" w:author="Автор" w:date="2026-08-25T18:12:00Z">
              <w:rPr>
                <w:bCs/>
                <w:iCs/>
                <w:kern w:val="2"/>
                <w:lang w:val="en-US"/>
              </w:rPr>
            </w:rPrChange>
          </w:rPr>
          <w:t>;</w:t>
        </w:r>
      </w:ins>
      <w:del w:id="1238" w:author="Автор" w:date="2026-08-25T18:12:00Z">
        <w:r w:rsidR="00044C6D" w:rsidRPr="00A057BC" w:rsidDel="00A779BB">
          <w:rPr>
            <w:bCs/>
            <w:iCs/>
            <w:kern w:val="2"/>
          </w:rPr>
          <w:delText xml:space="preserve"> </w:delText>
        </w:r>
        <w:commentRangeStart w:id="1239"/>
        <w:commentRangeStart w:id="1240"/>
        <w:r w:rsidR="00044C6D" w:rsidRPr="00A057BC" w:rsidDel="00A779BB">
          <w:rPr>
            <w:bCs/>
            <w:iCs/>
            <w:kern w:val="2"/>
          </w:rPr>
          <w:delText>алкоголь</w:delText>
        </w:r>
        <w:commentRangeEnd w:id="1239"/>
        <w:r w:rsidR="0038594C" w:rsidDel="00A779BB">
          <w:rPr>
            <w:rStyle w:val="a8"/>
          </w:rPr>
          <w:commentReference w:id="1239"/>
        </w:r>
        <w:commentRangeEnd w:id="1240"/>
        <w:r w:rsidDel="00A779BB">
          <w:rPr>
            <w:rStyle w:val="a8"/>
          </w:rPr>
          <w:commentReference w:id="1240"/>
        </w:r>
        <w:r w:rsidR="00044C6D" w:rsidRPr="00A057BC" w:rsidDel="00A779BB">
          <w:rPr>
            <w:bCs/>
            <w:iCs/>
            <w:kern w:val="2"/>
          </w:rPr>
          <w:delText>;</w:delText>
        </w:r>
      </w:del>
    </w:p>
    <w:p w14:paraId="5F1509E4" w14:textId="3C748EA8" w:rsidR="00044C6D" w:rsidRPr="00A057BC" w:rsidRDefault="00A779BB" w:rsidP="00044C6D">
      <w:pPr>
        <w:pStyle w:val="afd"/>
        <w:numPr>
          <w:ilvl w:val="0"/>
          <w:numId w:val="3"/>
        </w:numPr>
        <w:spacing w:line="276" w:lineRule="auto"/>
        <w:jc w:val="both"/>
        <w:rPr>
          <w:bCs/>
          <w:iCs/>
          <w:kern w:val="2"/>
        </w:rPr>
      </w:pPr>
      <w:ins w:id="1241" w:author="Автор" w:date="2026-08-25T18:12:00Z">
        <w:r w:rsidRPr="0038594C">
          <w:t>тест на наркотические препараты в моче</w:t>
        </w:r>
        <w:r w:rsidRPr="00A057BC" w:rsidDel="00A779BB">
          <w:rPr>
            <w:rFonts w:ascii="Times New Roman CYR" w:hAnsi="Times New Roman CYR" w:cs="Times New Roman CYR"/>
            <w:color w:val="000000"/>
            <w14:ligatures w14:val="standardContextual"/>
          </w:rPr>
          <w:t xml:space="preserve"> </w:t>
        </w:r>
        <w:r>
          <w:rPr>
            <w:rFonts w:ascii="Times New Roman CYR" w:hAnsi="Times New Roman CYR" w:cs="Times New Roman CYR"/>
            <w:color w:val="000000"/>
            <w14:ligatures w14:val="standardContextual"/>
          </w:rPr>
          <w:t>(таблица 6)</w:t>
        </w:r>
      </w:ins>
      <w:commentRangeStart w:id="1242"/>
      <w:commentRangeStart w:id="1243"/>
      <w:del w:id="1244" w:author="Автор" w:date="2026-08-25T18:12:00Z">
        <w:r w:rsidR="00044C6D" w:rsidRPr="00A057BC" w:rsidDel="00A779BB">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r w:rsidR="00044C6D" w:rsidRPr="00A057BC">
        <w:rPr>
          <w:rFonts w:ascii="Times New Roman CYR" w:hAnsi="Times New Roman CYR" w:cs="Times New Roman CYR"/>
          <w:color w:val="000000"/>
          <w14:ligatures w14:val="standardContextual"/>
        </w:rPr>
        <w:t>;</w:t>
      </w:r>
      <w:r w:rsidR="00044C6D" w:rsidRPr="00A057BC">
        <w:rPr>
          <w:bCs/>
          <w:iCs/>
          <w:kern w:val="2"/>
        </w:rPr>
        <w:t xml:space="preserve">  </w:t>
      </w:r>
      <w:commentRangeEnd w:id="1242"/>
      <w:r w:rsidR="0038594C">
        <w:rPr>
          <w:rStyle w:val="a8"/>
        </w:rPr>
        <w:commentReference w:id="1242"/>
      </w:r>
      <w:commentRangeEnd w:id="1243"/>
      <w:r>
        <w:rPr>
          <w:rStyle w:val="a8"/>
        </w:rPr>
        <w:commentReference w:id="1243"/>
      </w:r>
    </w:p>
    <w:p w14:paraId="452964A4"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отбор пробы крови согласно плану исследования (точка 48 часов);</w:t>
      </w:r>
    </w:p>
    <w:p w14:paraId="6006C83C"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регистрация жалоб добровольцев;</w:t>
      </w:r>
    </w:p>
    <w:p w14:paraId="7F3C8BC5"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СНЯ;</w:t>
      </w:r>
    </w:p>
    <w:p w14:paraId="50CB0CEF"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НЯ;</w:t>
      </w:r>
    </w:p>
    <w:p w14:paraId="18BC1D25"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оценка наличия критериев исключения;</w:t>
      </w:r>
    </w:p>
    <w:p w14:paraId="03B6D2A3" w14:textId="77777777" w:rsidR="00044C6D" w:rsidRPr="00A057BC" w:rsidRDefault="00044C6D" w:rsidP="00044C6D">
      <w:pPr>
        <w:pStyle w:val="afd"/>
        <w:numPr>
          <w:ilvl w:val="0"/>
          <w:numId w:val="3"/>
        </w:numPr>
        <w:spacing w:line="276" w:lineRule="auto"/>
        <w:jc w:val="both"/>
        <w:rPr>
          <w:bCs/>
          <w:iCs/>
        </w:rPr>
      </w:pPr>
      <w:r w:rsidRPr="00A057BC">
        <w:rPr>
          <w:bCs/>
          <w:iCs/>
          <w:kern w:val="2"/>
        </w:rPr>
        <w:t>оценка приверженности добровольца исследованию.</w:t>
      </w:r>
    </w:p>
    <w:p w14:paraId="078AAA5D" w14:textId="77777777" w:rsidR="00465C6D" w:rsidRPr="00A057BC" w:rsidRDefault="00465C6D" w:rsidP="00465C6D">
      <w:pPr>
        <w:spacing w:line="276" w:lineRule="auto"/>
        <w:jc w:val="both"/>
        <w:rPr>
          <w:bCs/>
          <w:iCs/>
          <w:color w:val="000000"/>
          <w:u w:color="000000"/>
          <w:bdr w:val="nil"/>
        </w:rPr>
      </w:pPr>
      <w:r w:rsidRPr="00A057BC">
        <w:rPr>
          <w:bCs/>
          <w:iCs/>
          <w:color w:val="000000"/>
          <w:u w:color="000000"/>
          <w:bdr w:val="nil"/>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6DB65CB7" w14:textId="77777777" w:rsidR="00465C6D" w:rsidRPr="00A057BC" w:rsidRDefault="00465C6D" w:rsidP="00465C6D">
      <w:pPr>
        <w:spacing w:line="276" w:lineRule="auto"/>
        <w:jc w:val="both"/>
        <w:rPr>
          <w:b/>
          <w:bCs/>
          <w:bdr w:val="none" w:sz="0" w:space="0" w:color="auto" w:frame="1"/>
        </w:rPr>
      </w:pPr>
      <w:r w:rsidRPr="00A057BC">
        <w:rPr>
          <w:b/>
          <w:bCs/>
          <w:bdr w:val="none" w:sz="0" w:space="0" w:color="auto" w:frame="1"/>
        </w:rPr>
        <w:t>Процедуры амбулаторного визита 4 (День 4) включают в себя:</w:t>
      </w:r>
    </w:p>
    <w:p w14:paraId="70E4C8D3"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 xml:space="preserve">физикальный осмотр;  </w:t>
      </w:r>
    </w:p>
    <w:p w14:paraId="13F94549"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измерение ЖВП: САД, ДАД, ЧСС, ЧДД и температура тела;</w:t>
      </w:r>
    </w:p>
    <w:p w14:paraId="5CE3B418" w14:textId="277DCA88" w:rsidR="00044C6D" w:rsidRPr="00A057BC" w:rsidRDefault="00A779BB" w:rsidP="00044C6D">
      <w:pPr>
        <w:pStyle w:val="afd"/>
        <w:numPr>
          <w:ilvl w:val="0"/>
          <w:numId w:val="3"/>
        </w:numPr>
        <w:spacing w:line="276" w:lineRule="auto"/>
        <w:jc w:val="both"/>
        <w:rPr>
          <w:bCs/>
          <w:iCs/>
          <w:kern w:val="2"/>
        </w:rPr>
      </w:pPr>
      <w:ins w:id="1245" w:author="Автор" w:date="2026-08-25T18:13:00Z">
        <w:r w:rsidRPr="0038594C">
          <w:t>тест на наличие алкоголя в выдыхаемом воздухе с использованием алкотестера</w:t>
        </w:r>
      </w:ins>
      <w:del w:id="1246" w:author="Автор" w:date="2026-08-25T18:13:00Z">
        <w:r w:rsidR="00044C6D" w:rsidRPr="00A057BC" w:rsidDel="00A779BB">
          <w:rPr>
            <w:bCs/>
            <w:iCs/>
            <w:kern w:val="2"/>
          </w:rPr>
          <w:delText xml:space="preserve">тест на </w:delText>
        </w:r>
        <w:commentRangeStart w:id="1247"/>
        <w:commentRangeStart w:id="1248"/>
        <w:r w:rsidR="00044C6D" w:rsidRPr="00A057BC" w:rsidDel="00A779BB">
          <w:rPr>
            <w:bCs/>
            <w:iCs/>
            <w:kern w:val="2"/>
          </w:rPr>
          <w:delText>алкоголь</w:delText>
        </w:r>
        <w:commentRangeEnd w:id="1247"/>
        <w:r w:rsidR="00067DDB" w:rsidDel="00A779BB">
          <w:rPr>
            <w:rStyle w:val="a8"/>
          </w:rPr>
          <w:commentReference w:id="1247"/>
        </w:r>
        <w:commentRangeEnd w:id="1248"/>
        <w:r w:rsidDel="00A779BB">
          <w:rPr>
            <w:rStyle w:val="a8"/>
          </w:rPr>
          <w:commentReference w:id="1248"/>
        </w:r>
      </w:del>
      <w:r w:rsidR="00044C6D" w:rsidRPr="00A057BC">
        <w:rPr>
          <w:bCs/>
          <w:iCs/>
          <w:kern w:val="2"/>
        </w:rPr>
        <w:t>;</w:t>
      </w:r>
    </w:p>
    <w:p w14:paraId="2680EDDD" w14:textId="3EA65398" w:rsidR="00044C6D" w:rsidRPr="00A057BC" w:rsidRDefault="00044C6D" w:rsidP="00044C6D">
      <w:pPr>
        <w:pStyle w:val="afd"/>
        <w:numPr>
          <w:ilvl w:val="0"/>
          <w:numId w:val="3"/>
        </w:numPr>
        <w:spacing w:line="276" w:lineRule="auto"/>
        <w:jc w:val="both"/>
        <w:rPr>
          <w:bCs/>
          <w:iCs/>
          <w:kern w:val="2"/>
        </w:rPr>
      </w:pPr>
      <w:r w:rsidRPr="00A057BC">
        <w:rPr>
          <w:bCs/>
          <w:iCs/>
          <w:kern w:val="2"/>
        </w:rPr>
        <w:t xml:space="preserve">тест на </w:t>
      </w:r>
      <w:commentRangeStart w:id="1249"/>
      <w:commentRangeStart w:id="1250"/>
      <w:r w:rsidRPr="00A057BC">
        <w:rPr>
          <w:bCs/>
          <w:iCs/>
          <w:kern w:val="2"/>
        </w:rPr>
        <w:t>котинин</w:t>
      </w:r>
      <w:commentRangeEnd w:id="1249"/>
      <w:r w:rsidR="00067DDB">
        <w:rPr>
          <w:rStyle w:val="a8"/>
        </w:rPr>
        <w:commentReference w:id="1249"/>
      </w:r>
      <w:commentRangeEnd w:id="1250"/>
      <w:r w:rsidR="00A779BB">
        <w:rPr>
          <w:rStyle w:val="a8"/>
        </w:rPr>
        <w:commentReference w:id="1250"/>
      </w:r>
      <w:ins w:id="1251" w:author="Автор" w:date="2026-08-25T18:13:00Z">
        <w:r w:rsidR="00A779BB">
          <w:rPr>
            <w:bCs/>
            <w:iCs/>
            <w:kern w:val="2"/>
          </w:rPr>
          <w:t xml:space="preserve"> в моче</w:t>
        </w:r>
      </w:ins>
      <w:r w:rsidRPr="00A057BC">
        <w:rPr>
          <w:bCs/>
          <w:iCs/>
          <w:kern w:val="2"/>
        </w:rPr>
        <w:t>;</w:t>
      </w:r>
    </w:p>
    <w:p w14:paraId="3B31F567" w14:textId="6FD07BC9" w:rsidR="00044C6D" w:rsidRPr="00A057BC" w:rsidRDefault="00A779BB" w:rsidP="00044C6D">
      <w:pPr>
        <w:pStyle w:val="afd"/>
        <w:numPr>
          <w:ilvl w:val="0"/>
          <w:numId w:val="3"/>
        </w:numPr>
        <w:spacing w:line="276" w:lineRule="auto"/>
        <w:jc w:val="both"/>
        <w:rPr>
          <w:bCs/>
          <w:iCs/>
          <w:kern w:val="2"/>
        </w:rPr>
      </w:pPr>
      <w:ins w:id="1252" w:author="Автор" w:date="2026-08-25T18:13:00Z">
        <w:r w:rsidRPr="0038594C">
          <w:t>тест на наркотические препараты в моче (Таблица 6)</w:t>
        </w:r>
      </w:ins>
      <w:del w:id="1253" w:author="Автор" w:date="2026-08-25T18:13:00Z">
        <w:r w:rsidR="00044C6D" w:rsidRPr="00A057BC" w:rsidDel="00A779BB">
          <w:rPr>
            <w:rFonts w:ascii="Times New Roman CYR" w:hAnsi="Times New Roman CYR" w:cs="Times New Roman CYR"/>
            <w:color w:val="000000"/>
            <w14:ligatures w14:val="standardContextual"/>
          </w:rPr>
          <w:delText xml:space="preserve">тест на содержание наркотических средств и </w:delText>
        </w:r>
        <w:commentRangeStart w:id="1254"/>
        <w:commentRangeStart w:id="1255"/>
        <w:r w:rsidR="00044C6D" w:rsidRPr="00A057BC" w:rsidDel="00A779BB">
          <w:rPr>
            <w:rFonts w:ascii="Times New Roman CYR" w:hAnsi="Times New Roman CYR" w:cs="Times New Roman CYR"/>
            <w:color w:val="000000"/>
            <w14:ligatures w14:val="standardContextual"/>
          </w:rPr>
          <w:delText>психотропных</w:delText>
        </w:r>
      </w:del>
      <w:commentRangeEnd w:id="1254"/>
      <w:r w:rsidR="00067DDB">
        <w:rPr>
          <w:rStyle w:val="a8"/>
        </w:rPr>
        <w:commentReference w:id="1254"/>
      </w:r>
      <w:commentRangeEnd w:id="1255"/>
      <w:r>
        <w:rPr>
          <w:rStyle w:val="a8"/>
        </w:rPr>
        <w:commentReference w:id="1255"/>
      </w:r>
      <w:del w:id="1256" w:author="Автор" w:date="2026-08-25T18:13:00Z">
        <w:r w:rsidR="00044C6D" w:rsidRPr="00A057BC" w:rsidDel="00A779BB">
          <w:rPr>
            <w:rFonts w:ascii="Times New Roman CYR" w:hAnsi="Times New Roman CYR" w:cs="Times New Roman CYR"/>
            <w:color w:val="000000"/>
            <w14:ligatures w14:val="standardContextual"/>
          </w:rPr>
          <w:delText xml:space="preserve"> веществ</w:delText>
        </w:r>
      </w:del>
      <w:r w:rsidR="00044C6D" w:rsidRPr="00A057BC">
        <w:rPr>
          <w:rFonts w:ascii="Times New Roman CYR" w:hAnsi="Times New Roman CYR" w:cs="Times New Roman CYR"/>
          <w:color w:val="000000"/>
          <w14:ligatures w14:val="standardContextual"/>
        </w:rPr>
        <w:t>;</w:t>
      </w:r>
      <w:r w:rsidR="00044C6D" w:rsidRPr="00A057BC">
        <w:rPr>
          <w:bCs/>
          <w:iCs/>
          <w:kern w:val="2"/>
        </w:rPr>
        <w:t xml:space="preserve">    </w:t>
      </w:r>
    </w:p>
    <w:p w14:paraId="06A03A27"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отбор пробы крови согласно плану исследования (точка 72 часа);</w:t>
      </w:r>
    </w:p>
    <w:p w14:paraId="4BE39374"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регистрация жалоб добровольцев;</w:t>
      </w:r>
    </w:p>
    <w:p w14:paraId="749CA633"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СНЯ;</w:t>
      </w:r>
    </w:p>
    <w:p w14:paraId="38A0E34C"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НЯ;</w:t>
      </w:r>
    </w:p>
    <w:p w14:paraId="0F3C9C53"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оценка наличия критериев исключения;</w:t>
      </w:r>
    </w:p>
    <w:p w14:paraId="2345DB18" w14:textId="77777777" w:rsidR="00044C6D" w:rsidRPr="00A057BC" w:rsidRDefault="00044C6D" w:rsidP="00044C6D">
      <w:pPr>
        <w:pStyle w:val="afd"/>
        <w:numPr>
          <w:ilvl w:val="0"/>
          <w:numId w:val="3"/>
        </w:numPr>
        <w:spacing w:line="276" w:lineRule="auto"/>
        <w:jc w:val="both"/>
        <w:rPr>
          <w:bCs/>
          <w:iCs/>
        </w:rPr>
      </w:pPr>
      <w:r w:rsidRPr="00A057BC">
        <w:rPr>
          <w:bCs/>
          <w:iCs/>
          <w:kern w:val="2"/>
        </w:rPr>
        <w:t>оценка приверженности добровольца исследованию.</w:t>
      </w:r>
    </w:p>
    <w:p w14:paraId="6BC57516" w14:textId="2D6B3A08" w:rsidR="00354ADB" w:rsidRPr="00A057BC" w:rsidRDefault="00465C6D" w:rsidP="00465C6D">
      <w:pPr>
        <w:pBdr>
          <w:top w:val="nil"/>
          <w:left w:val="nil"/>
          <w:bottom w:val="nil"/>
          <w:right w:val="nil"/>
          <w:between w:val="nil"/>
          <w:bar w:val="nil"/>
        </w:pBdr>
        <w:spacing w:line="276" w:lineRule="auto"/>
        <w:jc w:val="both"/>
        <w:rPr>
          <w:b/>
          <w:bCs/>
          <w:i/>
          <w:iCs/>
          <w:color w:val="0D0D0D" w:themeColor="text1" w:themeTint="F2"/>
          <w:u w:color="000000"/>
          <w:bdr w:val="nil"/>
        </w:rPr>
      </w:pPr>
      <w:r w:rsidRPr="00A057BC">
        <w:rPr>
          <w:bCs/>
          <w:iCs/>
          <w:color w:val="000000"/>
          <w:u w:color="000000"/>
          <w:bdr w:val="nil"/>
        </w:rPr>
        <w:lastRenderedPageBreak/>
        <w:t>После выполнения всех процедур и взятия образцов крови добровольцы отпускаются домой, с последующим посещением центра на следующем периоде исследования</w:t>
      </w:r>
      <w:r w:rsidR="00044C6D" w:rsidRPr="00A057BC">
        <w:rPr>
          <w:bCs/>
          <w:iCs/>
          <w:color w:val="000000"/>
          <w:u w:color="000000"/>
          <w:bdr w:val="nil"/>
        </w:rPr>
        <w:t>.</w:t>
      </w:r>
    </w:p>
    <w:p w14:paraId="082713E2" w14:textId="76A67AE4" w:rsidR="00012934" w:rsidRPr="00A057BC" w:rsidRDefault="00012934" w:rsidP="004D10BF">
      <w:pPr>
        <w:pBdr>
          <w:top w:val="nil"/>
          <w:left w:val="nil"/>
          <w:bottom w:val="nil"/>
          <w:right w:val="nil"/>
          <w:between w:val="nil"/>
          <w:bar w:val="nil"/>
        </w:pBdr>
        <w:spacing w:line="276" w:lineRule="auto"/>
        <w:jc w:val="both"/>
        <w:rPr>
          <w:b/>
          <w:bCs/>
          <w:i/>
          <w:iCs/>
          <w:color w:val="0D0D0D" w:themeColor="text1" w:themeTint="F2"/>
          <w:u w:color="000000"/>
          <w:bdr w:val="nil"/>
        </w:rPr>
      </w:pPr>
      <w:r w:rsidRPr="00A057BC">
        <w:rPr>
          <w:b/>
          <w:bCs/>
          <w:i/>
          <w:iCs/>
          <w:color w:val="0D0D0D" w:themeColor="text1" w:themeTint="F2"/>
          <w:u w:color="000000"/>
          <w:bdr w:val="nil"/>
        </w:rPr>
        <w:t>Детальное описание процедур:</w:t>
      </w:r>
    </w:p>
    <w:p w14:paraId="51655625" w14:textId="77777777" w:rsidR="00012934" w:rsidRPr="00A057BC" w:rsidRDefault="00012934" w:rsidP="004D10BF">
      <w:pPr>
        <w:pBdr>
          <w:top w:val="nil"/>
          <w:left w:val="nil"/>
          <w:bottom w:val="nil"/>
          <w:right w:val="nil"/>
          <w:between w:val="nil"/>
          <w:bar w:val="nil"/>
        </w:pBdr>
        <w:spacing w:line="276" w:lineRule="auto"/>
        <w:jc w:val="both"/>
        <w:rPr>
          <w:color w:val="0D0D0D" w:themeColor="text1" w:themeTint="F2"/>
          <w:u w:val="single" w:color="000000"/>
          <w:bdr w:val="nil"/>
        </w:rPr>
      </w:pPr>
      <w:r w:rsidRPr="00A057BC">
        <w:rPr>
          <w:color w:val="0D0D0D" w:themeColor="text1" w:themeTint="F2"/>
          <w:u w:val="single" w:color="000000"/>
          <w:bdr w:val="nil"/>
        </w:rPr>
        <w:t>День приема препаратов</w:t>
      </w:r>
    </w:p>
    <w:p w14:paraId="0E545886" w14:textId="1E340B01" w:rsidR="00012934" w:rsidRPr="00A057BC" w:rsidRDefault="00012934" w:rsidP="004D10BF">
      <w:pPr>
        <w:spacing w:line="276" w:lineRule="auto"/>
        <w:jc w:val="both"/>
        <w:rPr>
          <w:color w:val="0D0D0D" w:themeColor="text1" w:themeTint="F2"/>
          <w:u w:color="000000"/>
          <w:bdr w:val="nil"/>
        </w:rPr>
      </w:pPr>
      <w:r w:rsidRPr="00A057BC">
        <w:rPr>
          <w:color w:val="0D0D0D" w:themeColor="text1" w:themeTint="F2"/>
          <w:u w:color="000000"/>
          <w:bdr w:val="nil"/>
        </w:rPr>
        <w:t xml:space="preserve">В день приема препаратов в одну </w:t>
      </w:r>
      <w:commentRangeStart w:id="1257"/>
      <w:commentRangeStart w:id="1258"/>
      <w:r w:rsidRPr="00A057BC">
        <w:rPr>
          <w:color w:val="0D0D0D" w:themeColor="text1" w:themeTint="F2"/>
          <w:u w:color="000000"/>
          <w:bdr w:val="nil"/>
        </w:rPr>
        <w:t>из вен</w:t>
      </w:r>
      <w:commentRangeEnd w:id="1257"/>
      <w:r w:rsidR="00067DDB">
        <w:rPr>
          <w:rStyle w:val="a8"/>
        </w:rPr>
        <w:commentReference w:id="1257"/>
      </w:r>
      <w:commentRangeEnd w:id="1258"/>
      <w:r w:rsidR="004C44C4">
        <w:rPr>
          <w:rStyle w:val="a8"/>
        </w:rPr>
        <w:commentReference w:id="1258"/>
      </w:r>
      <w:r w:rsidRPr="00A057BC">
        <w:rPr>
          <w:color w:val="0D0D0D" w:themeColor="text1" w:themeTint="F2"/>
          <w:u w:color="000000"/>
          <w:bdr w:val="nil"/>
        </w:rPr>
        <w:t xml:space="preserve"> руки добровольцу устанавливается индивидуальный </w:t>
      </w:r>
      <w:proofErr w:type="spellStart"/>
      <w:r w:rsidRPr="00A057BC">
        <w:rPr>
          <w:color w:val="0D0D0D" w:themeColor="text1" w:themeTint="F2"/>
          <w:u w:color="000000"/>
          <w:bdr w:val="nil"/>
        </w:rPr>
        <w:t>гепаринизированный</w:t>
      </w:r>
      <w:proofErr w:type="spellEnd"/>
      <w:r w:rsidRPr="00A057BC">
        <w:rPr>
          <w:color w:val="0D0D0D" w:themeColor="text1" w:themeTint="F2"/>
          <w:u w:color="000000"/>
          <w:bdr w:val="nil"/>
        </w:rPr>
        <w:t xml:space="preserve"> катетер на срок до </w:t>
      </w:r>
      <w:r w:rsidR="00175E70" w:rsidRPr="00A057BC">
        <w:rPr>
          <w:color w:val="0D0D0D" w:themeColor="text1" w:themeTint="F2"/>
          <w:u w:color="000000"/>
          <w:bdr w:val="nil"/>
        </w:rPr>
        <w:t>24</w:t>
      </w:r>
      <w:r w:rsidRPr="00A057BC">
        <w:rPr>
          <w:color w:val="0D0D0D" w:themeColor="text1" w:themeTint="F2"/>
          <w:u w:color="000000"/>
          <w:bdr w:val="nil"/>
        </w:rPr>
        <w:t xml:space="preserve"> часов (через который в процессе исследования будет проводиться забор крови по заранее представленной схеме). После проведения процедур забора крови </w:t>
      </w:r>
      <w:ins w:id="1259" w:author="Автор" w:date="2026-08-25T18:13:00Z">
        <w:r w:rsidR="00A779BB">
          <w:rPr>
            <w:color w:val="0D0D0D" w:themeColor="text1" w:themeTint="F2"/>
            <w:u w:color="000000"/>
            <w:bdr w:val="nil"/>
          </w:rPr>
          <w:t xml:space="preserve">через 24 часа после приема препарата </w:t>
        </w:r>
      </w:ins>
      <w:r w:rsidRPr="00A057BC">
        <w:rPr>
          <w:color w:val="0D0D0D" w:themeColor="text1" w:themeTint="F2"/>
          <w:u w:color="000000"/>
          <w:bdr w:val="nil"/>
        </w:rPr>
        <w:t xml:space="preserve">катетер </w:t>
      </w:r>
      <w:commentRangeStart w:id="1260"/>
      <w:commentRangeStart w:id="1261"/>
      <w:r w:rsidRPr="00A057BC">
        <w:rPr>
          <w:color w:val="0D0D0D" w:themeColor="text1" w:themeTint="F2"/>
          <w:u w:color="000000"/>
          <w:bdr w:val="nil"/>
        </w:rPr>
        <w:t xml:space="preserve">удаляется. </w:t>
      </w:r>
      <w:commentRangeEnd w:id="1260"/>
      <w:r w:rsidR="00067DDB">
        <w:rPr>
          <w:rStyle w:val="a8"/>
        </w:rPr>
        <w:commentReference w:id="1260"/>
      </w:r>
      <w:commentRangeEnd w:id="1261"/>
      <w:r w:rsidR="00A779BB">
        <w:rPr>
          <w:rStyle w:val="a8"/>
        </w:rPr>
        <w:commentReference w:id="1261"/>
      </w:r>
      <w:r w:rsidRPr="00A057BC">
        <w:rPr>
          <w:color w:val="0D0D0D" w:themeColor="text1" w:themeTint="F2"/>
          <w:u w:color="000000"/>
          <w:bdr w:val="nil"/>
        </w:rPr>
        <w:t xml:space="preserve">При </w:t>
      </w:r>
      <w:commentRangeStart w:id="1262"/>
      <w:commentRangeStart w:id="1263"/>
      <w:r w:rsidRPr="00A057BC">
        <w:rPr>
          <w:color w:val="0D0D0D" w:themeColor="text1" w:themeTint="F2"/>
          <w:u w:color="000000"/>
          <w:bdr w:val="nil"/>
        </w:rPr>
        <w:t>необходимости (в случае тромбоза катетера, выхода катетера из вены и др.) катетер будет переставлен в другую вену.</w:t>
      </w:r>
      <w:ins w:id="1264" w:author="Автор" w:date="2026-08-25T18:14:00Z">
        <w:r w:rsidR="00A779BB">
          <w:rPr>
            <w:color w:val="0D0D0D" w:themeColor="text1" w:themeTint="F2"/>
            <w:u w:color="000000"/>
            <w:bdr w:val="nil"/>
          </w:rPr>
          <w:t xml:space="preserve"> Повторная установка катетера должна быть зарегистрирована в медицинской документации.</w:t>
        </w:r>
      </w:ins>
      <w:r w:rsidRPr="00A057BC">
        <w:rPr>
          <w:color w:val="0D0D0D" w:themeColor="text1" w:themeTint="F2"/>
          <w:u w:color="000000"/>
          <w:bdr w:val="nil"/>
        </w:rPr>
        <w:t xml:space="preserve"> </w:t>
      </w:r>
      <w:commentRangeEnd w:id="1262"/>
      <w:r w:rsidR="00067DDB">
        <w:rPr>
          <w:rStyle w:val="a8"/>
        </w:rPr>
        <w:commentReference w:id="1262"/>
      </w:r>
      <w:commentRangeEnd w:id="1263"/>
      <w:r w:rsidR="00A779BB">
        <w:rPr>
          <w:rStyle w:val="a8"/>
        </w:rPr>
        <w:commentReference w:id="1263"/>
      </w:r>
      <w:r w:rsidRPr="00A057BC">
        <w:rPr>
          <w:color w:val="0D0D0D" w:themeColor="text1" w:themeTint="F2"/>
          <w:u w:color="000000"/>
          <w:bdr w:val="nil"/>
        </w:rPr>
        <w:t>Отбор образцов крови после снятия катетера или при невозможности его установки осуществляется посредством пункции вены</w:t>
      </w:r>
      <w:r w:rsidRPr="00A057BC">
        <w:rPr>
          <w:i/>
          <w:iCs/>
          <w:color w:val="0D0D0D" w:themeColor="text1" w:themeTint="F2"/>
          <w:u w:color="000000"/>
          <w:bdr w:val="nil"/>
        </w:rPr>
        <w:t xml:space="preserve">. </w:t>
      </w:r>
    </w:p>
    <w:p w14:paraId="54D4B537" w14:textId="2ADC4351"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Первая порция крови (исходная, </w:t>
      </w:r>
      <w:r w:rsidR="00991177" w:rsidRPr="00A057BC">
        <w:rPr>
          <w:color w:val="0D0D0D" w:themeColor="text1" w:themeTint="F2"/>
          <w:u w:color="000000"/>
          <w:bdr w:val="nil"/>
        </w:rPr>
        <w:t>т.е.</w:t>
      </w:r>
      <w:r w:rsidRPr="00A057BC">
        <w:rPr>
          <w:color w:val="0D0D0D" w:themeColor="text1" w:themeTint="F2"/>
          <w:u w:color="000000"/>
          <w:bdr w:val="nil"/>
        </w:rPr>
        <w:t xml:space="preserve"> до приема препарата) берется утром</w:t>
      </w:r>
      <w:r w:rsidR="00C56D72" w:rsidRPr="00A057BC">
        <w:rPr>
          <w:color w:val="0D0D0D" w:themeColor="text1" w:themeTint="F2"/>
          <w:u w:color="000000"/>
          <w:bdr w:val="nil"/>
        </w:rPr>
        <w:t xml:space="preserve"> (проба «время 0»)</w:t>
      </w:r>
      <w:r w:rsidRPr="00A057BC">
        <w:rPr>
          <w:color w:val="0D0D0D" w:themeColor="text1" w:themeTint="F2"/>
          <w:u w:color="000000"/>
          <w:bdr w:val="nil"/>
        </w:rPr>
        <w:t>. Допускается отбор пробы</w:t>
      </w:r>
      <w:r w:rsidR="00F10F7A" w:rsidRPr="00A057BC">
        <w:rPr>
          <w:color w:val="0D0D0D" w:themeColor="text1" w:themeTint="F2"/>
          <w:u w:color="000000"/>
          <w:bdr w:val="nil"/>
        </w:rPr>
        <w:t xml:space="preserve"> «</w:t>
      </w:r>
      <w:r w:rsidR="00C56D72" w:rsidRPr="00A057BC">
        <w:rPr>
          <w:color w:val="0D0D0D" w:themeColor="text1" w:themeTint="F2"/>
          <w:u w:color="000000"/>
          <w:bdr w:val="nil"/>
        </w:rPr>
        <w:t xml:space="preserve">время </w:t>
      </w:r>
      <w:r w:rsidR="00F10F7A" w:rsidRPr="00A057BC">
        <w:rPr>
          <w:color w:val="0D0D0D" w:themeColor="text1" w:themeTint="F2"/>
          <w:u w:color="000000"/>
          <w:bdr w:val="nil"/>
        </w:rPr>
        <w:t xml:space="preserve">0» </w:t>
      </w:r>
      <w:r w:rsidRPr="00A057BC">
        <w:rPr>
          <w:color w:val="0D0D0D" w:themeColor="text1" w:themeTint="F2"/>
          <w:u w:color="000000"/>
          <w:bdr w:val="nil"/>
        </w:rPr>
        <w:t>в течение 60 минут до приема препаратов.</w:t>
      </w:r>
    </w:p>
    <w:p w14:paraId="42309C3B" w14:textId="5793777A" w:rsidR="00465C6D" w:rsidRPr="00A057BC" w:rsidRDefault="00465C6D" w:rsidP="00465C6D">
      <w:pPr>
        <w:spacing w:line="276" w:lineRule="auto"/>
        <w:jc w:val="both"/>
      </w:pPr>
      <w:r w:rsidRPr="00A057BC">
        <w:rPr>
          <w:color w:val="0D0D0D" w:themeColor="text1" w:themeTint="F2"/>
          <w:u w:color="000000"/>
          <w:bdr w:val="nil"/>
        </w:rPr>
        <w:t xml:space="preserve">Добровольцы групп 3 и 4, участвующие в части исследования после приема пищи, получат стандартный высококалорийный завтрак за 30 минут до приема препарата и должны будут полностью употребить его в течение 25 минут. Прием препарата будет осуществлен непосредственно после завершения завтрака. </w:t>
      </w:r>
      <w:r w:rsidRPr="00A057BC">
        <w:t>Добровольцы групп 1 и 2, участвующие в части исследования натощак, получат первый прием пищи — стандартный завтрак — через 4 часа после приема препарата (состав стандартного высококалорийного завтрака, требования к срокам и полноте его употребления, а также порядок регистрации фактически употребленного объема пищи и напитков описаны в разделе 4.5 «Режим питания и приема жидкости»).</w:t>
      </w:r>
    </w:p>
    <w:p w14:paraId="39D2FD45" w14:textId="60AC9A04" w:rsidR="00012934" w:rsidRPr="00A057BC" w:rsidRDefault="00991177"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В соответствии со схемой рандомизации</w:t>
      </w:r>
      <w:r w:rsidR="00012934" w:rsidRPr="00A057BC">
        <w:rPr>
          <w:color w:val="0D0D0D" w:themeColor="text1" w:themeTint="F2"/>
          <w:u w:color="000000"/>
          <w:bdr w:val="nil"/>
        </w:rPr>
        <w:t xml:space="preserve"> доброволец принимает исследуемый препарат или препарата сравнения, </w:t>
      </w:r>
      <w:r w:rsidR="004E2608" w:rsidRPr="00A057BC">
        <w:rPr>
          <w:color w:val="0D0D0D" w:themeColor="text1" w:themeTint="F2"/>
          <w:u w:color="000000"/>
          <w:bdr w:val="nil"/>
        </w:rPr>
        <w:t xml:space="preserve">внутрь, </w:t>
      </w:r>
      <w:r w:rsidR="00012934" w:rsidRPr="00A057BC">
        <w:rPr>
          <w:color w:val="0D0D0D" w:themeColor="text1" w:themeTint="F2"/>
          <w:u w:color="000000"/>
          <w:bdr w:val="nil"/>
        </w:rPr>
        <w:t xml:space="preserve">запивая 200 мл </w:t>
      </w:r>
      <w:r w:rsidR="006C2B8A" w:rsidRPr="00A057BC">
        <w:rPr>
          <w:color w:val="0D0D0D" w:themeColor="text1" w:themeTint="F2"/>
        </w:rPr>
        <w:t>питьевой негазированной воды комнатной температуры</w:t>
      </w:r>
      <w:r w:rsidR="00012934" w:rsidRPr="00A057BC">
        <w:rPr>
          <w:color w:val="0D0D0D" w:themeColor="text1" w:themeTint="F2"/>
          <w:u w:color="000000"/>
          <w:bdr w:val="nil"/>
        </w:rPr>
        <w:t xml:space="preserve">. </w:t>
      </w:r>
    </w:p>
    <w:p w14:paraId="6E4B169B" w14:textId="7EB733AD"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Препарат следует принимать целиком, не разжевывая, в положении сидя. </w:t>
      </w:r>
    </w:p>
    <w:p w14:paraId="51AF30A5" w14:textId="44430435"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Время отбора последующих проб соответствует </w:t>
      </w:r>
      <w:commentRangeStart w:id="1265"/>
      <w:commentRangeStart w:id="1266"/>
      <w:r w:rsidRPr="00A057BC">
        <w:rPr>
          <w:color w:val="0D0D0D" w:themeColor="text1" w:themeTint="F2"/>
          <w:u w:color="000000"/>
          <w:bdr w:val="nil"/>
        </w:rPr>
        <w:t>программе исследования</w:t>
      </w:r>
      <w:ins w:id="1267" w:author="Автор" w:date="2026-08-24T17:29:00Z">
        <w:r w:rsidR="00282ABF">
          <w:rPr>
            <w:color w:val="0D0D0D" w:themeColor="text1" w:themeTint="F2"/>
            <w:u w:color="000000"/>
            <w:bdr w:val="nil"/>
          </w:rPr>
          <w:t xml:space="preserve"> (таблица 4)</w:t>
        </w:r>
      </w:ins>
      <w:r w:rsidRPr="00A057BC">
        <w:rPr>
          <w:color w:val="0D0D0D" w:themeColor="text1" w:themeTint="F2"/>
          <w:u w:color="000000"/>
          <w:bdr w:val="nil"/>
        </w:rPr>
        <w:t xml:space="preserve">. </w:t>
      </w:r>
      <w:commentRangeEnd w:id="1265"/>
      <w:r w:rsidR="00625B04">
        <w:rPr>
          <w:rStyle w:val="a8"/>
        </w:rPr>
        <w:commentReference w:id="1265"/>
      </w:r>
      <w:commentRangeEnd w:id="1266"/>
      <w:r w:rsidR="00282ABF">
        <w:rPr>
          <w:rStyle w:val="a8"/>
        </w:rPr>
        <w:commentReference w:id="1266"/>
      </w:r>
    </w:p>
    <w:p w14:paraId="48E9F8FE" w14:textId="564CD33B"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Время приема препарата считается отправной точкой («</w:t>
      </w:r>
      <w:r w:rsidR="00C56D72" w:rsidRPr="00A057BC">
        <w:rPr>
          <w:color w:val="0D0D0D" w:themeColor="text1" w:themeTint="F2"/>
          <w:u w:color="000000"/>
          <w:bdr w:val="nil"/>
        </w:rPr>
        <w:t xml:space="preserve">время </w:t>
      </w:r>
      <w:r w:rsidRPr="00A057BC">
        <w:rPr>
          <w:color w:val="0D0D0D" w:themeColor="text1" w:themeTint="F2"/>
          <w:u w:color="000000"/>
          <w:bdr w:val="nil"/>
        </w:rPr>
        <w:t xml:space="preserve">0») при расчетах времени заборов крови и выполнения процедур для каждого добровольца. </w:t>
      </w:r>
      <w:commentRangeStart w:id="1268"/>
      <w:commentRangeStart w:id="1269"/>
      <w:r w:rsidRPr="00A057BC">
        <w:rPr>
          <w:color w:val="0D0D0D" w:themeColor="text1" w:themeTint="F2"/>
          <w:u w:color="000000"/>
          <w:bdr w:val="nil"/>
        </w:rPr>
        <w:t xml:space="preserve">Пробирки для отбора проб должны быть маркированы следующим образом: </w:t>
      </w:r>
      <w:ins w:id="1270" w:author="Автор" w:date="2026-08-24T17:30:00Z">
        <w:r w:rsidR="00282ABF" w:rsidRPr="00A057BC">
          <w:rPr>
            <w:color w:val="0D0D0D" w:themeColor="text1" w:themeTint="F2"/>
          </w:rPr>
          <w:t>номер протокола исследования, номер периода исследования, индивидуальный номер добровольца, номер пробы</w:t>
        </w:r>
      </w:ins>
      <w:del w:id="1271" w:author="Автор" w:date="2026-08-24T17:30:00Z">
        <w:r w:rsidRPr="00A057BC" w:rsidDel="00282ABF">
          <w:rPr>
            <w:color w:val="0D0D0D" w:themeColor="text1" w:themeTint="F2"/>
            <w:u w:color="000000"/>
            <w:bdr w:val="nil"/>
          </w:rPr>
          <w:delText xml:space="preserve">номер протокола исследования, индивидуальный </w:delText>
        </w:r>
        <w:r w:rsidR="00465C6D" w:rsidRPr="00A057BC" w:rsidDel="00282ABF">
          <w:rPr>
            <w:color w:val="0D0D0D" w:themeColor="text1" w:themeTint="F2"/>
            <w:u w:color="000000"/>
            <w:bdr w:val="nil"/>
          </w:rPr>
          <w:delText xml:space="preserve">(рандомизационный) </w:delText>
        </w:r>
        <w:r w:rsidRPr="00A057BC" w:rsidDel="00282ABF">
          <w:rPr>
            <w:color w:val="0D0D0D" w:themeColor="text1" w:themeTint="F2"/>
            <w:u w:color="000000"/>
            <w:bdr w:val="nil"/>
          </w:rPr>
          <w:delText xml:space="preserve">номер добровольца, </w:delText>
        </w:r>
        <w:r w:rsidR="00465C6D" w:rsidRPr="00A057BC" w:rsidDel="00282ABF">
          <w:rPr>
            <w:color w:val="0D0D0D" w:themeColor="text1" w:themeTint="F2"/>
            <w:u w:color="000000"/>
            <w:bdr w:val="nil"/>
          </w:rPr>
          <w:delText xml:space="preserve">порядковый </w:delText>
        </w:r>
        <w:r w:rsidRPr="00A057BC" w:rsidDel="00282ABF">
          <w:rPr>
            <w:color w:val="0D0D0D" w:themeColor="text1" w:themeTint="F2"/>
            <w:u w:color="000000"/>
            <w:bdr w:val="nil"/>
          </w:rPr>
          <w:delText>номер пробы</w:delText>
        </w:r>
      </w:del>
      <w:r w:rsidRPr="00A057BC">
        <w:rPr>
          <w:color w:val="0D0D0D" w:themeColor="text1" w:themeTint="F2"/>
          <w:u w:color="000000"/>
          <w:bdr w:val="nil"/>
        </w:rPr>
        <w:t xml:space="preserve">. </w:t>
      </w:r>
      <w:commentRangeEnd w:id="1268"/>
      <w:r w:rsidR="00625B04">
        <w:rPr>
          <w:rStyle w:val="a8"/>
        </w:rPr>
        <w:commentReference w:id="1268"/>
      </w:r>
      <w:commentRangeEnd w:id="1269"/>
      <w:r w:rsidR="00282ABF">
        <w:rPr>
          <w:rStyle w:val="a8"/>
        </w:rPr>
        <w:commentReference w:id="1269"/>
      </w:r>
    </w:p>
    <w:p w14:paraId="0CF89CA7" w14:textId="11E4545F" w:rsidR="00012934" w:rsidRPr="00A057BC" w:rsidRDefault="00012934" w:rsidP="004D10BF">
      <w:pPr>
        <w:pBdr>
          <w:top w:val="nil"/>
          <w:left w:val="nil"/>
          <w:bottom w:val="nil"/>
          <w:right w:val="nil"/>
          <w:between w:val="nil"/>
          <w:bar w:val="nil"/>
        </w:pBdr>
        <w:spacing w:line="276" w:lineRule="auto"/>
        <w:jc w:val="both"/>
        <w:rPr>
          <w:bCs/>
          <w:color w:val="0D0D0D" w:themeColor="text1" w:themeTint="F2"/>
          <w:u w:val="single"/>
          <w:bdr w:val="nil"/>
        </w:rPr>
      </w:pPr>
      <w:r w:rsidRPr="00A057BC">
        <w:rPr>
          <w:bCs/>
          <w:color w:val="0D0D0D" w:themeColor="text1" w:themeTint="F2"/>
          <w:u w:val="single"/>
          <w:bdr w:val="nil"/>
        </w:rPr>
        <w:t>На протяжении исследования</w:t>
      </w:r>
    </w:p>
    <w:p w14:paraId="389E714F" w14:textId="744073D8"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Во время госпитализации добровольцы будут находиться под постоянным медицинским наблюдением, включающим измерение САД, ДАД, </w:t>
      </w:r>
      <w:r w:rsidR="00465C6D" w:rsidRPr="00A057BC">
        <w:rPr>
          <w:color w:val="0D0D0D" w:themeColor="text1" w:themeTint="F2"/>
          <w:u w:color="000000"/>
          <w:bdr w:val="nil"/>
        </w:rPr>
        <w:t xml:space="preserve">ЧСС, </w:t>
      </w:r>
      <w:r w:rsidRPr="00A057BC">
        <w:rPr>
          <w:color w:val="0D0D0D" w:themeColor="text1" w:themeTint="F2"/>
          <w:u w:color="000000"/>
          <w:bdr w:val="nil"/>
        </w:rPr>
        <w:t xml:space="preserve">ЧДД и температуры тела с частотой </w:t>
      </w:r>
      <w:r w:rsidR="00175E70" w:rsidRPr="00A057BC">
        <w:rPr>
          <w:color w:val="0D0D0D" w:themeColor="text1" w:themeTint="F2"/>
          <w:u w:color="000000"/>
          <w:bdr w:val="nil"/>
        </w:rPr>
        <w:t>6</w:t>
      </w:r>
      <w:r w:rsidRPr="00A057BC">
        <w:rPr>
          <w:color w:val="0D0D0D" w:themeColor="text1" w:themeTint="F2"/>
          <w:u w:color="000000"/>
          <w:bdr w:val="nil"/>
        </w:rPr>
        <w:t xml:space="preserve"> раз в день приема препаратов: за 1 час до приема препарата и через 1, </w:t>
      </w:r>
      <w:r w:rsidR="00175E70" w:rsidRPr="00A057BC">
        <w:rPr>
          <w:color w:val="0D0D0D" w:themeColor="text1" w:themeTint="F2"/>
          <w:u w:color="000000"/>
          <w:bdr w:val="nil"/>
        </w:rPr>
        <w:t>3</w:t>
      </w:r>
      <w:r w:rsidRPr="00A057BC">
        <w:rPr>
          <w:color w:val="0D0D0D" w:themeColor="text1" w:themeTint="F2"/>
          <w:u w:color="000000"/>
          <w:bdr w:val="nil"/>
        </w:rPr>
        <w:t xml:space="preserve">, </w:t>
      </w:r>
      <w:r w:rsidR="00175E70" w:rsidRPr="00A057BC">
        <w:rPr>
          <w:color w:val="0D0D0D" w:themeColor="text1" w:themeTint="F2"/>
          <w:u w:color="000000"/>
          <w:bdr w:val="nil"/>
        </w:rPr>
        <w:t>6</w:t>
      </w:r>
      <w:r w:rsidRPr="00A057BC">
        <w:rPr>
          <w:color w:val="0D0D0D" w:themeColor="text1" w:themeTint="F2"/>
          <w:u w:color="000000"/>
          <w:bdr w:val="nil"/>
        </w:rPr>
        <w:t xml:space="preserve">, </w:t>
      </w:r>
      <w:r w:rsidR="00175E70" w:rsidRPr="00A057BC">
        <w:rPr>
          <w:color w:val="0D0D0D" w:themeColor="text1" w:themeTint="F2"/>
          <w:u w:color="000000"/>
          <w:bdr w:val="nil"/>
        </w:rPr>
        <w:t>12</w:t>
      </w:r>
      <w:r w:rsidRPr="00A057BC">
        <w:rPr>
          <w:color w:val="0D0D0D" w:themeColor="text1" w:themeTint="F2"/>
          <w:u w:color="000000"/>
          <w:bdr w:val="nil"/>
        </w:rPr>
        <w:t xml:space="preserve"> и </w:t>
      </w:r>
      <w:r w:rsidR="00175E70" w:rsidRPr="00A057BC">
        <w:rPr>
          <w:color w:val="0D0D0D" w:themeColor="text1" w:themeTint="F2"/>
          <w:u w:color="000000"/>
          <w:bdr w:val="nil"/>
        </w:rPr>
        <w:t>24</w:t>
      </w:r>
      <w:r w:rsidRPr="00A057BC">
        <w:rPr>
          <w:color w:val="0D0D0D" w:themeColor="text1" w:themeTint="F2"/>
          <w:u w:color="000000"/>
          <w:bdr w:val="nil"/>
        </w:rPr>
        <w:t xml:space="preserve"> часов (после процедуры забора крови), а также при ухудшении самочувствия добровольца. Оценка СНЯ проводится на протяжении всего периода наблюдения за добровольцем</w:t>
      </w:r>
      <w:r w:rsidR="00E32E31" w:rsidRPr="00A057BC">
        <w:rPr>
          <w:color w:val="0D0D0D" w:themeColor="text1" w:themeTint="F2"/>
          <w:u w:color="000000"/>
          <w:bdr w:val="nil"/>
        </w:rPr>
        <w:t>, НЯ – после приема препарата</w:t>
      </w:r>
      <w:r w:rsidRPr="00A057BC">
        <w:rPr>
          <w:color w:val="0D0D0D" w:themeColor="text1" w:themeTint="F2"/>
          <w:u w:color="000000"/>
          <w:bdr w:val="nil"/>
        </w:rPr>
        <w:t xml:space="preserve">. </w:t>
      </w:r>
    </w:p>
    <w:p w14:paraId="6F79A7C6" w14:textId="771BCB39" w:rsidR="00465C6D"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Добровольцы принимают стандартный ужин не менее чем за 10 часов до приема препарата, </w:t>
      </w:r>
      <w:r w:rsidR="007F555D" w:rsidRPr="00A057BC">
        <w:rPr>
          <w:color w:val="0D0D0D" w:themeColor="text1" w:themeTint="F2"/>
          <w:u w:color="000000"/>
          <w:bdr w:val="nil"/>
        </w:rPr>
        <w:t xml:space="preserve">стандартный </w:t>
      </w:r>
      <w:r w:rsidRPr="00A057BC">
        <w:rPr>
          <w:color w:val="0D0D0D" w:themeColor="text1" w:themeTint="F2"/>
          <w:u w:color="000000"/>
          <w:bdr w:val="nil"/>
        </w:rPr>
        <w:t xml:space="preserve">завтрак </w:t>
      </w:r>
      <w:r w:rsidR="00465C6D" w:rsidRPr="00A057BC">
        <w:rPr>
          <w:color w:val="0D0D0D" w:themeColor="text1" w:themeTint="F2"/>
          <w:u w:color="000000"/>
          <w:bdr w:val="nil"/>
        </w:rPr>
        <w:t>в соответствии с группой отнесения – добровольцы 1 и 2 групп – через 4 часа после приема препарата, добровольцы 3 и 4 групп – за 30 минут до приема препарата.</w:t>
      </w:r>
    </w:p>
    <w:p w14:paraId="7A4FF844" w14:textId="3A8C7B10" w:rsidR="00465C6D" w:rsidRPr="00A057BC" w:rsidRDefault="00465C6D" w:rsidP="00465C6D">
      <w:pPr>
        <w:pBdr>
          <w:top w:val="nil"/>
          <w:left w:val="nil"/>
          <w:bottom w:val="nil"/>
          <w:right w:val="nil"/>
          <w:between w:val="nil"/>
          <w:bar w:val="nil"/>
        </w:pBdr>
        <w:spacing w:line="276" w:lineRule="auto"/>
        <w:jc w:val="both"/>
        <w:rPr>
          <w:color w:val="0D0D0D" w:themeColor="text1" w:themeTint="F2"/>
          <w:u w:color="000000"/>
          <w:bdr w:val="nil"/>
        </w:rPr>
      </w:pPr>
      <w:r w:rsidRPr="00A057BC">
        <w:lastRenderedPageBreak/>
        <w:t xml:space="preserve">Последующие приемы пищи будут осуществляться в одинаковое время относительно приема препарата во всех группах: обед — через 6 часов, полдник — через 8 часов, ужин — через 11 часов после приема препарата. </w:t>
      </w:r>
      <w:r w:rsidRPr="00A057BC">
        <w:rPr>
          <w:color w:val="0D0D0D" w:themeColor="text1" w:themeTint="F2"/>
          <w:u w:color="000000"/>
          <w:bdr w:val="nil"/>
        </w:rPr>
        <w:t>График приемов пищи и воды представлен в Таблице 7.</w:t>
      </w:r>
    </w:p>
    <w:p w14:paraId="316DB7D8" w14:textId="16B065CF"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 </w:t>
      </w:r>
      <w:r w:rsidRPr="00A057BC">
        <w:rPr>
          <w:color w:val="0D0D0D" w:themeColor="text1" w:themeTint="F2"/>
        </w:rPr>
        <w:t>Все приемы пищи в клиническом центре должны соответствовать ограничениям.</w:t>
      </w:r>
      <w:r w:rsidRPr="00A057BC">
        <w:rPr>
          <w:color w:val="0D0D0D" w:themeColor="text1" w:themeTint="F2"/>
          <w:u w:color="000000"/>
          <w:bdr w:val="nil"/>
        </w:rPr>
        <w:t xml:space="preserve"> </w:t>
      </w:r>
      <w:r w:rsidR="00465C6D" w:rsidRPr="00A057BC">
        <w:t xml:space="preserve">Меню и состав всех приемов пищи должны быть утверждены до начала первого периода исследования </w:t>
      </w:r>
      <w:r w:rsidR="00044C6D" w:rsidRPr="00A057BC">
        <w:t xml:space="preserve">для групп добровольцев 1-2 и 3-4 </w:t>
      </w:r>
      <w:r w:rsidR="00465C6D" w:rsidRPr="00A057BC">
        <w:t>и оставаться одинаковыми в соответствующих периодах для добровольцев</w:t>
      </w:r>
      <w:r w:rsidR="00044C6D" w:rsidRPr="00A057BC">
        <w:t xml:space="preserve"> исследования</w:t>
      </w:r>
      <w:r w:rsidRPr="00A057BC">
        <w:rPr>
          <w:color w:val="0D0D0D" w:themeColor="text1" w:themeTint="F2"/>
          <w:u w:color="000000"/>
          <w:bdr w:val="nil"/>
        </w:rPr>
        <w:t>.</w:t>
      </w:r>
    </w:p>
    <w:p w14:paraId="5932B2A2" w14:textId="78F9B027"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Не допускается употребление любой жидкости в течение 2 часов после приема препарата, за исключением 200 мл </w:t>
      </w:r>
      <w:r w:rsidR="006C2B8A" w:rsidRPr="00A057BC">
        <w:rPr>
          <w:color w:val="0D0D0D" w:themeColor="text1" w:themeTint="F2"/>
        </w:rPr>
        <w:t>питьевой негазированной воды комнатной температуры</w:t>
      </w:r>
      <w:r w:rsidRPr="00A057BC">
        <w:rPr>
          <w:color w:val="0D0D0D" w:themeColor="text1" w:themeTint="F2"/>
          <w:u w:color="000000"/>
          <w:bdr w:val="nil"/>
        </w:rPr>
        <w:t xml:space="preserve">, которыми доброволец запивает препарат. </w:t>
      </w:r>
    </w:p>
    <w:p w14:paraId="08FBD08A" w14:textId="268038F6" w:rsidR="00012934" w:rsidRPr="00A057BC" w:rsidRDefault="00465C6D"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Водный</w:t>
      </w:r>
      <w:r w:rsidR="00012934" w:rsidRPr="00A057BC">
        <w:rPr>
          <w:color w:val="0D0D0D" w:themeColor="text1" w:themeTint="F2"/>
          <w:u w:color="000000"/>
          <w:bdr w:val="nil"/>
        </w:rPr>
        <w:t xml:space="preserve"> режим в последующие часы </w:t>
      </w:r>
      <w:r w:rsidR="00193FDB" w:rsidRPr="00A057BC">
        <w:rPr>
          <w:color w:val="0D0D0D" w:themeColor="text1" w:themeTint="F2"/>
          <w:u w:color="000000"/>
          <w:bdr w:val="nil"/>
        </w:rPr>
        <w:t>–</w:t>
      </w:r>
      <w:r w:rsidR="00012934" w:rsidRPr="00A057BC">
        <w:rPr>
          <w:color w:val="0D0D0D" w:themeColor="text1" w:themeTint="F2"/>
          <w:u w:color="000000"/>
          <w:bdr w:val="nil"/>
        </w:rPr>
        <w:t xml:space="preserve"> обыч</w:t>
      </w:r>
      <w:r w:rsidR="00193FDB" w:rsidRPr="00A057BC">
        <w:rPr>
          <w:color w:val="0D0D0D" w:themeColor="text1" w:themeTint="F2"/>
          <w:u w:color="000000"/>
          <w:bdr w:val="nil"/>
        </w:rPr>
        <w:t>н</w:t>
      </w:r>
      <w:r w:rsidR="00012934" w:rsidRPr="00A057BC">
        <w:rPr>
          <w:color w:val="0D0D0D" w:themeColor="text1" w:themeTint="F2"/>
          <w:u w:color="000000"/>
          <w:bdr w:val="nil"/>
        </w:rPr>
        <w:t>ы</w:t>
      </w:r>
      <w:r w:rsidRPr="00A057BC">
        <w:rPr>
          <w:color w:val="0D0D0D" w:themeColor="text1" w:themeTint="F2"/>
          <w:u w:color="000000"/>
          <w:bdr w:val="nil"/>
        </w:rPr>
        <w:t>й</w:t>
      </w:r>
      <w:r w:rsidR="00012934" w:rsidRPr="00A057BC">
        <w:rPr>
          <w:color w:val="0D0D0D" w:themeColor="text1" w:themeTint="F2"/>
          <w:u w:color="000000"/>
          <w:bdr w:val="nil"/>
        </w:rPr>
        <w:t xml:space="preserve">. </w:t>
      </w:r>
    </w:p>
    <w:p w14:paraId="3F7BEFE3" w14:textId="0BA3E87B" w:rsidR="00012934" w:rsidRPr="00A057BC" w:rsidRDefault="0001293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После приема </w:t>
      </w:r>
      <w:commentRangeStart w:id="1272"/>
      <w:commentRangeStart w:id="1273"/>
      <w:r w:rsidRPr="00A057BC">
        <w:rPr>
          <w:color w:val="0D0D0D" w:themeColor="text1" w:themeTint="F2"/>
          <w:u w:color="000000"/>
          <w:bdr w:val="nil"/>
        </w:rPr>
        <w:t>препарата ротовая полость</w:t>
      </w:r>
      <w:ins w:id="1274" w:author="Автор" w:date="2026-08-24T17:31:00Z">
        <w:r w:rsidR="00282ABF">
          <w:rPr>
            <w:color w:val="0D0D0D" w:themeColor="text1" w:themeTint="F2"/>
            <w:u w:color="000000"/>
            <w:bdr w:val="nil"/>
          </w:rPr>
          <w:t xml:space="preserve"> и руки</w:t>
        </w:r>
      </w:ins>
      <w:r w:rsidRPr="00A057BC">
        <w:rPr>
          <w:color w:val="0D0D0D" w:themeColor="text1" w:themeTint="F2"/>
          <w:u w:color="000000"/>
          <w:bdr w:val="nil"/>
        </w:rPr>
        <w:t xml:space="preserve"> </w:t>
      </w:r>
      <w:commentRangeEnd w:id="1272"/>
      <w:r w:rsidR="00C954EA">
        <w:rPr>
          <w:rStyle w:val="a8"/>
        </w:rPr>
        <w:commentReference w:id="1272"/>
      </w:r>
      <w:commentRangeEnd w:id="1273"/>
      <w:r w:rsidR="00282ABF">
        <w:rPr>
          <w:rStyle w:val="a8"/>
        </w:rPr>
        <w:commentReference w:id="1273"/>
      </w:r>
      <w:r w:rsidRPr="00A057BC">
        <w:rPr>
          <w:color w:val="0D0D0D" w:themeColor="text1" w:themeTint="F2"/>
          <w:u w:color="000000"/>
          <w:bdr w:val="nil"/>
        </w:rPr>
        <w:t>добровольца будет проверен</w:t>
      </w:r>
      <w:del w:id="1275" w:author="Автор" w:date="2026-08-11T17:01:00Z">
        <w:r w:rsidRPr="00A057BC" w:rsidDel="00C954EA">
          <w:rPr>
            <w:color w:val="0D0D0D" w:themeColor="text1" w:themeTint="F2"/>
            <w:u w:color="000000"/>
            <w:bdr w:val="nil"/>
          </w:rPr>
          <w:delText>а</w:delText>
        </w:r>
      </w:del>
      <w:ins w:id="1276" w:author="Автор" w:date="2026-08-11T17:01:00Z">
        <w:r w:rsidR="00C954EA">
          <w:rPr>
            <w:color w:val="0D0D0D" w:themeColor="text1" w:themeTint="F2"/>
            <w:u w:color="000000"/>
            <w:bdr w:val="nil"/>
          </w:rPr>
          <w:t>ы</w:t>
        </w:r>
      </w:ins>
      <w:r w:rsidRPr="00A057BC">
        <w:rPr>
          <w:color w:val="0D0D0D" w:themeColor="text1" w:themeTint="F2"/>
          <w:u w:color="000000"/>
          <w:bdr w:val="nil"/>
        </w:rPr>
        <w:t>, чтобы убедиться в том, что он действительно принял препарат. Факт приема препарата будут контролировать ответственные лица, которые с помощью фонарика должны убедиться, что препарат проглочен целиком (язык: вверх-вниз, влево-вправо).</w:t>
      </w:r>
    </w:p>
    <w:p w14:paraId="10AEA252" w14:textId="3DAE463B" w:rsidR="00012934" w:rsidRPr="00A057BC" w:rsidRDefault="00012934" w:rsidP="004D10BF">
      <w:pPr>
        <w:pStyle w:val="16"/>
        <w:suppressAutoHyphens/>
        <w:ind w:firstLine="0"/>
        <w:jc w:val="both"/>
        <w:rPr>
          <w:i/>
          <w:color w:val="0D0D0D" w:themeColor="text1" w:themeTint="F2"/>
        </w:rPr>
      </w:pPr>
      <w:r w:rsidRPr="00A057BC">
        <w:rPr>
          <w:rFonts w:eastAsia="Times New Roman"/>
          <w:color w:val="0D0D0D" w:themeColor="text1" w:themeTint="F2"/>
          <w:bdr w:val="nil"/>
        </w:rPr>
        <w:t xml:space="preserve">В каждом </w:t>
      </w:r>
      <w:r w:rsidR="00AC4401" w:rsidRPr="00A057BC">
        <w:rPr>
          <w:rFonts w:eastAsia="Times New Roman"/>
          <w:color w:val="0D0D0D" w:themeColor="text1" w:themeTint="F2"/>
          <w:bdr w:val="nil"/>
        </w:rPr>
        <w:t>периоде</w:t>
      </w:r>
      <w:r w:rsidRPr="00A057BC">
        <w:rPr>
          <w:rFonts w:eastAsia="Times New Roman"/>
          <w:color w:val="0D0D0D" w:themeColor="text1" w:themeTint="F2"/>
          <w:bdr w:val="nil"/>
        </w:rPr>
        <w:t xml:space="preserve"> исследования </w:t>
      </w:r>
      <w:r w:rsidRPr="00A057BC">
        <w:rPr>
          <w:color w:val="0D0D0D" w:themeColor="text1" w:themeTint="F2"/>
        </w:rPr>
        <w:t>в течение 4 часов после приема препарата добровольцы должны находиться в положении сидя, соблюдая вертикальное положение туловища и избегая наклонов вперед или вбок во избежание раздражения пищевода.</w:t>
      </w:r>
    </w:p>
    <w:p w14:paraId="1695E8E0" w14:textId="12F9A6CC" w:rsidR="00012934" w:rsidRPr="00A057BC" w:rsidRDefault="00012934" w:rsidP="004D10BF">
      <w:pPr>
        <w:pStyle w:val="16"/>
        <w:suppressAutoHyphens/>
        <w:ind w:firstLine="0"/>
        <w:jc w:val="both"/>
        <w:rPr>
          <w:i/>
          <w:color w:val="0D0D0D" w:themeColor="text1" w:themeTint="F2"/>
        </w:rPr>
      </w:pPr>
      <w:r w:rsidRPr="00A057BC">
        <w:rPr>
          <w:color w:val="0D0D0D" w:themeColor="text1" w:themeTint="F2"/>
        </w:rPr>
        <w:t xml:space="preserve">Нарушение указанной позы по медицинским показаниям, для выполнения процедур исследования и посещения туалета под наблюдением медицинского персонала не является отклонением от протокола. При возникновении нежелательного явления в любой момент времени </w:t>
      </w:r>
      <w:r w:rsidR="007A72F3" w:rsidRPr="00A057BC">
        <w:rPr>
          <w:color w:val="0D0D0D" w:themeColor="text1" w:themeTint="F2"/>
        </w:rPr>
        <w:t>добровольцу</w:t>
      </w:r>
      <w:r w:rsidRPr="00A057BC">
        <w:rPr>
          <w:color w:val="0D0D0D" w:themeColor="text1" w:themeTint="F2"/>
        </w:rPr>
        <w:t xml:space="preserve"> будет придано соответствующее положение или разрешено лечь.</w:t>
      </w:r>
    </w:p>
    <w:p w14:paraId="10139EFD" w14:textId="7FA86B38" w:rsidR="00012934" w:rsidRPr="00A057BC" w:rsidRDefault="00012934" w:rsidP="004D10BF">
      <w:pPr>
        <w:pStyle w:val="16"/>
        <w:suppressAutoHyphens/>
        <w:ind w:firstLine="0"/>
        <w:jc w:val="both"/>
        <w:rPr>
          <w:color w:val="0D0D0D" w:themeColor="text1" w:themeTint="F2"/>
        </w:rPr>
      </w:pPr>
      <w:r w:rsidRPr="00A057BC">
        <w:rPr>
          <w:color w:val="0D0D0D" w:themeColor="text1" w:themeTint="F2"/>
        </w:rPr>
        <w:t xml:space="preserve">Добровольцы должны избегать повышенной физической активности от момента дозирования до последнего забора крови в каждом </w:t>
      </w:r>
      <w:r w:rsidR="00AC4401" w:rsidRPr="00A057BC">
        <w:rPr>
          <w:color w:val="0D0D0D" w:themeColor="text1" w:themeTint="F2"/>
        </w:rPr>
        <w:t>периоде</w:t>
      </w:r>
      <w:r w:rsidRPr="00A057BC">
        <w:rPr>
          <w:color w:val="0D0D0D" w:themeColor="text1" w:themeTint="F2"/>
        </w:rPr>
        <w:t>.</w:t>
      </w:r>
    </w:p>
    <w:p w14:paraId="4BDC5680" w14:textId="77777777" w:rsidR="00354ADB" w:rsidRPr="00A057BC" w:rsidRDefault="00354ADB" w:rsidP="004D10BF">
      <w:pPr>
        <w:pStyle w:val="16"/>
        <w:suppressAutoHyphens/>
        <w:ind w:firstLine="0"/>
        <w:jc w:val="both"/>
        <w:rPr>
          <w:i/>
          <w:color w:val="0D0D0D" w:themeColor="text1" w:themeTint="F2"/>
        </w:rPr>
      </w:pPr>
    </w:p>
    <w:p w14:paraId="0C840CB8" w14:textId="1DE1658E" w:rsidR="00465C6D" w:rsidRPr="00A057BC" w:rsidRDefault="00465C6D" w:rsidP="00465C6D">
      <w:pPr>
        <w:pStyle w:val="aff3"/>
        <w:keepNext/>
      </w:pPr>
      <w:bookmarkStart w:id="1277" w:name="_Toc236834396"/>
      <w:r w:rsidRPr="00A057BC">
        <w:t xml:space="preserve">Таблица </w:t>
      </w:r>
      <w:r w:rsidR="00000000">
        <w:fldChar w:fldCharType="begin"/>
      </w:r>
      <w:r w:rsidR="00000000">
        <w:instrText xml:space="preserve"> SEQ Таблица \* ARABIC </w:instrText>
      </w:r>
      <w:r w:rsidR="00000000">
        <w:fldChar w:fldCharType="separate"/>
      </w:r>
      <w:r w:rsidR="00D23E0D">
        <w:rPr>
          <w:noProof/>
        </w:rPr>
        <w:t>7</w:t>
      </w:r>
      <w:r w:rsidR="00000000">
        <w:rPr>
          <w:noProof/>
        </w:rPr>
        <w:fldChar w:fldCharType="end"/>
      </w:r>
      <w:r w:rsidRPr="00A057BC">
        <w:t>. Расписание стандартизированных приемов пищи и жидкости</w:t>
      </w:r>
      <w:bookmarkEnd w:id="1277"/>
    </w:p>
    <w:tbl>
      <w:tblPr>
        <w:tblStyle w:val="af9"/>
        <w:tblW w:w="0" w:type="auto"/>
        <w:tblLook w:val="04A0" w:firstRow="1" w:lastRow="0" w:firstColumn="1" w:lastColumn="0" w:noHBand="0" w:noVBand="1"/>
      </w:tblPr>
      <w:tblGrid>
        <w:gridCol w:w="2928"/>
        <w:gridCol w:w="2800"/>
        <w:gridCol w:w="3485"/>
      </w:tblGrid>
      <w:tr w:rsidR="00044C6D" w:rsidRPr="00A057BC" w14:paraId="21C271ED" w14:textId="77777777" w:rsidTr="00044C6D">
        <w:trPr>
          <w:trHeight w:val="830"/>
        </w:trPr>
        <w:tc>
          <w:tcPr>
            <w:tcW w:w="2928" w:type="dxa"/>
            <w:vMerge w:val="restart"/>
          </w:tcPr>
          <w:p w14:paraId="7B612F93" w14:textId="77777777" w:rsidR="00044C6D" w:rsidRPr="00A057BC" w:rsidRDefault="00044C6D" w:rsidP="004D10BF">
            <w:pPr>
              <w:suppressAutoHyphens/>
              <w:spacing w:before="120" w:line="276" w:lineRule="auto"/>
              <w:jc w:val="both"/>
              <w:rPr>
                <w:b/>
                <w:color w:val="0D0D0D" w:themeColor="text1" w:themeTint="F2"/>
              </w:rPr>
            </w:pPr>
            <w:r w:rsidRPr="00A057BC">
              <w:rPr>
                <w:b/>
                <w:color w:val="0D0D0D" w:themeColor="text1" w:themeTint="F2"/>
              </w:rPr>
              <w:t>До приема препарата</w:t>
            </w:r>
          </w:p>
        </w:tc>
        <w:tc>
          <w:tcPr>
            <w:tcW w:w="2800" w:type="dxa"/>
          </w:tcPr>
          <w:p w14:paraId="5A6B1CED" w14:textId="77777777" w:rsidR="00044C6D" w:rsidRPr="00A057BC" w:rsidRDefault="00044C6D" w:rsidP="004D10BF">
            <w:pPr>
              <w:suppressAutoHyphens/>
              <w:spacing w:before="120" w:line="276" w:lineRule="auto"/>
              <w:jc w:val="both"/>
              <w:rPr>
                <w:color w:val="0D0D0D" w:themeColor="text1" w:themeTint="F2"/>
              </w:rPr>
            </w:pPr>
            <w:r w:rsidRPr="00A057BC">
              <w:rPr>
                <w:rFonts w:eastAsia="Calibri"/>
                <w:color w:val="0D0D0D" w:themeColor="text1" w:themeTint="F2"/>
              </w:rPr>
              <w:t xml:space="preserve">не менее чем за </w:t>
            </w:r>
            <w:r w:rsidRPr="00A057BC">
              <w:rPr>
                <w:color w:val="0D0D0D" w:themeColor="text1" w:themeTint="F2"/>
              </w:rPr>
              <w:t xml:space="preserve">10 часов </w:t>
            </w:r>
            <w:r w:rsidRPr="00A057BC">
              <w:rPr>
                <w:rFonts w:eastAsia="Calibri"/>
                <w:color w:val="0D0D0D" w:themeColor="text1" w:themeTint="F2"/>
              </w:rPr>
              <w:t>до стандартного завтрака</w:t>
            </w:r>
          </w:p>
        </w:tc>
        <w:tc>
          <w:tcPr>
            <w:tcW w:w="3485" w:type="dxa"/>
          </w:tcPr>
          <w:p w14:paraId="5A419A1F" w14:textId="17851C32" w:rsidR="00044C6D" w:rsidRPr="00A057BC" w:rsidRDefault="00044C6D" w:rsidP="004D10BF">
            <w:pPr>
              <w:suppressAutoHyphens/>
              <w:spacing w:before="120" w:line="276" w:lineRule="auto"/>
              <w:jc w:val="both"/>
              <w:rPr>
                <w:color w:val="0D0D0D" w:themeColor="text1" w:themeTint="F2"/>
              </w:rPr>
            </w:pPr>
            <w:r w:rsidRPr="00A057BC">
              <w:rPr>
                <w:color w:val="0D0D0D" w:themeColor="text1" w:themeTint="F2"/>
              </w:rPr>
              <w:t>прием пищи (ужин)</w:t>
            </w:r>
          </w:p>
        </w:tc>
      </w:tr>
      <w:tr w:rsidR="00044C6D" w:rsidRPr="00A057BC" w14:paraId="67B1A7F4" w14:textId="77777777" w:rsidTr="00044C6D">
        <w:trPr>
          <w:trHeight w:val="830"/>
        </w:trPr>
        <w:tc>
          <w:tcPr>
            <w:tcW w:w="2928" w:type="dxa"/>
            <w:vMerge/>
          </w:tcPr>
          <w:p w14:paraId="65BD3CDA" w14:textId="77777777" w:rsidR="00044C6D" w:rsidRPr="00A057BC" w:rsidRDefault="00044C6D" w:rsidP="004D10BF">
            <w:pPr>
              <w:suppressAutoHyphens/>
              <w:spacing w:before="120" w:line="276" w:lineRule="auto"/>
              <w:jc w:val="both"/>
              <w:rPr>
                <w:b/>
                <w:color w:val="0D0D0D" w:themeColor="text1" w:themeTint="F2"/>
              </w:rPr>
            </w:pPr>
          </w:p>
        </w:tc>
        <w:tc>
          <w:tcPr>
            <w:tcW w:w="2800" w:type="dxa"/>
          </w:tcPr>
          <w:p w14:paraId="6AC50C85" w14:textId="5CE77CDE" w:rsidR="00044C6D" w:rsidRPr="00A057BC" w:rsidRDefault="00044C6D" w:rsidP="00044C6D">
            <w:pPr>
              <w:suppressAutoHyphens/>
              <w:spacing w:line="276" w:lineRule="auto"/>
              <w:jc w:val="both"/>
              <w:rPr>
                <w:rFonts w:eastAsia="Calibri"/>
                <w:color w:val="0D0D0D" w:themeColor="text1" w:themeTint="F2"/>
                <w:u w:val="single"/>
              </w:rPr>
            </w:pPr>
            <w:r w:rsidRPr="00A057BC">
              <w:rPr>
                <w:rFonts w:eastAsia="Calibri"/>
                <w:color w:val="0D0D0D" w:themeColor="text1" w:themeTint="F2"/>
                <w:u w:val="single"/>
              </w:rPr>
              <w:t>Группы 3 и 4</w:t>
            </w:r>
          </w:p>
          <w:p w14:paraId="27D46DCF" w14:textId="37AE2FE2" w:rsidR="00044C6D" w:rsidRPr="00A057BC" w:rsidRDefault="00044C6D" w:rsidP="00044C6D">
            <w:pPr>
              <w:suppressAutoHyphens/>
              <w:spacing w:line="276" w:lineRule="auto"/>
              <w:jc w:val="both"/>
              <w:rPr>
                <w:rFonts w:eastAsia="Calibri"/>
                <w:color w:val="0D0D0D" w:themeColor="text1" w:themeTint="F2"/>
              </w:rPr>
            </w:pPr>
            <w:r w:rsidRPr="00A057BC">
              <w:rPr>
                <w:rFonts w:eastAsia="Calibri"/>
                <w:color w:val="0D0D0D" w:themeColor="text1" w:themeTint="F2"/>
              </w:rPr>
              <w:t xml:space="preserve">за 30 минут до приема препарата </w:t>
            </w:r>
          </w:p>
        </w:tc>
        <w:tc>
          <w:tcPr>
            <w:tcW w:w="3485" w:type="dxa"/>
          </w:tcPr>
          <w:p w14:paraId="1B856648" w14:textId="372715F0" w:rsidR="00044C6D" w:rsidRPr="00A057BC" w:rsidRDefault="00044C6D" w:rsidP="004D10BF">
            <w:pPr>
              <w:suppressAutoHyphens/>
              <w:spacing w:before="120" w:line="276" w:lineRule="auto"/>
              <w:jc w:val="both"/>
              <w:rPr>
                <w:color w:val="0D0D0D" w:themeColor="text1" w:themeTint="F2"/>
              </w:rPr>
            </w:pPr>
            <w:r w:rsidRPr="00A057BC">
              <w:rPr>
                <w:color w:val="0D0D0D" w:themeColor="text1" w:themeTint="F2"/>
              </w:rPr>
              <w:t>прием высококалорийного завтрака</w:t>
            </w:r>
          </w:p>
        </w:tc>
      </w:tr>
      <w:tr w:rsidR="00E65EBB" w:rsidRPr="00A057BC" w14:paraId="2A182734" w14:textId="77777777" w:rsidTr="00465C6D">
        <w:trPr>
          <w:trHeight w:val="792"/>
        </w:trPr>
        <w:tc>
          <w:tcPr>
            <w:tcW w:w="2928" w:type="dxa"/>
          </w:tcPr>
          <w:p w14:paraId="0B154A46" w14:textId="77777777" w:rsidR="00012934" w:rsidRPr="00A057BC" w:rsidRDefault="00012934" w:rsidP="004D10BF">
            <w:pPr>
              <w:suppressAutoHyphens/>
              <w:spacing w:before="120" w:line="276" w:lineRule="auto"/>
              <w:jc w:val="both"/>
              <w:rPr>
                <w:b/>
                <w:color w:val="0D0D0D" w:themeColor="text1" w:themeTint="F2"/>
              </w:rPr>
            </w:pPr>
            <w:r w:rsidRPr="00A057BC">
              <w:rPr>
                <w:b/>
                <w:color w:val="0D0D0D" w:themeColor="text1" w:themeTint="F2"/>
              </w:rPr>
              <w:t>Во время дозирования</w:t>
            </w:r>
          </w:p>
        </w:tc>
        <w:tc>
          <w:tcPr>
            <w:tcW w:w="2800" w:type="dxa"/>
          </w:tcPr>
          <w:p w14:paraId="4ACF1587" w14:textId="77777777" w:rsidR="00012934" w:rsidRPr="00A057BC" w:rsidRDefault="00012934" w:rsidP="004D10BF">
            <w:pPr>
              <w:suppressAutoHyphens/>
              <w:spacing w:before="120" w:line="276" w:lineRule="auto"/>
              <w:jc w:val="both"/>
              <w:rPr>
                <w:color w:val="0D0D0D" w:themeColor="text1" w:themeTint="F2"/>
              </w:rPr>
            </w:pPr>
            <w:r w:rsidRPr="00A057BC">
              <w:rPr>
                <w:rFonts w:eastAsia="Calibri"/>
                <w:color w:val="0D0D0D" w:themeColor="text1" w:themeTint="F2"/>
              </w:rPr>
              <w:t>совместно с препаратом</w:t>
            </w:r>
          </w:p>
        </w:tc>
        <w:tc>
          <w:tcPr>
            <w:tcW w:w="3485" w:type="dxa"/>
          </w:tcPr>
          <w:p w14:paraId="0579BB6E" w14:textId="07B8257A" w:rsidR="00012934" w:rsidRPr="00A057BC" w:rsidRDefault="00012934" w:rsidP="004D10BF">
            <w:pPr>
              <w:suppressAutoHyphens/>
              <w:spacing w:before="120" w:line="276" w:lineRule="auto"/>
              <w:jc w:val="both"/>
              <w:rPr>
                <w:color w:val="0D0D0D" w:themeColor="text1" w:themeTint="F2"/>
              </w:rPr>
            </w:pPr>
            <w:r w:rsidRPr="00A057BC">
              <w:rPr>
                <w:color w:val="0D0D0D" w:themeColor="text1" w:themeTint="F2"/>
              </w:rPr>
              <w:t xml:space="preserve">прием 200 мл </w:t>
            </w:r>
            <w:r w:rsidR="00916095" w:rsidRPr="00A057BC">
              <w:rPr>
                <w:color w:val="0D0D0D" w:themeColor="text1" w:themeTint="F2"/>
              </w:rPr>
              <w:t>питьевой негазированной воды комнатной температуры</w:t>
            </w:r>
          </w:p>
        </w:tc>
      </w:tr>
      <w:tr w:rsidR="002656B4" w:rsidRPr="00A057BC" w14:paraId="3FCC6620" w14:textId="77777777" w:rsidTr="00465C6D">
        <w:trPr>
          <w:trHeight w:val="792"/>
        </w:trPr>
        <w:tc>
          <w:tcPr>
            <w:tcW w:w="2928" w:type="dxa"/>
            <w:vMerge w:val="restart"/>
          </w:tcPr>
          <w:p w14:paraId="7BA4D13A" w14:textId="77777777" w:rsidR="002656B4" w:rsidRPr="00A057BC" w:rsidRDefault="002656B4" w:rsidP="004D10BF">
            <w:pPr>
              <w:suppressAutoHyphens/>
              <w:spacing w:before="120" w:line="276" w:lineRule="auto"/>
              <w:jc w:val="both"/>
              <w:rPr>
                <w:b/>
                <w:color w:val="0D0D0D" w:themeColor="text1" w:themeTint="F2"/>
              </w:rPr>
            </w:pPr>
            <w:r w:rsidRPr="00A057BC">
              <w:rPr>
                <w:b/>
                <w:color w:val="0D0D0D" w:themeColor="text1" w:themeTint="F2"/>
              </w:rPr>
              <w:t>После приема препарата</w:t>
            </w:r>
          </w:p>
        </w:tc>
        <w:tc>
          <w:tcPr>
            <w:tcW w:w="2800" w:type="dxa"/>
          </w:tcPr>
          <w:p w14:paraId="7CFB8804" w14:textId="77777777" w:rsidR="002656B4" w:rsidRPr="00A057BC" w:rsidRDefault="002656B4" w:rsidP="004D10BF">
            <w:pPr>
              <w:suppressAutoHyphens/>
              <w:spacing w:before="120" w:line="276" w:lineRule="auto"/>
              <w:jc w:val="both"/>
              <w:rPr>
                <w:color w:val="0D0D0D" w:themeColor="text1" w:themeTint="F2"/>
              </w:rPr>
            </w:pPr>
            <w:r w:rsidRPr="00A057BC">
              <w:rPr>
                <w:color w:val="0D0D0D" w:themeColor="text1" w:themeTint="F2"/>
              </w:rPr>
              <w:t>через 2 часа (+ 10 минут)</w:t>
            </w:r>
          </w:p>
        </w:tc>
        <w:tc>
          <w:tcPr>
            <w:tcW w:w="3485" w:type="dxa"/>
          </w:tcPr>
          <w:p w14:paraId="589DFBA9" w14:textId="3E827543" w:rsidR="002656B4" w:rsidRPr="00A057BC" w:rsidRDefault="002656B4" w:rsidP="004D10BF">
            <w:pPr>
              <w:suppressAutoHyphens/>
              <w:spacing w:before="120" w:line="276" w:lineRule="auto"/>
              <w:jc w:val="both"/>
              <w:rPr>
                <w:color w:val="0D0D0D" w:themeColor="text1" w:themeTint="F2"/>
              </w:rPr>
            </w:pPr>
            <w:r w:rsidRPr="00A057BC">
              <w:rPr>
                <w:color w:val="0D0D0D" w:themeColor="text1" w:themeTint="F2"/>
              </w:rPr>
              <w:t>разрешено употребление питьевой негазированной воды комнатной температуры</w:t>
            </w:r>
          </w:p>
        </w:tc>
      </w:tr>
      <w:tr w:rsidR="002656B4" w:rsidRPr="00A057BC" w14:paraId="1FB6CC64" w14:textId="77777777" w:rsidTr="00465C6D">
        <w:trPr>
          <w:trHeight w:val="792"/>
        </w:trPr>
        <w:tc>
          <w:tcPr>
            <w:tcW w:w="2928" w:type="dxa"/>
            <w:vMerge/>
          </w:tcPr>
          <w:p w14:paraId="1F76AA66" w14:textId="77777777" w:rsidR="002656B4" w:rsidRPr="00A057BC" w:rsidRDefault="002656B4" w:rsidP="004D10BF">
            <w:pPr>
              <w:suppressAutoHyphens/>
              <w:spacing w:before="120" w:line="276" w:lineRule="auto"/>
              <w:jc w:val="both"/>
              <w:rPr>
                <w:color w:val="0D0D0D" w:themeColor="text1" w:themeTint="F2"/>
              </w:rPr>
            </w:pPr>
          </w:p>
        </w:tc>
        <w:tc>
          <w:tcPr>
            <w:tcW w:w="2800" w:type="dxa"/>
          </w:tcPr>
          <w:p w14:paraId="1F36A8E3" w14:textId="318FB8D2" w:rsidR="002656B4" w:rsidRPr="00A057BC" w:rsidRDefault="002656B4" w:rsidP="002656B4">
            <w:pPr>
              <w:suppressAutoHyphens/>
              <w:spacing w:line="276" w:lineRule="auto"/>
              <w:jc w:val="both"/>
              <w:rPr>
                <w:rFonts w:eastAsia="Calibri"/>
                <w:color w:val="0D0D0D" w:themeColor="text1" w:themeTint="F2"/>
                <w:u w:val="single"/>
              </w:rPr>
            </w:pPr>
            <w:r w:rsidRPr="00A057BC">
              <w:rPr>
                <w:rFonts w:eastAsia="Calibri"/>
                <w:color w:val="0D0D0D" w:themeColor="text1" w:themeTint="F2"/>
                <w:u w:val="single"/>
              </w:rPr>
              <w:t>Группы 1 и 2</w:t>
            </w:r>
          </w:p>
          <w:p w14:paraId="2673DD8D" w14:textId="0DEF08FF" w:rsidR="002656B4" w:rsidRPr="00A057BC" w:rsidRDefault="002656B4" w:rsidP="002656B4">
            <w:pPr>
              <w:suppressAutoHyphens/>
              <w:spacing w:line="276" w:lineRule="auto"/>
              <w:jc w:val="both"/>
              <w:rPr>
                <w:rFonts w:eastAsia="Calibri"/>
                <w:color w:val="0D0D0D" w:themeColor="text1" w:themeTint="F2"/>
              </w:rPr>
            </w:pPr>
            <w:r w:rsidRPr="00A057BC">
              <w:rPr>
                <w:rFonts w:eastAsia="Calibri"/>
                <w:color w:val="0D0D0D" w:themeColor="text1" w:themeTint="F2"/>
              </w:rPr>
              <w:t>приблизительно через 4 часа (+ 15 минут)</w:t>
            </w:r>
          </w:p>
        </w:tc>
        <w:tc>
          <w:tcPr>
            <w:tcW w:w="3485" w:type="dxa"/>
          </w:tcPr>
          <w:p w14:paraId="4607438A" w14:textId="0048BA27" w:rsidR="002656B4" w:rsidRPr="00A057BC" w:rsidRDefault="002656B4" w:rsidP="004D10BF">
            <w:pPr>
              <w:suppressAutoHyphens/>
              <w:spacing w:before="120" w:line="276" w:lineRule="auto"/>
              <w:jc w:val="both"/>
              <w:rPr>
                <w:color w:val="0D0D0D" w:themeColor="text1" w:themeTint="F2"/>
              </w:rPr>
            </w:pPr>
            <w:r w:rsidRPr="00A057BC">
              <w:rPr>
                <w:color w:val="0D0D0D" w:themeColor="text1" w:themeTint="F2"/>
              </w:rPr>
              <w:t>прием пищи</w:t>
            </w:r>
          </w:p>
        </w:tc>
      </w:tr>
      <w:tr w:rsidR="002656B4" w:rsidRPr="00A057BC" w14:paraId="6025E378" w14:textId="77777777" w:rsidTr="00465C6D">
        <w:trPr>
          <w:trHeight w:val="792"/>
        </w:trPr>
        <w:tc>
          <w:tcPr>
            <w:tcW w:w="2928" w:type="dxa"/>
            <w:vMerge/>
          </w:tcPr>
          <w:p w14:paraId="42CBE834" w14:textId="77777777" w:rsidR="002656B4" w:rsidRPr="00A057BC" w:rsidRDefault="002656B4" w:rsidP="004D10BF">
            <w:pPr>
              <w:suppressAutoHyphens/>
              <w:spacing w:before="120" w:line="276" w:lineRule="auto"/>
              <w:jc w:val="both"/>
              <w:rPr>
                <w:color w:val="0D0D0D" w:themeColor="text1" w:themeTint="F2"/>
              </w:rPr>
            </w:pPr>
          </w:p>
        </w:tc>
        <w:tc>
          <w:tcPr>
            <w:tcW w:w="2800" w:type="dxa"/>
          </w:tcPr>
          <w:p w14:paraId="2397DE7F" w14:textId="289DEC58" w:rsidR="002656B4" w:rsidRPr="00A057BC" w:rsidRDefault="002656B4" w:rsidP="004D10BF">
            <w:pPr>
              <w:suppressAutoHyphens/>
              <w:spacing w:before="120" w:line="276" w:lineRule="auto"/>
              <w:jc w:val="both"/>
              <w:rPr>
                <w:color w:val="0D0D0D" w:themeColor="text1" w:themeTint="F2"/>
              </w:rPr>
            </w:pPr>
            <w:r w:rsidRPr="00A057BC">
              <w:rPr>
                <w:rFonts w:eastAsia="Calibri"/>
                <w:color w:val="0D0D0D" w:themeColor="text1" w:themeTint="F2"/>
              </w:rPr>
              <w:t>приблизительно через 6 часов (+ 15 минут)</w:t>
            </w:r>
          </w:p>
        </w:tc>
        <w:tc>
          <w:tcPr>
            <w:tcW w:w="3485" w:type="dxa"/>
          </w:tcPr>
          <w:p w14:paraId="143F6C2E" w14:textId="60B9A295" w:rsidR="002656B4" w:rsidRPr="00A057BC" w:rsidRDefault="002656B4" w:rsidP="004D10BF">
            <w:pPr>
              <w:suppressAutoHyphens/>
              <w:spacing w:before="120" w:line="276" w:lineRule="auto"/>
              <w:jc w:val="both"/>
              <w:rPr>
                <w:color w:val="0D0D0D" w:themeColor="text1" w:themeTint="F2"/>
              </w:rPr>
            </w:pPr>
            <w:r w:rsidRPr="00A057BC">
              <w:rPr>
                <w:color w:val="0D0D0D" w:themeColor="text1" w:themeTint="F2"/>
              </w:rPr>
              <w:t>прием пищи</w:t>
            </w:r>
          </w:p>
        </w:tc>
      </w:tr>
      <w:tr w:rsidR="002656B4" w:rsidRPr="00A057BC" w14:paraId="3DC17929" w14:textId="77777777" w:rsidTr="00465C6D">
        <w:trPr>
          <w:trHeight w:val="792"/>
        </w:trPr>
        <w:tc>
          <w:tcPr>
            <w:tcW w:w="2928" w:type="dxa"/>
            <w:vMerge/>
          </w:tcPr>
          <w:p w14:paraId="28946CBB" w14:textId="77777777" w:rsidR="002656B4" w:rsidRPr="00A057BC" w:rsidRDefault="002656B4" w:rsidP="004D10BF">
            <w:pPr>
              <w:suppressAutoHyphens/>
              <w:spacing w:before="120" w:line="276" w:lineRule="auto"/>
              <w:jc w:val="both"/>
              <w:rPr>
                <w:color w:val="0D0D0D" w:themeColor="text1" w:themeTint="F2"/>
              </w:rPr>
            </w:pPr>
          </w:p>
        </w:tc>
        <w:tc>
          <w:tcPr>
            <w:tcW w:w="2800" w:type="dxa"/>
          </w:tcPr>
          <w:p w14:paraId="611BF841" w14:textId="77777777" w:rsidR="002656B4" w:rsidRPr="00A057BC" w:rsidRDefault="002656B4" w:rsidP="004D10BF">
            <w:pPr>
              <w:suppressAutoHyphens/>
              <w:spacing w:before="120" w:line="276" w:lineRule="auto"/>
              <w:jc w:val="both"/>
              <w:rPr>
                <w:color w:val="0D0D0D" w:themeColor="text1" w:themeTint="F2"/>
              </w:rPr>
            </w:pPr>
            <w:r w:rsidRPr="00A057BC">
              <w:rPr>
                <w:rFonts w:eastAsia="Calibri"/>
                <w:color w:val="0D0D0D" w:themeColor="text1" w:themeTint="F2"/>
              </w:rPr>
              <w:t xml:space="preserve">приблизительно через 8 часов </w:t>
            </w:r>
            <w:commentRangeStart w:id="1278"/>
            <w:commentRangeStart w:id="1279"/>
            <w:r w:rsidRPr="00A057BC">
              <w:rPr>
                <w:rFonts w:eastAsia="Calibri"/>
                <w:color w:val="0D0D0D" w:themeColor="text1" w:themeTint="F2"/>
              </w:rPr>
              <w:t>(± 15 минут)</w:t>
            </w:r>
            <w:commentRangeEnd w:id="1278"/>
            <w:r w:rsidR="008E54FA">
              <w:rPr>
                <w:rStyle w:val="a8"/>
              </w:rPr>
              <w:commentReference w:id="1278"/>
            </w:r>
            <w:commentRangeEnd w:id="1279"/>
            <w:r w:rsidR="004C44C4">
              <w:rPr>
                <w:rStyle w:val="a8"/>
              </w:rPr>
              <w:commentReference w:id="1279"/>
            </w:r>
          </w:p>
        </w:tc>
        <w:tc>
          <w:tcPr>
            <w:tcW w:w="3485" w:type="dxa"/>
          </w:tcPr>
          <w:p w14:paraId="090FC9E8" w14:textId="5DB44EDC" w:rsidR="002656B4" w:rsidRPr="00A057BC" w:rsidRDefault="002656B4" w:rsidP="004D10BF">
            <w:pPr>
              <w:suppressAutoHyphens/>
              <w:spacing w:before="120" w:line="276" w:lineRule="auto"/>
              <w:jc w:val="both"/>
              <w:rPr>
                <w:color w:val="0D0D0D" w:themeColor="text1" w:themeTint="F2"/>
              </w:rPr>
            </w:pPr>
            <w:r w:rsidRPr="00A057BC">
              <w:rPr>
                <w:color w:val="0D0D0D" w:themeColor="text1" w:themeTint="F2"/>
              </w:rPr>
              <w:t>прием пищи</w:t>
            </w:r>
          </w:p>
        </w:tc>
      </w:tr>
      <w:tr w:rsidR="002656B4" w:rsidRPr="00A057BC" w14:paraId="4F94D55E" w14:textId="77777777" w:rsidTr="00465C6D">
        <w:trPr>
          <w:trHeight w:val="792"/>
        </w:trPr>
        <w:tc>
          <w:tcPr>
            <w:tcW w:w="2928" w:type="dxa"/>
            <w:vMerge/>
          </w:tcPr>
          <w:p w14:paraId="4251F65B" w14:textId="77777777" w:rsidR="002656B4" w:rsidRPr="00A057BC" w:rsidRDefault="002656B4" w:rsidP="004D10BF">
            <w:pPr>
              <w:suppressAutoHyphens/>
              <w:spacing w:before="120" w:line="276" w:lineRule="auto"/>
              <w:jc w:val="both"/>
              <w:rPr>
                <w:color w:val="0D0D0D" w:themeColor="text1" w:themeTint="F2"/>
              </w:rPr>
            </w:pPr>
          </w:p>
        </w:tc>
        <w:tc>
          <w:tcPr>
            <w:tcW w:w="2800" w:type="dxa"/>
          </w:tcPr>
          <w:p w14:paraId="5D64E071" w14:textId="77777777" w:rsidR="002656B4" w:rsidRPr="00A057BC" w:rsidRDefault="002656B4" w:rsidP="004D10BF">
            <w:pPr>
              <w:suppressAutoHyphens/>
              <w:spacing w:before="120" w:line="276" w:lineRule="auto"/>
              <w:jc w:val="both"/>
              <w:rPr>
                <w:color w:val="0D0D0D" w:themeColor="text1" w:themeTint="F2"/>
              </w:rPr>
            </w:pPr>
            <w:r w:rsidRPr="00A057BC">
              <w:rPr>
                <w:rFonts w:eastAsia="Calibri"/>
                <w:color w:val="0D0D0D" w:themeColor="text1" w:themeTint="F2"/>
              </w:rPr>
              <w:t xml:space="preserve">приблизительно через 11 часов </w:t>
            </w:r>
            <w:r w:rsidRPr="00A057BC">
              <w:rPr>
                <w:color w:val="0D0D0D" w:themeColor="text1" w:themeTint="F2"/>
              </w:rPr>
              <w:t>(± 15 минут)</w:t>
            </w:r>
          </w:p>
        </w:tc>
        <w:tc>
          <w:tcPr>
            <w:tcW w:w="3485" w:type="dxa"/>
          </w:tcPr>
          <w:p w14:paraId="020331A9" w14:textId="2EDE9D42" w:rsidR="002656B4" w:rsidRPr="00A057BC" w:rsidRDefault="002656B4" w:rsidP="004D10BF">
            <w:pPr>
              <w:suppressAutoHyphens/>
              <w:spacing w:before="120" w:line="276" w:lineRule="auto"/>
              <w:jc w:val="both"/>
              <w:rPr>
                <w:color w:val="0D0D0D" w:themeColor="text1" w:themeTint="F2"/>
              </w:rPr>
            </w:pPr>
            <w:r w:rsidRPr="00A057BC">
              <w:rPr>
                <w:color w:val="0D0D0D" w:themeColor="text1" w:themeTint="F2"/>
              </w:rPr>
              <w:t>прием пищи</w:t>
            </w:r>
          </w:p>
        </w:tc>
      </w:tr>
    </w:tbl>
    <w:p w14:paraId="1BCA611A" w14:textId="77777777" w:rsidR="00012934" w:rsidRPr="00A057BC" w:rsidRDefault="00012934" w:rsidP="004D10BF">
      <w:pPr>
        <w:spacing w:line="276" w:lineRule="auto"/>
        <w:jc w:val="both"/>
        <w:rPr>
          <w:color w:val="0D0D0D" w:themeColor="text1" w:themeTint="F2"/>
        </w:rPr>
      </w:pPr>
    </w:p>
    <w:p w14:paraId="48A37DB4" w14:textId="23A7F18D" w:rsidR="00175E70" w:rsidRPr="00A057BC" w:rsidRDefault="00F47CED" w:rsidP="002656B4">
      <w:pPr>
        <w:pStyle w:val="3"/>
      </w:pPr>
      <w:bookmarkStart w:id="1280" w:name="_Toc233373552"/>
      <w:r w:rsidRPr="00A057BC">
        <w:t>4.8.</w:t>
      </w:r>
      <w:r w:rsidR="002656B4" w:rsidRPr="00A057BC">
        <w:t xml:space="preserve">3 </w:t>
      </w:r>
      <w:r w:rsidR="00175E70" w:rsidRPr="00A057BC">
        <w:t>Отмывочный период</w:t>
      </w:r>
      <w:bookmarkEnd w:id="1280"/>
    </w:p>
    <w:p w14:paraId="7B4D916B" w14:textId="41E20D0E" w:rsidR="00175E70" w:rsidRPr="00A057BC" w:rsidRDefault="00175E70" w:rsidP="004D10BF">
      <w:pPr>
        <w:pStyle w:val="af4"/>
        <w:spacing w:line="276" w:lineRule="auto"/>
        <w:ind w:left="0" w:firstLine="0"/>
        <w:jc w:val="both"/>
        <w:rPr>
          <w:color w:val="000000"/>
          <w:u w:color="000000"/>
          <w:bdr w:val="nil"/>
        </w:rPr>
      </w:pPr>
      <w:r w:rsidRPr="00A057BC">
        <w:rPr>
          <w:color w:val="000000"/>
          <w:u w:color="000000"/>
          <w:bdr w:val="nil"/>
        </w:rPr>
        <w:t>Отмывочный период препарата - период между приемами препаратов. Между I и II периодами исследования будет отмывочный период длительностью 7 дней. Начинается отмывочный период со дня приема исследуемых препаратов (День 1) и завершается в день повторной госпитализации в клинический центр (День 7). В течение этого времени добровольцы должны регистрировать и сообщать врачу-исследователю обо всех возникающих НЯ/СНЯ, а также соблюдать ограничения протокола.</w:t>
      </w:r>
    </w:p>
    <w:p w14:paraId="7901305F" w14:textId="27DAFE22" w:rsidR="00175E70" w:rsidRPr="00A057BC" w:rsidRDefault="00F47CED" w:rsidP="004D10BF">
      <w:pPr>
        <w:pStyle w:val="3"/>
      </w:pPr>
      <w:bookmarkStart w:id="1281" w:name="_Toc233373553"/>
      <w:r w:rsidRPr="00A057BC">
        <w:t>4.8.</w:t>
      </w:r>
      <w:r w:rsidR="002656B4" w:rsidRPr="00A057BC">
        <w:t xml:space="preserve">4 </w:t>
      </w:r>
      <w:commentRangeStart w:id="1282"/>
      <w:commentRangeStart w:id="1283"/>
      <w:r w:rsidR="00175E70" w:rsidRPr="00A057BC">
        <w:t>II период исследования</w:t>
      </w:r>
      <w:bookmarkEnd w:id="1281"/>
      <w:commentRangeEnd w:id="1282"/>
      <w:r w:rsidR="00C954EA">
        <w:rPr>
          <w:rStyle w:val="a8"/>
          <w:rFonts w:eastAsia="Times New Roman" w:cs="Times New Roman"/>
          <w:b w:val="0"/>
          <w:bdr w:val="none" w:sz="0" w:space="0" w:color="auto"/>
          <w:lang w:eastAsia="ru-RU"/>
        </w:rPr>
        <w:commentReference w:id="1282"/>
      </w:r>
      <w:commentRangeEnd w:id="1283"/>
      <w:r w:rsidR="004C44C4">
        <w:rPr>
          <w:rStyle w:val="a8"/>
          <w:rFonts w:eastAsia="Times New Roman" w:cs="Times New Roman"/>
          <w:b w:val="0"/>
          <w:bdr w:val="none" w:sz="0" w:space="0" w:color="auto"/>
          <w:lang w:eastAsia="ru-RU"/>
        </w:rPr>
        <w:commentReference w:id="1283"/>
      </w:r>
    </w:p>
    <w:p w14:paraId="5DFB3FF9" w14:textId="2DD9712B" w:rsidR="00175E70" w:rsidRPr="00A057BC" w:rsidRDefault="00175E70" w:rsidP="004D10BF">
      <w:pPr>
        <w:pStyle w:val="af4"/>
        <w:spacing w:line="276" w:lineRule="auto"/>
        <w:ind w:left="0" w:firstLine="0"/>
        <w:jc w:val="both"/>
        <w:rPr>
          <w:color w:val="000000"/>
          <w:u w:color="000000"/>
          <w:bdr w:val="nil"/>
        </w:rPr>
      </w:pPr>
      <w:r w:rsidRPr="00A057BC">
        <w:rPr>
          <w:color w:val="000000"/>
          <w:u w:color="000000"/>
          <w:bdr w:val="nil"/>
        </w:rPr>
        <w:t>II период исследования во всем повторяет I период исследования за исключением принимаемого препарата</w:t>
      </w:r>
      <w:r w:rsidR="00946B4B" w:rsidRPr="00A057BC">
        <w:rPr>
          <w:color w:val="000000"/>
          <w:u w:color="000000"/>
          <w:bdr w:val="nil"/>
        </w:rPr>
        <w:t xml:space="preserve">, </w:t>
      </w:r>
      <w:r w:rsidR="00946B4B" w:rsidRPr="00A057BC">
        <w:t xml:space="preserve">а также за исключением процедуры рандомизации, </w:t>
      </w:r>
      <w:r w:rsidR="00946B4B" w:rsidRPr="00A057BC">
        <w:rPr>
          <w:color w:val="000000"/>
          <w:u w:color="000000"/>
          <w:bdr w:val="nil"/>
        </w:rPr>
        <w:t xml:space="preserve">которая проводится однократно в </w:t>
      </w:r>
      <w:r w:rsidR="00946B4B" w:rsidRPr="00A057BC">
        <w:rPr>
          <w:color w:val="000000"/>
          <w:u w:color="000000"/>
          <w:bdr w:val="nil"/>
          <w:lang w:val="en-US"/>
        </w:rPr>
        <w:t>I</w:t>
      </w:r>
      <w:r w:rsidR="00946B4B" w:rsidRPr="00A057BC">
        <w:rPr>
          <w:color w:val="000000"/>
          <w:u w:color="000000"/>
          <w:bdr w:val="nil"/>
        </w:rPr>
        <w:t xml:space="preserve"> периоде и</w:t>
      </w:r>
      <w:r w:rsidR="00334678" w:rsidRPr="00A057BC">
        <w:rPr>
          <w:color w:val="000000"/>
          <w:u w:color="000000"/>
          <w:bdr w:val="nil"/>
        </w:rPr>
        <w:t>с</w:t>
      </w:r>
      <w:r w:rsidR="00946B4B" w:rsidRPr="00A057BC">
        <w:rPr>
          <w:color w:val="000000"/>
          <w:u w:color="000000"/>
          <w:bdr w:val="nil"/>
        </w:rPr>
        <w:t>следования.</w:t>
      </w:r>
      <w:r w:rsidRPr="00A057BC">
        <w:rPr>
          <w:color w:val="000000"/>
          <w:u w:color="000000"/>
          <w:bdr w:val="nil"/>
        </w:rPr>
        <w:t xml:space="preserve"> Во II периоде добровольцы принимают другой препарат согласно установленной последовательности в исследовании.</w:t>
      </w:r>
    </w:p>
    <w:p w14:paraId="4D110720" w14:textId="77777777" w:rsidR="002656B4" w:rsidRPr="00A057BC" w:rsidRDefault="002656B4" w:rsidP="002656B4">
      <w:pPr>
        <w:spacing w:line="276" w:lineRule="auto"/>
        <w:jc w:val="both"/>
        <w:rPr>
          <w:color w:val="0D0D0D" w:themeColor="text1" w:themeTint="F2"/>
        </w:rPr>
      </w:pPr>
      <w:r w:rsidRPr="00A057BC">
        <w:rPr>
          <w:color w:val="0D0D0D" w:themeColor="text1" w:themeTint="F2"/>
          <w:bdr w:val="none" w:sz="0" w:space="0" w:color="auto" w:frame="1"/>
        </w:rPr>
        <w:t>I</w:t>
      </w:r>
      <w:r w:rsidRPr="00A057BC">
        <w:rPr>
          <w:color w:val="0D0D0D" w:themeColor="text1" w:themeTint="F2"/>
          <w:bdr w:val="none" w:sz="0" w:space="0" w:color="auto" w:frame="1"/>
          <w:lang w:val="en-US"/>
        </w:rPr>
        <w:t>I</w:t>
      </w:r>
      <w:r w:rsidRPr="00A057BC">
        <w:rPr>
          <w:color w:val="0D0D0D" w:themeColor="text1" w:themeTint="F2"/>
          <w:bdr w:val="none" w:sz="0" w:space="0" w:color="auto" w:frame="1"/>
        </w:rPr>
        <w:t xml:space="preserve"> период</w:t>
      </w:r>
      <w:r w:rsidRPr="00A057BC">
        <w:rPr>
          <w:b/>
          <w:bCs/>
          <w:color w:val="0D0D0D" w:themeColor="text1" w:themeTint="F2"/>
          <w:bdr w:val="none" w:sz="0" w:space="0" w:color="auto" w:frame="1"/>
        </w:rPr>
        <w:t xml:space="preserve"> </w:t>
      </w:r>
      <w:r w:rsidRPr="00A057BC">
        <w:rPr>
          <w:color w:val="0D0D0D" w:themeColor="text1" w:themeTint="F2"/>
          <w:bdr w:val="none" w:sz="0" w:space="0" w:color="auto" w:frame="1"/>
        </w:rPr>
        <w:t>включает госпитализацию не менее, чем за 11 часов до приема препаратов и нахождение в стационаре не менее 24 часов после приема препаратов</w:t>
      </w:r>
      <w:r w:rsidRPr="00A057BC">
        <w:rPr>
          <w:color w:val="0D0D0D" w:themeColor="text1" w:themeTint="F2"/>
        </w:rPr>
        <w:t>.</w:t>
      </w:r>
    </w:p>
    <w:p w14:paraId="214B3DF4" w14:textId="2A249EDF" w:rsidR="002656B4" w:rsidRPr="00A057BC" w:rsidRDefault="002656B4" w:rsidP="002656B4">
      <w:pPr>
        <w:spacing w:line="276" w:lineRule="auto"/>
        <w:jc w:val="both"/>
        <w:rPr>
          <w:color w:val="0D0D0D" w:themeColor="text1" w:themeTint="F2"/>
        </w:rPr>
      </w:pPr>
      <w:r w:rsidRPr="00A057BC">
        <w:rPr>
          <w:color w:val="0D0D0D" w:themeColor="text1" w:themeTint="F2"/>
        </w:rPr>
        <w:t xml:space="preserve">Через 36, 48 и 72 часа после приема препарата </w:t>
      </w:r>
      <w:r w:rsidR="007A72F3" w:rsidRPr="00A057BC">
        <w:rPr>
          <w:color w:val="0D0D0D" w:themeColor="text1" w:themeTint="F2"/>
        </w:rPr>
        <w:t>добровольцы</w:t>
      </w:r>
      <w:r w:rsidRPr="00A057BC">
        <w:rPr>
          <w:color w:val="0D0D0D" w:themeColor="text1" w:themeTint="F2"/>
        </w:rPr>
        <w:t xml:space="preserve"> посещают клинический центр для прохождения процедур исследования.</w:t>
      </w:r>
    </w:p>
    <w:p w14:paraId="5E947F9F" w14:textId="77777777" w:rsidR="002656B4" w:rsidRPr="00A057BC" w:rsidRDefault="002656B4" w:rsidP="002656B4">
      <w:pPr>
        <w:spacing w:line="276" w:lineRule="auto"/>
        <w:jc w:val="both"/>
        <w:rPr>
          <w:b/>
          <w:bCs/>
          <w:color w:val="0D0D0D" w:themeColor="text1" w:themeTint="F2"/>
          <w:bdr w:val="none" w:sz="0" w:space="0" w:color="auto" w:frame="1"/>
        </w:rPr>
      </w:pPr>
      <w:r w:rsidRPr="00A057BC">
        <w:rPr>
          <w:b/>
          <w:bCs/>
          <w:color w:val="0D0D0D" w:themeColor="text1" w:themeTint="F2"/>
          <w:bdr w:val="none" w:sz="0" w:space="0" w:color="auto" w:frame="1"/>
        </w:rPr>
        <w:t>Процедура госпитализации (День 7, Визит 5) включает в себя:</w:t>
      </w:r>
    </w:p>
    <w:p w14:paraId="24B4218D"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идентификация добровольцев с помощью документа, удостоверяющего личность (паспорт, водительское удостоверение т.д.);</w:t>
      </w:r>
    </w:p>
    <w:p w14:paraId="2D77F55E"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 xml:space="preserve">физикальный осмотр; </w:t>
      </w:r>
    </w:p>
    <w:p w14:paraId="6E0CD423"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 xml:space="preserve">измерение </w:t>
      </w:r>
      <w:r w:rsidRPr="00A057BC">
        <w:rPr>
          <w:bCs/>
          <w:iCs/>
          <w:color w:val="0D0D0D" w:themeColor="text1" w:themeTint="F2"/>
        </w:rPr>
        <w:t xml:space="preserve">ЖВП: </w:t>
      </w:r>
      <w:r w:rsidRPr="00A057BC">
        <w:rPr>
          <w:color w:val="0D0D0D" w:themeColor="text1" w:themeTint="F2"/>
        </w:rPr>
        <w:t>САД, ДАД, ЧСС, ЧДД и температура тела;</w:t>
      </w:r>
    </w:p>
    <w:p w14:paraId="7D333D5E"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тест на наркотические препараты в моче (Таблица 6);</w:t>
      </w:r>
    </w:p>
    <w:p w14:paraId="31C64CB0" w14:textId="77777777" w:rsidR="00044C6D" w:rsidRPr="00A057BC" w:rsidRDefault="00044C6D" w:rsidP="00044C6D">
      <w:pPr>
        <w:numPr>
          <w:ilvl w:val="0"/>
          <w:numId w:val="3"/>
        </w:numPr>
        <w:spacing w:line="276" w:lineRule="auto"/>
        <w:jc w:val="both"/>
        <w:rPr>
          <w:color w:val="0D0D0D" w:themeColor="text1" w:themeTint="F2"/>
          <w:u w:color="000000"/>
        </w:rPr>
      </w:pPr>
      <w:r w:rsidRPr="00A057BC">
        <w:rPr>
          <w:color w:val="0D0D0D" w:themeColor="text1" w:themeTint="F2"/>
        </w:rPr>
        <w:t>тест на наличие алкоголя в выдыхаемом воздухе с использованием алкотестера;</w:t>
      </w:r>
    </w:p>
    <w:p w14:paraId="1F78DA6D"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тест на котинин в моче;</w:t>
      </w:r>
    </w:p>
    <w:p w14:paraId="7A603CF2"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выдача добровольцу браслета и/или бейджа, которые необходимо носить в течение периода госпитализации;</w:t>
      </w:r>
    </w:p>
    <w:p w14:paraId="590EF657" w14:textId="56D20070"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 xml:space="preserve">осмотр личных вещей для исключения возможности приема </w:t>
      </w:r>
      <w:r w:rsidR="007A72F3" w:rsidRPr="00A057BC">
        <w:rPr>
          <w:color w:val="0D0D0D" w:themeColor="text1" w:themeTint="F2"/>
        </w:rPr>
        <w:t>добровольцем</w:t>
      </w:r>
      <w:r w:rsidRPr="00A057BC">
        <w:rPr>
          <w:color w:val="0D0D0D" w:themeColor="text1" w:themeTint="F2"/>
        </w:rPr>
        <w:t xml:space="preserve"> запрещенных веществ (напитки, продукты, лекарства и т.д. в соответствии с ограничениями исследования);</w:t>
      </w:r>
    </w:p>
    <w:p w14:paraId="2E0D4D22"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проверка отсутствия критериев исключения;</w:t>
      </w:r>
    </w:p>
    <w:p w14:paraId="4F54EFE9"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0884A054" w14:textId="77777777" w:rsidR="00044C6D" w:rsidRPr="00A057BC" w:rsidRDefault="00044C6D" w:rsidP="00044C6D">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СНЯ;</w:t>
      </w:r>
    </w:p>
    <w:p w14:paraId="63077275"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НЯ;</w:t>
      </w:r>
    </w:p>
    <w:p w14:paraId="6D0FACEC" w14:textId="2ED80DF7" w:rsidR="002656B4"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приверженности добровольца исследованию.</w:t>
      </w:r>
      <w:r w:rsidR="002656B4" w:rsidRPr="00A057BC">
        <w:rPr>
          <w:bCs/>
          <w:iCs/>
          <w:color w:val="0D0D0D" w:themeColor="text1" w:themeTint="F2"/>
        </w:rPr>
        <w:t xml:space="preserve"> </w:t>
      </w:r>
    </w:p>
    <w:p w14:paraId="0D69CCC1" w14:textId="77777777" w:rsidR="002656B4" w:rsidRPr="00A057BC" w:rsidRDefault="002656B4" w:rsidP="002656B4">
      <w:pPr>
        <w:spacing w:line="276" w:lineRule="auto"/>
        <w:jc w:val="both"/>
        <w:rPr>
          <w:color w:val="0D0D0D" w:themeColor="text1" w:themeTint="F2"/>
          <w:bdr w:val="none" w:sz="0" w:space="0" w:color="auto" w:frame="1"/>
        </w:rPr>
      </w:pPr>
      <w:r w:rsidRPr="00A057BC">
        <w:rPr>
          <w:b/>
          <w:bCs/>
          <w:color w:val="0D0D0D" w:themeColor="text1" w:themeTint="F2"/>
          <w:bdr w:val="none" w:sz="0" w:space="0" w:color="auto" w:frame="1"/>
        </w:rPr>
        <w:t>Процедуры дня приема препарата (День 8) включают в себя:</w:t>
      </w:r>
    </w:p>
    <w:p w14:paraId="63BA00A9" w14:textId="77777777" w:rsidR="00044C6D" w:rsidRPr="00A057BC" w:rsidRDefault="00044C6D" w:rsidP="00044C6D">
      <w:pPr>
        <w:spacing w:line="276" w:lineRule="auto"/>
        <w:rPr>
          <w:bCs/>
          <w:color w:val="0D0D0D" w:themeColor="text1" w:themeTint="F2"/>
          <w:u w:val="single"/>
        </w:rPr>
      </w:pPr>
      <w:r w:rsidRPr="00A057BC">
        <w:rPr>
          <w:bCs/>
          <w:color w:val="0D0D0D" w:themeColor="text1" w:themeTint="F2"/>
          <w:u w:val="single"/>
        </w:rPr>
        <w:t xml:space="preserve">До приема препарата: </w:t>
      </w:r>
    </w:p>
    <w:p w14:paraId="71B838D9"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lastRenderedPageBreak/>
        <w:t>установка катетера;</w:t>
      </w:r>
    </w:p>
    <w:p w14:paraId="4369C20F"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4B46A293"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rPr>
        <w:t xml:space="preserve">измерение </w:t>
      </w:r>
      <w:r w:rsidRPr="00A057BC">
        <w:rPr>
          <w:bCs/>
          <w:iCs/>
          <w:color w:val="0D0D0D" w:themeColor="text1" w:themeTint="F2"/>
        </w:rPr>
        <w:t>ЖВП:</w:t>
      </w:r>
      <w:r w:rsidRPr="00A057BC">
        <w:rPr>
          <w:color w:val="0D0D0D" w:themeColor="text1" w:themeTint="F2"/>
        </w:rPr>
        <w:t xml:space="preserve"> САД, ДАД, ЧСС, ЧДД и температура тела </w:t>
      </w:r>
      <w:r w:rsidRPr="00A057BC">
        <w:rPr>
          <w:bCs/>
          <w:iCs/>
          <w:color w:val="0D0D0D" w:themeColor="text1" w:themeTint="F2"/>
        </w:rPr>
        <w:t>за 1 час до приема препарата;</w:t>
      </w:r>
    </w:p>
    <w:p w14:paraId="6FD7B52B"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до приема препаратов (Таблица 4); </w:t>
      </w:r>
    </w:p>
    <w:p w14:paraId="414E35AC"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критериев исключения;</w:t>
      </w:r>
    </w:p>
    <w:p w14:paraId="706DD57B"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40A3D342" w14:textId="77777777" w:rsidR="00044C6D" w:rsidRPr="00A057BC" w:rsidRDefault="00044C6D" w:rsidP="00044C6D">
      <w:pPr>
        <w:numPr>
          <w:ilvl w:val="0"/>
          <w:numId w:val="3"/>
        </w:numPr>
        <w:spacing w:line="276" w:lineRule="auto"/>
        <w:jc w:val="both"/>
        <w:rPr>
          <w:color w:val="0D0D0D" w:themeColor="text1" w:themeTint="F2"/>
          <w:u w:color="000000"/>
        </w:rPr>
      </w:pPr>
      <w:r w:rsidRPr="00A057BC">
        <w:rPr>
          <w:color w:val="0D0D0D" w:themeColor="text1" w:themeTint="F2"/>
        </w:rPr>
        <w:t>сбор и регистрация СНЯ;</w:t>
      </w:r>
    </w:p>
    <w:p w14:paraId="67EC6351"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rPr>
        <w:t>сбор и регистрация НЯ;</w:t>
      </w:r>
    </w:p>
    <w:p w14:paraId="72AAFA2E"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приверженности добровольца исследованию;</w:t>
      </w:r>
    </w:p>
    <w:p w14:paraId="244CBC29" w14:textId="2441552F"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прием </w:t>
      </w:r>
      <w:r w:rsidR="007A72F3" w:rsidRPr="00A057BC">
        <w:rPr>
          <w:color w:val="0D0D0D" w:themeColor="text1" w:themeTint="F2"/>
          <w:u w:color="000000"/>
        </w:rPr>
        <w:t xml:space="preserve">высококалорийного завтрака </w:t>
      </w:r>
      <w:r w:rsidRPr="00A057BC">
        <w:rPr>
          <w:bCs/>
          <w:iCs/>
          <w:color w:val="0D0D0D" w:themeColor="text1" w:themeTint="F2"/>
        </w:rPr>
        <w:t xml:space="preserve">(для добровольцев из групп 3 и 4) (Таблица 5). </w:t>
      </w:r>
    </w:p>
    <w:p w14:paraId="2EDB37B4" w14:textId="77777777" w:rsidR="00044C6D" w:rsidRPr="00A057BC" w:rsidRDefault="00044C6D" w:rsidP="00044C6D">
      <w:pPr>
        <w:pStyle w:val="afd"/>
        <w:spacing w:line="276" w:lineRule="auto"/>
        <w:ind w:left="0"/>
        <w:rPr>
          <w:bCs/>
          <w:iCs/>
          <w:kern w:val="2"/>
          <w:u w:val="single"/>
        </w:rPr>
      </w:pPr>
      <w:r w:rsidRPr="00A057BC">
        <w:rPr>
          <w:bCs/>
          <w:iCs/>
          <w:kern w:val="2"/>
          <w:u w:val="single"/>
        </w:rPr>
        <w:t>Во время приема препарата:</w:t>
      </w:r>
    </w:p>
    <w:p w14:paraId="2AF4C0D2"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оценка критериев исключения;</w:t>
      </w:r>
    </w:p>
    <w:p w14:paraId="0A95F642"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регистрация жалоб добровольцев;</w:t>
      </w:r>
    </w:p>
    <w:p w14:paraId="3614FDC5"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СНЯ;</w:t>
      </w:r>
    </w:p>
    <w:p w14:paraId="5E584675" w14:textId="77777777" w:rsidR="00044C6D" w:rsidRPr="00A057BC" w:rsidRDefault="00044C6D" w:rsidP="00044C6D">
      <w:pPr>
        <w:pStyle w:val="afd"/>
        <w:numPr>
          <w:ilvl w:val="0"/>
          <w:numId w:val="3"/>
        </w:numPr>
        <w:spacing w:line="276" w:lineRule="auto"/>
        <w:jc w:val="both"/>
        <w:rPr>
          <w:bCs/>
          <w:iCs/>
          <w:kern w:val="2"/>
        </w:rPr>
      </w:pPr>
      <w:r w:rsidRPr="00A057BC">
        <w:rPr>
          <w:bCs/>
          <w:iCs/>
          <w:kern w:val="2"/>
        </w:rPr>
        <w:t>сбор и регистрация НЯ;</w:t>
      </w:r>
    </w:p>
    <w:p w14:paraId="7B93D2D0" w14:textId="77777777" w:rsidR="00044C6D" w:rsidRPr="00A057BC" w:rsidRDefault="00044C6D" w:rsidP="00044C6D">
      <w:pPr>
        <w:numPr>
          <w:ilvl w:val="0"/>
          <w:numId w:val="3"/>
        </w:numPr>
        <w:spacing w:line="276" w:lineRule="auto"/>
        <w:jc w:val="both"/>
        <w:rPr>
          <w:bCs/>
          <w:color w:val="0D0D0D" w:themeColor="text1" w:themeTint="F2"/>
          <w:u w:val="single"/>
        </w:rPr>
      </w:pPr>
      <w:r w:rsidRPr="00A057BC">
        <w:rPr>
          <w:bCs/>
          <w:iCs/>
          <w:kern w:val="2"/>
        </w:rPr>
        <w:t>оценка приверженности добровольца исследованию.</w:t>
      </w:r>
    </w:p>
    <w:p w14:paraId="710B6D5F" w14:textId="77777777" w:rsidR="00044C6D" w:rsidRPr="00A057BC" w:rsidRDefault="00044C6D" w:rsidP="00044C6D">
      <w:pPr>
        <w:spacing w:line="276" w:lineRule="auto"/>
        <w:rPr>
          <w:bCs/>
          <w:color w:val="0D0D0D" w:themeColor="text1" w:themeTint="F2"/>
          <w:u w:val="single"/>
        </w:rPr>
      </w:pPr>
      <w:r w:rsidRPr="00A057BC">
        <w:rPr>
          <w:bCs/>
          <w:color w:val="0D0D0D" w:themeColor="text1" w:themeTint="F2"/>
          <w:u w:val="single"/>
        </w:rPr>
        <w:t xml:space="preserve">После приема препарата: </w:t>
      </w:r>
    </w:p>
    <w:p w14:paraId="5E6FC06F"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проверка отсутствия критериев исключения; </w:t>
      </w:r>
    </w:p>
    <w:p w14:paraId="003643F6"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отбор проб крови согласно плану исследования после приема препаратов (Таблица 4); </w:t>
      </w:r>
    </w:p>
    <w:p w14:paraId="3CD9DB7B"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через 1, 3, 6, 12 часов после приема препарата (после забора крови) в положении сидя; </w:t>
      </w:r>
    </w:p>
    <w:p w14:paraId="0CC5D07C"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осуществление стандартизированных приемов пищи;</w:t>
      </w:r>
    </w:p>
    <w:p w14:paraId="1BDBDBE6"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5C8FB888"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СНЯ;</w:t>
      </w:r>
    </w:p>
    <w:p w14:paraId="10A7192B"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rPr>
        <w:t>сбор и регистрация НЯ;</w:t>
      </w:r>
    </w:p>
    <w:p w14:paraId="6E20D538" w14:textId="5BCFE5C0" w:rsidR="002656B4"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оценка приверженности добровольца исследованию.</w:t>
      </w:r>
      <w:r w:rsidR="002656B4" w:rsidRPr="00A057BC">
        <w:rPr>
          <w:bCs/>
          <w:iCs/>
          <w:color w:val="0D0D0D" w:themeColor="text1" w:themeTint="F2"/>
        </w:rPr>
        <w:t xml:space="preserve"> </w:t>
      </w:r>
    </w:p>
    <w:p w14:paraId="7CA0A8D8" w14:textId="77777777" w:rsidR="002656B4" w:rsidRPr="00A057BC" w:rsidRDefault="002656B4" w:rsidP="002656B4">
      <w:pPr>
        <w:spacing w:line="276" w:lineRule="auto"/>
        <w:jc w:val="both"/>
        <w:rPr>
          <w:color w:val="0D0D0D" w:themeColor="text1" w:themeTint="F2"/>
          <w:bdr w:val="none" w:sz="0" w:space="0" w:color="auto" w:frame="1"/>
        </w:rPr>
      </w:pPr>
      <w:r w:rsidRPr="00A057BC">
        <w:rPr>
          <w:b/>
          <w:bCs/>
          <w:iCs/>
          <w:color w:val="0D0D0D" w:themeColor="text1" w:themeTint="F2"/>
          <w:bdr w:val="none" w:sz="0" w:space="0" w:color="auto" w:frame="1"/>
        </w:rPr>
        <w:t xml:space="preserve">Процедуры дня выписки из стационара (День 9) </w:t>
      </w:r>
      <w:r w:rsidRPr="00A057BC">
        <w:rPr>
          <w:b/>
          <w:bCs/>
          <w:color w:val="0D0D0D" w:themeColor="text1" w:themeTint="F2"/>
          <w:bdr w:val="none" w:sz="0" w:space="0" w:color="auto" w:frame="1"/>
        </w:rPr>
        <w:t>включают в себя:</w:t>
      </w:r>
    </w:p>
    <w:p w14:paraId="033CE270"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физикальный осмотр; </w:t>
      </w:r>
    </w:p>
    <w:p w14:paraId="51C78FDE"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 xml:space="preserve">измерение ЖВП: САД, ДАД, ЧСС, ЧДД и температура тела; </w:t>
      </w:r>
    </w:p>
    <w:p w14:paraId="6FE725CB"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отбор пробы крови согласно плану исследования через 24 часа после приема препаратов;</w:t>
      </w:r>
    </w:p>
    <w:p w14:paraId="11A1CE0A"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bCs/>
          <w:iCs/>
          <w:color w:val="0D0D0D" w:themeColor="text1" w:themeTint="F2"/>
        </w:rPr>
        <w:t>удаление катетера;</w:t>
      </w:r>
    </w:p>
    <w:p w14:paraId="076A21B0"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0D9B1E6E"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СНЯ;</w:t>
      </w:r>
    </w:p>
    <w:p w14:paraId="12EB0C00"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rPr>
        <w:t>сбор и регистрация НЯ;</w:t>
      </w:r>
    </w:p>
    <w:p w14:paraId="1F9A150F" w14:textId="242261E9" w:rsidR="002656B4" w:rsidRDefault="00044C6D" w:rsidP="00044C6D">
      <w:pPr>
        <w:pStyle w:val="afd"/>
        <w:numPr>
          <w:ilvl w:val="0"/>
          <w:numId w:val="3"/>
        </w:numPr>
        <w:spacing w:line="276" w:lineRule="auto"/>
        <w:jc w:val="both"/>
        <w:rPr>
          <w:ins w:id="1284" w:author="Автор" w:date="2026-08-25T19:40:00Z"/>
          <w:bCs/>
          <w:iCs/>
          <w:color w:val="0D0D0D" w:themeColor="text1" w:themeTint="F2"/>
        </w:rPr>
      </w:pPr>
      <w:r w:rsidRPr="00A057BC">
        <w:rPr>
          <w:bCs/>
          <w:iCs/>
          <w:color w:val="0D0D0D" w:themeColor="text1" w:themeTint="F2"/>
        </w:rPr>
        <w:t>оценка приверженности добровольца исследованию</w:t>
      </w:r>
      <w:ins w:id="1285" w:author="Автор" w:date="2026-08-25T19:40:00Z">
        <w:r w:rsidR="004C44C4">
          <w:rPr>
            <w:bCs/>
            <w:iCs/>
            <w:color w:val="0D0D0D" w:themeColor="text1" w:themeTint="F2"/>
            <w:lang w:val="en-US"/>
          </w:rPr>
          <w:t>;</w:t>
        </w:r>
      </w:ins>
      <w:del w:id="1286" w:author="Автор" w:date="2026-08-25T19:40:00Z">
        <w:r w:rsidR="002656B4" w:rsidRPr="00A057BC" w:rsidDel="004C44C4">
          <w:rPr>
            <w:bCs/>
            <w:iCs/>
            <w:color w:val="0D0D0D" w:themeColor="text1" w:themeTint="F2"/>
          </w:rPr>
          <w:delText xml:space="preserve">. </w:delText>
        </w:r>
      </w:del>
    </w:p>
    <w:p w14:paraId="7D1403EF" w14:textId="7FBE7798" w:rsidR="004C44C4" w:rsidRPr="00A057BC" w:rsidRDefault="004C44C4" w:rsidP="00044C6D">
      <w:pPr>
        <w:pStyle w:val="afd"/>
        <w:numPr>
          <w:ilvl w:val="0"/>
          <w:numId w:val="3"/>
        </w:numPr>
        <w:spacing w:line="276" w:lineRule="auto"/>
        <w:jc w:val="both"/>
        <w:rPr>
          <w:bCs/>
          <w:iCs/>
          <w:color w:val="0D0D0D" w:themeColor="text1" w:themeTint="F2"/>
        </w:rPr>
      </w:pPr>
      <w:ins w:id="1287" w:author="Автор" w:date="2026-08-25T19:40:00Z">
        <w:r>
          <w:rPr>
            <w:bCs/>
            <w:iCs/>
            <w:color w:val="0D0D0D" w:themeColor="text1" w:themeTint="F2"/>
          </w:rPr>
          <w:t>выписка из стационара.</w:t>
        </w:r>
      </w:ins>
    </w:p>
    <w:p w14:paraId="7526ACE0" w14:textId="77777777" w:rsidR="002656B4" w:rsidRPr="00A057BC" w:rsidRDefault="002656B4" w:rsidP="002656B4">
      <w:pPr>
        <w:pBdr>
          <w:top w:val="nil"/>
          <w:left w:val="nil"/>
          <w:bottom w:val="nil"/>
          <w:right w:val="nil"/>
          <w:between w:val="nil"/>
          <w:bar w:val="nil"/>
        </w:pBdr>
        <w:spacing w:line="276" w:lineRule="auto"/>
        <w:jc w:val="both"/>
        <w:rPr>
          <w:color w:val="000000"/>
        </w:rPr>
      </w:pPr>
      <w:r w:rsidRPr="00A057BC">
        <w:rPr>
          <w:color w:val="000000"/>
        </w:rPr>
        <w:t>После выполнения всех процедур и взятия образцов крови добровольцы отпускаются домой с последующим посещением центра на амбулаторных визитах.</w:t>
      </w:r>
    </w:p>
    <w:p w14:paraId="67C2F1B4" w14:textId="77777777" w:rsidR="002656B4" w:rsidRPr="00A057BC" w:rsidRDefault="002656B4" w:rsidP="002656B4">
      <w:pPr>
        <w:spacing w:line="276" w:lineRule="auto"/>
        <w:jc w:val="both"/>
        <w:rPr>
          <w:b/>
          <w:bCs/>
          <w:bdr w:val="none" w:sz="0" w:space="0" w:color="auto" w:frame="1"/>
        </w:rPr>
      </w:pPr>
      <w:r w:rsidRPr="00A057BC">
        <w:rPr>
          <w:b/>
          <w:bCs/>
          <w:bdr w:val="none" w:sz="0" w:space="0" w:color="auto" w:frame="1"/>
        </w:rPr>
        <w:t>Процедуры амбулаторного визита 6 (День 9) включают в себя:</w:t>
      </w:r>
    </w:p>
    <w:p w14:paraId="62F73AE7"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 xml:space="preserve">физикальный осмотр;  </w:t>
      </w:r>
    </w:p>
    <w:p w14:paraId="419B8F01"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lastRenderedPageBreak/>
        <w:t>измерение ЖВП: САД, ДАД, ЧСС, ЧДД и температура тела;</w:t>
      </w:r>
    </w:p>
    <w:p w14:paraId="07C9E019" w14:textId="20E9C3F5" w:rsidR="00044C6D" w:rsidRPr="00A057BC" w:rsidRDefault="00044C6D" w:rsidP="00044C6D">
      <w:pPr>
        <w:pStyle w:val="afd"/>
        <w:numPr>
          <w:ilvl w:val="0"/>
          <w:numId w:val="86"/>
        </w:numPr>
        <w:spacing w:line="276" w:lineRule="auto"/>
        <w:jc w:val="both"/>
        <w:rPr>
          <w:bCs/>
          <w:iCs/>
          <w:kern w:val="2"/>
        </w:rPr>
      </w:pPr>
      <w:r w:rsidRPr="00A057BC">
        <w:rPr>
          <w:bCs/>
          <w:iCs/>
          <w:kern w:val="2"/>
        </w:rPr>
        <w:t>тест на котинин</w:t>
      </w:r>
      <w:ins w:id="1288" w:author="Автор" w:date="2026-08-25T19:40:00Z">
        <w:r w:rsidR="004C44C4">
          <w:rPr>
            <w:bCs/>
            <w:iCs/>
            <w:kern w:val="2"/>
          </w:rPr>
          <w:t xml:space="preserve"> в моче</w:t>
        </w:r>
      </w:ins>
      <w:r w:rsidRPr="00A057BC">
        <w:rPr>
          <w:bCs/>
          <w:iCs/>
          <w:kern w:val="2"/>
        </w:rPr>
        <w:t>;</w:t>
      </w:r>
    </w:p>
    <w:p w14:paraId="66A6E48A" w14:textId="6FFCD6EE" w:rsidR="00044C6D" w:rsidRPr="00A057BC" w:rsidRDefault="004C44C4" w:rsidP="00044C6D">
      <w:pPr>
        <w:pStyle w:val="afd"/>
        <w:numPr>
          <w:ilvl w:val="0"/>
          <w:numId w:val="86"/>
        </w:numPr>
        <w:spacing w:line="276" w:lineRule="auto"/>
        <w:jc w:val="both"/>
        <w:rPr>
          <w:bCs/>
          <w:iCs/>
          <w:kern w:val="2"/>
        </w:rPr>
      </w:pPr>
      <w:ins w:id="1289" w:author="Автор" w:date="2026-08-25T19:40:00Z">
        <w:r w:rsidRPr="00A057BC">
          <w:rPr>
            <w:color w:val="0D0D0D" w:themeColor="text1" w:themeTint="F2"/>
          </w:rPr>
          <w:t>тест на наличие алкоголя в выдыхаемом воздухе с использованием алкотестера</w:t>
        </w:r>
      </w:ins>
      <w:del w:id="1290" w:author="Автор" w:date="2026-08-25T19:40:00Z">
        <w:r w:rsidR="00044C6D" w:rsidRPr="00A057BC" w:rsidDel="004C44C4">
          <w:rPr>
            <w:bCs/>
            <w:iCs/>
            <w:kern w:val="2"/>
          </w:rPr>
          <w:delText>тест на алкоголь</w:delText>
        </w:r>
      </w:del>
      <w:r w:rsidR="00044C6D" w:rsidRPr="00A057BC">
        <w:rPr>
          <w:bCs/>
          <w:iCs/>
          <w:kern w:val="2"/>
        </w:rPr>
        <w:t>;</w:t>
      </w:r>
    </w:p>
    <w:p w14:paraId="2B9A6A96" w14:textId="787289F3" w:rsidR="00044C6D" w:rsidRPr="004C44C4" w:rsidRDefault="004C44C4" w:rsidP="004C44C4">
      <w:pPr>
        <w:pStyle w:val="afd"/>
        <w:numPr>
          <w:ilvl w:val="0"/>
          <w:numId w:val="86"/>
        </w:numPr>
        <w:spacing w:line="276" w:lineRule="auto"/>
        <w:jc w:val="both"/>
        <w:rPr>
          <w:bCs/>
          <w:iCs/>
          <w:kern w:val="2"/>
        </w:rPr>
      </w:pPr>
      <w:ins w:id="1291" w:author="Автор" w:date="2026-08-25T19:40:00Z">
        <w:r w:rsidRPr="00A057BC">
          <w:rPr>
            <w:color w:val="0D0D0D" w:themeColor="text1" w:themeTint="F2"/>
          </w:rPr>
          <w:t>тест на наркотические препараты в моче</w:t>
        </w:r>
        <w:r>
          <w:rPr>
            <w:rFonts w:ascii="Times New Roman CYR" w:hAnsi="Times New Roman CYR" w:cs="Times New Roman CYR"/>
            <w:color w:val="000000"/>
            <w14:ligatures w14:val="standardContextual"/>
          </w:rPr>
          <w:t xml:space="preserve"> (таблица 6)</w:t>
        </w:r>
        <w:r w:rsidRPr="00A057BC">
          <w:rPr>
            <w:rFonts w:ascii="Times New Roman CYR" w:hAnsi="Times New Roman CYR" w:cs="Times New Roman CYR"/>
            <w:color w:val="000000"/>
            <w14:ligatures w14:val="standardContextual"/>
          </w:rPr>
          <w:t>;</w:t>
        </w:r>
      </w:ins>
      <w:del w:id="1292" w:author="Автор" w:date="2026-08-25T19:40:00Z">
        <w:r w:rsidR="00044C6D" w:rsidRPr="00767CD6" w:rsidDel="004C44C4">
          <w:rPr>
            <w:rFonts w:ascii="Times New Roman CYR" w:hAnsi="Times New Roman CYR" w:cs="Times New Roman CYR"/>
            <w:color w:val="000000"/>
            <w14:ligatures w14:val="standardContextual"/>
            <w:rPrChange w:id="1293" w:author="Автор" w:date="2026-08-25T19:40:00Z">
              <w:rPr/>
            </w:rPrChange>
          </w:rPr>
          <w:delText>тест на содержание наркотических средств и психотропных веществ;</w:delText>
        </w:r>
      </w:del>
      <w:r w:rsidR="00044C6D" w:rsidRPr="004C44C4">
        <w:rPr>
          <w:bCs/>
          <w:iCs/>
          <w:kern w:val="2"/>
        </w:rPr>
        <w:t xml:space="preserve">      </w:t>
      </w:r>
    </w:p>
    <w:p w14:paraId="5DF7B7E9"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отбор пробы крови согласно плану исследования (точка 36 часов);</w:t>
      </w:r>
    </w:p>
    <w:p w14:paraId="03574110"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регистрация жалоб добровольцев;</w:t>
      </w:r>
    </w:p>
    <w:p w14:paraId="4567A701"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сбор и регистрация СНЯ;</w:t>
      </w:r>
    </w:p>
    <w:p w14:paraId="347EA0F0"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сбор и регистрация НЯ;</w:t>
      </w:r>
    </w:p>
    <w:p w14:paraId="78F0ED47"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оценка наличия критериев исключения;</w:t>
      </w:r>
    </w:p>
    <w:p w14:paraId="4BB0EEA2" w14:textId="4DCBB1AE" w:rsidR="002656B4" w:rsidRPr="00A057BC" w:rsidRDefault="00044C6D" w:rsidP="00044C6D">
      <w:pPr>
        <w:pStyle w:val="afd"/>
        <w:numPr>
          <w:ilvl w:val="0"/>
          <w:numId w:val="86"/>
        </w:numPr>
        <w:spacing w:line="276" w:lineRule="auto"/>
        <w:jc w:val="both"/>
        <w:rPr>
          <w:bCs/>
          <w:iCs/>
          <w:kern w:val="2"/>
        </w:rPr>
      </w:pPr>
      <w:r w:rsidRPr="00A057BC">
        <w:rPr>
          <w:bCs/>
          <w:iCs/>
          <w:color w:val="0D0D0D" w:themeColor="text1" w:themeTint="F2"/>
        </w:rPr>
        <w:t>оценка приверженности добровольца исследованию</w:t>
      </w:r>
      <w:r w:rsidR="002656B4" w:rsidRPr="00A057BC">
        <w:rPr>
          <w:bCs/>
          <w:iCs/>
          <w:color w:val="0D0D0D" w:themeColor="text1" w:themeTint="F2"/>
        </w:rPr>
        <w:t>.</w:t>
      </w:r>
    </w:p>
    <w:p w14:paraId="5DBF9AE3" w14:textId="77777777" w:rsidR="002656B4" w:rsidRPr="00A057BC" w:rsidRDefault="002656B4" w:rsidP="002656B4">
      <w:pPr>
        <w:spacing w:line="276" w:lineRule="auto"/>
        <w:jc w:val="both"/>
        <w:rPr>
          <w:bCs/>
          <w:iCs/>
          <w:color w:val="000000"/>
          <w:u w:color="000000"/>
          <w:bdr w:val="nil"/>
        </w:rPr>
      </w:pPr>
      <w:r w:rsidRPr="00A057BC">
        <w:rPr>
          <w:bCs/>
          <w:iCs/>
          <w:color w:val="000000"/>
          <w:u w:color="000000"/>
          <w:bdr w:val="nil"/>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1AA5CEBC" w14:textId="77777777" w:rsidR="002656B4" w:rsidRPr="00A057BC" w:rsidRDefault="002656B4" w:rsidP="002656B4">
      <w:pPr>
        <w:spacing w:line="276" w:lineRule="auto"/>
        <w:jc w:val="both"/>
        <w:rPr>
          <w:b/>
          <w:bCs/>
          <w:bdr w:val="none" w:sz="0" w:space="0" w:color="auto" w:frame="1"/>
        </w:rPr>
      </w:pPr>
      <w:r w:rsidRPr="00A057BC">
        <w:rPr>
          <w:b/>
          <w:bCs/>
          <w:bdr w:val="none" w:sz="0" w:space="0" w:color="auto" w:frame="1"/>
        </w:rPr>
        <w:t>Процедуры амбулаторного визита 7 (День 10) включают в себя:</w:t>
      </w:r>
    </w:p>
    <w:p w14:paraId="05E1C5CE"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 xml:space="preserve">физикальный осмотр;  </w:t>
      </w:r>
    </w:p>
    <w:p w14:paraId="416E1766"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 xml:space="preserve">измерение ЖВП: САД, ДАД, ЧСС, ЧДД и температура тела; </w:t>
      </w:r>
    </w:p>
    <w:p w14:paraId="37847A4C" w14:textId="2C69BC3F" w:rsidR="00044C6D" w:rsidRPr="00A057BC" w:rsidRDefault="00044C6D" w:rsidP="00044C6D">
      <w:pPr>
        <w:pStyle w:val="afd"/>
        <w:numPr>
          <w:ilvl w:val="0"/>
          <w:numId w:val="86"/>
        </w:numPr>
        <w:spacing w:line="276" w:lineRule="auto"/>
        <w:jc w:val="both"/>
        <w:rPr>
          <w:bCs/>
          <w:iCs/>
          <w:kern w:val="2"/>
        </w:rPr>
      </w:pPr>
      <w:r w:rsidRPr="00A057BC">
        <w:rPr>
          <w:bCs/>
          <w:iCs/>
          <w:kern w:val="2"/>
        </w:rPr>
        <w:t>тест на котинин</w:t>
      </w:r>
      <w:ins w:id="1294" w:author="Автор" w:date="2026-08-25T19:41:00Z">
        <w:r w:rsidR="004C44C4">
          <w:rPr>
            <w:bCs/>
            <w:iCs/>
            <w:kern w:val="2"/>
          </w:rPr>
          <w:t xml:space="preserve"> в моче</w:t>
        </w:r>
      </w:ins>
      <w:r w:rsidRPr="00A057BC">
        <w:rPr>
          <w:bCs/>
          <w:iCs/>
          <w:kern w:val="2"/>
        </w:rPr>
        <w:t>;</w:t>
      </w:r>
    </w:p>
    <w:p w14:paraId="70549211" w14:textId="08EDDBE9" w:rsidR="00044C6D" w:rsidRPr="00A057BC" w:rsidRDefault="004C44C4" w:rsidP="00044C6D">
      <w:pPr>
        <w:pStyle w:val="afd"/>
        <w:numPr>
          <w:ilvl w:val="0"/>
          <w:numId w:val="86"/>
        </w:numPr>
        <w:spacing w:line="276" w:lineRule="auto"/>
        <w:jc w:val="both"/>
        <w:rPr>
          <w:bCs/>
          <w:iCs/>
          <w:kern w:val="2"/>
        </w:rPr>
      </w:pPr>
      <w:ins w:id="1295" w:author="Автор" w:date="2026-08-25T19:41:00Z">
        <w:r w:rsidRPr="00A057BC">
          <w:rPr>
            <w:color w:val="0D0D0D" w:themeColor="text1" w:themeTint="F2"/>
          </w:rPr>
          <w:t>тест на наличие алкоголя в выдыхаемом воздухе с использованием алкотестера</w:t>
        </w:r>
      </w:ins>
      <w:del w:id="1296" w:author="Автор" w:date="2026-08-25T19:41:00Z">
        <w:r w:rsidR="00044C6D" w:rsidRPr="00A057BC" w:rsidDel="004C44C4">
          <w:rPr>
            <w:bCs/>
            <w:iCs/>
            <w:kern w:val="2"/>
          </w:rPr>
          <w:delText>тест на алкоголь</w:delText>
        </w:r>
      </w:del>
      <w:r w:rsidR="00044C6D" w:rsidRPr="00A057BC">
        <w:rPr>
          <w:bCs/>
          <w:iCs/>
          <w:kern w:val="2"/>
        </w:rPr>
        <w:t>;</w:t>
      </w:r>
    </w:p>
    <w:p w14:paraId="77749BEB" w14:textId="7B479066" w:rsidR="00044C6D" w:rsidRPr="00A057BC" w:rsidRDefault="004C44C4" w:rsidP="00044C6D">
      <w:pPr>
        <w:pStyle w:val="afd"/>
        <w:numPr>
          <w:ilvl w:val="0"/>
          <w:numId w:val="86"/>
        </w:numPr>
        <w:spacing w:line="276" w:lineRule="auto"/>
        <w:jc w:val="both"/>
        <w:rPr>
          <w:bCs/>
          <w:iCs/>
          <w:kern w:val="2"/>
        </w:rPr>
      </w:pPr>
      <w:ins w:id="1297" w:author="Автор" w:date="2026-08-25T19:41:00Z">
        <w:r w:rsidRPr="00A057BC">
          <w:rPr>
            <w:color w:val="0D0D0D" w:themeColor="text1" w:themeTint="F2"/>
          </w:rPr>
          <w:t>тест на наркотические препараты в моче</w:t>
        </w:r>
        <w:r>
          <w:rPr>
            <w:rFonts w:ascii="Times New Roman CYR" w:hAnsi="Times New Roman CYR" w:cs="Times New Roman CYR"/>
            <w:color w:val="000000"/>
            <w14:ligatures w14:val="standardContextual"/>
          </w:rPr>
          <w:t xml:space="preserve"> (таблица 6)</w:t>
        </w:r>
      </w:ins>
      <w:del w:id="1298" w:author="Автор" w:date="2026-08-25T19:41:00Z">
        <w:r w:rsidR="00044C6D" w:rsidRPr="00A057BC" w:rsidDel="004C44C4">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r w:rsidR="00044C6D" w:rsidRPr="00A057BC">
        <w:rPr>
          <w:rFonts w:ascii="Times New Roman CYR" w:hAnsi="Times New Roman CYR" w:cs="Times New Roman CYR"/>
          <w:color w:val="000000"/>
          <w14:ligatures w14:val="standardContextual"/>
        </w:rPr>
        <w:t>;</w:t>
      </w:r>
      <w:r w:rsidR="00044C6D" w:rsidRPr="00A057BC">
        <w:rPr>
          <w:bCs/>
          <w:iCs/>
          <w:kern w:val="2"/>
        </w:rPr>
        <w:t xml:space="preserve">     </w:t>
      </w:r>
    </w:p>
    <w:p w14:paraId="4F8E8F6A"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отбор пробы крови согласно плану исследования (точка 48 часов);</w:t>
      </w:r>
    </w:p>
    <w:p w14:paraId="2B20B7E4"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регистрация жалоб добровольцев;</w:t>
      </w:r>
    </w:p>
    <w:p w14:paraId="213B6C43"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сбор и регистрация СНЯ;</w:t>
      </w:r>
    </w:p>
    <w:p w14:paraId="7FB51649"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сбор и регистрация НЯ;</w:t>
      </w:r>
    </w:p>
    <w:p w14:paraId="6124E774"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оценка наличия критериев исключения;</w:t>
      </w:r>
    </w:p>
    <w:p w14:paraId="7593BBB9" w14:textId="5FD02D92" w:rsidR="002656B4" w:rsidRPr="00A057BC" w:rsidRDefault="00044C6D" w:rsidP="00044C6D">
      <w:pPr>
        <w:pStyle w:val="afd"/>
        <w:numPr>
          <w:ilvl w:val="0"/>
          <w:numId w:val="86"/>
        </w:numPr>
        <w:spacing w:line="276" w:lineRule="auto"/>
        <w:jc w:val="both"/>
        <w:rPr>
          <w:bCs/>
          <w:iCs/>
        </w:rPr>
      </w:pPr>
      <w:r w:rsidRPr="00A057BC">
        <w:rPr>
          <w:bCs/>
          <w:iCs/>
          <w:kern w:val="2"/>
        </w:rPr>
        <w:t>оценка приверженности добровольца исследованию</w:t>
      </w:r>
      <w:r w:rsidR="002656B4" w:rsidRPr="00A057BC">
        <w:rPr>
          <w:bCs/>
          <w:iCs/>
          <w:kern w:val="2"/>
        </w:rPr>
        <w:t>.</w:t>
      </w:r>
    </w:p>
    <w:p w14:paraId="3F9594C7" w14:textId="77777777" w:rsidR="002656B4" w:rsidRPr="00A057BC" w:rsidRDefault="002656B4" w:rsidP="002656B4">
      <w:pPr>
        <w:spacing w:line="276" w:lineRule="auto"/>
        <w:jc w:val="both"/>
        <w:rPr>
          <w:bCs/>
          <w:iCs/>
          <w:color w:val="000000"/>
          <w:u w:color="000000"/>
          <w:bdr w:val="nil"/>
        </w:rPr>
      </w:pPr>
      <w:r w:rsidRPr="00A057BC">
        <w:rPr>
          <w:bCs/>
          <w:iCs/>
          <w:color w:val="000000"/>
          <w:u w:color="000000"/>
          <w:bdr w:val="nil"/>
        </w:rPr>
        <w:t>После выполнения всех процедур и взятия образцов крови добровольцы отпускаются домой с последующим посещением центра на следующем амбулаторном визите.</w:t>
      </w:r>
    </w:p>
    <w:p w14:paraId="687977C6" w14:textId="77777777" w:rsidR="002656B4" w:rsidRPr="00A057BC" w:rsidRDefault="002656B4" w:rsidP="002656B4">
      <w:pPr>
        <w:spacing w:line="276" w:lineRule="auto"/>
        <w:jc w:val="both"/>
        <w:rPr>
          <w:b/>
          <w:bCs/>
          <w:bdr w:val="none" w:sz="0" w:space="0" w:color="auto" w:frame="1"/>
        </w:rPr>
      </w:pPr>
      <w:r w:rsidRPr="00A057BC">
        <w:rPr>
          <w:b/>
          <w:bCs/>
          <w:bdr w:val="none" w:sz="0" w:space="0" w:color="auto" w:frame="1"/>
        </w:rPr>
        <w:t>Процедуры амбулаторного визита 8 (День 11) включают в себя:</w:t>
      </w:r>
    </w:p>
    <w:p w14:paraId="7DE500EC"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 xml:space="preserve">физикальный осмотр;  </w:t>
      </w:r>
    </w:p>
    <w:p w14:paraId="556165CE"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 xml:space="preserve">измерение ЖВП: САД, ДАД, ЧСС, ЧДД и температура тела;  </w:t>
      </w:r>
    </w:p>
    <w:p w14:paraId="148B6448" w14:textId="1EA7AE20" w:rsidR="00044C6D" w:rsidRPr="00A057BC" w:rsidRDefault="00044C6D" w:rsidP="00044C6D">
      <w:pPr>
        <w:pStyle w:val="afd"/>
        <w:numPr>
          <w:ilvl w:val="0"/>
          <w:numId w:val="86"/>
        </w:numPr>
        <w:spacing w:line="276" w:lineRule="auto"/>
        <w:jc w:val="both"/>
        <w:rPr>
          <w:bCs/>
          <w:iCs/>
          <w:kern w:val="2"/>
        </w:rPr>
      </w:pPr>
      <w:r w:rsidRPr="00A057BC">
        <w:rPr>
          <w:bCs/>
          <w:iCs/>
          <w:kern w:val="2"/>
        </w:rPr>
        <w:t>тест на котинин</w:t>
      </w:r>
      <w:ins w:id="1299" w:author="Автор" w:date="2026-08-25T19:41:00Z">
        <w:r w:rsidR="004C44C4">
          <w:rPr>
            <w:bCs/>
            <w:iCs/>
            <w:kern w:val="2"/>
          </w:rPr>
          <w:t xml:space="preserve"> в моче</w:t>
        </w:r>
      </w:ins>
      <w:r w:rsidRPr="00A057BC">
        <w:rPr>
          <w:bCs/>
          <w:iCs/>
          <w:kern w:val="2"/>
        </w:rPr>
        <w:t>;</w:t>
      </w:r>
    </w:p>
    <w:p w14:paraId="4292ECD5" w14:textId="3D4E15ED" w:rsidR="00044C6D" w:rsidRPr="00A057BC" w:rsidRDefault="004C44C4" w:rsidP="00044C6D">
      <w:pPr>
        <w:pStyle w:val="afd"/>
        <w:numPr>
          <w:ilvl w:val="0"/>
          <w:numId w:val="86"/>
        </w:numPr>
        <w:spacing w:line="276" w:lineRule="auto"/>
        <w:jc w:val="both"/>
        <w:rPr>
          <w:bCs/>
          <w:iCs/>
          <w:kern w:val="2"/>
        </w:rPr>
      </w:pPr>
      <w:ins w:id="1300" w:author="Автор" w:date="2026-08-25T19:41:00Z">
        <w:r w:rsidRPr="00A057BC">
          <w:rPr>
            <w:color w:val="0D0D0D" w:themeColor="text1" w:themeTint="F2"/>
          </w:rPr>
          <w:t>тест на наличие алкоголя в выдыхаемом воздухе с использованием алкотестера</w:t>
        </w:r>
      </w:ins>
      <w:del w:id="1301" w:author="Автор" w:date="2026-08-25T19:41:00Z">
        <w:r w:rsidR="00044C6D" w:rsidRPr="00A057BC" w:rsidDel="004C44C4">
          <w:rPr>
            <w:bCs/>
            <w:iCs/>
            <w:kern w:val="2"/>
          </w:rPr>
          <w:delText>тест на алкоголь</w:delText>
        </w:r>
      </w:del>
      <w:r w:rsidR="00044C6D" w:rsidRPr="00A057BC">
        <w:rPr>
          <w:bCs/>
          <w:iCs/>
          <w:kern w:val="2"/>
        </w:rPr>
        <w:t>;</w:t>
      </w:r>
    </w:p>
    <w:p w14:paraId="19947695" w14:textId="6C1B0246" w:rsidR="00044C6D" w:rsidRPr="00A057BC" w:rsidRDefault="004C44C4" w:rsidP="00044C6D">
      <w:pPr>
        <w:pStyle w:val="afd"/>
        <w:numPr>
          <w:ilvl w:val="0"/>
          <w:numId w:val="86"/>
        </w:numPr>
        <w:spacing w:line="276" w:lineRule="auto"/>
        <w:jc w:val="both"/>
        <w:rPr>
          <w:bCs/>
          <w:iCs/>
          <w:kern w:val="2"/>
        </w:rPr>
      </w:pPr>
      <w:ins w:id="1302" w:author="Автор" w:date="2026-08-25T19:41:00Z">
        <w:r w:rsidRPr="00A057BC">
          <w:rPr>
            <w:color w:val="0D0D0D" w:themeColor="text1" w:themeTint="F2"/>
          </w:rPr>
          <w:t>тест на наркотические препараты в моче</w:t>
        </w:r>
        <w:r>
          <w:rPr>
            <w:rFonts w:ascii="Times New Roman CYR" w:hAnsi="Times New Roman CYR" w:cs="Times New Roman CYR"/>
            <w:color w:val="000000"/>
            <w14:ligatures w14:val="standardContextual"/>
          </w:rPr>
          <w:t xml:space="preserve"> (таблица 6)</w:t>
        </w:r>
      </w:ins>
      <w:del w:id="1303" w:author="Автор" w:date="2026-08-25T19:41:00Z">
        <w:r w:rsidR="00044C6D" w:rsidRPr="00A057BC" w:rsidDel="004C44C4">
          <w:rPr>
            <w:rFonts w:ascii="Times New Roman CYR" w:hAnsi="Times New Roman CYR" w:cs="Times New Roman CYR"/>
            <w:color w:val="000000"/>
            <w14:ligatures w14:val="standardContextual"/>
          </w:rPr>
          <w:delText>тест на содержание наркотических средств и психотропных веществ</w:delText>
        </w:r>
      </w:del>
      <w:r w:rsidR="00044C6D" w:rsidRPr="00A057BC">
        <w:rPr>
          <w:rFonts w:ascii="Times New Roman CYR" w:hAnsi="Times New Roman CYR" w:cs="Times New Roman CYR"/>
          <w:color w:val="000000"/>
          <w14:ligatures w14:val="standardContextual"/>
        </w:rPr>
        <w:t>;</w:t>
      </w:r>
      <w:r w:rsidR="00044C6D" w:rsidRPr="00A057BC">
        <w:rPr>
          <w:bCs/>
          <w:iCs/>
          <w:kern w:val="2"/>
        </w:rPr>
        <w:t xml:space="preserve">    </w:t>
      </w:r>
    </w:p>
    <w:p w14:paraId="6F95E561"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отбор пробы крови согласно плану исследования (точка 72 часа);</w:t>
      </w:r>
    </w:p>
    <w:p w14:paraId="648D9D5E"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регистрация жалоб добровольцев;</w:t>
      </w:r>
    </w:p>
    <w:p w14:paraId="27DB04FA"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сбор и регистрация СНЯ;</w:t>
      </w:r>
    </w:p>
    <w:p w14:paraId="185ABEE5"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сбор и регистрация НЯ;</w:t>
      </w:r>
    </w:p>
    <w:p w14:paraId="6C5A0306" w14:textId="77777777" w:rsidR="00044C6D" w:rsidRPr="00A057BC" w:rsidRDefault="00044C6D" w:rsidP="00044C6D">
      <w:pPr>
        <w:pStyle w:val="afd"/>
        <w:numPr>
          <w:ilvl w:val="0"/>
          <w:numId w:val="86"/>
        </w:numPr>
        <w:spacing w:line="276" w:lineRule="auto"/>
        <w:jc w:val="both"/>
        <w:rPr>
          <w:bCs/>
          <w:iCs/>
          <w:kern w:val="2"/>
        </w:rPr>
      </w:pPr>
      <w:r w:rsidRPr="00A057BC">
        <w:rPr>
          <w:bCs/>
          <w:iCs/>
          <w:kern w:val="2"/>
        </w:rPr>
        <w:t>оценка наличия критериев исключения;</w:t>
      </w:r>
    </w:p>
    <w:p w14:paraId="67DF6921" w14:textId="5432E0FC" w:rsidR="002656B4" w:rsidRPr="00A057BC" w:rsidRDefault="00044C6D" w:rsidP="00044C6D">
      <w:pPr>
        <w:pStyle w:val="afd"/>
        <w:numPr>
          <w:ilvl w:val="0"/>
          <w:numId w:val="86"/>
        </w:numPr>
        <w:spacing w:line="276" w:lineRule="auto"/>
        <w:jc w:val="both"/>
        <w:rPr>
          <w:bCs/>
          <w:iCs/>
        </w:rPr>
      </w:pPr>
      <w:r w:rsidRPr="00A057BC">
        <w:rPr>
          <w:bCs/>
          <w:iCs/>
          <w:kern w:val="2"/>
        </w:rPr>
        <w:lastRenderedPageBreak/>
        <w:t>оценка приверженности добровольца исследованию</w:t>
      </w:r>
      <w:r w:rsidR="002656B4" w:rsidRPr="00A057BC">
        <w:rPr>
          <w:bCs/>
          <w:iCs/>
          <w:kern w:val="2"/>
        </w:rPr>
        <w:t>.</w:t>
      </w:r>
    </w:p>
    <w:p w14:paraId="043274A8" w14:textId="13317C34" w:rsidR="00175E70" w:rsidRPr="00A057BC" w:rsidRDefault="002656B4" w:rsidP="002656B4">
      <w:pPr>
        <w:pStyle w:val="af4"/>
        <w:spacing w:line="276" w:lineRule="auto"/>
        <w:ind w:left="0" w:firstLine="0"/>
        <w:jc w:val="both"/>
        <w:rPr>
          <w:color w:val="000000"/>
        </w:rPr>
      </w:pPr>
      <w:commentRangeStart w:id="1304"/>
      <w:commentRangeStart w:id="1305"/>
      <w:r w:rsidRPr="00A057BC">
        <w:rPr>
          <w:color w:val="000000"/>
        </w:rPr>
        <w:t>После выполнения всех процедур и взятия образцов крови проводятся процедуры завершающего обследования</w:t>
      </w:r>
      <w:r w:rsidR="00175E70" w:rsidRPr="00A057BC">
        <w:rPr>
          <w:color w:val="000000"/>
        </w:rPr>
        <w:t>.</w:t>
      </w:r>
      <w:commentRangeEnd w:id="1304"/>
      <w:r w:rsidR="00665919">
        <w:rPr>
          <w:rStyle w:val="a8"/>
          <w:lang w:bidi="ar-SA"/>
        </w:rPr>
        <w:commentReference w:id="1304"/>
      </w:r>
      <w:commentRangeEnd w:id="1305"/>
      <w:r w:rsidR="004C44C4">
        <w:rPr>
          <w:rStyle w:val="a8"/>
          <w:lang w:bidi="ar-SA"/>
        </w:rPr>
        <w:commentReference w:id="1305"/>
      </w:r>
    </w:p>
    <w:p w14:paraId="4A69FEE1" w14:textId="16C6C782" w:rsidR="00175E70" w:rsidRPr="00A057BC" w:rsidRDefault="00F47CED" w:rsidP="004D10BF">
      <w:pPr>
        <w:pStyle w:val="3"/>
      </w:pPr>
      <w:bookmarkStart w:id="1306" w:name="_Toc233373554"/>
      <w:r w:rsidRPr="00A057BC">
        <w:t>4.8.</w:t>
      </w:r>
      <w:r w:rsidR="002656B4" w:rsidRPr="00A057BC">
        <w:t>5</w:t>
      </w:r>
      <w:r w:rsidRPr="00A057BC">
        <w:t xml:space="preserve"> </w:t>
      </w:r>
      <w:r w:rsidR="00175E70" w:rsidRPr="00A057BC">
        <w:t>Завершающее обследование</w:t>
      </w:r>
      <w:bookmarkEnd w:id="1306"/>
      <w:r w:rsidR="00175E70" w:rsidRPr="00A057BC">
        <w:t xml:space="preserve"> </w:t>
      </w:r>
    </w:p>
    <w:p w14:paraId="3FE31FF4" w14:textId="77777777" w:rsidR="00175E70" w:rsidRPr="00A057BC" w:rsidRDefault="00175E70" w:rsidP="004D10BF">
      <w:pPr>
        <w:spacing w:line="276" w:lineRule="auto"/>
        <w:jc w:val="both"/>
      </w:pPr>
      <w:r w:rsidRPr="00A057BC">
        <w:t>По окончании последнего периода исследования добровольцам проводится завершающее обследование:</w:t>
      </w:r>
    </w:p>
    <w:p w14:paraId="074DBC18" w14:textId="77777777" w:rsidR="00175E70" w:rsidRPr="00A057BC" w:rsidRDefault="00175E70" w:rsidP="004D10BF">
      <w:pPr>
        <w:numPr>
          <w:ilvl w:val="0"/>
          <w:numId w:val="29"/>
        </w:numPr>
        <w:pBdr>
          <w:top w:val="none" w:sz="0" w:space="0" w:color="000000"/>
          <w:left w:val="none" w:sz="0" w:space="0" w:color="000000"/>
          <w:bottom w:val="none" w:sz="0" w:space="0" w:color="000000"/>
          <w:right w:val="none" w:sz="0" w:space="0" w:color="000000"/>
          <w:between w:val="none" w:sz="0" w:space="0" w:color="000000"/>
        </w:pBdr>
        <w:tabs>
          <w:tab w:val="left" w:pos="23"/>
        </w:tabs>
        <w:spacing w:line="276" w:lineRule="auto"/>
        <w:jc w:val="both"/>
        <w:rPr>
          <w:color w:val="000000"/>
        </w:rPr>
      </w:pPr>
      <w:r w:rsidRPr="00A057BC">
        <w:rPr>
          <w:color w:val="000000"/>
        </w:rPr>
        <w:t>добровольцам, которые прошли все процедуры протокола, обследование проводится на последнем визите;</w:t>
      </w:r>
    </w:p>
    <w:p w14:paraId="4C35A023" w14:textId="77777777" w:rsidR="00175E70" w:rsidRPr="00A057BC" w:rsidRDefault="00175E70" w:rsidP="004D10BF">
      <w:pPr>
        <w:numPr>
          <w:ilvl w:val="0"/>
          <w:numId w:val="29"/>
        </w:numPr>
        <w:pBdr>
          <w:top w:val="nil"/>
          <w:left w:val="nil"/>
          <w:bottom w:val="nil"/>
          <w:right w:val="nil"/>
          <w:between w:val="nil"/>
        </w:pBdr>
        <w:spacing w:line="276" w:lineRule="auto"/>
        <w:jc w:val="both"/>
        <w:rPr>
          <w:i/>
          <w:color w:val="000000"/>
        </w:rPr>
      </w:pPr>
      <w:r w:rsidRPr="00A057BC">
        <w:rPr>
          <w:color w:val="000000"/>
        </w:rPr>
        <w:t>исключенные добровольцы, принявшие хотя бы одну дозу препарата, должны быть приглашены на обследование не позднее планового дня по протоколу (если невозможно соблюдение сроков, необходимо приложить все усилия для проведения обследования в удобный для добровольца день).</w:t>
      </w:r>
    </w:p>
    <w:p w14:paraId="404D3A21" w14:textId="77777777" w:rsidR="00175E70" w:rsidRPr="00A057BC" w:rsidRDefault="00175E70" w:rsidP="004D10BF">
      <w:pPr>
        <w:pBdr>
          <w:top w:val="nil"/>
          <w:left w:val="nil"/>
          <w:bottom w:val="nil"/>
          <w:right w:val="nil"/>
          <w:between w:val="nil"/>
        </w:pBdr>
        <w:shd w:val="clear" w:color="auto" w:fill="FFFFFF"/>
        <w:spacing w:line="276" w:lineRule="auto"/>
        <w:jc w:val="both"/>
        <w:rPr>
          <w:i/>
          <w:color w:val="000000"/>
        </w:rPr>
      </w:pPr>
      <w:r w:rsidRPr="00A057BC">
        <w:rPr>
          <w:color w:val="000000"/>
        </w:rPr>
        <w:t>В случае отказа добровольца или неявки на обследование, необходимо выяснить причины данного решения по телефону. Связь с добровольцем считается потерянной, если он не отвечает в течение недели на три или более телефонных звонков. Датой завершения исследования считается день последнего телефонного контакта.</w:t>
      </w:r>
    </w:p>
    <w:p w14:paraId="6DBBCE8A" w14:textId="644D62D0" w:rsidR="00175E70" w:rsidRPr="00A057BC" w:rsidRDefault="00175E70" w:rsidP="004D10BF">
      <w:pPr>
        <w:spacing w:line="276" w:lineRule="auto"/>
        <w:jc w:val="both"/>
        <w:rPr>
          <w:b/>
        </w:rPr>
      </w:pPr>
      <w:r w:rsidRPr="00A057BC">
        <w:rPr>
          <w:b/>
        </w:rPr>
        <w:t xml:space="preserve">Процедуры завершающего обследования </w:t>
      </w:r>
      <w:r w:rsidRPr="00A057BC">
        <w:rPr>
          <w:bCs/>
        </w:rPr>
        <w:t>в дополнение к процедурам последнего визита включают:</w:t>
      </w:r>
    </w:p>
    <w:p w14:paraId="5EF65703" w14:textId="77777777" w:rsidR="00044C6D" w:rsidRPr="00A057BC" w:rsidRDefault="00044C6D" w:rsidP="00044C6D">
      <w:pPr>
        <w:pStyle w:val="afd"/>
        <w:numPr>
          <w:ilvl w:val="0"/>
          <w:numId w:val="27"/>
        </w:numPr>
        <w:tabs>
          <w:tab w:val="left" w:pos="23"/>
        </w:tabs>
        <w:suppressAutoHyphens/>
        <w:spacing w:line="276" w:lineRule="auto"/>
        <w:contextualSpacing w:val="0"/>
        <w:rPr>
          <w:color w:val="0D0D0D" w:themeColor="text1" w:themeTint="F2"/>
        </w:rPr>
      </w:pPr>
      <w:r w:rsidRPr="00A057BC">
        <w:rPr>
          <w:bCs/>
          <w:iCs/>
          <w:color w:val="0D0D0D" w:themeColor="text1" w:themeTint="F2"/>
        </w:rPr>
        <w:t>ЭКГ в 12 отведениях</w:t>
      </w:r>
      <w:r w:rsidRPr="00A057BC">
        <w:rPr>
          <w:color w:val="0D0D0D" w:themeColor="text1" w:themeTint="F2"/>
        </w:rPr>
        <w:t>;</w:t>
      </w:r>
    </w:p>
    <w:p w14:paraId="2B74F711" w14:textId="77777777" w:rsidR="00044C6D" w:rsidRPr="00A057BC" w:rsidRDefault="00044C6D" w:rsidP="00044C6D">
      <w:pPr>
        <w:pStyle w:val="afd"/>
        <w:numPr>
          <w:ilvl w:val="0"/>
          <w:numId w:val="27"/>
        </w:numPr>
        <w:tabs>
          <w:tab w:val="left" w:pos="23"/>
        </w:tabs>
        <w:suppressAutoHyphens/>
        <w:spacing w:line="276" w:lineRule="auto"/>
        <w:contextualSpacing w:val="0"/>
        <w:rPr>
          <w:color w:val="0D0D0D" w:themeColor="text1" w:themeTint="F2"/>
        </w:rPr>
      </w:pPr>
      <w:r w:rsidRPr="00A057BC">
        <w:rPr>
          <w:color w:val="0D0D0D" w:themeColor="text1" w:themeTint="F2"/>
        </w:rPr>
        <w:t>клинический анализ крови (Таблица 6);</w:t>
      </w:r>
    </w:p>
    <w:p w14:paraId="41370D02" w14:textId="77777777" w:rsidR="00044C6D" w:rsidRPr="00A057BC" w:rsidRDefault="00044C6D" w:rsidP="00044C6D">
      <w:pPr>
        <w:pStyle w:val="afd"/>
        <w:numPr>
          <w:ilvl w:val="0"/>
          <w:numId w:val="27"/>
        </w:numPr>
        <w:tabs>
          <w:tab w:val="left" w:pos="23"/>
        </w:tabs>
        <w:suppressAutoHyphens/>
        <w:spacing w:line="276" w:lineRule="auto"/>
        <w:contextualSpacing w:val="0"/>
        <w:rPr>
          <w:color w:val="0D0D0D" w:themeColor="text1" w:themeTint="F2"/>
        </w:rPr>
      </w:pPr>
      <w:r w:rsidRPr="00A057BC">
        <w:rPr>
          <w:color w:val="0D0D0D" w:themeColor="text1" w:themeTint="F2"/>
        </w:rPr>
        <w:t>клинический анализ мочи (Таблица 6);</w:t>
      </w:r>
    </w:p>
    <w:p w14:paraId="77FAEAA7" w14:textId="77777777" w:rsidR="00044C6D" w:rsidRPr="00A057BC" w:rsidRDefault="00044C6D" w:rsidP="00044C6D">
      <w:pPr>
        <w:pStyle w:val="afd"/>
        <w:numPr>
          <w:ilvl w:val="0"/>
          <w:numId w:val="27"/>
        </w:numPr>
        <w:spacing w:line="276" w:lineRule="auto"/>
        <w:jc w:val="both"/>
        <w:rPr>
          <w:bCs/>
          <w:iCs/>
          <w:color w:val="0D0D0D" w:themeColor="text1" w:themeTint="F2"/>
        </w:rPr>
      </w:pPr>
      <w:r w:rsidRPr="00A057BC">
        <w:rPr>
          <w:color w:val="0D0D0D" w:themeColor="text1" w:themeTint="F2"/>
        </w:rPr>
        <w:t>биохимический анализ крови (Таблица 6).</w:t>
      </w:r>
    </w:p>
    <w:p w14:paraId="7008FC34" w14:textId="77777777" w:rsidR="00044C6D" w:rsidRPr="00A057BC" w:rsidRDefault="00044C6D" w:rsidP="00044C6D">
      <w:pPr>
        <w:pStyle w:val="afd"/>
        <w:numPr>
          <w:ilvl w:val="0"/>
          <w:numId w:val="27"/>
        </w:numPr>
        <w:spacing w:line="276" w:lineRule="auto"/>
        <w:jc w:val="both"/>
        <w:rPr>
          <w:bCs/>
          <w:iCs/>
          <w:color w:val="0D0D0D" w:themeColor="text1" w:themeTint="F2"/>
        </w:rPr>
      </w:pPr>
      <w:r w:rsidRPr="00A057BC">
        <w:rPr>
          <w:bCs/>
          <w:iCs/>
          <w:color w:val="0D0D0D" w:themeColor="text1" w:themeTint="F2"/>
        </w:rPr>
        <w:t xml:space="preserve">оценка наличия критериев исключения; </w:t>
      </w:r>
    </w:p>
    <w:p w14:paraId="23C05AB1" w14:textId="77777777" w:rsidR="00044C6D" w:rsidRPr="00A057BC" w:rsidRDefault="00044C6D" w:rsidP="00044C6D">
      <w:pPr>
        <w:pStyle w:val="afd"/>
        <w:numPr>
          <w:ilvl w:val="0"/>
          <w:numId w:val="27"/>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p>
    <w:p w14:paraId="2563FF43" w14:textId="77777777" w:rsidR="00044C6D" w:rsidRPr="00A057BC" w:rsidRDefault="00044C6D" w:rsidP="00044C6D">
      <w:pPr>
        <w:pStyle w:val="afd"/>
        <w:numPr>
          <w:ilvl w:val="0"/>
          <w:numId w:val="27"/>
        </w:numPr>
        <w:spacing w:line="276" w:lineRule="auto"/>
        <w:jc w:val="both"/>
        <w:rPr>
          <w:bCs/>
          <w:iCs/>
          <w:color w:val="0D0D0D" w:themeColor="text1" w:themeTint="F2"/>
        </w:rPr>
      </w:pPr>
      <w:commentRangeStart w:id="1307"/>
      <w:commentRangeStart w:id="1308"/>
      <w:r w:rsidRPr="00A057BC">
        <w:rPr>
          <w:bCs/>
          <w:iCs/>
          <w:color w:val="0D0D0D" w:themeColor="text1" w:themeTint="F2"/>
        </w:rPr>
        <w:t>сбор и регистрация СНЯ;</w:t>
      </w:r>
    </w:p>
    <w:p w14:paraId="08446158" w14:textId="77777777" w:rsidR="00044C6D" w:rsidRPr="00A057BC" w:rsidRDefault="00044C6D" w:rsidP="00044C6D">
      <w:pPr>
        <w:pStyle w:val="afd"/>
        <w:numPr>
          <w:ilvl w:val="0"/>
          <w:numId w:val="27"/>
        </w:numPr>
        <w:spacing w:line="276" w:lineRule="auto"/>
        <w:jc w:val="both"/>
        <w:rPr>
          <w:color w:val="0D0D0D" w:themeColor="text1" w:themeTint="F2"/>
        </w:rPr>
      </w:pPr>
      <w:r w:rsidRPr="00A057BC">
        <w:rPr>
          <w:bCs/>
          <w:iCs/>
          <w:color w:val="0D0D0D" w:themeColor="text1" w:themeTint="F2"/>
        </w:rPr>
        <w:t>сбор и регистрация НЯ;</w:t>
      </w:r>
      <w:commentRangeEnd w:id="1307"/>
      <w:r w:rsidR="00602478">
        <w:rPr>
          <w:rStyle w:val="a8"/>
        </w:rPr>
        <w:commentReference w:id="1307"/>
      </w:r>
      <w:commentRangeEnd w:id="1308"/>
      <w:r w:rsidR="004C44C4">
        <w:rPr>
          <w:rStyle w:val="a8"/>
        </w:rPr>
        <w:commentReference w:id="1308"/>
      </w:r>
    </w:p>
    <w:p w14:paraId="09491581" w14:textId="425722B1" w:rsidR="00175E70" w:rsidRPr="00A057BC" w:rsidRDefault="00044C6D" w:rsidP="00044C6D">
      <w:pPr>
        <w:pStyle w:val="afd"/>
        <w:numPr>
          <w:ilvl w:val="0"/>
          <w:numId w:val="27"/>
        </w:numPr>
        <w:pBdr>
          <w:top w:val="nil"/>
          <w:left w:val="nil"/>
          <w:bottom w:val="nil"/>
          <w:right w:val="nil"/>
          <w:between w:val="nil"/>
          <w:bar w:val="nil"/>
        </w:pBdr>
        <w:spacing w:line="276" w:lineRule="auto"/>
        <w:jc w:val="both"/>
        <w:rPr>
          <w:color w:val="0D0D0D" w:themeColor="text1" w:themeTint="F2"/>
        </w:rPr>
      </w:pPr>
      <w:r w:rsidRPr="00A057BC">
        <w:rPr>
          <w:bCs/>
          <w:iCs/>
          <w:color w:val="0D0D0D" w:themeColor="text1" w:themeTint="F2"/>
        </w:rPr>
        <w:t>оценка приверженности добровольца исследованию</w:t>
      </w:r>
      <w:r w:rsidR="002656B4" w:rsidRPr="00A057BC">
        <w:rPr>
          <w:bCs/>
          <w:iCs/>
          <w:color w:val="0D0D0D" w:themeColor="text1" w:themeTint="F2"/>
        </w:rPr>
        <w:t>.</w:t>
      </w:r>
    </w:p>
    <w:p w14:paraId="2D8CBD7D" w14:textId="62E0962C" w:rsidR="00175E70" w:rsidRPr="00A057BC" w:rsidRDefault="00F47CED" w:rsidP="004D10BF">
      <w:pPr>
        <w:pStyle w:val="3"/>
      </w:pPr>
      <w:bookmarkStart w:id="1309" w:name="_Toc233373555"/>
      <w:r w:rsidRPr="00A057BC">
        <w:t>4.8.</w:t>
      </w:r>
      <w:r w:rsidR="002656B4" w:rsidRPr="00A057BC">
        <w:t>6</w:t>
      </w:r>
      <w:r w:rsidRPr="00A057BC">
        <w:t xml:space="preserve"> </w:t>
      </w:r>
      <w:r w:rsidR="00175E70" w:rsidRPr="00A057BC">
        <w:t>Контрольный визит</w:t>
      </w:r>
      <w:bookmarkEnd w:id="1309"/>
    </w:p>
    <w:p w14:paraId="7D1043B4" w14:textId="77777777" w:rsidR="00175E70" w:rsidRPr="00A057BC" w:rsidRDefault="00175E70" w:rsidP="004D10BF">
      <w:pPr>
        <w:pBdr>
          <w:top w:val="nil"/>
          <w:left w:val="nil"/>
          <w:bottom w:val="nil"/>
          <w:right w:val="nil"/>
          <w:between w:val="nil"/>
        </w:pBdr>
        <w:spacing w:line="276" w:lineRule="auto"/>
        <w:jc w:val="both"/>
        <w:rPr>
          <w:color w:val="000000"/>
        </w:rPr>
      </w:pPr>
      <w:r w:rsidRPr="00A057BC">
        <w:rPr>
          <w:color w:val="000000"/>
        </w:rPr>
        <w:t xml:space="preserve">Для добровольцев, у которых на последнем визите зарегистрированы НЯ или клинически значимые отклонения результатов обследования проводится контрольный визит через 7 дней. </w:t>
      </w:r>
    </w:p>
    <w:p w14:paraId="74024414" w14:textId="77777777" w:rsidR="00175E70" w:rsidRPr="00A057BC" w:rsidRDefault="00175E70" w:rsidP="004D10BF">
      <w:pPr>
        <w:pBdr>
          <w:top w:val="nil"/>
          <w:left w:val="nil"/>
          <w:bottom w:val="nil"/>
          <w:right w:val="nil"/>
          <w:between w:val="nil"/>
        </w:pBdr>
        <w:spacing w:line="276" w:lineRule="auto"/>
        <w:jc w:val="both"/>
        <w:rPr>
          <w:b/>
          <w:color w:val="000000"/>
        </w:rPr>
      </w:pPr>
      <w:r w:rsidRPr="00A057BC">
        <w:rPr>
          <w:b/>
          <w:color w:val="000000"/>
        </w:rPr>
        <w:t xml:space="preserve">Контрольный визит </w:t>
      </w:r>
      <w:r w:rsidRPr="00A057BC">
        <w:rPr>
          <w:bCs/>
          <w:color w:val="000000"/>
        </w:rPr>
        <w:t>включает процедуры</w:t>
      </w:r>
      <w:r w:rsidRPr="00A057BC">
        <w:rPr>
          <w:b/>
          <w:color w:val="000000"/>
        </w:rPr>
        <w:t xml:space="preserve">: </w:t>
      </w:r>
    </w:p>
    <w:p w14:paraId="2CA46BB9" w14:textId="77777777" w:rsidR="00044C6D" w:rsidRPr="00A057BC" w:rsidRDefault="00044C6D" w:rsidP="00044C6D">
      <w:pPr>
        <w:pStyle w:val="afd"/>
        <w:numPr>
          <w:ilvl w:val="0"/>
          <w:numId w:val="4"/>
        </w:numPr>
        <w:spacing w:line="276" w:lineRule="auto"/>
        <w:jc w:val="both"/>
        <w:rPr>
          <w:color w:val="0D0D0D" w:themeColor="text1" w:themeTint="F2"/>
        </w:rPr>
      </w:pPr>
      <w:r w:rsidRPr="00A057BC">
        <w:rPr>
          <w:color w:val="0D0D0D" w:themeColor="text1" w:themeTint="F2"/>
        </w:rPr>
        <w:t xml:space="preserve">физикальный осмотр;  </w:t>
      </w:r>
    </w:p>
    <w:p w14:paraId="3AC557E6" w14:textId="77777777" w:rsidR="00044C6D" w:rsidRPr="00A057BC" w:rsidRDefault="00044C6D" w:rsidP="00044C6D">
      <w:pPr>
        <w:pStyle w:val="afd"/>
        <w:keepNext/>
        <w:keepLines/>
        <w:numPr>
          <w:ilvl w:val="0"/>
          <w:numId w:val="4"/>
        </w:numPr>
        <w:spacing w:line="276" w:lineRule="auto"/>
        <w:ind w:left="714" w:hanging="357"/>
        <w:jc w:val="both"/>
        <w:rPr>
          <w:color w:val="0D0D0D" w:themeColor="text1" w:themeTint="F2"/>
        </w:rPr>
      </w:pPr>
      <w:r w:rsidRPr="00A057BC">
        <w:rPr>
          <w:color w:val="0D0D0D" w:themeColor="text1" w:themeTint="F2"/>
        </w:rPr>
        <w:t xml:space="preserve">измерение ЖВП: САД, ДАД, ЧСС, ЧДД и температура тела;  </w:t>
      </w:r>
    </w:p>
    <w:p w14:paraId="3FC9D52B" w14:textId="77777777" w:rsidR="00044C6D" w:rsidRPr="00A057BC" w:rsidRDefault="00044C6D" w:rsidP="00044C6D">
      <w:pPr>
        <w:pStyle w:val="afd"/>
        <w:numPr>
          <w:ilvl w:val="0"/>
          <w:numId w:val="4"/>
        </w:numPr>
        <w:spacing w:line="276" w:lineRule="auto"/>
        <w:jc w:val="both"/>
        <w:rPr>
          <w:color w:val="0D0D0D" w:themeColor="text1" w:themeTint="F2"/>
        </w:rPr>
      </w:pPr>
      <w:r w:rsidRPr="00A057BC">
        <w:rPr>
          <w:color w:val="0D0D0D" w:themeColor="text1" w:themeTint="F2"/>
        </w:rPr>
        <w:t xml:space="preserve">ЭКГ в 12 отведениях;  </w:t>
      </w:r>
    </w:p>
    <w:p w14:paraId="3D039874" w14:textId="77777777" w:rsidR="00044C6D" w:rsidRPr="00A057BC" w:rsidRDefault="00044C6D" w:rsidP="00044C6D">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крови (Таблица 6);</w:t>
      </w:r>
    </w:p>
    <w:p w14:paraId="4DFC7F12" w14:textId="77777777" w:rsidR="00044C6D" w:rsidRPr="00A057BC" w:rsidRDefault="00044C6D" w:rsidP="00044C6D">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мочи (Таблица 6);</w:t>
      </w:r>
    </w:p>
    <w:p w14:paraId="6AA3A2B7" w14:textId="77777777" w:rsidR="00044C6D" w:rsidRPr="00A057BC" w:rsidRDefault="00044C6D" w:rsidP="00044C6D">
      <w:pPr>
        <w:pStyle w:val="afd"/>
        <w:numPr>
          <w:ilvl w:val="0"/>
          <w:numId w:val="4"/>
        </w:numPr>
        <w:tabs>
          <w:tab w:val="left" w:pos="23"/>
        </w:tabs>
        <w:suppressAutoHyphens/>
        <w:spacing w:line="276" w:lineRule="auto"/>
        <w:contextualSpacing w:val="0"/>
        <w:jc w:val="both"/>
        <w:rPr>
          <w:color w:val="0D0D0D" w:themeColor="text1" w:themeTint="F2"/>
        </w:rPr>
      </w:pPr>
      <w:r w:rsidRPr="00A057BC">
        <w:rPr>
          <w:color w:val="0D0D0D" w:themeColor="text1" w:themeTint="F2"/>
        </w:rPr>
        <w:t>биохимический анализ крови (Таблица 6);</w:t>
      </w:r>
    </w:p>
    <w:p w14:paraId="22A623C5" w14:textId="77777777" w:rsidR="00044C6D" w:rsidRPr="00A057BC" w:rsidRDefault="00044C6D" w:rsidP="00044C6D">
      <w:pPr>
        <w:pStyle w:val="afd"/>
        <w:numPr>
          <w:ilvl w:val="0"/>
          <w:numId w:val="4"/>
        </w:numPr>
        <w:spacing w:line="276" w:lineRule="auto"/>
        <w:jc w:val="both"/>
        <w:rPr>
          <w:color w:val="0D0D0D" w:themeColor="text1" w:themeTint="F2"/>
        </w:rPr>
      </w:pPr>
      <w:r w:rsidRPr="00A057BC">
        <w:rPr>
          <w:color w:val="0D0D0D" w:themeColor="text1" w:themeTint="F2"/>
        </w:rPr>
        <w:t xml:space="preserve">оценка наличия критериев исключения; </w:t>
      </w:r>
    </w:p>
    <w:p w14:paraId="5AB6F583" w14:textId="77777777" w:rsidR="00044C6D" w:rsidRPr="00A057BC" w:rsidRDefault="00044C6D" w:rsidP="00044C6D">
      <w:pPr>
        <w:pStyle w:val="afd"/>
        <w:numPr>
          <w:ilvl w:val="0"/>
          <w:numId w:val="3"/>
        </w:numPr>
        <w:spacing w:line="276" w:lineRule="auto"/>
        <w:jc w:val="both"/>
        <w:rPr>
          <w:bCs/>
          <w:iCs/>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r w:rsidRPr="00A057BC">
        <w:rPr>
          <w:bCs/>
          <w:iCs/>
          <w:color w:val="0D0D0D" w:themeColor="text1" w:themeTint="F2"/>
        </w:rPr>
        <w:t xml:space="preserve"> </w:t>
      </w:r>
    </w:p>
    <w:p w14:paraId="37F57E3A"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СНЯ;</w:t>
      </w:r>
    </w:p>
    <w:p w14:paraId="5FF85687" w14:textId="77777777" w:rsidR="00044C6D" w:rsidRPr="00A057BC" w:rsidRDefault="00044C6D" w:rsidP="00044C6D">
      <w:pPr>
        <w:pStyle w:val="afd"/>
        <w:numPr>
          <w:ilvl w:val="0"/>
          <w:numId w:val="3"/>
        </w:numPr>
        <w:spacing w:line="276" w:lineRule="auto"/>
        <w:jc w:val="both"/>
        <w:rPr>
          <w:color w:val="0D0D0D" w:themeColor="text1" w:themeTint="F2"/>
        </w:rPr>
      </w:pPr>
      <w:r w:rsidRPr="00A057BC">
        <w:rPr>
          <w:color w:val="0D0D0D" w:themeColor="text1" w:themeTint="F2"/>
        </w:rPr>
        <w:t>сбор и регистрация НЯ;</w:t>
      </w:r>
    </w:p>
    <w:p w14:paraId="36B3F80E" w14:textId="551C629E" w:rsidR="00AF0374" w:rsidRPr="00A057BC" w:rsidRDefault="00044C6D" w:rsidP="00044C6D">
      <w:pPr>
        <w:pStyle w:val="afd"/>
        <w:numPr>
          <w:ilvl w:val="0"/>
          <w:numId w:val="27"/>
        </w:numPr>
        <w:spacing w:line="276" w:lineRule="auto"/>
        <w:jc w:val="both"/>
      </w:pPr>
      <w:r w:rsidRPr="00A057BC">
        <w:rPr>
          <w:bCs/>
          <w:iCs/>
          <w:color w:val="0D0D0D" w:themeColor="text1" w:themeTint="F2"/>
        </w:rPr>
        <w:t>оценка приверженности добровольца исследованию</w:t>
      </w:r>
      <w:r w:rsidR="00334678" w:rsidRPr="00A057BC">
        <w:rPr>
          <w:bCs/>
          <w:iCs/>
          <w:color w:val="0D0D0D" w:themeColor="text1" w:themeTint="F2"/>
        </w:rPr>
        <w:t>.</w:t>
      </w:r>
      <w:r w:rsidR="00AF0374" w:rsidRPr="00A057BC" w:rsidDel="00AF0374">
        <w:rPr>
          <w:color w:val="0D0D0D" w:themeColor="text1" w:themeTint="F2"/>
          <w:u w:color="000000"/>
          <w:bdr w:val="nil"/>
        </w:rPr>
        <w:t xml:space="preserve"> </w:t>
      </w:r>
    </w:p>
    <w:p w14:paraId="38902BC3" w14:textId="71CEC6DE" w:rsidR="00F47CED" w:rsidRPr="00A057BC" w:rsidRDefault="00F47CED" w:rsidP="004D10BF">
      <w:pPr>
        <w:pStyle w:val="3"/>
      </w:pPr>
      <w:bookmarkStart w:id="1310" w:name="_Toc233373556"/>
      <w:r w:rsidRPr="00A057BC">
        <w:lastRenderedPageBreak/>
        <w:t>4.8.</w:t>
      </w:r>
      <w:r w:rsidR="002656B4" w:rsidRPr="00A057BC">
        <w:t>7</w:t>
      </w:r>
      <w:r w:rsidRPr="00A057BC">
        <w:t xml:space="preserve"> Визит досрочного завершения исследования</w:t>
      </w:r>
      <w:bookmarkEnd w:id="1310"/>
    </w:p>
    <w:p w14:paraId="128F1530" w14:textId="77777777" w:rsidR="00F47CED" w:rsidRPr="00A057BC" w:rsidRDefault="00F47CED" w:rsidP="004D10BF">
      <w:pPr>
        <w:pBdr>
          <w:top w:val="nil"/>
          <w:left w:val="nil"/>
          <w:bottom w:val="nil"/>
          <w:right w:val="nil"/>
          <w:between w:val="nil"/>
        </w:pBdr>
        <w:spacing w:line="276" w:lineRule="auto"/>
        <w:jc w:val="both"/>
        <w:rPr>
          <w:color w:val="000000"/>
        </w:rPr>
      </w:pPr>
      <w:commentRangeStart w:id="1311"/>
      <w:commentRangeStart w:id="1312"/>
      <w:r w:rsidRPr="00A057BC">
        <w:rPr>
          <w:color w:val="0D0D0D" w:themeColor="text1" w:themeTint="F2"/>
        </w:rPr>
        <w:t xml:space="preserve">В </w:t>
      </w:r>
      <w:r w:rsidRPr="00A057BC">
        <w:rPr>
          <w:color w:val="000000"/>
        </w:rPr>
        <w:t>случае преждевременного завершения исследования добровольцем в соответствии с критерием исключения из исследования добровольцу проводятся следующие процедуры:</w:t>
      </w:r>
      <w:commentRangeEnd w:id="1311"/>
      <w:r w:rsidR="00E40385">
        <w:rPr>
          <w:rStyle w:val="a8"/>
        </w:rPr>
        <w:commentReference w:id="1311"/>
      </w:r>
      <w:commentRangeEnd w:id="1312"/>
      <w:r w:rsidR="00A779BB">
        <w:rPr>
          <w:rStyle w:val="a8"/>
        </w:rPr>
        <w:commentReference w:id="1312"/>
      </w:r>
    </w:p>
    <w:p w14:paraId="187D686A" w14:textId="77777777" w:rsidR="00044C6D" w:rsidRPr="00A057BC" w:rsidRDefault="00044C6D" w:rsidP="00044C6D">
      <w:pPr>
        <w:pStyle w:val="afd"/>
        <w:numPr>
          <w:ilvl w:val="0"/>
          <w:numId w:val="27"/>
        </w:numPr>
        <w:spacing w:line="276" w:lineRule="auto"/>
        <w:jc w:val="both"/>
        <w:rPr>
          <w:color w:val="0D0D0D" w:themeColor="text1" w:themeTint="F2"/>
        </w:rPr>
      </w:pPr>
      <w:r w:rsidRPr="00A057BC">
        <w:rPr>
          <w:color w:val="0D0D0D" w:themeColor="text1" w:themeTint="F2"/>
        </w:rPr>
        <w:t xml:space="preserve">физикальный осмотр;  </w:t>
      </w:r>
    </w:p>
    <w:p w14:paraId="1E1B785C" w14:textId="77777777" w:rsidR="00044C6D" w:rsidRPr="00A057BC" w:rsidRDefault="00044C6D" w:rsidP="00044C6D">
      <w:pPr>
        <w:pStyle w:val="afd"/>
        <w:keepNext/>
        <w:keepLines/>
        <w:numPr>
          <w:ilvl w:val="0"/>
          <w:numId w:val="27"/>
        </w:numPr>
        <w:spacing w:line="276" w:lineRule="auto"/>
        <w:jc w:val="both"/>
        <w:rPr>
          <w:color w:val="0D0D0D" w:themeColor="text1" w:themeTint="F2"/>
        </w:rPr>
      </w:pPr>
      <w:r w:rsidRPr="00A057BC">
        <w:rPr>
          <w:color w:val="0D0D0D" w:themeColor="text1" w:themeTint="F2"/>
        </w:rPr>
        <w:t xml:space="preserve">измерение ЖВП: САД, ДАД, ЧСС, ЧДД и температура тела;  </w:t>
      </w:r>
    </w:p>
    <w:p w14:paraId="1EE530B3" w14:textId="77777777" w:rsidR="00044C6D" w:rsidRPr="00A057BC" w:rsidRDefault="00044C6D" w:rsidP="00044C6D">
      <w:pPr>
        <w:pStyle w:val="afd"/>
        <w:numPr>
          <w:ilvl w:val="0"/>
          <w:numId w:val="27"/>
        </w:numPr>
        <w:spacing w:line="276" w:lineRule="auto"/>
        <w:jc w:val="both"/>
        <w:rPr>
          <w:color w:val="0D0D0D" w:themeColor="text1" w:themeTint="F2"/>
        </w:rPr>
      </w:pPr>
      <w:r w:rsidRPr="00A057BC">
        <w:rPr>
          <w:color w:val="0D0D0D" w:themeColor="text1" w:themeTint="F2"/>
        </w:rPr>
        <w:t xml:space="preserve">ЭКГ в 12 отведениях;  </w:t>
      </w:r>
    </w:p>
    <w:p w14:paraId="5989FD3F" w14:textId="77777777" w:rsidR="00044C6D" w:rsidRPr="00A057BC" w:rsidRDefault="00044C6D" w:rsidP="00044C6D">
      <w:pPr>
        <w:pStyle w:val="afd"/>
        <w:numPr>
          <w:ilvl w:val="0"/>
          <w:numId w:val="27"/>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крови (Таблица 6);</w:t>
      </w:r>
    </w:p>
    <w:p w14:paraId="1DC538E6" w14:textId="77777777" w:rsidR="00044C6D" w:rsidRPr="00A057BC" w:rsidRDefault="00044C6D" w:rsidP="00044C6D">
      <w:pPr>
        <w:pStyle w:val="afd"/>
        <w:numPr>
          <w:ilvl w:val="0"/>
          <w:numId w:val="27"/>
        </w:numPr>
        <w:tabs>
          <w:tab w:val="left" w:pos="23"/>
        </w:tabs>
        <w:suppressAutoHyphens/>
        <w:spacing w:line="276" w:lineRule="auto"/>
        <w:contextualSpacing w:val="0"/>
        <w:jc w:val="both"/>
        <w:rPr>
          <w:color w:val="0D0D0D" w:themeColor="text1" w:themeTint="F2"/>
        </w:rPr>
      </w:pPr>
      <w:r w:rsidRPr="00A057BC">
        <w:rPr>
          <w:color w:val="0D0D0D" w:themeColor="text1" w:themeTint="F2"/>
        </w:rPr>
        <w:t>клинический анализ мочи (Таблица 6);</w:t>
      </w:r>
    </w:p>
    <w:p w14:paraId="32248F52" w14:textId="77777777" w:rsidR="00044C6D" w:rsidRPr="00A057BC" w:rsidRDefault="00044C6D" w:rsidP="00044C6D">
      <w:pPr>
        <w:pStyle w:val="afd"/>
        <w:numPr>
          <w:ilvl w:val="0"/>
          <w:numId w:val="27"/>
        </w:numPr>
        <w:tabs>
          <w:tab w:val="left" w:pos="23"/>
        </w:tabs>
        <w:suppressAutoHyphens/>
        <w:spacing w:line="276" w:lineRule="auto"/>
        <w:contextualSpacing w:val="0"/>
        <w:jc w:val="both"/>
        <w:rPr>
          <w:color w:val="0D0D0D" w:themeColor="text1" w:themeTint="F2"/>
        </w:rPr>
      </w:pPr>
      <w:r w:rsidRPr="00A057BC">
        <w:rPr>
          <w:color w:val="0D0D0D" w:themeColor="text1" w:themeTint="F2"/>
        </w:rPr>
        <w:t>биохимический анализ крови (Таблица 6);</w:t>
      </w:r>
    </w:p>
    <w:p w14:paraId="3F9B065E" w14:textId="77777777" w:rsidR="00044C6D" w:rsidRPr="00A057BC" w:rsidRDefault="00044C6D" w:rsidP="00044C6D">
      <w:pPr>
        <w:pStyle w:val="afd"/>
        <w:numPr>
          <w:ilvl w:val="0"/>
          <w:numId w:val="27"/>
        </w:numPr>
        <w:spacing w:line="276" w:lineRule="auto"/>
        <w:jc w:val="both"/>
        <w:rPr>
          <w:bCs/>
          <w:iCs/>
          <w:color w:val="0D0D0D" w:themeColor="text1" w:themeTint="F2"/>
        </w:rPr>
      </w:pPr>
      <w:r w:rsidRPr="00A057BC">
        <w:rPr>
          <w:bCs/>
          <w:iCs/>
          <w:color w:val="0D0D0D" w:themeColor="text1" w:themeTint="F2"/>
        </w:rPr>
        <w:t xml:space="preserve">оценка наличия критериев исключения; </w:t>
      </w:r>
    </w:p>
    <w:p w14:paraId="39502C39" w14:textId="77777777" w:rsidR="00044C6D" w:rsidRPr="00A057BC" w:rsidRDefault="00044C6D" w:rsidP="00044C6D">
      <w:pPr>
        <w:pStyle w:val="afd"/>
        <w:numPr>
          <w:ilvl w:val="0"/>
          <w:numId w:val="27"/>
        </w:numPr>
        <w:spacing w:line="276" w:lineRule="auto"/>
        <w:jc w:val="both"/>
        <w:rPr>
          <w:color w:val="0D0D0D" w:themeColor="text1" w:themeTint="F2"/>
        </w:rPr>
      </w:pPr>
      <w:r w:rsidRPr="00A057BC">
        <w:rPr>
          <w:color w:val="0D0D0D" w:themeColor="text1" w:themeTint="F2"/>
          <w:u w:color="000000"/>
        </w:rPr>
        <w:t>регистрация жалоб добровольцев</w:t>
      </w:r>
      <w:r w:rsidRPr="00A057BC">
        <w:rPr>
          <w:color w:val="0D0D0D" w:themeColor="text1" w:themeTint="F2"/>
        </w:rPr>
        <w:t>;</w:t>
      </w:r>
    </w:p>
    <w:p w14:paraId="53BD6C02" w14:textId="77777777" w:rsidR="00044C6D" w:rsidRPr="00A057BC" w:rsidRDefault="00044C6D" w:rsidP="00044C6D">
      <w:pPr>
        <w:pStyle w:val="afd"/>
        <w:numPr>
          <w:ilvl w:val="0"/>
          <w:numId w:val="27"/>
        </w:numPr>
        <w:spacing w:line="276" w:lineRule="auto"/>
        <w:jc w:val="both"/>
        <w:rPr>
          <w:color w:val="0D0D0D" w:themeColor="text1" w:themeTint="F2"/>
        </w:rPr>
      </w:pPr>
      <w:r w:rsidRPr="00A057BC">
        <w:rPr>
          <w:color w:val="0D0D0D" w:themeColor="text1" w:themeTint="F2"/>
        </w:rPr>
        <w:t>сбор и регистрация СНЯ;</w:t>
      </w:r>
    </w:p>
    <w:p w14:paraId="24E578BF" w14:textId="77777777" w:rsidR="00044C6D" w:rsidRPr="00A057BC" w:rsidRDefault="00044C6D" w:rsidP="00044C6D">
      <w:pPr>
        <w:pStyle w:val="afd"/>
        <w:numPr>
          <w:ilvl w:val="0"/>
          <w:numId w:val="27"/>
        </w:numPr>
        <w:spacing w:line="276" w:lineRule="auto"/>
        <w:jc w:val="both"/>
        <w:rPr>
          <w:color w:val="0D0D0D" w:themeColor="text1" w:themeTint="F2"/>
        </w:rPr>
      </w:pPr>
      <w:r w:rsidRPr="00A057BC">
        <w:rPr>
          <w:color w:val="0D0D0D" w:themeColor="text1" w:themeTint="F2"/>
        </w:rPr>
        <w:t>сбор и регистрация НЯ;</w:t>
      </w:r>
    </w:p>
    <w:p w14:paraId="301B7A06" w14:textId="12560012" w:rsidR="00AF0374" w:rsidRPr="00361523" w:rsidRDefault="00044C6D" w:rsidP="00044C6D">
      <w:pPr>
        <w:pStyle w:val="afd"/>
        <w:numPr>
          <w:ilvl w:val="0"/>
          <w:numId w:val="27"/>
        </w:numPr>
        <w:spacing w:line="276" w:lineRule="auto"/>
        <w:jc w:val="both"/>
        <w:rPr>
          <w:ins w:id="1313" w:author="Автор" w:date="2026-08-25T18:15:00Z"/>
          <w:rPrChange w:id="1314" w:author="Автор" w:date="2026-08-25T18:15:00Z">
            <w:rPr>
              <w:ins w:id="1315" w:author="Автор" w:date="2026-08-25T18:15:00Z"/>
              <w:bCs/>
              <w:iCs/>
              <w:color w:val="0D0D0D" w:themeColor="text1" w:themeTint="F2"/>
            </w:rPr>
          </w:rPrChange>
        </w:rPr>
      </w:pPr>
      <w:r w:rsidRPr="00A057BC">
        <w:rPr>
          <w:bCs/>
          <w:iCs/>
          <w:color w:val="0D0D0D" w:themeColor="text1" w:themeTint="F2"/>
        </w:rPr>
        <w:t>оценка приверженности добровольца исследованию</w:t>
      </w:r>
      <w:r w:rsidR="00AF0374" w:rsidRPr="00A057BC">
        <w:rPr>
          <w:bCs/>
          <w:iCs/>
          <w:color w:val="0D0D0D" w:themeColor="text1" w:themeTint="F2"/>
        </w:rPr>
        <w:t>.</w:t>
      </w:r>
    </w:p>
    <w:p w14:paraId="100D7474" w14:textId="747C5E78" w:rsidR="00A779BB" w:rsidRPr="00A057BC" w:rsidRDefault="00A779BB">
      <w:pPr>
        <w:spacing w:line="276" w:lineRule="auto"/>
        <w:jc w:val="both"/>
        <w:pPrChange w:id="1316" w:author="Автор" w:date="2026-08-25T18:15:00Z">
          <w:pPr>
            <w:pStyle w:val="afd"/>
            <w:numPr>
              <w:numId w:val="27"/>
            </w:numPr>
            <w:spacing w:line="276" w:lineRule="auto"/>
            <w:ind w:hanging="360"/>
            <w:jc w:val="both"/>
          </w:pPr>
        </w:pPrChange>
      </w:pPr>
      <w:ins w:id="1317" w:author="Автор" w:date="2026-08-25T18:15:00Z">
        <w:r>
          <w:t>Процедуры визита досрочного завершения исследования должны быть проведены в течение 14 дней после вы</w:t>
        </w:r>
      </w:ins>
      <w:ins w:id="1318" w:author="Автор" w:date="2026-08-25T18:16:00Z">
        <w:r>
          <w:t>бывания добровольца.</w:t>
        </w:r>
      </w:ins>
    </w:p>
    <w:p w14:paraId="53C469D0" w14:textId="4F7B01EB" w:rsidR="00F322E7" w:rsidRPr="00A057BC" w:rsidRDefault="008D1B42" w:rsidP="004D10BF">
      <w:pPr>
        <w:pStyle w:val="20"/>
        <w:spacing w:after="0" w:line="276" w:lineRule="auto"/>
        <w:jc w:val="both"/>
        <w:rPr>
          <w:rFonts w:cs="Times New Roman"/>
          <w:color w:val="0D0D0D" w:themeColor="text1" w:themeTint="F2"/>
        </w:rPr>
      </w:pPr>
      <w:bookmarkStart w:id="1319" w:name="_Toc203135926"/>
      <w:bookmarkStart w:id="1320" w:name="_Toc233373557"/>
      <w:r w:rsidRPr="00A057BC">
        <w:rPr>
          <w:rFonts w:cs="Times New Roman"/>
          <w:color w:val="0D0D0D" w:themeColor="text1" w:themeTint="F2"/>
        </w:rPr>
        <w:t>4.9. Описание мер, направленных на минимизацию/исключение субъективности</w:t>
      </w:r>
      <w:bookmarkEnd w:id="1319"/>
      <w:bookmarkEnd w:id="1320"/>
    </w:p>
    <w:p w14:paraId="311C3258" w14:textId="6CE7A305"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Исследование будет рандомизированным: распределение добровольцев по последовательностям приема </w:t>
      </w:r>
      <w:commentRangeStart w:id="1321"/>
      <w:commentRangeStart w:id="1322"/>
      <w:r w:rsidRPr="00A057BC">
        <w:rPr>
          <w:color w:val="0D0D0D" w:themeColor="text1" w:themeTint="F2"/>
        </w:rPr>
        <w:t>препаратов исследования будет осуществляться по схеме рандомизации, созданной методом случайных чисел</w:t>
      </w:r>
      <w:ins w:id="1323" w:author="Автор" w:date="2026-08-25T18:17:00Z">
        <w:r w:rsidR="00A779BB" w:rsidRPr="00361523">
          <w:rPr>
            <w:color w:val="0D0D0D" w:themeColor="text1" w:themeTint="F2"/>
            <w:rPrChange w:id="1324" w:author="Автор" w:date="2026-08-25T18:17:00Z">
              <w:rPr>
                <w:color w:val="0D0D0D" w:themeColor="text1" w:themeTint="F2"/>
                <w:lang w:val="en-US"/>
              </w:rPr>
            </w:rPrChange>
          </w:rPr>
          <w:t xml:space="preserve"> (</w:t>
        </w:r>
        <w:r w:rsidR="00A779BB">
          <w:rPr>
            <w:color w:val="0D0D0D" w:themeColor="text1" w:themeTint="F2"/>
          </w:rPr>
          <w:t>раздел 4.4.3.)</w:t>
        </w:r>
      </w:ins>
      <w:r w:rsidRPr="00A057BC">
        <w:rPr>
          <w:color w:val="0D0D0D" w:themeColor="text1" w:themeTint="F2"/>
        </w:rPr>
        <w:t>.</w:t>
      </w:r>
      <w:commentRangeEnd w:id="1321"/>
      <w:r w:rsidR="00797745">
        <w:rPr>
          <w:rStyle w:val="a8"/>
        </w:rPr>
        <w:commentReference w:id="1321"/>
      </w:r>
      <w:commentRangeEnd w:id="1322"/>
      <w:r w:rsidR="00A779BB">
        <w:rPr>
          <w:rStyle w:val="a8"/>
        </w:rPr>
        <w:commentReference w:id="1322"/>
      </w:r>
    </w:p>
    <w:p w14:paraId="21C43562"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Исследование будет слепым для аналитической лаборатории: у сотрудников лаборатории не будет доступа к схеме рандомизации, на пробирках не будет отметок, позволяющих отнести их к конкретному препарату.</w:t>
      </w:r>
    </w:p>
    <w:p w14:paraId="7F40BB27" w14:textId="51CA2442" w:rsidR="00F322E7" w:rsidRPr="00A057BC" w:rsidRDefault="008D1B42" w:rsidP="004D10BF">
      <w:pPr>
        <w:pStyle w:val="20"/>
        <w:spacing w:after="0" w:line="276" w:lineRule="auto"/>
        <w:jc w:val="both"/>
        <w:rPr>
          <w:rFonts w:cs="Times New Roman"/>
          <w:color w:val="0D0D0D" w:themeColor="text1" w:themeTint="F2"/>
        </w:rPr>
      </w:pPr>
      <w:bookmarkStart w:id="1325" w:name="_Toc203135927"/>
      <w:bookmarkStart w:id="1326" w:name="_Toc233373558"/>
      <w:r w:rsidRPr="00A057BC">
        <w:rPr>
          <w:rFonts w:cs="Times New Roman"/>
          <w:color w:val="0D0D0D" w:themeColor="text1" w:themeTint="F2"/>
        </w:rPr>
        <w:t>4.10.</w:t>
      </w:r>
      <w:r w:rsidRPr="00A057BC">
        <w:rPr>
          <w:rFonts w:cs="Times New Roman"/>
          <w:color w:val="0D0D0D" w:themeColor="text1" w:themeTint="F2"/>
        </w:rPr>
        <w:tab/>
        <w:t xml:space="preserve">Ожидаемая продолжительность участия добровольцев в исследовании, описание последовательности и продолжительности всех </w:t>
      </w:r>
      <w:r w:rsidR="006D56B2" w:rsidRPr="00A057BC">
        <w:rPr>
          <w:rFonts w:cs="Times New Roman"/>
          <w:color w:val="0D0D0D" w:themeColor="text1" w:themeTint="F2"/>
        </w:rPr>
        <w:t>этапов</w:t>
      </w:r>
      <w:r w:rsidRPr="00A057BC">
        <w:rPr>
          <w:rFonts w:cs="Times New Roman"/>
          <w:color w:val="0D0D0D" w:themeColor="text1" w:themeTint="F2"/>
        </w:rPr>
        <w:t xml:space="preserve"> исследования</w:t>
      </w:r>
      <w:bookmarkEnd w:id="1325"/>
      <w:bookmarkEnd w:id="1326"/>
    </w:p>
    <w:p w14:paraId="7158BD1A" w14:textId="5E6E6710" w:rsidR="00F322E7" w:rsidRPr="00A057BC" w:rsidRDefault="002656B4" w:rsidP="004D10BF">
      <w:pPr>
        <w:spacing w:line="276" w:lineRule="auto"/>
        <w:jc w:val="both"/>
        <w:rPr>
          <w:color w:val="0D0D0D" w:themeColor="text1" w:themeTint="F2"/>
        </w:rPr>
      </w:pPr>
      <w:r w:rsidRPr="00A057BC">
        <w:rPr>
          <w:color w:val="0D0D0D" w:themeColor="text1" w:themeTint="F2"/>
        </w:rPr>
        <w:t>Общая продолжительность исследования для добровольцев составит не более 25 дней в случае отсутствия НЯ</w:t>
      </w:r>
      <w:r w:rsidR="008D1B42" w:rsidRPr="00A057BC">
        <w:rPr>
          <w:color w:val="0D0D0D" w:themeColor="text1" w:themeTint="F2"/>
        </w:rPr>
        <w:t>.</w:t>
      </w:r>
    </w:p>
    <w:p w14:paraId="745B8B0C" w14:textId="77777777" w:rsidR="00F322E7" w:rsidRPr="00A057BC" w:rsidRDefault="008D1B42" w:rsidP="004D10BF">
      <w:pPr>
        <w:pStyle w:val="20"/>
        <w:spacing w:after="0" w:line="276" w:lineRule="auto"/>
        <w:jc w:val="both"/>
        <w:rPr>
          <w:rFonts w:cs="Times New Roman"/>
          <w:color w:val="0D0D0D" w:themeColor="text1" w:themeTint="F2"/>
        </w:rPr>
      </w:pPr>
      <w:bookmarkStart w:id="1327" w:name="_Toc203135928"/>
      <w:bookmarkStart w:id="1328" w:name="_Toc233373559"/>
      <w:r w:rsidRPr="00A057BC">
        <w:rPr>
          <w:rFonts w:cs="Times New Roman"/>
          <w:color w:val="0D0D0D" w:themeColor="text1" w:themeTint="F2"/>
        </w:rPr>
        <w:t>4.11.</w:t>
      </w:r>
      <w:r w:rsidRPr="00A057BC">
        <w:rPr>
          <w:rFonts w:cs="Times New Roman"/>
          <w:color w:val="0D0D0D" w:themeColor="text1" w:themeTint="F2"/>
        </w:rPr>
        <w:tab/>
        <w:t>Описание правил остановки частей клинического исследования и (или) исследования в целом, критериев исключения для отдельных участников клинического исследования</w:t>
      </w:r>
      <w:bookmarkEnd w:id="1327"/>
      <w:bookmarkEnd w:id="1328"/>
    </w:p>
    <w:p w14:paraId="76F24E42" w14:textId="77777777" w:rsidR="00F322E7" w:rsidRPr="00A057BC" w:rsidRDefault="008D1B42" w:rsidP="004D10BF">
      <w:pPr>
        <w:pStyle w:val="3"/>
      </w:pPr>
      <w:bookmarkStart w:id="1329" w:name="_Toc203135929"/>
      <w:bookmarkStart w:id="1330" w:name="_Toc233373560"/>
      <w:r w:rsidRPr="00A057BC">
        <w:t>4.11.1.</w:t>
      </w:r>
      <w:r w:rsidRPr="00A057BC">
        <w:tab/>
        <w:t>Описание правил для отдельных участников исследования.</w:t>
      </w:r>
      <w:bookmarkEnd w:id="1329"/>
      <w:bookmarkEnd w:id="1330"/>
    </w:p>
    <w:p w14:paraId="48B12067" w14:textId="77777777" w:rsidR="00F322E7" w:rsidRPr="00A057BC" w:rsidRDefault="008D1B42" w:rsidP="004D10BF">
      <w:pPr>
        <w:pStyle w:val="afb"/>
        <w:spacing w:line="276" w:lineRule="auto"/>
        <w:ind w:firstLine="0"/>
        <w:jc w:val="both"/>
        <w:rPr>
          <w:color w:val="0D0D0D" w:themeColor="text1" w:themeTint="F2"/>
        </w:rPr>
      </w:pPr>
      <w:r w:rsidRPr="00A057BC">
        <w:rPr>
          <w:color w:val="0D0D0D" w:themeColor="text1" w:themeTint="F2"/>
        </w:rPr>
        <w:t>Описание причин и правил исключения добровольцев из исследования описано в разделах 6.3 и 6.4 в соответствии с критериями исключения.</w:t>
      </w:r>
    </w:p>
    <w:p w14:paraId="59D7DCDD" w14:textId="77777777" w:rsidR="006A59E2" w:rsidRPr="00A057BC" w:rsidRDefault="006A59E2" w:rsidP="004D10BF">
      <w:pPr>
        <w:pStyle w:val="afb"/>
        <w:spacing w:line="276" w:lineRule="auto"/>
        <w:ind w:firstLine="0"/>
        <w:jc w:val="both"/>
        <w:rPr>
          <w:color w:val="0D0D0D" w:themeColor="text1" w:themeTint="F2"/>
        </w:rPr>
      </w:pPr>
    </w:p>
    <w:p w14:paraId="4E34F4F2" w14:textId="77777777" w:rsidR="00F322E7" w:rsidRPr="00A057BC" w:rsidRDefault="008D1B42" w:rsidP="004D10BF">
      <w:pPr>
        <w:pStyle w:val="3"/>
      </w:pPr>
      <w:bookmarkStart w:id="1331" w:name="_Toc203135930"/>
      <w:bookmarkStart w:id="1332" w:name="_Toc233373561"/>
      <w:r w:rsidRPr="00A057BC">
        <w:t>4.11.2.</w:t>
      </w:r>
      <w:r w:rsidRPr="00A057BC">
        <w:tab/>
        <w:t>Критерии для преждевременного завершения или приостановки исследования</w:t>
      </w:r>
      <w:bookmarkEnd w:id="1331"/>
      <w:bookmarkEnd w:id="1332"/>
    </w:p>
    <w:p w14:paraId="60A5C679" w14:textId="77777777" w:rsidR="00F322E7" w:rsidRPr="00A057BC" w:rsidRDefault="008D1B42" w:rsidP="004D10BF">
      <w:pPr>
        <w:pStyle w:val="afb"/>
        <w:spacing w:before="0" w:line="276" w:lineRule="auto"/>
        <w:ind w:firstLine="0"/>
        <w:jc w:val="both"/>
        <w:rPr>
          <w:color w:val="0D0D0D" w:themeColor="text1" w:themeTint="F2"/>
        </w:rPr>
      </w:pPr>
      <w:r w:rsidRPr="00A057BC">
        <w:rPr>
          <w:color w:val="0D0D0D" w:themeColor="text1" w:themeTint="F2"/>
        </w:rPr>
        <w:t>Клиническое исследование может быть временно приостановлено или преждевременно завершено по следующим причинам:</w:t>
      </w:r>
    </w:p>
    <w:p w14:paraId="52BBF2A3" w14:textId="77777777" w:rsidR="00F322E7" w:rsidRPr="00A057BC" w:rsidRDefault="008D1B42" w:rsidP="004D10BF">
      <w:pPr>
        <w:pStyle w:val="afb"/>
        <w:spacing w:before="0" w:line="276" w:lineRule="auto"/>
        <w:jc w:val="both"/>
        <w:rPr>
          <w:color w:val="0D0D0D" w:themeColor="text1" w:themeTint="F2"/>
        </w:rPr>
      </w:pPr>
      <w:r w:rsidRPr="00A057BC">
        <w:rPr>
          <w:color w:val="0D0D0D" w:themeColor="text1" w:themeTint="F2"/>
        </w:rPr>
        <w:t>•</w:t>
      </w:r>
      <w:r w:rsidRPr="00A057BC">
        <w:rPr>
          <w:color w:val="0D0D0D" w:themeColor="text1" w:themeTint="F2"/>
        </w:rPr>
        <w:tab/>
        <w:t>В связи с новыми данными о безопасности применения исследуемого препарата, полученными в ходе клинического исследования, который указывает на изменение в известном профиле риск/польза, вызывающем неприемлемый риск для здоровья добровольцев.</w:t>
      </w:r>
    </w:p>
    <w:p w14:paraId="0F583986" w14:textId="77777777" w:rsidR="00F322E7" w:rsidRPr="00A057BC" w:rsidRDefault="008D1B42" w:rsidP="004D10BF">
      <w:pPr>
        <w:pStyle w:val="afb"/>
        <w:spacing w:before="0" w:line="276" w:lineRule="auto"/>
        <w:jc w:val="both"/>
        <w:rPr>
          <w:color w:val="0D0D0D" w:themeColor="text1" w:themeTint="F2"/>
        </w:rPr>
      </w:pPr>
      <w:r w:rsidRPr="00A057BC">
        <w:rPr>
          <w:color w:val="0D0D0D" w:themeColor="text1" w:themeTint="F2"/>
        </w:rPr>
        <w:lastRenderedPageBreak/>
        <w:t>•</w:t>
      </w:r>
      <w:r w:rsidRPr="00A057BC">
        <w:rPr>
          <w:color w:val="0D0D0D" w:themeColor="text1" w:themeTint="F2"/>
        </w:rPr>
        <w:tab/>
        <w:t>Обнаружены нарушения правил надлежащей клинической практики при проведении клинического исследования, которые подвергают риску способность достичь целей исследования или подвергает риску безопасность добровольцев.</w:t>
      </w:r>
    </w:p>
    <w:p w14:paraId="46A38925" w14:textId="77777777" w:rsidR="00F322E7" w:rsidRPr="00A057BC" w:rsidRDefault="008D1B42" w:rsidP="004D10BF">
      <w:pPr>
        <w:pStyle w:val="afb"/>
        <w:spacing w:before="0" w:line="276" w:lineRule="auto"/>
        <w:jc w:val="both"/>
        <w:rPr>
          <w:color w:val="0D0D0D" w:themeColor="text1" w:themeTint="F2"/>
        </w:rPr>
      </w:pPr>
      <w:r w:rsidRPr="00A057BC">
        <w:rPr>
          <w:color w:val="0D0D0D" w:themeColor="text1" w:themeTint="F2"/>
        </w:rPr>
        <w:t>•</w:t>
      </w:r>
      <w:r w:rsidRPr="00A057BC">
        <w:rPr>
          <w:color w:val="0D0D0D" w:themeColor="text1" w:themeTint="F2"/>
        </w:rPr>
        <w:tab/>
        <w:t>Решение регуляторных органов.</w:t>
      </w:r>
    </w:p>
    <w:p w14:paraId="0AD12484" w14:textId="77777777" w:rsidR="00F322E7" w:rsidRPr="00A057BC" w:rsidRDefault="008D1B42" w:rsidP="004D10BF">
      <w:pPr>
        <w:pStyle w:val="afb"/>
        <w:spacing w:before="0" w:line="276" w:lineRule="auto"/>
        <w:jc w:val="both"/>
        <w:rPr>
          <w:color w:val="0D0D0D" w:themeColor="text1" w:themeTint="F2"/>
        </w:rPr>
      </w:pPr>
      <w:r w:rsidRPr="00A057BC">
        <w:rPr>
          <w:color w:val="0D0D0D" w:themeColor="text1" w:themeTint="F2"/>
        </w:rPr>
        <w:t>•</w:t>
      </w:r>
      <w:r w:rsidRPr="00A057BC">
        <w:rPr>
          <w:color w:val="0D0D0D" w:themeColor="text1" w:themeTint="F2"/>
        </w:rPr>
        <w:tab/>
        <w:t>По решению спонсора исследования.</w:t>
      </w:r>
    </w:p>
    <w:p w14:paraId="147287CA" w14:textId="77777777" w:rsidR="00F322E7" w:rsidRPr="00A057BC" w:rsidRDefault="008D1B42" w:rsidP="004D10BF">
      <w:pPr>
        <w:pStyle w:val="20"/>
        <w:spacing w:after="0" w:line="276" w:lineRule="auto"/>
        <w:jc w:val="both"/>
        <w:rPr>
          <w:rFonts w:cs="Times New Roman"/>
          <w:color w:val="0D0D0D" w:themeColor="text1" w:themeTint="F2"/>
        </w:rPr>
      </w:pPr>
      <w:bookmarkStart w:id="1333" w:name="_Toc203135931"/>
      <w:bookmarkStart w:id="1334" w:name="_Toc233373562"/>
      <w:r w:rsidRPr="00A057BC">
        <w:rPr>
          <w:rFonts w:cs="Times New Roman"/>
          <w:color w:val="0D0D0D" w:themeColor="text1" w:themeTint="F2"/>
        </w:rPr>
        <w:t>4.12.</w:t>
      </w:r>
      <w:r w:rsidRPr="00A057BC">
        <w:rPr>
          <w:rFonts w:cs="Times New Roman"/>
          <w:color w:val="0D0D0D" w:themeColor="text1" w:themeTint="F2"/>
        </w:rPr>
        <w:tab/>
        <w:t xml:space="preserve">Хранение </w:t>
      </w:r>
      <w:proofErr w:type="spellStart"/>
      <w:r w:rsidRPr="00A057BC">
        <w:rPr>
          <w:rFonts w:cs="Times New Roman"/>
          <w:color w:val="0D0D0D" w:themeColor="text1" w:themeTint="F2"/>
        </w:rPr>
        <w:t>рандомизационных</w:t>
      </w:r>
      <w:proofErr w:type="spellEnd"/>
      <w:r w:rsidRPr="00A057BC">
        <w:rPr>
          <w:rFonts w:cs="Times New Roman"/>
          <w:color w:val="0D0D0D" w:themeColor="text1" w:themeTint="F2"/>
        </w:rPr>
        <w:t xml:space="preserve"> кодов и процедура их раскрытия</w:t>
      </w:r>
      <w:bookmarkEnd w:id="1333"/>
      <w:bookmarkEnd w:id="1334"/>
    </w:p>
    <w:p w14:paraId="08D00DD4" w14:textId="77777777" w:rsidR="00F322E7" w:rsidRDefault="008D1B42" w:rsidP="004D10BF">
      <w:pPr>
        <w:spacing w:line="276" w:lineRule="auto"/>
        <w:jc w:val="both"/>
        <w:rPr>
          <w:ins w:id="1335" w:author="Автор" w:date="2026-08-24T17:32:00Z"/>
          <w:color w:val="0D0D0D" w:themeColor="text1" w:themeTint="F2"/>
        </w:rPr>
      </w:pPr>
      <w:proofErr w:type="spellStart"/>
      <w:r w:rsidRPr="00A057BC">
        <w:rPr>
          <w:color w:val="0D0D0D" w:themeColor="text1" w:themeTint="F2"/>
        </w:rPr>
        <w:t>Рандомизационный</w:t>
      </w:r>
      <w:proofErr w:type="spellEnd"/>
      <w:r w:rsidRPr="00A057BC">
        <w:rPr>
          <w:color w:val="0D0D0D" w:themeColor="text1" w:themeTint="F2"/>
        </w:rPr>
        <w:t xml:space="preserve"> список будет храниться в файле исследователя. Для специалиста, проводящего </w:t>
      </w:r>
      <w:proofErr w:type="spellStart"/>
      <w:r w:rsidRPr="00A057BC">
        <w:rPr>
          <w:color w:val="0D0D0D" w:themeColor="text1" w:themeTint="F2"/>
        </w:rPr>
        <w:t>биоаналитический</w:t>
      </w:r>
      <w:proofErr w:type="spellEnd"/>
      <w:r w:rsidRPr="00A057BC">
        <w:rPr>
          <w:color w:val="0D0D0D" w:themeColor="text1" w:themeTint="F2"/>
        </w:rPr>
        <w:t xml:space="preserve"> анализ, эта информация будет </w:t>
      </w:r>
      <w:commentRangeStart w:id="1336"/>
      <w:commentRangeStart w:id="1337"/>
      <w:r w:rsidRPr="00A057BC">
        <w:rPr>
          <w:color w:val="0D0D0D" w:themeColor="text1" w:themeTint="F2"/>
        </w:rPr>
        <w:t>недоступна</w:t>
      </w:r>
      <w:commentRangeEnd w:id="1336"/>
      <w:r w:rsidR="00797745">
        <w:rPr>
          <w:rStyle w:val="a8"/>
        </w:rPr>
        <w:commentReference w:id="1336"/>
      </w:r>
      <w:commentRangeEnd w:id="1337"/>
      <w:r w:rsidR="00282ABF">
        <w:rPr>
          <w:rStyle w:val="a8"/>
        </w:rPr>
        <w:commentReference w:id="1337"/>
      </w:r>
      <w:r w:rsidRPr="00A057BC">
        <w:rPr>
          <w:color w:val="0D0D0D" w:themeColor="text1" w:themeTint="F2"/>
        </w:rPr>
        <w:t>.</w:t>
      </w:r>
    </w:p>
    <w:p w14:paraId="0DE8E3EC" w14:textId="7DFE04DC" w:rsidR="00282ABF" w:rsidRPr="00A057BC" w:rsidRDefault="00282ABF" w:rsidP="004D10BF">
      <w:pPr>
        <w:spacing w:line="276" w:lineRule="auto"/>
        <w:jc w:val="both"/>
        <w:rPr>
          <w:color w:val="0D0D0D" w:themeColor="text1" w:themeTint="F2"/>
        </w:rPr>
      </w:pPr>
      <w:ins w:id="1338" w:author="Автор" w:date="2026-08-24T17:32:00Z">
        <w:r>
          <w:rPr>
            <w:color w:val="0D0D0D" w:themeColor="text1" w:themeTint="F2"/>
          </w:rPr>
          <w:t>Процедура раскрытия рандомизационного кода не предусмотрена, так как исследование будет открытым для добровольца и команды исследовательского центра.</w:t>
        </w:r>
      </w:ins>
    </w:p>
    <w:p w14:paraId="30AF2F65" w14:textId="262CF43F" w:rsidR="00F322E7" w:rsidRPr="00A057BC" w:rsidRDefault="008D1B42" w:rsidP="004D10BF">
      <w:pPr>
        <w:pStyle w:val="20"/>
        <w:spacing w:after="0" w:line="276" w:lineRule="auto"/>
        <w:jc w:val="both"/>
        <w:rPr>
          <w:rFonts w:cs="Times New Roman"/>
          <w:color w:val="0D0D0D" w:themeColor="text1" w:themeTint="F2"/>
        </w:rPr>
      </w:pPr>
      <w:bookmarkStart w:id="1339" w:name="_Toc203135932"/>
      <w:bookmarkStart w:id="1340" w:name="_Toc233373563"/>
      <w:r w:rsidRPr="00A057BC">
        <w:rPr>
          <w:rFonts w:cs="Times New Roman"/>
          <w:color w:val="0D0D0D" w:themeColor="text1" w:themeTint="F2"/>
        </w:rPr>
        <w:t>4.13.</w:t>
      </w:r>
      <w:r w:rsidRPr="00A057BC">
        <w:rPr>
          <w:rFonts w:cs="Times New Roman"/>
          <w:color w:val="0D0D0D" w:themeColor="text1" w:themeTint="F2"/>
        </w:rPr>
        <w:tab/>
        <w:t xml:space="preserve">Регистрация исходных (первичных) данных в </w:t>
      </w:r>
      <w:bookmarkEnd w:id="1339"/>
      <w:proofErr w:type="spellStart"/>
      <w:r w:rsidR="000D7B2A" w:rsidRPr="00A057BC">
        <w:rPr>
          <w:rFonts w:cs="Times New Roman"/>
          <w:color w:val="0D0D0D" w:themeColor="text1" w:themeTint="F2"/>
        </w:rPr>
        <w:t>эИРК</w:t>
      </w:r>
      <w:bookmarkEnd w:id="1340"/>
      <w:proofErr w:type="spellEnd"/>
    </w:p>
    <w:p w14:paraId="4BBA0411" w14:textId="3DF26FEB"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Все данные первоначально будут вноситься в первичную документацию добровольца и только после этого переноситься в </w:t>
      </w:r>
      <w:proofErr w:type="spellStart"/>
      <w:r w:rsidR="006C2996" w:rsidRPr="00A057BC">
        <w:rPr>
          <w:color w:val="0D0D0D" w:themeColor="text1" w:themeTint="F2"/>
        </w:rPr>
        <w:t>э</w:t>
      </w:r>
      <w:r w:rsidRPr="00A057BC">
        <w:rPr>
          <w:color w:val="0D0D0D" w:themeColor="text1" w:themeTint="F2"/>
        </w:rPr>
        <w:t>ИРК</w:t>
      </w:r>
      <w:proofErr w:type="spellEnd"/>
      <w:r w:rsidRPr="00A057BC">
        <w:rPr>
          <w:color w:val="0D0D0D" w:themeColor="text1" w:themeTint="F2"/>
        </w:rPr>
        <w:t>.</w:t>
      </w:r>
      <w:r w:rsidR="00383566" w:rsidRPr="00A057BC">
        <w:rPr>
          <w:color w:val="0D0D0D" w:themeColor="text1" w:themeTint="F2"/>
        </w:rPr>
        <w:t xml:space="preserve"> ИРК не будет содержать данных, не отраженных в первичных документах.</w:t>
      </w:r>
      <w:r w:rsidR="00EB3A1F" w:rsidRPr="00A057BC">
        <w:rPr>
          <w:color w:val="0D0D0D" w:themeColor="text1" w:themeTint="F2"/>
        </w:rPr>
        <w:t xml:space="preserve"> Показатели ИМТ будут рассчитываться автоматически в </w:t>
      </w:r>
      <w:proofErr w:type="spellStart"/>
      <w:r w:rsidR="00EB3A1F" w:rsidRPr="00A057BC">
        <w:rPr>
          <w:color w:val="0D0D0D" w:themeColor="text1" w:themeTint="F2"/>
        </w:rPr>
        <w:t>эИРК</w:t>
      </w:r>
      <w:proofErr w:type="spellEnd"/>
      <w:r w:rsidR="00EB3A1F" w:rsidRPr="00A057BC">
        <w:rPr>
          <w:color w:val="0D0D0D" w:themeColor="text1" w:themeTint="F2"/>
        </w:rPr>
        <w:t xml:space="preserve"> на основании исходных данных, зафиксированных в первичной документации, включая рост и массу тела добровольца.</w:t>
      </w:r>
    </w:p>
    <w:p w14:paraId="3A3AD9DE" w14:textId="1D08CBAC" w:rsidR="00F322E7" w:rsidRPr="00A057BC" w:rsidRDefault="008D1B42" w:rsidP="004D10BF">
      <w:pPr>
        <w:pStyle w:val="1"/>
        <w:spacing w:after="0" w:line="276" w:lineRule="auto"/>
        <w:jc w:val="both"/>
        <w:rPr>
          <w:rFonts w:cs="Times New Roman"/>
          <w:color w:val="0D0D0D" w:themeColor="text1" w:themeTint="F2"/>
        </w:rPr>
      </w:pPr>
      <w:bookmarkStart w:id="1341" w:name="_Toc203135933"/>
      <w:bookmarkStart w:id="1342" w:name="_Toc233373564"/>
      <w:r w:rsidRPr="00A057BC">
        <w:rPr>
          <w:rFonts w:cs="Times New Roman"/>
          <w:color w:val="0D0D0D" w:themeColor="text1" w:themeTint="F2"/>
        </w:rPr>
        <w:t>5.</w:t>
      </w:r>
      <w:r w:rsidRPr="00A057BC">
        <w:rPr>
          <w:rFonts w:cs="Times New Roman"/>
          <w:color w:val="0D0D0D" w:themeColor="text1" w:themeTint="F2"/>
        </w:rPr>
        <w:tab/>
        <w:t>ОПИСАНИЕ ПРЕПАРАТОВ ИССЛЕДОВАНИЯ</w:t>
      </w:r>
      <w:bookmarkEnd w:id="1341"/>
      <w:bookmarkEnd w:id="1342"/>
    </w:p>
    <w:p w14:paraId="7EC4DD61" w14:textId="77777777" w:rsidR="00F322E7" w:rsidRPr="00A057BC" w:rsidRDefault="008D1B42" w:rsidP="004D10BF">
      <w:pPr>
        <w:pStyle w:val="20"/>
        <w:spacing w:after="0" w:line="276" w:lineRule="auto"/>
        <w:jc w:val="both"/>
        <w:rPr>
          <w:rFonts w:cs="Times New Roman"/>
          <w:color w:val="0D0D0D" w:themeColor="text1" w:themeTint="F2"/>
        </w:rPr>
      </w:pPr>
      <w:bookmarkStart w:id="1343" w:name="_Toc203135934"/>
      <w:bookmarkStart w:id="1344" w:name="_Toc233373565"/>
      <w:r w:rsidRPr="00A057BC">
        <w:rPr>
          <w:rFonts w:cs="Times New Roman"/>
          <w:color w:val="0D0D0D" w:themeColor="text1" w:themeTint="F2"/>
        </w:rPr>
        <w:t xml:space="preserve">5.1. </w:t>
      </w:r>
      <w:commentRangeStart w:id="1345"/>
      <w:r w:rsidRPr="00A057BC">
        <w:rPr>
          <w:rFonts w:cs="Times New Roman"/>
          <w:color w:val="0D0D0D" w:themeColor="text1" w:themeTint="F2"/>
        </w:rPr>
        <w:t>Исследуемый препарат (</w:t>
      </w:r>
      <w:r w:rsidRPr="00A057BC">
        <w:rPr>
          <w:rFonts w:cs="Times New Roman"/>
          <w:color w:val="0D0D0D" w:themeColor="text1" w:themeTint="F2"/>
          <w:lang w:val="en-US"/>
        </w:rPr>
        <w:t>T</w:t>
      </w:r>
      <w:r w:rsidRPr="00A057BC">
        <w:rPr>
          <w:rFonts w:cs="Times New Roman"/>
          <w:color w:val="0D0D0D" w:themeColor="text1" w:themeTint="F2"/>
        </w:rPr>
        <w:t>)</w:t>
      </w:r>
      <w:bookmarkEnd w:id="1343"/>
      <w:bookmarkEnd w:id="1344"/>
      <w:commentRangeEnd w:id="1345"/>
      <w:r w:rsidR="00797745">
        <w:rPr>
          <w:rStyle w:val="a8"/>
          <w:rFonts w:eastAsia="Times New Roman" w:cs="Times New Roman"/>
          <w:b w:val="0"/>
        </w:rPr>
        <w:commentReference w:id="1345"/>
      </w:r>
    </w:p>
    <w:tbl>
      <w:tblPr>
        <w:tblStyle w:val="afc"/>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096"/>
      </w:tblGrid>
      <w:tr w:rsidR="00E65EBB" w:rsidRPr="006D079C" w14:paraId="6D591918" w14:textId="77777777" w:rsidTr="001F36C4">
        <w:tc>
          <w:tcPr>
            <w:tcW w:w="2830" w:type="dxa"/>
            <w:vAlign w:val="center"/>
          </w:tcPr>
          <w:p w14:paraId="616DDA3B"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Название, лекарственная форма, дозировка</w:t>
            </w:r>
          </w:p>
        </w:tc>
        <w:tc>
          <w:tcPr>
            <w:tcW w:w="6096" w:type="dxa"/>
            <w:vAlign w:val="center"/>
          </w:tcPr>
          <w:p w14:paraId="4E59FD59" w14:textId="59E85AFD" w:rsidR="00F322E7" w:rsidRPr="006D079C" w:rsidRDefault="00C068B6" w:rsidP="001F36C4">
            <w:pPr>
              <w:pStyle w:val="af4"/>
              <w:spacing w:line="276" w:lineRule="auto"/>
              <w:ind w:left="0" w:right="-17" w:firstLine="0"/>
              <w:jc w:val="both"/>
              <w:rPr>
                <w:rFonts w:eastAsiaTheme="minorHAnsi"/>
                <w:bCs/>
                <w:iCs/>
                <w:color w:val="0D0D0D" w:themeColor="text1" w:themeTint="F2"/>
                <w:szCs w:val="28"/>
                <w:lang w:eastAsia="en-US" w:bidi="ar-SA"/>
              </w:rPr>
            </w:pPr>
            <w:r w:rsidRPr="00A057BC">
              <w:rPr>
                <w:color w:val="0D0D0D" w:themeColor="text1" w:themeTint="F2"/>
                <w:u w:color="000000"/>
                <w:bdr w:val="nil"/>
              </w:rPr>
              <w:t>XTBC12101</w:t>
            </w:r>
            <w:r w:rsidR="002656B4" w:rsidRPr="00A057BC">
              <w:rPr>
                <w:color w:val="0D0D0D" w:themeColor="text1" w:themeTint="F2"/>
                <w:u w:color="000000"/>
                <w:bdr w:val="nil"/>
              </w:rPr>
              <w:t>, таблетки с пролонгированным высвобождением, покрытые пленочной оболочкой, 15 мг</w:t>
            </w:r>
          </w:p>
        </w:tc>
      </w:tr>
      <w:tr w:rsidR="00E65EBB" w:rsidRPr="006D079C" w14:paraId="02582225" w14:textId="77777777" w:rsidTr="001F36C4">
        <w:tc>
          <w:tcPr>
            <w:tcW w:w="2830" w:type="dxa"/>
            <w:vAlign w:val="center"/>
          </w:tcPr>
          <w:p w14:paraId="0E249ECA" w14:textId="77777777" w:rsidR="00F322E7" w:rsidRPr="00C068B6" w:rsidRDefault="008D1B42" w:rsidP="001F36C4">
            <w:pPr>
              <w:pStyle w:val="af4"/>
              <w:spacing w:line="276" w:lineRule="auto"/>
              <w:ind w:left="0" w:firstLine="0"/>
              <w:rPr>
                <w:bCs/>
                <w:iCs/>
                <w:color w:val="0D0D0D" w:themeColor="text1" w:themeTint="F2"/>
                <w:highlight w:val="yellow"/>
              </w:rPr>
            </w:pPr>
            <w:bookmarkStart w:id="1346" w:name="_Hlk111569065"/>
            <w:r w:rsidRPr="00C068B6">
              <w:rPr>
                <w:bCs/>
                <w:iCs/>
                <w:color w:val="0D0D0D" w:themeColor="text1" w:themeTint="F2"/>
                <w:highlight w:val="yellow"/>
              </w:rPr>
              <w:t>Действующее вещество</w:t>
            </w:r>
          </w:p>
        </w:tc>
        <w:tc>
          <w:tcPr>
            <w:tcW w:w="6096" w:type="dxa"/>
            <w:vAlign w:val="center"/>
          </w:tcPr>
          <w:p w14:paraId="608FA920" w14:textId="700CAAFB" w:rsidR="00F322E7" w:rsidRPr="006D079C" w:rsidRDefault="00F322E7" w:rsidP="00C068B6">
            <w:pPr>
              <w:pStyle w:val="af4"/>
              <w:spacing w:line="276" w:lineRule="auto"/>
              <w:ind w:left="-103" w:right="29" w:firstLine="0"/>
              <w:jc w:val="both"/>
              <w:rPr>
                <w:rFonts w:eastAsiaTheme="minorHAnsi"/>
                <w:bCs/>
                <w:iCs/>
                <w:color w:val="0D0D0D" w:themeColor="text1" w:themeTint="F2"/>
                <w:szCs w:val="28"/>
                <w:lang w:eastAsia="en-US" w:bidi="ar-SA"/>
              </w:rPr>
            </w:pPr>
          </w:p>
        </w:tc>
      </w:tr>
      <w:tr w:rsidR="00E65EBB" w:rsidRPr="006D079C" w14:paraId="5AC6AFD0" w14:textId="77777777" w:rsidTr="001F36C4">
        <w:tc>
          <w:tcPr>
            <w:tcW w:w="2830" w:type="dxa"/>
            <w:vAlign w:val="center"/>
          </w:tcPr>
          <w:p w14:paraId="0A22A00A" w14:textId="31084CA8" w:rsidR="00F322E7" w:rsidRPr="00C068B6" w:rsidRDefault="008D1B42" w:rsidP="001F36C4">
            <w:pPr>
              <w:pStyle w:val="af4"/>
              <w:spacing w:line="276" w:lineRule="auto"/>
              <w:ind w:left="0" w:firstLine="0"/>
              <w:rPr>
                <w:bCs/>
                <w:iCs/>
                <w:color w:val="0D0D0D" w:themeColor="text1" w:themeTint="F2"/>
                <w:highlight w:val="yellow"/>
              </w:rPr>
            </w:pPr>
            <w:r w:rsidRPr="00C068B6">
              <w:rPr>
                <w:bCs/>
                <w:iCs/>
                <w:color w:val="0D0D0D" w:themeColor="text1" w:themeTint="F2"/>
                <w:highlight w:val="yellow"/>
              </w:rPr>
              <w:t>Вспомогательные вещества</w:t>
            </w:r>
          </w:p>
        </w:tc>
        <w:tc>
          <w:tcPr>
            <w:tcW w:w="6096" w:type="dxa"/>
            <w:vAlign w:val="center"/>
          </w:tcPr>
          <w:p w14:paraId="705A7EFD" w14:textId="770678A4" w:rsidR="00F322E7" w:rsidRPr="006D079C" w:rsidRDefault="00F322E7" w:rsidP="001F36C4">
            <w:pPr>
              <w:autoSpaceDE w:val="0"/>
              <w:autoSpaceDN w:val="0"/>
              <w:adjustRightInd w:val="0"/>
              <w:spacing w:line="276" w:lineRule="auto"/>
              <w:jc w:val="both"/>
              <w:rPr>
                <w:color w:val="0D0D0D" w:themeColor="text1" w:themeTint="F2"/>
              </w:rPr>
            </w:pPr>
          </w:p>
        </w:tc>
      </w:tr>
      <w:tr w:rsidR="005F2828" w:rsidRPr="006D079C" w14:paraId="2FBA49C6" w14:textId="77777777" w:rsidTr="001F36C4">
        <w:tc>
          <w:tcPr>
            <w:tcW w:w="2830" w:type="dxa"/>
            <w:vAlign w:val="center"/>
          </w:tcPr>
          <w:p w14:paraId="2D418FA6" w14:textId="6188A9D8" w:rsidR="005F2828" w:rsidRPr="00C068B6" w:rsidRDefault="005F2828" w:rsidP="001F36C4">
            <w:pPr>
              <w:pStyle w:val="af4"/>
              <w:spacing w:line="276" w:lineRule="auto"/>
              <w:ind w:left="0" w:firstLine="0"/>
              <w:rPr>
                <w:bCs/>
                <w:iCs/>
                <w:color w:val="0D0D0D" w:themeColor="text1" w:themeTint="F2"/>
                <w:highlight w:val="yellow"/>
              </w:rPr>
            </w:pPr>
            <w:r w:rsidRPr="00C068B6">
              <w:rPr>
                <w:bCs/>
                <w:iCs/>
                <w:color w:val="0D0D0D" w:themeColor="text1" w:themeTint="F2"/>
                <w:highlight w:val="yellow"/>
              </w:rPr>
              <w:t>Пленочная оболочка</w:t>
            </w:r>
          </w:p>
        </w:tc>
        <w:tc>
          <w:tcPr>
            <w:tcW w:w="6096" w:type="dxa"/>
            <w:vAlign w:val="center"/>
          </w:tcPr>
          <w:p w14:paraId="4730A1C1" w14:textId="77777777" w:rsidR="005F2828" w:rsidRPr="006D079C" w:rsidRDefault="005F2828" w:rsidP="001F36C4">
            <w:pPr>
              <w:autoSpaceDE w:val="0"/>
              <w:autoSpaceDN w:val="0"/>
              <w:adjustRightInd w:val="0"/>
              <w:spacing w:line="276" w:lineRule="auto"/>
              <w:jc w:val="both"/>
              <w:rPr>
                <w:color w:val="0D0D0D" w:themeColor="text1" w:themeTint="F2"/>
              </w:rPr>
            </w:pPr>
          </w:p>
        </w:tc>
      </w:tr>
      <w:tr w:rsidR="00E65EBB" w:rsidRPr="006D079C" w14:paraId="6134A700" w14:textId="77777777" w:rsidTr="001F36C4">
        <w:tc>
          <w:tcPr>
            <w:tcW w:w="2830" w:type="dxa"/>
            <w:vAlign w:val="center"/>
          </w:tcPr>
          <w:p w14:paraId="51CF0415" w14:textId="25FB84AA" w:rsidR="00F33ED5" w:rsidRPr="00C068B6" w:rsidRDefault="00F33ED5" w:rsidP="001F36C4">
            <w:pPr>
              <w:pStyle w:val="af4"/>
              <w:spacing w:line="276" w:lineRule="auto"/>
              <w:ind w:left="0" w:firstLine="0"/>
              <w:rPr>
                <w:bCs/>
                <w:iCs/>
                <w:color w:val="0D0D0D" w:themeColor="text1" w:themeTint="F2"/>
                <w:highlight w:val="yellow"/>
              </w:rPr>
            </w:pPr>
            <w:r w:rsidRPr="00C068B6">
              <w:rPr>
                <w:bCs/>
                <w:iCs/>
                <w:color w:val="0D0D0D" w:themeColor="text1" w:themeTint="F2"/>
                <w:highlight w:val="yellow"/>
              </w:rPr>
              <w:t>Описание</w:t>
            </w:r>
          </w:p>
        </w:tc>
        <w:tc>
          <w:tcPr>
            <w:tcW w:w="6096" w:type="dxa"/>
            <w:vAlign w:val="center"/>
          </w:tcPr>
          <w:p w14:paraId="0DDC8DB2" w14:textId="26718B0C" w:rsidR="00F33ED5" w:rsidRPr="006A59E2" w:rsidRDefault="00F33ED5" w:rsidP="001F36C4">
            <w:pPr>
              <w:autoSpaceDE w:val="0"/>
              <w:autoSpaceDN w:val="0"/>
              <w:adjustRightInd w:val="0"/>
              <w:spacing w:line="276" w:lineRule="auto"/>
              <w:jc w:val="both"/>
              <w:rPr>
                <w:color w:val="0D0D0D" w:themeColor="text1" w:themeTint="F2"/>
                <w:highlight w:val="green"/>
              </w:rPr>
            </w:pPr>
          </w:p>
        </w:tc>
      </w:tr>
      <w:bookmarkEnd w:id="1346"/>
      <w:tr w:rsidR="00E65EBB" w:rsidRPr="006D079C" w14:paraId="3AA17D3F" w14:textId="77777777" w:rsidTr="001F36C4">
        <w:tc>
          <w:tcPr>
            <w:tcW w:w="2830" w:type="dxa"/>
            <w:vAlign w:val="center"/>
          </w:tcPr>
          <w:p w14:paraId="13539ACD"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Разработчик препарата</w:t>
            </w:r>
          </w:p>
        </w:tc>
        <w:tc>
          <w:tcPr>
            <w:tcW w:w="6096" w:type="dxa"/>
            <w:vAlign w:val="center"/>
          </w:tcPr>
          <w:p w14:paraId="096674F4" w14:textId="77777777" w:rsidR="00F322E7" w:rsidRPr="00A057BC" w:rsidRDefault="008D1B42" w:rsidP="001F36C4">
            <w:pPr>
              <w:pStyle w:val="af4"/>
              <w:spacing w:line="276" w:lineRule="auto"/>
              <w:ind w:left="0" w:right="29" w:firstLine="0"/>
              <w:jc w:val="both"/>
              <w:rPr>
                <w:rFonts w:eastAsiaTheme="minorHAnsi"/>
                <w:bCs/>
                <w:iCs/>
                <w:color w:val="0D0D0D" w:themeColor="text1" w:themeTint="F2"/>
                <w:lang w:eastAsia="en-US" w:bidi="ar-SA"/>
              </w:rPr>
            </w:pPr>
            <w:r w:rsidRPr="00A057BC">
              <w:rPr>
                <w:rFonts w:eastAsiaTheme="minorHAnsi"/>
                <w:bCs/>
                <w:iCs/>
                <w:color w:val="0D0D0D" w:themeColor="text1" w:themeTint="F2"/>
                <w:lang w:eastAsia="en-US" w:bidi="ar-SA"/>
              </w:rPr>
              <w:t>ООО «ПРОМОМЕД РУС», Россия</w:t>
            </w:r>
          </w:p>
        </w:tc>
      </w:tr>
      <w:tr w:rsidR="00E65EBB" w:rsidRPr="006D079C" w14:paraId="6F760D5D" w14:textId="77777777" w:rsidTr="001F36C4">
        <w:tc>
          <w:tcPr>
            <w:tcW w:w="2830" w:type="dxa"/>
            <w:vAlign w:val="center"/>
          </w:tcPr>
          <w:p w14:paraId="604EB419"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Производитель</w:t>
            </w:r>
          </w:p>
        </w:tc>
        <w:tc>
          <w:tcPr>
            <w:tcW w:w="6096" w:type="dxa"/>
            <w:vAlign w:val="center"/>
          </w:tcPr>
          <w:p w14:paraId="46601798" w14:textId="77777777" w:rsidR="00F322E7" w:rsidRPr="00A057BC" w:rsidRDefault="008D1B42" w:rsidP="001F36C4">
            <w:pPr>
              <w:pStyle w:val="af4"/>
              <w:spacing w:line="276" w:lineRule="auto"/>
              <w:ind w:left="0" w:right="29" w:firstLine="0"/>
              <w:jc w:val="both"/>
              <w:rPr>
                <w:rFonts w:eastAsiaTheme="minorHAnsi"/>
                <w:bCs/>
                <w:iCs/>
                <w:color w:val="0D0D0D" w:themeColor="text1" w:themeTint="F2"/>
                <w:lang w:eastAsia="en-US" w:bidi="ar-SA"/>
              </w:rPr>
            </w:pPr>
            <w:r w:rsidRPr="00A057BC">
              <w:rPr>
                <w:rFonts w:eastAsiaTheme="minorHAnsi"/>
                <w:bCs/>
                <w:iCs/>
                <w:color w:val="0D0D0D" w:themeColor="text1" w:themeTint="F2"/>
                <w:lang w:eastAsia="en-US" w:bidi="ar-SA"/>
              </w:rPr>
              <w:t>АО «Биохимик», Россия</w:t>
            </w:r>
          </w:p>
        </w:tc>
      </w:tr>
      <w:tr w:rsidR="00E65EBB" w:rsidRPr="006D079C" w14:paraId="1EA31E9B" w14:textId="77777777" w:rsidTr="001F36C4">
        <w:tc>
          <w:tcPr>
            <w:tcW w:w="2830" w:type="dxa"/>
            <w:vAlign w:val="center"/>
          </w:tcPr>
          <w:p w14:paraId="1EEB9F40" w14:textId="77777777" w:rsidR="00F322E7" w:rsidRPr="001F36C4" w:rsidRDefault="008D1B42" w:rsidP="001F36C4">
            <w:pPr>
              <w:pStyle w:val="af4"/>
              <w:spacing w:line="276" w:lineRule="auto"/>
              <w:ind w:left="0" w:firstLine="0"/>
              <w:rPr>
                <w:bCs/>
                <w:iCs/>
                <w:color w:val="0D0D0D" w:themeColor="text1" w:themeTint="F2"/>
              </w:rPr>
            </w:pPr>
            <w:r w:rsidRPr="00C068B6">
              <w:rPr>
                <w:bCs/>
                <w:iCs/>
                <w:color w:val="0D0D0D" w:themeColor="text1" w:themeTint="F2"/>
                <w:highlight w:val="yellow"/>
              </w:rPr>
              <w:t>Упаковка</w:t>
            </w:r>
          </w:p>
        </w:tc>
        <w:tc>
          <w:tcPr>
            <w:tcW w:w="6096" w:type="dxa"/>
            <w:vAlign w:val="center"/>
          </w:tcPr>
          <w:p w14:paraId="50491478" w14:textId="12220ACA" w:rsidR="00F322E7" w:rsidRPr="001F5415" w:rsidRDefault="00F322E7" w:rsidP="001F36C4">
            <w:pPr>
              <w:autoSpaceDE w:val="0"/>
              <w:autoSpaceDN w:val="0"/>
              <w:adjustRightInd w:val="0"/>
              <w:spacing w:line="276" w:lineRule="auto"/>
              <w:jc w:val="both"/>
              <w:rPr>
                <w:color w:val="000000"/>
                <w:sz w:val="22"/>
              </w:rPr>
            </w:pPr>
          </w:p>
        </w:tc>
      </w:tr>
      <w:tr w:rsidR="00E65EBB" w:rsidRPr="006D079C" w14:paraId="694A10E8" w14:textId="77777777" w:rsidTr="001F36C4">
        <w:tc>
          <w:tcPr>
            <w:tcW w:w="2830" w:type="dxa"/>
            <w:vAlign w:val="center"/>
          </w:tcPr>
          <w:p w14:paraId="72D9E012"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Маркировка</w:t>
            </w:r>
          </w:p>
        </w:tc>
        <w:tc>
          <w:tcPr>
            <w:tcW w:w="6096" w:type="dxa"/>
            <w:vAlign w:val="center"/>
          </w:tcPr>
          <w:p w14:paraId="2B76027C" w14:textId="158E9CD9" w:rsidR="00F322E7" w:rsidRPr="00A057BC" w:rsidRDefault="00DF0DFC" w:rsidP="001F36C4">
            <w:pPr>
              <w:pStyle w:val="af4"/>
              <w:spacing w:line="276" w:lineRule="auto"/>
              <w:ind w:left="0" w:right="36" w:firstLine="0"/>
              <w:jc w:val="both"/>
              <w:rPr>
                <w:rFonts w:eastAsiaTheme="minorHAnsi"/>
                <w:bCs/>
                <w:iCs/>
                <w:color w:val="0D0D0D" w:themeColor="text1" w:themeTint="F2"/>
                <w:lang w:eastAsia="en-US" w:bidi="ar-SA"/>
              </w:rPr>
            </w:pPr>
            <w:r w:rsidRPr="00A057BC">
              <w:rPr>
                <w:bCs/>
                <w:iCs/>
                <w:color w:val="0D0D0D" w:themeColor="text1" w:themeTint="F2"/>
              </w:rPr>
              <w:t>Маркировка первичной и вторичной упаковки будет выполнена согласно требованиям, изложенным в Приложении 13 Правил надлежащей производственной практики ЕАЭС</w:t>
            </w:r>
          </w:p>
        </w:tc>
      </w:tr>
      <w:tr w:rsidR="00E65EBB" w:rsidRPr="006D079C" w14:paraId="0C461F27" w14:textId="77777777" w:rsidTr="001F36C4">
        <w:tc>
          <w:tcPr>
            <w:tcW w:w="2830" w:type="dxa"/>
            <w:vAlign w:val="center"/>
          </w:tcPr>
          <w:p w14:paraId="59778785" w14:textId="77777777" w:rsidR="00F322E7" w:rsidRPr="00C068B6" w:rsidRDefault="008D1B42" w:rsidP="001F36C4">
            <w:pPr>
              <w:pStyle w:val="af4"/>
              <w:spacing w:line="276" w:lineRule="auto"/>
              <w:ind w:left="0" w:firstLine="0"/>
              <w:rPr>
                <w:bCs/>
                <w:iCs/>
                <w:color w:val="0D0D0D" w:themeColor="text1" w:themeTint="F2"/>
                <w:highlight w:val="yellow"/>
              </w:rPr>
            </w:pPr>
            <w:r w:rsidRPr="00C068B6">
              <w:rPr>
                <w:bCs/>
                <w:iCs/>
                <w:color w:val="0D0D0D" w:themeColor="text1" w:themeTint="F2"/>
                <w:highlight w:val="yellow"/>
              </w:rPr>
              <w:t>Условия хранения</w:t>
            </w:r>
          </w:p>
        </w:tc>
        <w:tc>
          <w:tcPr>
            <w:tcW w:w="6096" w:type="dxa"/>
            <w:vAlign w:val="center"/>
          </w:tcPr>
          <w:p w14:paraId="5996E117" w14:textId="3F04A007" w:rsidR="00F322E7" w:rsidRPr="001F5415" w:rsidRDefault="00F322E7" w:rsidP="001F36C4">
            <w:pPr>
              <w:autoSpaceDE w:val="0"/>
              <w:autoSpaceDN w:val="0"/>
              <w:adjustRightInd w:val="0"/>
              <w:spacing w:line="276" w:lineRule="auto"/>
              <w:jc w:val="both"/>
              <w:rPr>
                <w:color w:val="000000"/>
                <w:sz w:val="22"/>
              </w:rPr>
            </w:pPr>
          </w:p>
        </w:tc>
      </w:tr>
      <w:tr w:rsidR="00F322E7" w:rsidRPr="006D079C" w14:paraId="7D484522" w14:textId="77777777" w:rsidTr="001F36C4">
        <w:tc>
          <w:tcPr>
            <w:tcW w:w="2830" w:type="dxa"/>
            <w:vAlign w:val="center"/>
          </w:tcPr>
          <w:p w14:paraId="7925CEF1" w14:textId="77777777" w:rsidR="00F322E7" w:rsidRPr="00C068B6" w:rsidRDefault="008D1B42" w:rsidP="001F36C4">
            <w:pPr>
              <w:pStyle w:val="af4"/>
              <w:spacing w:line="276" w:lineRule="auto"/>
              <w:ind w:left="0" w:firstLine="0"/>
              <w:rPr>
                <w:bCs/>
                <w:iCs/>
                <w:color w:val="0D0D0D" w:themeColor="text1" w:themeTint="F2"/>
                <w:highlight w:val="yellow"/>
              </w:rPr>
            </w:pPr>
            <w:r w:rsidRPr="00C068B6">
              <w:rPr>
                <w:bCs/>
                <w:iCs/>
                <w:color w:val="0D0D0D" w:themeColor="text1" w:themeTint="F2"/>
                <w:highlight w:val="yellow"/>
              </w:rPr>
              <w:t>Срок годности</w:t>
            </w:r>
          </w:p>
        </w:tc>
        <w:tc>
          <w:tcPr>
            <w:tcW w:w="6096" w:type="dxa"/>
            <w:vAlign w:val="center"/>
          </w:tcPr>
          <w:p w14:paraId="3A80E119" w14:textId="2F7C12AC" w:rsidR="00F322E7" w:rsidRPr="001F5415" w:rsidRDefault="00F322E7" w:rsidP="001F36C4">
            <w:pPr>
              <w:autoSpaceDE w:val="0"/>
              <w:autoSpaceDN w:val="0"/>
              <w:adjustRightInd w:val="0"/>
              <w:spacing w:line="276" w:lineRule="auto"/>
              <w:jc w:val="both"/>
              <w:rPr>
                <w:color w:val="000000"/>
                <w:sz w:val="22"/>
              </w:rPr>
            </w:pPr>
          </w:p>
        </w:tc>
      </w:tr>
    </w:tbl>
    <w:p w14:paraId="58912D60" w14:textId="77777777" w:rsidR="00F322E7" w:rsidRPr="006D079C" w:rsidRDefault="00F322E7" w:rsidP="004D10BF">
      <w:pPr>
        <w:spacing w:line="276" w:lineRule="auto"/>
        <w:jc w:val="both"/>
        <w:rPr>
          <w:color w:val="0D0D0D" w:themeColor="text1" w:themeTint="F2"/>
        </w:rPr>
      </w:pPr>
    </w:p>
    <w:p w14:paraId="548697D0" w14:textId="77777777" w:rsidR="00F322E7" w:rsidRPr="00A057BC" w:rsidRDefault="008D1B42" w:rsidP="004D10BF">
      <w:pPr>
        <w:pStyle w:val="20"/>
        <w:spacing w:after="0" w:line="276" w:lineRule="auto"/>
        <w:jc w:val="both"/>
        <w:rPr>
          <w:rFonts w:cs="Times New Roman"/>
          <w:color w:val="0D0D0D" w:themeColor="text1" w:themeTint="F2"/>
        </w:rPr>
      </w:pPr>
      <w:bookmarkStart w:id="1347" w:name="_Toc203135935"/>
      <w:bookmarkStart w:id="1348" w:name="_Toc233373566"/>
      <w:r w:rsidRPr="00A057BC">
        <w:rPr>
          <w:rFonts w:cs="Times New Roman"/>
          <w:color w:val="0D0D0D" w:themeColor="text1" w:themeTint="F2"/>
        </w:rPr>
        <w:t>5.2. Препарат сравнения (</w:t>
      </w:r>
      <w:r w:rsidRPr="00A057BC">
        <w:rPr>
          <w:rFonts w:cs="Times New Roman"/>
          <w:color w:val="0D0D0D" w:themeColor="text1" w:themeTint="F2"/>
          <w:lang w:val="en-US"/>
        </w:rPr>
        <w:t>R</w:t>
      </w:r>
      <w:r w:rsidRPr="00A057BC">
        <w:rPr>
          <w:rFonts w:cs="Times New Roman"/>
          <w:color w:val="0D0D0D" w:themeColor="text1" w:themeTint="F2"/>
        </w:rPr>
        <w:t>)</w:t>
      </w:r>
      <w:bookmarkEnd w:id="1347"/>
      <w:bookmarkEnd w:id="1348"/>
    </w:p>
    <w:tbl>
      <w:tblPr>
        <w:tblStyle w:val="afc"/>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8"/>
        <w:gridCol w:w="6224"/>
      </w:tblGrid>
      <w:tr w:rsidR="00E65EBB" w:rsidRPr="00A057BC" w14:paraId="77F2E5D9" w14:textId="77777777" w:rsidTr="001F36C4">
        <w:tc>
          <w:tcPr>
            <w:tcW w:w="2418" w:type="dxa"/>
            <w:vAlign w:val="center"/>
          </w:tcPr>
          <w:p w14:paraId="4A7ADB88"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Название, лекарственная форма, дозировка</w:t>
            </w:r>
          </w:p>
        </w:tc>
        <w:tc>
          <w:tcPr>
            <w:tcW w:w="6224" w:type="dxa"/>
            <w:vAlign w:val="center"/>
          </w:tcPr>
          <w:p w14:paraId="6644C97E" w14:textId="65B9189F" w:rsidR="00F322E7" w:rsidRPr="00A057BC" w:rsidRDefault="002656B4" w:rsidP="001F36C4">
            <w:pPr>
              <w:spacing w:line="276" w:lineRule="auto"/>
              <w:jc w:val="both"/>
              <w:rPr>
                <w:bCs/>
                <w:iCs/>
                <w:color w:val="0D0D0D" w:themeColor="text1" w:themeTint="F2"/>
              </w:rPr>
            </w:pPr>
            <w:r w:rsidRPr="00A057BC">
              <w:rPr>
                <w:color w:val="0D0D0D" w:themeColor="text1" w:themeTint="F2"/>
              </w:rPr>
              <w:t xml:space="preserve">РАНВЭК, таблетки с пролонгированным высвобождением, покрытые пленочной оболочкой, 15 мг </w:t>
            </w:r>
          </w:p>
        </w:tc>
      </w:tr>
      <w:tr w:rsidR="00E65EBB" w:rsidRPr="006D079C" w14:paraId="58F73B50" w14:textId="77777777" w:rsidTr="001F36C4">
        <w:tc>
          <w:tcPr>
            <w:tcW w:w="2418" w:type="dxa"/>
            <w:vAlign w:val="center"/>
          </w:tcPr>
          <w:p w14:paraId="3C68B86F" w14:textId="77777777" w:rsidR="00F322E7" w:rsidRPr="00A057BC" w:rsidRDefault="008D1B42" w:rsidP="001F36C4">
            <w:pPr>
              <w:pStyle w:val="af4"/>
              <w:spacing w:line="276" w:lineRule="auto"/>
              <w:ind w:left="0" w:firstLine="0"/>
              <w:rPr>
                <w:bCs/>
                <w:iCs/>
                <w:color w:val="0D0D0D" w:themeColor="text1" w:themeTint="F2"/>
              </w:rPr>
            </w:pPr>
            <w:bookmarkStart w:id="1349" w:name="_Hlk107582640"/>
            <w:r w:rsidRPr="00A057BC">
              <w:rPr>
                <w:bCs/>
                <w:iCs/>
                <w:color w:val="0D0D0D" w:themeColor="text1" w:themeTint="F2"/>
              </w:rPr>
              <w:t>Действующее вещество</w:t>
            </w:r>
          </w:p>
        </w:tc>
        <w:tc>
          <w:tcPr>
            <w:tcW w:w="6224" w:type="dxa"/>
            <w:vAlign w:val="center"/>
          </w:tcPr>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8"/>
              <w:gridCol w:w="1700"/>
            </w:tblGrid>
            <w:tr w:rsidR="002656B4" w:rsidRPr="00A057BC" w14:paraId="27B4C373" w14:textId="77777777" w:rsidTr="00D4720D">
              <w:tc>
                <w:tcPr>
                  <w:tcW w:w="4683" w:type="dxa"/>
                </w:tcPr>
                <w:p w14:paraId="45B7FA90" w14:textId="77777777" w:rsidR="002656B4" w:rsidRPr="00A057BC" w:rsidRDefault="002656B4" w:rsidP="001F36C4">
                  <w:pPr>
                    <w:spacing w:line="276" w:lineRule="auto"/>
                    <w:ind w:left="-106"/>
                    <w:jc w:val="both"/>
                    <w:rPr>
                      <w:rFonts w:eastAsia="Calibri"/>
                      <w:color w:val="0D0D0D" w:themeColor="text1" w:themeTint="F2"/>
                    </w:rPr>
                  </w:pPr>
                  <w:proofErr w:type="spellStart"/>
                  <w:r w:rsidRPr="00A057BC">
                    <w:rPr>
                      <w:rFonts w:eastAsia="Calibri"/>
                      <w:color w:val="0D0D0D" w:themeColor="text1" w:themeTint="F2"/>
                    </w:rPr>
                    <w:t>Упадацитиниба</w:t>
                  </w:r>
                  <w:proofErr w:type="spellEnd"/>
                  <w:r w:rsidRPr="00A057BC">
                    <w:rPr>
                      <w:rFonts w:eastAsia="Calibri"/>
                      <w:color w:val="0D0D0D" w:themeColor="text1" w:themeTint="F2"/>
                    </w:rPr>
                    <w:t xml:space="preserve"> гемигидрата</w:t>
                  </w:r>
                </w:p>
              </w:tc>
              <w:tc>
                <w:tcPr>
                  <w:tcW w:w="1854" w:type="dxa"/>
                </w:tcPr>
                <w:p w14:paraId="3E143151" w14:textId="77777777" w:rsidR="002656B4" w:rsidRPr="00A057BC" w:rsidRDefault="002656B4" w:rsidP="001F36C4">
                  <w:pPr>
                    <w:spacing w:line="276" w:lineRule="auto"/>
                    <w:jc w:val="both"/>
                    <w:rPr>
                      <w:rFonts w:eastAsia="Calibri"/>
                      <w:color w:val="0D0D0D" w:themeColor="text1" w:themeTint="F2"/>
                    </w:rPr>
                  </w:pPr>
                  <w:r w:rsidRPr="00A057BC">
                    <w:rPr>
                      <w:rFonts w:eastAsia="Calibri"/>
                      <w:color w:val="0D0D0D" w:themeColor="text1" w:themeTint="F2"/>
                    </w:rPr>
                    <w:t>15,4 мг</w:t>
                  </w:r>
                </w:p>
              </w:tc>
            </w:tr>
            <w:tr w:rsidR="002656B4" w:rsidRPr="00A057BC" w14:paraId="14A5CC7B" w14:textId="77777777" w:rsidTr="00D4720D">
              <w:tc>
                <w:tcPr>
                  <w:tcW w:w="4683" w:type="dxa"/>
                </w:tcPr>
                <w:p w14:paraId="5CBAD024" w14:textId="77777777" w:rsidR="002656B4" w:rsidRPr="00A057BC" w:rsidRDefault="002656B4" w:rsidP="001F36C4">
                  <w:pPr>
                    <w:spacing w:line="276" w:lineRule="auto"/>
                    <w:ind w:left="-106"/>
                    <w:jc w:val="both"/>
                    <w:rPr>
                      <w:rFonts w:eastAsia="Calibri"/>
                      <w:color w:val="0D0D0D" w:themeColor="text1" w:themeTint="F2"/>
                    </w:rPr>
                  </w:pPr>
                  <w:r w:rsidRPr="00A057BC">
                    <w:rPr>
                      <w:rFonts w:eastAsia="Calibri"/>
                      <w:color w:val="0D0D0D" w:themeColor="text1" w:themeTint="F2"/>
                    </w:rPr>
                    <w:t>в пересчете на безводный упадацитиниб</w:t>
                  </w:r>
                </w:p>
              </w:tc>
              <w:tc>
                <w:tcPr>
                  <w:tcW w:w="1854" w:type="dxa"/>
                </w:tcPr>
                <w:p w14:paraId="05CFEC38" w14:textId="6DED8BB7" w:rsidR="002656B4" w:rsidRPr="00A057BC" w:rsidRDefault="002656B4" w:rsidP="001F36C4">
                  <w:pPr>
                    <w:spacing w:line="276" w:lineRule="auto"/>
                    <w:jc w:val="both"/>
                    <w:rPr>
                      <w:rFonts w:eastAsia="Calibri"/>
                      <w:color w:val="0D0D0D" w:themeColor="text1" w:themeTint="F2"/>
                    </w:rPr>
                  </w:pPr>
                  <w:r w:rsidRPr="00A057BC">
                    <w:rPr>
                      <w:rFonts w:eastAsia="Calibri"/>
                      <w:color w:val="0D0D0D" w:themeColor="text1" w:themeTint="F2"/>
                    </w:rPr>
                    <w:t>15</w:t>
                  </w:r>
                  <w:r w:rsidR="00831B61" w:rsidRPr="00A057BC">
                    <w:rPr>
                      <w:rFonts w:eastAsia="Calibri"/>
                      <w:color w:val="0D0D0D" w:themeColor="text1" w:themeTint="F2"/>
                    </w:rPr>
                    <w:t>,0</w:t>
                  </w:r>
                  <w:r w:rsidRPr="00A057BC">
                    <w:rPr>
                      <w:rFonts w:eastAsia="Calibri"/>
                      <w:color w:val="0D0D0D" w:themeColor="text1" w:themeTint="F2"/>
                    </w:rPr>
                    <w:t xml:space="preserve"> мг</w:t>
                  </w:r>
                </w:p>
              </w:tc>
            </w:tr>
          </w:tbl>
          <w:p w14:paraId="187844E1" w14:textId="005E1F20" w:rsidR="00F322E7" w:rsidRPr="006D079C" w:rsidRDefault="000D7B2A" w:rsidP="001F36C4">
            <w:pPr>
              <w:pStyle w:val="af4"/>
              <w:spacing w:line="276" w:lineRule="auto"/>
              <w:ind w:left="0" w:firstLine="0"/>
              <w:jc w:val="both"/>
              <w:rPr>
                <w:bCs/>
                <w:iCs/>
                <w:color w:val="0D0D0D" w:themeColor="text1" w:themeTint="F2"/>
              </w:rPr>
            </w:pPr>
            <w:r w:rsidRPr="00A057BC">
              <w:rPr>
                <w:rFonts w:eastAsia="Calibri"/>
                <w:color w:val="0D0D0D" w:themeColor="text1" w:themeTint="F2"/>
              </w:rPr>
              <w:lastRenderedPageBreak/>
              <w:t xml:space="preserve">МНН: </w:t>
            </w:r>
            <w:r w:rsidR="002656B4" w:rsidRPr="00A057BC">
              <w:rPr>
                <w:rFonts w:eastAsia="Calibri"/>
                <w:color w:val="0D0D0D" w:themeColor="text1" w:themeTint="F2"/>
              </w:rPr>
              <w:t>упадацитиниб</w:t>
            </w:r>
          </w:p>
        </w:tc>
      </w:tr>
      <w:tr w:rsidR="00E65EBB" w:rsidRPr="006D079C" w14:paraId="0F9F66FA" w14:textId="77777777" w:rsidTr="001F36C4">
        <w:tc>
          <w:tcPr>
            <w:tcW w:w="2418" w:type="dxa"/>
            <w:vAlign w:val="center"/>
          </w:tcPr>
          <w:p w14:paraId="1FAB4228"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lastRenderedPageBreak/>
              <w:t>Вспомогательные вещества</w:t>
            </w:r>
          </w:p>
        </w:tc>
        <w:tc>
          <w:tcPr>
            <w:tcW w:w="6224" w:type="dxa"/>
            <w:vAlign w:val="center"/>
          </w:tcPr>
          <w:p w14:paraId="73BD5F24" w14:textId="77777777" w:rsidR="002656B4" w:rsidRPr="00A057BC" w:rsidRDefault="002656B4" w:rsidP="001F36C4">
            <w:pPr>
              <w:pBdr>
                <w:top w:val="nil"/>
                <w:left w:val="nil"/>
                <w:bottom w:val="nil"/>
                <w:right w:val="nil"/>
                <w:between w:val="nil"/>
                <w:bar w:val="nil"/>
              </w:pBdr>
              <w:spacing w:line="276" w:lineRule="auto"/>
              <w:jc w:val="both"/>
              <w:rPr>
                <w:color w:val="0D0D0D" w:themeColor="text1" w:themeTint="F2"/>
              </w:rPr>
            </w:pPr>
            <w:r w:rsidRPr="00A057BC">
              <w:rPr>
                <w:color w:val="0D0D0D" w:themeColor="text1" w:themeTint="F2"/>
              </w:rPr>
              <w:t>Целлюлоза микрокристаллическая</w:t>
            </w:r>
          </w:p>
          <w:p w14:paraId="42F7D04E" w14:textId="77777777" w:rsidR="002656B4" w:rsidRPr="00A057BC" w:rsidRDefault="002656B4" w:rsidP="001F36C4">
            <w:pPr>
              <w:pBdr>
                <w:top w:val="nil"/>
                <w:left w:val="nil"/>
                <w:bottom w:val="nil"/>
                <w:right w:val="nil"/>
                <w:between w:val="nil"/>
                <w:bar w:val="nil"/>
              </w:pBdr>
              <w:spacing w:line="276" w:lineRule="auto"/>
              <w:jc w:val="both"/>
              <w:rPr>
                <w:color w:val="0D0D0D" w:themeColor="text1" w:themeTint="F2"/>
              </w:rPr>
            </w:pPr>
            <w:r w:rsidRPr="00A057BC">
              <w:rPr>
                <w:color w:val="0D0D0D" w:themeColor="text1" w:themeTint="F2"/>
              </w:rPr>
              <w:t>Гипромеллоза 2208</w:t>
            </w:r>
          </w:p>
          <w:p w14:paraId="37FF0D4A" w14:textId="77777777" w:rsidR="002656B4" w:rsidRPr="00A057BC" w:rsidRDefault="002656B4" w:rsidP="001F36C4">
            <w:pPr>
              <w:pBdr>
                <w:top w:val="nil"/>
                <w:left w:val="nil"/>
                <w:bottom w:val="nil"/>
                <w:right w:val="nil"/>
                <w:between w:val="nil"/>
                <w:bar w:val="nil"/>
              </w:pBdr>
              <w:spacing w:line="276" w:lineRule="auto"/>
              <w:jc w:val="both"/>
              <w:rPr>
                <w:color w:val="0D0D0D" w:themeColor="text1" w:themeTint="F2"/>
              </w:rPr>
            </w:pPr>
            <w:r w:rsidRPr="00A057BC">
              <w:rPr>
                <w:color w:val="0D0D0D" w:themeColor="text1" w:themeTint="F2"/>
              </w:rPr>
              <w:t>Маннитол</w:t>
            </w:r>
          </w:p>
          <w:p w14:paraId="4EAD9843" w14:textId="77777777" w:rsidR="002656B4" w:rsidRPr="00A057BC" w:rsidRDefault="002656B4" w:rsidP="001F36C4">
            <w:pPr>
              <w:pBdr>
                <w:top w:val="nil"/>
                <w:left w:val="nil"/>
                <w:bottom w:val="nil"/>
                <w:right w:val="nil"/>
                <w:between w:val="nil"/>
                <w:bar w:val="nil"/>
              </w:pBdr>
              <w:spacing w:line="276" w:lineRule="auto"/>
              <w:jc w:val="both"/>
              <w:rPr>
                <w:color w:val="0D0D0D" w:themeColor="text1" w:themeTint="F2"/>
              </w:rPr>
            </w:pPr>
            <w:r w:rsidRPr="00A057BC">
              <w:rPr>
                <w:color w:val="0D0D0D" w:themeColor="text1" w:themeTint="F2"/>
              </w:rPr>
              <w:t>Винная кислота</w:t>
            </w:r>
          </w:p>
          <w:p w14:paraId="74B72E02" w14:textId="77777777" w:rsidR="002656B4" w:rsidRPr="00A057BC" w:rsidRDefault="002656B4" w:rsidP="001F36C4">
            <w:pPr>
              <w:pBdr>
                <w:top w:val="nil"/>
                <w:left w:val="nil"/>
                <w:bottom w:val="nil"/>
                <w:right w:val="nil"/>
                <w:between w:val="nil"/>
                <w:bar w:val="nil"/>
              </w:pBdr>
              <w:spacing w:line="276" w:lineRule="auto"/>
              <w:jc w:val="both"/>
              <w:rPr>
                <w:color w:val="0D0D0D" w:themeColor="text1" w:themeTint="F2"/>
              </w:rPr>
            </w:pPr>
            <w:r w:rsidRPr="00A057BC">
              <w:rPr>
                <w:color w:val="0D0D0D" w:themeColor="text1" w:themeTint="F2"/>
              </w:rPr>
              <w:t>Кремния диоксид коллоидный</w:t>
            </w:r>
          </w:p>
          <w:p w14:paraId="46824BB6" w14:textId="1028E481" w:rsidR="00F322E7" w:rsidRPr="00A057BC" w:rsidRDefault="002656B4" w:rsidP="001F36C4">
            <w:pPr>
              <w:pBdr>
                <w:top w:val="nil"/>
                <w:left w:val="nil"/>
                <w:bottom w:val="nil"/>
                <w:right w:val="nil"/>
                <w:between w:val="nil"/>
                <w:bar w:val="nil"/>
              </w:pBdr>
              <w:spacing w:line="276" w:lineRule="auto"/>
              <w:jc w:val="both"/>
              <w:rPr>
                <w:i/>
                <w:color w:val="0D0D0D" w:themeColor="text1" w:themeTint="F2"/>
              </w:rPr>
            </w:pPr>
            <w:r w:rsidRPr="00A057BC">
              <w:rPr>
                <w:color w:val="0D0D0D" w:themeColor="text1" w:themeTint="F2"/>
              </w:rPr>
              <w:t>Магния стеарат</w:t>
            </w:r>
            <w:r w:rsidRPr="00A057BC">
              <w:rPr>
                <w:i/>
                <w:color w:val="0D0D0D" w:themeColor="text1" w:themeTint="F2"/>
              </w:rPr>
              <w:t xml:space="preserve"> </w:t>
            </w:r>
          </w:p>
        </w:tc>
      </w:tr>
      <w:tr w:rsidR="001F36C4" w:rsidRPr="006D079C" w14:paraId="06F0E9FD" w14:textId="77777777" w:rsidTr="001F36C4">
        <w:tc>
          <w:tcPr>
            <w:tcW w:w="2418" w:type="dxa"/>
            <w:vAlign w:val="center"/>
          </w:tcPr>
          <w:p w14:paraId="4731C2C0" w14:textId="5BE26891" w:rsidR="001F36C4" w:rsidRPr="00A057BC" w:rsidRDefault="001F36C4" w:rsidP="001F36C4">
            <w:pPr>
              <w:pStyle w:val="af4"/>
              <w:spacing w:line="276" w:lineRule="auto"/>
              <w:ind w:left="0" w:firstLine="0"/>
              <w:rPr>
                <w:bCs/>
                <w:iCs/>
                <w:color w:val="0D0D0D" w:themeColor="text1" w:themeTint="F2"/>
              </w:rPr>
            </w:pPr>
            <w:r w:rsidRPr="00A057BC">
              <w:rPr>
                <w:bCs/>
                <w:iCs/>
                <w:color w:val="0D0D0D" w:themeColor="text1" w:themeTint="F2"/>
              </w:rPr>
              <w:t>Пленочная оболочка</w:t>
            </w:r>
          </w:p>
        </w:tc>
        <w:tc>
          <w:tcPr>
            <w:tcW w:w="6224" w:type="dxa"/>
            <w:vAlign w:val="center"/>
          </w:tcPr>
          <w:p w14:paraId="2FC60D07" w14:textId="77777777" w:rsidR="001F36C4" w:rsidRPr="00A057BC" w:rsidRDefault="001F36C4" w:rsidP="001F36C4">
            <w:pPr>
              <w:pBdr>
                <w:top w:val="nil"/>
                <w:left w:val="nil"/>
                <w:bottom w:val="nil"/>
                <w:right w:val="nil"/>
                <w:between w:val="nil"/>
                <w:bar w:val="nil"/>
              </w:pBdr>
              <w:spacing w:line="276" w:lineRule="auto"/>
              <w:jc w:val="both"/>
              <w:rPr>
                <w:i/>
                <w:color w:val="0D0D0D" w:themeColor="text1" w:themeTint="F2"/>
              </w:rPr>
            </w:pPr>
            <w:r w:rsidRPr="00A057BC">
              <w:rPr>
                <w:i/>
                <w:color w:val="0D0D0D" w:themeColor="text1" w:themeTint="F2"/>
              </w:rPr>
              <w:t>Пленочное покрытие Опадрай II пурпурный (</w:t>
            </w:r>
            <w:proofErr w:type="spellStart"/>
            <w:r w:rsidRPr="00A057BC">
              <w:rPr>
                <w:i/>
                <w:color w:val="0D0D0D" w:themeColor="text1" w:themeTint="F2"/>
              </w:rPr>
              <w:t>Opadry</w:t>
            </w:r>
            <w:proofErr w:type="spellEnd"/>
            <w:r w:rsidRPr="00A057BC">
              <w:rPr>
                <w:i/>
                <w:color w:val="0D0D0D" w:themeColor="text1" w:themeTint="F2"/>
                <w:vertAlign w:val="superscript"/>
              </w:rPr>
              <w:t>®</w:t>
            </w:r>
            <w:r w:rsidRPr="00A057BC">
              <w:rPr>
                <w:i/>
                <w:color w:val="0D0D0D" w:themeColor="text1" w:themeTint="F2"/>
              </w:rPr>
              <w:t xml:space="preserve"> II Purple):</w:t>
            </w:r>
          </w:p>
          <w:p w14:paraId="5BEE8D53" w14:textId="77777777" w:rsidR="001F36C4" w:rsidRPr="00A057BC" w:rsidRDefault="001F36C4" w:rsidP="001F36C4">
            <w:pPr>
              <w:spacing w:line="276" w:lineRule="auto"/>
              <w:jc w:val="both"/>
              <w:rPr>
                <w:color w:val="0D0D0D" w:themeColor="text1" w:themeTint="F2"/>
              </w:rPr>
            </w:pPr>
            <w:r w:rsidRPr="00A057BC">
              <w:rPr>
                <w:color w:val="0D0D0D" w:themeColor="text1" w:themeTint="F2"/>
              </w:rPr>
              <w:t>Поливиниловый спирт</w:t>
            </w:r>
          </w:p>
          <w:p w14:paraId="69B08370" w14:textId="77777777" w:rsidR="001F36C4" w:rsidRPr="00A057BC" w:rsidRDefault="001F36C4" w:rsidP="001F36C4">
            <w:pPr>
              <w:spacing w:line="276" w:lineRule="auto"/>
              <w:jc w:val="both"/>
              <w:rPr>
                <w:color w:val="0D0D0D" w:themeColor="text1" w:themeTint="F2"/>
              </w:rPr>
            </w:pPr>
            <w:r w:rsidRPr="00A057BC">
              <w:rPr>
                <w:color w:val="0D0D0D" w:themeColor="text1" w:themeTint="F2"/>
              </w:rPr>
              <w:t>Макрогол 3350</w:t>
            </w:r>
          </w:p>
          <w:p w14:paraId="33AF5B2C" w14:textId="77777777" w:rsidR="001F36C4" w:rsidRPr="00A057BC" w:rsidRDefault="001F36C4" w:rsidP="001F36C4">
            <w:pPr>
              <w:spacing w:line="276" w:lineRule="auto"/>
              <w:jc w:val="both"/>
              <w:rPr>
                <w:color w:val="0D0D0D" w:themeColor="text1" w:themeTint="F2"/>
              </w:rPr>
            </w:pPr>
            <w:r w:rsidRPr="00A057BC">
              <w:rPr>
                <w:color w:val="0D0D0D" w:themeColor="text1" w:themeTint="F2"/>
              </w:rPr>
              <w:t>Тальк</w:t>
            </w:r>
          </w:p>
          <w:p w14:paraId="694967A5" w14:textId="77777777" w:rsidR="001F36C4" w:rsidRPr="00A057BC" w:rsidRDefault="001F36C4" w:rsidP="001F36C4">
            <w:pPr>
              <w:spacing w:line="276" w:lineRule="auto"/>
              <w:jc w:val="both"/>
              <w:rPr>
                <w:color w:val="0D0D0D" w:themeColor="text1" w:themeTint="F2"/>
              </w:rPr>
            </w:pPr>
            <w:r w:rsidRPr="00A057BC">
              <w:rPr>
                <w:color w:val="0D0D0D" w:themeColor="text1" w:themeTint="F2"/>
              </w:rPr>
              <w:t>Титана диоксид (Е171)</w:t>
            </w:r>
          </w:p>
          <w:p w14:paraId="401A1BC7" w14:textId="77777777" w:rsidR="001F36C4" w:rsidRPr="00A057BC" w:rsidRDefault="001F36C4" w:rsidP="001F36C4">
            <w:pPr>
              <w:spacing w:line="276" w:lineRule="auto"/>
              <w:jc w:val="both"/>
              <w:rPr>
                <w:color w:val="0D0D0D" w:themeColor="text1" w:themeTint="F2"/>
              </w:rPr>
            </w:pPr>
            <w:r w:rsidRPr="00A057BC">
              <w:rPr>
                <w:color w:val="0D0D0D" w:themeColor="text1" w:themeTint="F2"/>
              </w:rPr>
              <w:t>Железа оксид черный (Е172)</w:t>
            </w:r>
          </w:p>
          <w:p w14:paraId="5B09182A" w14:textId="44A87E47" w:rsidR="001F36C4" w:rsidRPr="00A057BC" w:rsidRDefault="001F36C4" w:rsidP="001F36C4">
            <w:pPr>
              <w:pBdr>
                <w:top w:val="nil"/>
                <w:left w:val="nil"/>
                <w:bottom w:val="nil"/>
                <w:right w:val="nil"/>
                <w:between w:val="nil"/>
                <w:bar w:val="nil"/>
              </w:pBdr>
              <w:spacing w:line="276" w:lineRule="auto"/>
              <w:jc w:val="both"/>
              <w:rPr>
                <w:color w:val="0D0D0D" w:themeColor="text1" w:themeTint="F2"/>
              </w:rPr>
            </w:pPr>
            <w:r w:rsidRPr="00A057BC">
              <w:rPr>
                <w:color w:val="0D0D0D" w:themeColor="text1" w:themeTint="F2"/>
              </w:rPr>
              <w:t>Железа оксид красный (Е172)</w:t>
            </w:r>
          </w:p>
        </w:tc>
      </w:tr>
      <w:bookmarkEnd w:id="1349"/>
      <w:tr w:rsidR="00E65EBB" w:rsidRPr="006D079C" w14:paraId="474E0415" w14:textId="77777777" w:rsidTr="001F36C4">
        <w:tc>
          <w:tcPr>
            <w:tcW w:w="2418" w:type="dxa"/>
            <w:vAlign w:val="center"/>
          </w:tcPr>
          <w:p w14:paraId="713E40D6"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Описание</w:t>
            </w:r>
          </w:p>
        </w:tc>
        <w:tc>
          <w:tcPr>
            <w:tcW w:w="6224" w:type="dxa"/>
            <w:vAlign w:val="center"/>
          </w:tcPr>
          <w:p w14:paraId="7C4A3E89" w14:textId="42A2FAD0" w:rsidR="00F322E7" w:rsidRPr="00A057BC" w:rsidRDefault="002656B4" w:rsidP="001F36C4">
            <w:pPr>
              <w:spacing w:line="276" w:lineRule="auto"/>
              <w:jc w:val="both"/>
              <w:rPr>
                <w:color w:val="0D0D0D" w:themeColor="text1" w:themeTint="F2"/>
              </w:rPr>
            </w:pPr>
            <w:r w:rsidRPr="00A057BC">
              <w:rPr>
                <w:color w:val="0D0D0D" w:themeColor="text1" w:themeTint="F2"/>
              </w:rPr>
              <w:t>Продолговатые двояковыпуклые таблетки, покрытые пленочной оболочкой,</w:t>
            </w:r>
            <w:r w:rsidR="00831B61" w:rsidRPr="00A057BC">
              <w:rPr>
                <w:color w:val="0D0D0D" w:themeColor="text1" w:themeTint="F2"/>
              </w:rPr>
              <w:t xml:space="preserve"> </w:t>
            </w:r>
            <w:r w:rsidRPr="00A057BC">
              <w:rPr>
                <w:color w:val="0D0D0D" w:themeColor="text1" w:themeTint="F2"/>
              </w:rPr>
              <w:t>однородного фиолетового цвета с гравировкой «a15» на одной стороне</w:t>
            </w:r>
            <w:r w:rsidR="00831B61" w:rsidRPr="00A057BC">
              <w:rPr>
                <w:color w:val="0D0D0D" w:themeColor="text1" w:themeTint="F2"/>
              </w:rPr>
              <w:t>.</w:t>
            </w:r>
          </w:p>
        </w:tc>
      </w:tr>
      <w:tr w:rsidR="00E65EBB" w:rsidRPr="00FE0727" w14:paraId="20C61897" w14:textId="77777777" w:rsidTr="001F36C4">
        <w:tc>
          <w:tcPr>
            <w:tcW w:w="2418" w:type="dxa"/>
            <w:vAlign w:val="center"/>
          </w:tcPr>
          <w:p w14:paraId="16FF6C47"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Держатель РУ</w:t>
            </w:r>
          </w:p>
        </w:tc>
        <w:tc>
          <w:tcPr>
            <w:tcW w:w="6224" w:type="dxa"/>
            <w:vAlign w:val="center"/>
          </w:tcPr>
          <w:p w14:paraId="5FE9A0AE" w14:textId="7966753A" w:rsidR="00F322E7" w:rsidRPr="00A057BC" w:rsidRDefault="002656B4" w:rsidP="001F36C4">
            <w:pPr>
              <w:spacing w:line="276" w:lineRule="auto"/>
              <w:jc w:val="both"/>
              <w:rPr>
                <w:color w:val="0D0D0D" w:themeColor="text1" w:themeTint="F2"/>
                <w:lang w:val="en-US"/>
              </w:rPr>
            </w:pPr>
            <w:r w:rsidRPr="00A057BC">
              <w:rPr>
                <w:color w:val="0D0D0D" w:themeColor="text1" w:themeTint="F2"/>
              </w:rPr>
              <w:t>ООО «</w:t>
            </w:r>
            <w:proofErr w:type="spellStart"/>
            <w:r w:rsidRPr="00A057BC">
              <w:rPr>
                <w:color w:val="0D0D0D" w:themeColor="text1" w:themeTint="F2"/>
              </w:rPr>
              <w:t>ЭббВи</w:t>
            </w:r>
            <w:proofErr w:type="spellEnd"/>
            <w:r w:rsidRPr="00A057BC">
              <w:rPr>
                <w:color w:val="0D0D0D" w:themeColor="text1" w:themeTint="F2"/>
              </w:rPr>
              <w:t>», Россия</w:t>
            </w:r>
          </w:p>
        </w:tc>
      </w:tr>
      <w:tr w:rsidR="00E65EBB" w:rsidRPr="002656B4" w14:paraId="0DDCE415" w14:textId="77777777" w:rsidTr="001F36C4">
        <w:tc>
          <w:tcPr>
            <w:tcW w:w="2418" w:type="dxa"/>
            <w:vAlign w:val="center"/>
          </w:tcPr>
          <w:p w14:paraId="6AAA297A" w14:textId="77777777" w:rsidR="00F322E7" w:rsidRPr="00A057BC" w:rsidRDefault="008D1B42" w:rsidP="001F36C4">
            <w:pPr>
              <w:pStyle w:val="af4"/>
              <w:spacing w:line="276" w:lineRule="auto"/>
              <w:ind w:left="0" w:firstLine="0"/>
              <w:rPr>
                <w:bCs/>
                <w:iCs/>
                <w:color w:val="0D0D0D" w:themeColor="text1" w:themeTint="F2"/>
              </w:rPr>
            </w:pPr>
            <w:r w:rsidRPr="00A057BC">
              <w:rPr>
                <w:bCs/>
                <w:iCs/>
                <w:color w:val="0D0D0D" w:themeColor="text1" w:themeTint="F2"/>
              </w:rPr>
              <w:t>Производитель</w:t>
            </w:r>
          </w:p>
        </w:tc>
        <w:tc>
          <w:tcPr>
            <w:tcW w:w="6224" w:type="dxa"/>
            <w:vAlign w:val="center"/>
          </w:tcPr>
          <w:p w14:paraId="1D06183F" w14:textId="2A20F723" w:rsidR="00F322E7" w:rsidRPr="00A057BC" w:rsidRDefault="002656B4" w:rsidP="001F36C4">
            <w:pPr>
              <w:pStyle w:val="af4"/>
              <w:spacing w:line="276" w:lineRule="auto"/>
              <w:ind w:left="0" w:right="272" w:firstLine="0"/>
              <w:jc w:val="both"/>
              <w:rPr>
                <w:bCs/>
                <w:iCs/>
                <w:color w:val="0D0D0D" w:themeColor="text1" w:themeTint="F2"/>
              </w:rPr>
            </w:pPr>
            <w:r w:rsidRPr="00A057BC">
              <w:rPr>
                <w:color w:val="0D0D0D" w:themeColor="text1" w:themeTint="F2"/>
                <w:spacing w:val="-2"/>
              </w:rPr>
              <w:t>«</w:t>
            </w:r>
            <w:proofErr w:type="spellStart"/>
            <w:r w:rsidRPr="00A057BC">
              <w:rPr>
                <w:color w:val="0D0D0D" w:themeColor="text1" w:themeTint="F2"/>
                <w:spacing w:val="-2"/>
              </w:rPr>
              <w:t>ЭббВи</w:t>
            </w:r>
            <w:proofErr w:type="spellEnd"/>
            <w:r w:rsidRPr="00A057BC">
              <w:rPr>
                <w:color w:val="0D0D0D" w:themeColor="text1" w:themeTint="F2"/>
                <w:spacing w:val="-2"/>
              </w:rPr>
              <w:t xml:space="preserve"> </w:t>
            </w:r>
            <w:proofErr w:type="spellStart"/>
            <w:r w:rsidRPr="00A057BC">
              <w:rPr>
                <w:color w:val="0D0D0D" w:themeColor="text1" w:themeTint="F2"/>
                <w:spacing w:val="-2"/>
              </w:rPr>
              <w:t>Айрлэнд</w:t>
            </w:r>
            <w:proofErr w:type="spellEnd"/>
            <w:r w:rsidRPr="00A057BC">
              <w:rPr>
                <w:color w:val="0D0D0D" w:themeColor="text1" w:themeTint="F2"/>
                <w:spacing w:val="-2"/>
              </w:rPr>
              <w:t xml:space="preserve"> НЛ Б.В», Ирландия</w:t>
            </w:r>
          </w:p>
        </w:tc>
      </w:tr>
      <w:tr w:rsidR="00E65EBB" w:rsidRPr="006D079C" w14:paraId="7801764C" w14:textId="77777777" w:rsidTr="001F36C4">
        <w:tc>
          <w:tcPr>
            <w:tcW w:w="2418" w:type="dxa"/>
            <w:vAlign w:val="center"/>
          </w:tcPr>
          <w:p w14:paraId="6E26C022" w14:textId="77777777" w:rsidR="00F322E7" w:rsidRPr="00A057BC" w:rsidRDefault="008D1B42" w:rsidP="001F36C4">
            <w:pPr>
              <w:pStyle w:val="af4"/>
              <w:spacing w:line="276" w:lineRule="auto"/>
              <w:ind w:left="0" w:firstLine="0"/>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Упаковка</w:t>
            </w:r>
          </w:p>
        </w:tc>
        <w:tc>
          <w:tcPr>
            <w:tcW w:w="6224" w:type="dxa"/>
            <w:vAlign w:val="center"/>
          </w:tcPr>
          <w:p w14:paraId="16A1C3E0" w14:textId="0A2C936E" w:rsidR="001F36C4" w:rsidRPr="00A057BC" w:rsidRDefault="001F36C4" w:rsidP="001F36C4">
            <w:pPr>
              <w:spacing w:line="276" w:lineRule="auto"/>
              <w:jc w:val="both"/>
              <w:rPr>
                <w:bCs/>
                <w:iCs/>
                <w:color w:val="0D0D0D" w:themeColor="text1" w:themeTint="F2"/>
                <w:szCs w:val="28"/>
              </w:rPr>
            </w:pPr>
            <w:r w:rsidRPr="00A057BC">
              <w:rPr>
                <w:bCs/>
                <w:iCs/>
                <w:color w:val="0D0D0D" w:themeColor="text1" w:themeTint="F2"/>
                <w:szCs w:val="28"/>
              </w:rPr>
              <w:t>По 7 таблеток, покрытых пленочной оболочкой, помещают в блистер из поливинилхлорида/полиэтилена/</w:t>
            </w:r>
            <w:proofErr w:type="spellStart"/>
            <w:r w:rsidRPr="00A057BC">
              <w:rPr>
                <w:bCs/>
                <w:iCs/>
                <w:color w:val="0D0D0D" w:themeColor="text1" w:themeTint="F2"/>
                <w:szCs w:val="28"/>
              </w:rPr>
              <w:t>политрифторхлорэтилена</w:t>
            </w:r>
            <w:proofErr w:type="spellEnd"/>
            <w:r w:rsidRPr="00A057BC">
              <w:rPr>
                <w:bCs/>
                <w:iCs/>
                <w:color w:val="0D0D0D" w:themeColor="text1" w:themeTint="F2"/>
                <w:szCs w:val="28"/>
              </w:rPr>
              <w:t xml:space="preserve"> и алюминиевой фольги. По 4 блистера вместе с листком-вкладышем помещают в картонную пачку.</w:t>
            </w:r>
          </w:p>
          <w:p w14:paraId="5FA5D5A1" w14:textId="56E42A03" w:rsidR="00F322E7" w:rsidRPr="00A057BC" w:rsidRDefault="001F36C4" w:rsidP="001F36C4">
            <w:pPr>
              <w:spacing w:line="276" w:lineRule="auto"/>
              <w:jc w:val="both"/>
              <w:rPr>
                <w:bCs/>
                <w:iCs/>
                <w:color w:val="0D0D0D" w:themeColor="text1" w:themeTint="F2"/>
                <w:szCs w:val="28"/>
              </w:rPr>
            </w:pPr>
            <w:r w:rsidRPr="00A057BC">
              <w:rPr>
                <w:bCs/>
                <w:iCs/>
                <w:color w:val="0D0D0D" w:themeColor="text1" w:themeTint="F2"/>
                <w:szCs w:val="28"/>
              </w:rPr>
              <w:t>По 30 таблеток помещают в пластиковый флакон, укупоренный крышкой с функцией защиты от вскрытия детьми. Во флакон помещают пластиковую емкость с осушителем. По 1 флакону вместе с листком-вкладышем помещают в картонную пачку.</w:t>
            </w:r>
          </w:p>
        </w:tc>
      </w:tr>
      <w:tr w:rsidR="00E65EBB" w:rsidRPr="00A057BC" w14:paraId="17202D0E" w14:textId="77777777" w:rsidTr="001F36C4">
        <w:tc>
          <w:tcPr>
            <w:tcW w:w="2418" w:type="dxa"/>
            <w:vAlign w:val="center"/>
          </w:tcPr>
          <w:p w14:paraId="6B2448A1" w14:textId="77777777" w:rsidR="00F322E7" w:rsidRPr="00A057BC" w:rsidRDefault="008D1B42" w:rsidP="001F36C4">
            <w:pPr>
              <w:pStyle w:val="af4"/>
              <w:spacing w:line="276" w:lineRule="auto"/>
              <w:ind w:left="0" w:firstLine="0"/>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Маркировка</w:t>
            </w:r>
          </w:p>
        </w:tc>
        <w:tc>
          <w:tcPr>
            <w:tcW w:w="6224" w:type="dxa"/>
            <w:vAlign w:val="center"/>
          </w:tcPr>
          <w:p w14:paraId="6A032E9D" w14:textId="77777777" w:rsidR="00F322E7" w:rsidRPr="00A057BC" w:rsidRDefault="008D1B42" w:rsidP="001F36C4">
            <w:pPr>
              <w:pStyle w:val="af4"/>
              <w:spacing w:line="276" w:lineRule="auto"/>
              <w:ind w:left="0" w:firstLine="0"/>
              <w:jc w:val="both"/>
              <w:rPr>
                <w:bCs/>
                <w:iCs/>
                <w:color w:val="0D0D0D" w:themeColor="text1" w:themeTint="F2"/>
              </w:rPr>
            </w:pPr>
            <w:r w:rsidRPr="00A057BC">
              <w:rPr>
                <w:bCs/>
                <w:iCs/>
                <w:color w:val="0D0D0D" w:themeColor="text1" w:themeTint="F2"/>
              </w:rPr>
              <w:t>Маркировка первичной и вторичной упаковки будет выполнена согласно требованиям, изложенным в Приложении 13 Правил надлежащей производственной практики ЕАЭС</w:t>
            </w:r>
          </w:p>
        </w:tc>
      </w:tr>
      <w:tr w:rsidR="00E65EBB" w:rsidRPr="00A057BC" w14:paraId="068969FF" w14:textId="77777777" w:rsidTr="001F36C4">
        <w:tc>
          <w:tcPr>
            <w:tcW w:w="2418" w:type="dxa"/>
            <w:vAlign w:val="center"/>
          </w:tcPr>
          <w:p w14:paraId="486D3AC4" w14:textId="77777777" w:rsidR="00F322E7" w:rsidRPr="00A057BC" w:rsidRDefault="008D1B42" w:rsidP="001F36C4">
            <w:pPr>
              <w:pStyle w:val="af4"/>
              <w:spacing w:line="276" w:lineRule="auto"/>
              <w:ind w:left="0" w:firstLine="0"/>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Условия хранения</w:t>
            </w:r>
          </w:p>
        </w:tc>
        <w:tc>
          <w:tcPr>
            <w:tcW w:w="6224" w:type="dxa"/>
            <w:vAlign w:val="center"/>
          </w:tcPr>
          <w:p w14:paraId="7C279579" w14:textId="77777777" w:rsidR="001F36C4" w:rsidRPr="00A057BC" w:rsidRDefault="001F36C4" w:rsidP="001F36C4">
            <w:pPr>
              <w:pStyle w:val="af4"/>
              <w:spacing w:line="276" w:lineRule="auto"/>
              <w:ind w:left="37" w:right="274" w:firstLine="0"/>
              <w:jc w:val="both"/>
              <w:rPr>
                <w:bCs/>
                <w:iCs/>
                <w:color w:val="0D0D0D" w:themeColor="text1" w:themeTint="F2"/>
              </w:rPr>
            </w:pPr>
            <w:r w:rsidRPr="00A057BC">
              <w:rPr>
                <w:bCs/>
                <w:iCs/>
                <w:color w:val="0D0D0D" w:themeColor="text1" w:themeTint="F2"/>
              </w:rPr>
              <w:t>Препарат в блистерах: при температуре не выше 25 °С.</w:t>
            </w:r>
          </w:p>
          <w:p w14:paraId="21745263" w14:textId="159E2EC8" w:rsidR="00F322E7" w:rsidRPr="00A057BC" w:rsidRDefault="001F36C4" w:rsidP="001F36C4">
            <w:pPr>
              <w:pStyle w:val="af4"/>
              <w:spacing w:line="276" w:lineRule="auto"/>
              <w:ind w:left="37" w:right="274" w:firstLine="0"/>
              <w:jc w:val="both"/>
              <w:rPr>
                <w:rFonts w:eastAsiaTheme="minorHAnsi"/>
                <w:bCs/>
                <w:iCs/>
                <w:color w:val="0D0D0D" w:themeColor="text1" w:themeTint="F2"/>
                <w:szCs w:val="28"/>
                <w:lang w:eastAsia="en-US" w:bidi="ar-SA"/>
              </w:rPr>
            </w:pPr>
            <w:r w:rsidRPr="00A057BC">
              <w:rPr>
                <w:bCs/>
                <w:iCs/>
                <w:color w:val="0D0D0D" w:themeColor="text1" w:themeTint="F2"/>
              </w:rPr>
              <w:t>Препарат во флаконах: при температуре не выше 30 °С.</w:t>
            </w:r>
          </w:p>
        </w:tc>
      </w:tr>
      <w:tr w:rsidR="00F322E7" w:rsidRPr="00A057BC" w14:paraId="32E971D7" w14:textId="77777777" w:rsidTr="001F36C4">
        <w:tc>
          <w:tcPr>
            <w:tcW w:w="2418" w:type="dxa"/>
            <w:vAlign w:val="center"/>
          </w:tcPr>
          <w:p w14:paraId="60B420CB" w14:textId="77777777" w:rsidR="00F322E7" w:rsidRPr="00A057BC" w:rsidRDefault="008D1B42" w:rsidP="001F36C4">
            <w:pPr>
              <w:pStyle w:val="af4"/>
              <w:spacing w:line="276" w:lineRule="auto"/>
              <w:ind w:left="0" w:firstLine="0"/>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Срок годности</w:t>
            </w:r>
          </w:p>
        </w:tc>
        <w:tc>
          <w:tcPr>
            <w:tcW w:w="6224" w:type="dxa"/>
            <w:vAlign w:val="center"/>
          </w:tcPr>
          <w:p w14:paraId="1891C557" w14:textId="77777777" w:rsidR="001F36C4" w:rsidRPr="00A057BC" w:rsidRDefault="001F36C4" w:rsidP="001F36C4">
            <w:pPr>
              <w:pStyle w:val="af4"/>
              <w:spacing w:line="276" w:lineRule="auto"/>
              <w:ind w:left="0" w:right="274" w:firstLine="0"/>
              <w:jc w:val="both"/>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Препарат в блистерах: 2 года.</w:t>
            </w:r>
          </w:p>
          <w:p w14:paraId="795AFEAF" w14:textId="2B4C6443" w:rsidR="00F322E7" w:rsidRPr="00A057BC" w:rsidRDefault="001F36C4" w:rsidP="001F36C4">
            <w:pPr>
              <w:pStyle w:val="af4"/>
              <w:spacing w:line="276" w:lineRule="auto"/>
              <w:ind w:left="0" w:right="274" w:firstLine="0"/>
              <w:jc w:val="both"/>
              <w:rPr>
                <w:rFonts w:eastAsiaTheme="minorHAnsi"/>
                <w:bCs/>
                <w:iCs/>
                <w:color w:val="0D0D0D" w:themeColor="text1" w:themeTint="F2"/>
                <w:szCs w:val="28"/>
                <w:lang w:eastAsia="en-US" w:bidi="ar-SA"/>
              </w:rPr>
            </w:pPr>
            <w:r w:rsidRPr="00A057BC">
              <w:rPr>
                <w:rFonts w:eastAsiaTheme="minorHAnsi"/>
                <w:bCs/>
                <w:iCs/>
                <w:color w:val="0D0D0D" w:themeColor="text1" w:themeTint="F2"/>
                <w:szCs w:val="28"/>
                <w:lang w:eastAsia="en-US" w:bidi="ar-SA"/>
              </w:rPr>
              <w:t>Препарат во флаконах: 3 года.</w:t>
            </w:r>
          </w:p>
        </w:tc>
      </w:tr>
    </w:tbl>
    <w:p w14:paraId="4BD2BB54" w14:textId="77777777" w:rsidR="00F322E7" w:rsidRPr="00A057BC" w:rsidRDefault="008D1B42" w:rsidP="004D10BF">
      <w:pPr>
        <w:pStyle w:val="20"/>
        <w:spacing w:after="0" w:line="276" w:lineRule="auto"/>
        <w:jc w:val="both"/>
        <w:rPr>
          <w:rFonts w:cs="Times New Roman"/>
          <w:color w:val="0D0D0D" w:themeColor="text1" w:themeTint="F2"/>
        </w:rPr>
      </w:pPr>
      <w:bookmarkStart w:id="1350" w:name="_Toc203135936"/>
      <w:bookmarkStart w:id="1351" w:name="_Toc233373567"/>
      <w:r w:rsidRPr="00A057BC">
        <w:rPr>
          <w:rFonts w:cs="Times New Roman"/>
          <w:color w:val="0D0D0D" w:themeColor="text1" w:themeTint="F2"/>
        </w:rPr>
        <w:t>5.3.</w:t>
      </w:r>
      <w:r w:rsidRPr="00A057BC">
        <w:rPr>
          <w:rFonts w:cs="Times New Roman"/>
          <w:color w:val="0D0D0D" w:themeColor="text1" w:themeTint="F2"/>
        </w:rPr>
        <w:tab/>
        <w:t>Процедуры учета исследуемых лекарственных препаратов и препаратов сравнения</w:t>
      </w:r>
      <w:bookmarkEnd w:id="1350"/>
      <w:bookmarkEnd w:id="1351"/>
    </w:p>
    <w:p w14:paraId="6E6956A9" w14:textId="0CAFD300" w:rsidR="00F322E7" w:rsidRPr="00A057BC" w:rsidRDefault="008D1B42" w:rsidP="004D10BF">
      <w:pPr>
        <w:spacing w:line="276" w:lineRule="auto"/>
        <w:jc w:val="both"/>
        <w:rPr>
          <w:color w:val="0D0D0D" w:themeColor="text1" w:themeTint="F2"/>
        </w:rPr>
      </w:pPr>
      <w:r w:rsidRPr="00A057BC">
        <w:rPr>
          <w:color w:val="0D0D0D" w:themeColor="text1" w:themeTint="F2"/>
        </w:rPr>
        <w:t>Препараты исследования будут переданы Спонсором/КИО в клинический центр с актом приема-передачи и сертификатами анализа. Приемка, контроль, учет и хранение препаратов в клиническом центре осуществляется ответственным лицом, уполномоченным Главным исследователем в соответствии с</w:t>
      </w:r>
      <w:r w:rsidR="000B6916" w:rsidRPr="00A057BC">
        <w:rPr>
          <w:color w:val="0D0D0D" w:themeColor="text1" w:themeTint="F2"/>
        </w:rPr>
        <w:t>о стандартными операционными процедурами (</w:t>
      </w:r>
      <w:r w:rsidRPr="00A057BC">
        <w:rPr>
          <w:color w:val="0D0D0D" w:themeColor="text1" w:themeTint="F2"/>
        </w:rPr>
        <w:t>СОП</w:t>
      </w:r>
      <w:r w:rsidR="000B6916" w:rsidRPr="00A057BC">
        <w:rPr>
          <w:color w:val="0D0D0D" w:themeColor="text1" w:themeTint="F2"/>
        </w:rPr>
        <w:t>)</w:t>
      </w:r>
      <w:r w:rsidRPr="00A057BC">
        <w:rPr>
          <w:color w:val="0D0D0D" w:themeColor="text1" w:themeTint="F2"/>
        </w:rPr>
        <w:t xml:space="preserve"> </w:t>
      </w:r>
      <w:r w:rsidRPr="00A057BC">
        <w:rPr>
          <w:color w:val="0D0D0D" w:themeColor="text1" w:themeTint="F2"/>
        </w:rPr>
        <w:lastRenderedPageBreak/>
        <w:t xml:space="preserve">исследовательского центра и условиями хранения, указанными для препаратов исследования. </w:t>
      </w:r>
    </w:p>
    <w:p w14:paraId="5A2E86BB"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Исследователь несет ответственность за использование исследуемого препарата и препарата сравнения в строгом соответствии с утвержденным протоколом. </w:t>
      </w:r>
    </w:p>
    <w:p w14:paraId="45F39F28" w14:textId="6341A313"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Выдача препарата </w:t>
      </w:r>
      <w:commentRangeStart w:id="1352"/>
      <w:commentRangeStart w:id="1353"/>
      <w:r w:rsidRPr="00A057BC">
        <w:rPr>
          <w:color w:val="0D0D0D" w:themeColor="text1" w:themeTint="F2"/>
        </w:rPr>
        <w:t xml:space="preserve">добровольцам документируется в </w:t>
      </w:r>
      <w:ins w:id="1354" w:author="Автор" w:date="2026-08-24T17:33:00Z">
        <w:r w:rsidR="00282ABF">
          <w:rPr>
            <w:color w:val="0D0D0D" w:themeColor="text1" w:themeTint="F2"/>
          </w:rPr>
          <w:t>первичной документации и ИРК.</w:t>
        </w:r>
      </w:ins>
      <w:del w:id="1355" w:author="Автор" w:date="2026-08-24T17:33:00Z">
        <w:r w:rsidRPr="00A057BC" w:rsidDel="00282ABF">
          <w:rPr>
            <w:color w:val="0D0D0D" w:themeColor="text1" w:themeTint="F2"/>
          </w:rPr>
          <w:delText>файле исследователя.</w:delText>
        </w:r>
      </w:del>
      <w:r w:rsidRPr="00A057BC">
        <w:rPr>
          <w:color w:val="0D0D0D" w:themeColor="text1" w:themeTint="F2"/>
        </w:rPr>
        <w:t xml:space="preserve"> </w:t>
      </w:r>
      <w:commentRangeEnd w:id="1352"/>
      <w:r w:rsidR="00307366">
        <w:rPr>
          <w:rStyle w:val="a8"/>
        </w:rPr>
        <w:commentReference w:id="1352"/>
      </w:r>
      <w:commentRangeEnd w:id="1353"/>
      <w:r w:rsidR="00282ABF">
        <w:rPr>
          <w:rStyle w:val="a8"/>
        </w:rPr>
        <w:commentReference w:id="1353"/>
      </w:r>
      <w:r w:rsidRPr="00A057BC">
        <w:rPr>
          <w:color w:val="0D0D0D" w:themeColor="text1" w:themeTint="F2"/>
        </w:rPr>
        <w:t xml:space="preserve">Учет выданных препаратов ведется на каждого добровольца, при этом документируется </w:t>
      </w:r>
      <w:proofErr w:type="spellStart"/>
      <w:r w:rsidRPr="00A057BC">
        <w:rPr>
          <w:color w:val="0D0D0D" w:themeColor="text1" w:themeTint="F2"/>
        </w:rPr>
        <w:t>рандомизационный</w:t>
      </w:r>
      <w:proofErr w:type="spellEnd"/>
      <w:r w:rsidRPr="00A057BC">
        <w:rPr>
          <w:color w:val="0D0D0D" w:themeColor="text1" w:themeTint="F2"/>
        </w:rPr>
        <w:t xml:space="preserve"> номер добровольца, дата и время выдачи препарата, количество выданного препарата. Лицо, ответственное за учет и хранение препаратов, и главный исследователь составляют и подписывают отчет. По завершении исследования неиспользованные препараты исследования должны быть возвращены </w:t>
      </w:r>
      <w:r w:rsidR="008E3483" w:rsidRPr="00A057BC">
        <w:rPr>
          <w:color w:val="0D0D0D" w:themeColor="text1" w:themeTint="F2"/>
        </w:rPr>
        <w:t xml:space="preserve">Спонсору </w:t>
      </w:r>
      <w:r w:rsidRPr="00A057BC">
        <w:rPr>
          <w:color w:val="0D0D0D" w:themeColor="text1" w:themeTint="F2"/>
        </w:rPr>
        <w:t>исследования с соответствующим актом.</w:t>
      </w:r>
    </w:p>
    <w:p w14:paraId="2E2D9899" w14:textId="77777777" w:rsidR="00F322E7" w:rsidRPr="00A057BC" w:rsidRDefault="008D1B42" w:rsidP="004D10BF">
      <w:pPr>
        <w:pStyle w:val="1"/>
        <w:spacing w:after="0" w:line="276" w:lineRule="auto"/>
        <w:jc w:val="both"/>
        <w:rPr>
          <w:rFonts w:cs="Times New Roman"/>
          <w:color w:val="0D0D0D" w:themeColor="text1" w:themeTint="F2"/>
        </w:rPr>
      </w:pPr>
      <w:r w:rsidRPr="00A057BC">
        <w:rPr>
          <w:rFonts w:cs="Times New Roman"/>
          <w:color w:val="0D0D0D" w:themeColor="text1" w:themeTint="F2"/>
        </w:rPr>
        <w:t xml:space="preserve"> </w:t>
      </w:r>
      <w:bookmarkStart w:id="1356" w:name="_Toc203135937"/>
      <w:bookmarkStart w:id="1357" w:name="_Toc233373568"/>
      <w:r w:rsidRPr="00A057BC">
        <w:rPr>
          <w:rFonts w:cs="Times New Roman"/>
          <w:color w:val="0D0D0D" w:themeColor="text1" w:themeTint="F2"/>
        </w:rPr>
        <w:t>6.</w:t>
      </w:r>
      <w:r w:rsidRPr="00A057BC">
        <w:rPr>
          <w:rFonts w:cs="Times New Roman"/>
          <w:color w:val="0D0D0D" w:themeColor="text1" w:themeTint="F2"/>
        </w:rPr>
        <w:tab/>
      </w:r>
      <w:commentRangeStart w:id="1358"/>
      <w:commentRangeStart w:id="1359"/>
      <w:r w:rsidRPr="00A057BC">
        <w:rPr>
          <w:rFonts w:cs="Times New Roman"/>
          <w:color w:val="0D0D0D" w:themeColor="text1" w:themeTint="F2"/>
        </w:rPr>
        <w:t>ОТБОР И ИСКЛЮЧЕНИЕ УЧАСТНИКОВ КЛИНИЧЕСКОГО ИССЛЕДОВАНИЯ</w:t>
      </w:r>
      <w:bookmarkEnd w:id="1356"/>
      <w:bookmarkEnd w:id="1357"/>
      <w:commentRangeEnd w:id="1358"/>
      <w:r w:rsidR="00B570D2">
        <w:rPr>
          <w:rStyle w:val="a8"/>
          <w:rFonts w:eastAsia="Times New Roman" w:cs="Times New Roman"/>
          <w:b w:val="0"/>
          <w:bCs w:val="0"/>
          <w:caps w:val="0"/>
        </w:rPr>
        <w:commentReference w:id="1358"/>
      </w:r>
      <w:commentRangeEnd w:id="1359"/>
      <w:r w:rsidR="00A779BB">
        <w:rPr>
          <w:rStyle w:val="a8"/>
          <w:rFonts w:eastAsia="Times New Roman" w:cs="Times New Roman"/>
          <w:b w:val="0"/>
          <w:bCs w:val="0"/>
          <w:caps w:val="0"/>
        </w:rPr>
        <w:commentReference w:id="1359"/>
      </w:r>
    </w:p>
    <w:p w14:paraId="264401F8" w14:textId="011BAEFD" w:rsidR="00F322E7" w:rsidRPr="00A057BC" w:rsidRDefault="008D1B42" w:rsidP="004D10BF">
      <w:pPr>
        <w:spacing w:line="276" w:lineRule="auto"/>
        <w:jc w:val="both"/>
        <w:rPr>
          <w:color w:val="0D0D0D" w:themeColor="text1" w:themeTint="F2"/>
        </w:rPr>
      </w:pPr>
      <w:r w:rsidRPr="00A057BC">
        <w:rPr>
          <w:color w:val="0D0D0D" w:themeColor="text1" w:themeTint="F2"/>
        </w:rPr>
        <w:t>Добровольцев для участия в исследовании подбирают в соответствии</w:t>
      </w:r>
      <w:r w:rsidR="0074131A" w:rsidRPr="00A057BC">
        <w:rPr>
          <w:color w:val="0D0D0D" w:themeColor="text1" w:themeTint="F2"/>
        </w:rPr>
        <w:t xml:space="preserve"> с</w:t>
      </w:r>
      <w:r w:rsidRPr="00A057BC">
        <w:rPr>
          <w:color w:val="0D0D0D" w:themeColor="text1" w:themeTint="F2"/>
        </w:rPr>
        <w:t xml:space="preserve"> критериями включения и невключения. После рандомизации в исследование добровольцев проверяют для контроля критериев исключения.</w:t>
      </w:r>
    </w:p>
    <w:p w14:paraId="1A0C5F83" w14:textId="77777777" w:rsidR="00F322E7" w:rsidRPr="00A057BC" w:rsidRDefault="008D1B42" w:rsidP="004D10BF">
      <w:pPr>
        <w:pStyle w:val="20"/>
        <w:spacing w:after="0" w:line="276" w:lineRule="auto"/>
        <w:jc w:val="both"/>
        <w:rPr>
          <w:rFonts w:cs="Times New Roman"/>
          <w:color w:val="0D0D0D" w:themeColor="text1" w:themeTint="F2"/>
        </w:rPr>
      </w:pPr>
      <w:bookmarkStart w:id="1360" w:name="_Toc203135938"/>
      <w:bookmarkStart w:id="1361" w:name="_Toc233373569"/>
      <w:r w:rsidRPr="00A057BC">
        <w:rPr>
          <w:rFonts w:cs="Times New Roman"/>
          <w:color w:val="0D0D0D" w:themeColor="text1" w:themeTint="F2"/>
        </w:rPr>
        <w:t>6.1.</w:t>
      </w:r>
      <w:r w:rsidRPr="00A057BC">
        <w:rPr>
          <w:rFonts w:cs="Times New Roman"/>
          <w:color w:val="0D0D0D" w:themeColor="text1" w:themeTint="F2"/>
        </w:rPr>
        <w:tab/>
        <w:t>Критерии включения</w:t>
      </w:r>
      <w:bookmarkEnd w:id="1360"/>
      <w:bookmarkEnd w:id="1361"/>
    </w:p>
    <w:p w14:paraId="50A8F521" w14:textId="7A37D16E" w:rsidR="001E028F" w:rsidRPr="00A057BC" w:rsidRDefault="008D1B42" w:rsidP="004D10BF">
      <w:pPr>
        <w:pStyle w:val="afb"/>
        <w:spacing w:line="276" w:lineRule="auto"/>
        <w:ind w:firstLine="0"/>
        <w:jc w:val="both"/>
        <w:rPr>
          <w:color w:val="0D0D0D" w:themeColor="text1" w:themeTint="F2"/>
        </w:rPr>
      </w:pPr>
      <w:r w:rsidRPr="00A057BC">
        <w:rPr>
          <w:color w:val="0D0D0D" w:themeColor="text1" w:themeTint="F2"/>
        </w:rPr>
        <w:t>Для участия в исследовании добровольцы должны соответствовать следующим критериям включения:</w:t>
      </w:r>
    </w:p>
    <w:p w14:paraId="3D75476E"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 Наличие письменного согласия добровольца на участие в исследовании согласно действующему законодательству; </w:t>
      </w:r>
    </w:p>
    <w:p w14:paraId="574213B0"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 Здоровые добровольцы мужского пола в возрасте от 18 до 45 лет включительно; </w:t>
      </w:r>
    </w:p>
    <w:p w14:paraId="1CFA20C7" w14:textId="32581D41" w:rsidR="006B46B6" w:rsidRPr="00A057BC" w:rsidRDefault="006B46B6" w:rsidP="006B46B6">
      <w:pPr>
        <w:spacing w:line="276" w:lineRule="auto"/>
        <w:jc w:val="both"/>
        <w:rPr>
          <w:color w:val="0D0D0D" w:themeColor="text1" w:themeTint="F2"/>
        </w:rPr>
      </w:pPr>
      <w:r w:rsidRPr="00A057BC">
        <w:rPr>
          <w:color w:val="0D0D0D" w:themeColor="text1" w:themeTint="F2"/>
        </w:rPr>
        <w:t>3. Исключение курения как минимум за 6 месяцев до исследования</w:t>
      </w:r>
      <w:ins w:id="1362" w:author="Автор" w:date="2026-08-25T19:33:00Z">
        <w:r w:rsidR="004C44C4">
          <w:rPr>
            <w:color w:val="0D0D0D" w:themeColor="text1" w:themeTint="F2"/>
          </w:rPr>
          <w:t xml:space="preserve"> </w:t>
        </w:r>
        <w:r w:rsidR="004C44C4" w:rsidRPr="00A057BC">
          <w:rPr>
            <w:color w:val="0D0D0D" w:themeColor="text1" w:themeTint="F2"/>
          </w:rPr>
          <w:t xml:space="preserve">не менее чем за 6 месяцев до начала </w:t>
        </w:r>
        <w:r w:rsidR="004C44C4" w:rsidRPr="00A057BC">
          <w:rPr>
            <w:color w:val="0D0D0D" w:themeColor="text1" w:themeTint="F2"/>
            <w:lang w:val="en-US"/>
          </w:rPr>
          <w:t>I</w:t>
        </w:r>
        <w:r w:rsidR="004C44C4" w:rsidRPr="00A057BC">
          <w:rPr>
            <w:color w:val="0D0D0D" w:themeColor="text1" w:themeTint="F2"/>
          </w:rPr>
          <w:t xml:space="preserve"> периода и далее во время проведения всего исследования добровольцы должны воздерживаться от регулярного употребления табака, включая курение всех видов электронных сигарет, кальянов, нюхательного табака и т.д.</w:t>
        </w:r>
        <w:r w:rsidR="004C44C4">
          <w:rPr>
            <w:color w:val="0D0D0D" w:themeColor="text1" w:themeTint="F2"/>
          </w:rPr>
          <w:t>)</w:t>
        </w:r>
      </w:ins>
      <w:r w:rsidRPr="00A057BC">
        <w:rPr>
          <w:color w:val="0D0D0D" w:themeColor="text1" w:themeTint="F2"/>
        </w:rPr>
        <w:t xml:space="preserve">; </w:t>
      </w:r>
    </w:p>
    <w:p w14:paraId="42C843F7" w14:textId="2CA8E95C"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4. Индекс массы тела (ИМТ), рассчитанный по индексу Кетле, в пределах от 18,5 до </w:t>
      </w:r>
      <w:ins w:id="1363" w:author="Автор" w:date="2026-08-25T11:02:00Z">
        <w:r w:rsidR="00E01052">
          <w:rPr>
            <w:color w:val="0D0D0D" w:themeColor="text1" w:themeTint="F2"/>
          </w:rPr>
          <w:t>29,9</w:t>
        </w:r>
      </w:ins>
      <w:del w:id="1364" w:author="Автор" w:date="2026-08-25T11:02:00Z">
        <w:r w:rsidRPr="00A057BC" w:rsidDel="00E01052">
          <w:rPr>
            <w:color w:val="0D0D0D" w:themeColor="text1" w:themeTint="F2"/>
          </w:rPr>
          <w:delText>30</w:delText>
        </w:r>
      </w:del>
      <w:r w:rsidRPr="00A057BC">
        <w:rPr>
          <w:color w:val="0D0D0D" w:themeColor="text1" w:themeTint="F2"/>
        </w:rPr>
        <w:t xml:space="preserve"> кг/м</w:t>
      </w:r>
      <w:r w:rsidRPr="00A057BC">
        <w:rPr>
          <w:color w:val="0D0D0D" w:themeColor="text1" w:themeTint="F2"/>
          <w:vertAlign w:val="superscript"/>
        </w:rPr>
        <w:t>2</w:t>
      </w:r>
      <w:r w:rsidRPr="00A057BC">
        <w:rPr>
          <w:color w:val="0D0D0D" w:themeColor="text1" w:themeTint="F2"/>
        </w:rPr>
        <w:t xml:space="preserve"> включительно; </w:t>
      </w:r>
    </w:p>
    <w:p w14:paraId="17E4341F"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5. Отрицательные результаты тестов на алкоголь и наркотические средства и психотропные вещества (марихуана, морфин, амфетамин, барбитураты, кокаин, бензодиазепины);</w:t>
      </w:r>
    </w:p>
    <w:p w14:paraId="3B52E0EA" w14:textId="77777777" w:rsidR="005D2F81" w:rsidRDefault="006B46B6" w:rsidP="005D2F81">
      <w:pPr>
        <w:spacing w:line="276" w:lineRule="auto"/>
        <w:jc w:val="both"/>
        <w:rPr>
          <w:ins w:id="1365" w:author="Автор" w:date="2026-08-25T11:14:00Z"/>
          <w:color w:val="0D0D0D" w:themeColor="text1" w:themeTint="F2"/>
        </w:rPr>
      </w:pPr>
      <w:r w:rsidRPr="00A057BC">
        <w:rPr>
          <w:color w:val="0D0D0D" w:themeColor="text1" w:themeTint="F2"/>
        </w:rPr>
        <w:t>6. Согласие придерживаться адекватных методов контрацепции на протяжении всего периода исследования, а также в течение 4 недель после завершения исследования;</w:t>
      </w:r>
      <w:r w:rsidRPr="00A057BC">
        <w:t xml:space="preserve"> </w:t>
      </w:r>
    </w:p>
    <w:p w14:paraId="50D7A756" w14:textId="77777777" w:rsidR="005D2F81" w:rsidRDefault="005D2F81" w:rsidP="005D2F81">
      <w:pPr>
        <w:spacing w:line="276" w:lineRule="auto"/>
        <w:jc w:val="both"/>
        <w:rPr>
          <w:ins w:id="1366" w:author="Автор" w:date="2026-08-25T11:14:00Z"/>
          <w:color w:val="0D0D0D" w:themeColor="text1" w:themeTint="F2"/>
        </w:rPr>
      </w:pPr>
      <w:ins w:id="1367" w:author="Автор" w:date="2026-08-25T11:14:00Z">
        <w:r>
          <w:rPr>
            <w:color w:val="0D0D0D" w:themeColor="text1" w:themeTint="F2"/>
          </w:rPr>
          <w:t>адекватными методами контрацепции считаются</w:t>
        </w:r>
        <w:r w:rsidRPr="00570683">
          <w:rPr>
            <w:color w:val="0D0D0D" w:themeColor="text1" w:themeTint="F2"/>
          </w:rPr>
          <w:t>:</w:t>
        </w:r>
      </w:ins>
    </w:p>
    <w:p w14:paraId="7C3B5E1D" w14:textId="77777777" w:rsidR="005D2F81" w:rsidRPr="00C01603" w:rsidRDefault="005D2F81" w:rsidP="005D2F81">
      <w:pPr>
        <w:spacing w:line="276" w:lineRule="auto"/>
        <w:jc w:val="both"/>
        <w:rPr>
          <w:ins w:id="1368" w:author="Автор" w:date="2026-08-25T11:14:00Z"/>
          <w:color w:val="0D0D0D" w:themeColor="text1" w:themeTint="F2"/>
        </w:rPr>
      </w:pPr>
      <w:ins w:id="1369" w:author="Автор" w:date="2026-08-25T11:14:00Z">
        <w:r w:rsidRPr="00C01603">
          <w:rPr>
            <w:color w:val="0D0D0D" w:themeColor="text1" w:themeTint="F2"/>
          </w:rPr>
          <w:t>— использование презерватива в сочетании с эффективным методом контрацепции у партнерши добровольца</w:t>
        </w:r>
        <w:r>
          <w:rPr>
            <w:color w:val="0D0D0D" w:themeColor="text1" w:themeTint="F2"/>
          </w:rPr>
          <w:t xml:space="preserve"> (</w:t>
        </w:r>
        <w:r w:rsidRPr="002B697B">
          <w:t xml:space="preserve">шеечные колпачки со спермицидом, диафрагмы со спермицидом, презервативы с </w:t>
        </w:r>
        <w:proofErr w:type="spellStart"/>
        <w:r w:rsidRPr="002B697B">
          <w:t>интравагинальным</w:t>
        </w:r>
        <w:proofErr w:type="spellEnd"/>
        <w:r w:rsidRPr="002B697B">
          <w:t xml:space="preserve"> спермицидом, негормональные внутриматочные спирали</w:t>
        </w:r>
        <w:r>
          <w:t>)</w:t>
        </w:r>
        <w:r w:rsidRPr="00C01603">
          <w:rPr>
            <w:color w:val="0D0D0D" w:themeColor="text1" w:themeTint="F2"/>
          </w:rPr>
          <w:t>;</w:t>
        </w:r>
      </w:ins>
    </w:p>
    <w:p w14:paraId="0C967081" w14:textId="77777777" w:rsidR="005D2F81" w:rsidRPr="00C01603" w:rsidRDefault="005D2F81" w:rsidP="005D2F81">
      <w:pPr>
        <w:spacing w:line="276" w:lineRule="auto"/>
        <w:jc w:val="both"/>
        <w:rPr>
          <w:ins w:id="1370" w:author="Автор" w:date="2026-08-25T11:14:00Z"/>
          <w:color w:val="0D0D0D" w:themeColor="text1" w:themeTint="F2"/>
        </w:rPr>
      </w:pPr>
      <w:ins w:id="1371" w:author="Автор" w:date="2026-08-25T11:14:00Z">
        <w:r w:rsidRPr="00C01603">
          <w:rPr>
            <w:color w:val="0D0D0D" w:themeColor="text1" w:themeTint="F2"/>
          </w:rPr>
          <w:t>— половое воздержание, если оно соответствует обычному образу жизни добровольца</w:t>
        </w:r>
        <w:r>
          <w:rPr>
            <w:color w:val="0D0D0D" w:themeColor="text1" w:themeTint="F2"/>
          </w:rPr>
          <w:t>.</w:t>
        </w:r>
      </w:ins>
    </w:p>
    <w:p w14:paraId="28B0577D" w14:textId="0266C2FC" w:rsidR="006B46B6" w:rsidRPr="00A057BC" w:rsidRDefault="005D2F81" w:rsidP="005D2F81">
      <w:pPr>
        <w:spacing w:line="276" w:lineRule="auto"/>
        <w:jc w:val="both"/>
        <w:rPr>
          <w:color w:val="0D0D0D" w:themeColor="text1" w:themeTint="F2"/>
        </w:rPr>
      </w:pPr>
      <w:ins w:id="1372" w:author="Автор" w:date="2026-08-25T11:14:00Z">
        <w:r w:rsidRPr="00C01603">
          <w:rPr>
            <w:color w:val="0D0D0D" w:themeColor="text1" w:themeTint="F2"/>
          </w:rPr>
          <w:t>Использование дополнительных методов контрацепции может не требоваться в случае, если партнерша добровольца не обладает детородным потенциалом</w:t>
        </w:r>
        <w:r>
          <w:rPr>
            <w:color w:val="0D0D0D" w:themeColor="text1" w:themeTint="F2"/>
          </w:rPr>
          <w:t xml:space="preserve"> (партнерша добровольца, перенесшая гистерэктомию)</w:t>
        </w:r>
      </w:ins>
      <w:del w:id="1373" w:author="Автор" w:date="2026-08-25T11:14:00Z">
        <w:r w:rsidR="006B46B6" w:rsidRPr="00A057BC" w:rsidDel="005D2F81">
          <w:rPr>
            <w:color w:val="0D0D0D" w:themeColor="text1" w:themeTint="F2"/>
          </w:rPr>
          <w:delText>дополнительная информация о требованиях к методам контрацепции в данном исследовании приведена в разделе 4.7</w:delText>
        </w:r>
      </w:del>
      <w:r w:rsidR="006B46B6" w:rsidRPr="00A057BC">
        <w:rPr>
          <w:color w:val="0D0D0D" w:themeColor="text1" w:themeTint="F2"/>
        </w:rPr>
        <w:t>;</w:t>
      </w:r>
    </w:p>
    <w:p w14:paraId="1019222A"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7. Способность добровольца понимать и следовать всем требованиям исследования; </w:t>
      </w:r>
    </w:p>
    <w:p w14:paraId="2F40713D"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lastRenderedPageBreak/>
        <w:t xml:space="preserve">8. Согласие добровольца на все предполагаемые протоколом ограничения и соблюдение всех процедур исследования, согласие соблюдать правила поведения в клиническом центре на время нахождения в нем; </w:t>
      </w:r>
    </w:p>
    <w:p w14:paraId="5644EBAE"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9. Верифицированный диагноз «здоров» по данным стандартных клинических, лабораторных и инструментальных методов обследования, физикального осмотра и данных анамнеза;</w:t>
      </w:r>
    </w:p>
    <w:p w14:paraId="50D9C11F" w14:textId="0054D2E9" w:rsidR="000B6916" w:rsidRPr="00A057BC" w:rsidRDefault="006B46B6" w:rsidP="006B46B6">
      <w:pPr>
        <w:pStyle w:val="afb"/>
        <w:spacing w:before="0" w:line="276" w:lineRule="auto"/>
        <w:ind w:firstLine="0"/>
        <w:jc w:val="both"/>
        <w:rPr>
          <w:color w:val="0D0D0D" w:themeColor="text1" w:themeTint="F2"/>
          <w:bdr w:val="none" w:sz="0" w:space="0" w:color="auto" w:frame="1"/>
        </w:rPr>
      </w:pPr>
      <w:r w:rsidRPr="00A057BC">
        <w:rPr>
          <w:color w:val="0D0D0D" w:themeColor="text1" w:themeTint="F2"/>
        </w:rPr>
        <w:t>10. Результаты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p>
    <w:p w14:paraId="3E431523" w14:textId="142C2E73" w:rsidR="00F322E7" w:rsidRPr="00A057BC" w:rsidRDefault="008D1B42" w:rsidP="004D10BF">
      <w:pPr>
        <w:pStyle w:val="20"/>
        <w:spacing w:after="0" w:line="276" w:lineRule="auto"/>
        <w:jc w:val="both"/>
        <w:rPr>
          <w:rFonts w:cs="Times New Roman"/>
          <w:color w:val="0D0D0D" w:themeColor="text1" w:themeTint="F2"/>
        </w:rPr>
      </w:pPr>
      <w:bookmarkStart w:id="1374" w:name="_Toc203135939"/>
      <w:bookmarkStart w:id="1375" w:name="_Toc233373570"/>
      <w:r w:rsidRPr="00A057BC">
        <w:rPr>
          <w:rFonts w:cs="Times New Roman"/>
          <w:color w:val="0D0D0D" w:themeColor="text1" w:themeTint="F2"/>
        </w:rPr>
        <w:t>6.2.</w:t>
      </w:r>
      <w:r w:rsidRPr="00A057BC">
        <w:rPr>
          <w:rFonts w:cs="Times New Roman"/>
          <w:color w:val="0D0D0D" w:themeColor="text1" w:themeTint="F2"/>
        </w:rPr>
        <w:tab/>
        <w:t>Критерии невключения</w:t>
      </w:r>
      <w:bookmarkEnd w:id="1374"/>
      <w:bookmarkEnd w:id="1375"/>
    </w:p>
    <w:p w14:paraId="2E8EAD44"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Доброволец не может быть включен в исследование, если имеется хотя бы один из следующих критериев невключения:</w:t>
      </w:r>
    </w:p>
    <w:p w14:paraId="75783B38"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 Отягощенный аллергологический анамнез; </w:t>
      </w:r>
    </w:p>
    <w:p w14:paraId="2084D68C"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 Гиперчувствительность к действующим веществам или любому из вспомогательных веществ исследуемого препарата и препарата сравнения; </w:t>
      </w:r>
    </w:p>
    <w:p w14:paraId="23276E6F"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3. Острые или хронические заболевания сердечно-сосудистой, дыхательной, нейроэндокринной, иммунной и костно-мышечной систем, а также заболевания желудочно-кишечного тракта (ЖКТ), печени и желчевыводящих путей, крови и лимфатической системы, почек и мочевыводящих путей; </w:t>
      </w:r>
    </w:p>
    <w:p w14:paraId="3AC46D4B"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4. Любые отклонения результатов лабораторных и инструментальных методов исследований от референсных значений; </w:t>
      </w:r>
    </w:p>
    <w:p w14:paraId="1CA1AF57"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5. Положительные результаты на антитела к вирусу иммунодефицита человека (ВИЧ), сифилису, гепатиту С и HBsAg; </w:t>
      </w:r>
    </w:p>
    <w:p w14:paraId="01D04EF6" w14:textId="66E53A17" w:rsidR="006B46B6" w:rsidRPr="00A057BC" w:rsidRDefault="006B46B6" w:rsidP="006B46B6">
      <w:pPr>
        <w:spacing w:line="276" w:lineRule="auto"/>
        <w:jc w:val="both"/>
        <w:rPr>
          <w:color w:val="0D0D0D" w:themeColor="text1" w:themeTint="F2"/>
        </w:rPr>
      </w:pPr>
      <w:r w:rsidRPr="00A057BC">
        <w:rPr>
          <w:color w:val="0D0D0D" w:themeColor="text1" w:themeTint="F2"/>
        </w:rPr>
        <w:t>6. Клинически значимые отклонения по данным ЭКГ в 12 отведениях, включая отклонения ЧСС, PQ</w:t>
      </w:r>
      <w:ins w:id="1376" w:author="Автор" w:date="2026-08-25T20:02:00Z">
        <w:r w:rsidR="00FF27AE" w:rsidRPr="00FF27AE">
          <w:rPr>
            <w:color w:val="0D0D0D" w:themeColor="text1" w:themeTint="F2"/>
            <w:rPrChange w:id="1377" w:author="Автор" w:date="2026-08-25T20:02:00Z">
              <w:rPr>
                <w:color w:val="0D0D0D" w:themeColor="text1" w:themeTint="F2"/>
                <w:lang w:val="en-US"/>
              </w:rPr>
            </w:rPrChange>
          </w:rPr>
          <w:t>-</w:t>
        </w:r>
      </w:ins>
      <w:r w:rsidRPr="00A057BC">
        <w:rPr>
          <w:color w:val="0D0D0D" w:themeColor="text1" w:themeTint="F2"/>
        </w:rPr>
        <w:t>/PR-, QT</w:t>
      </w:r>
      <w:del w:id="1378" w:author="Автор" w:date="2026-08-25T11:26:00Z">
        <w:r w:rsidRPr="00A057BC" w:rsidDel="009A7D59">
          <w:rPr>
            <w:color w:val="0D0D0D" w:themeColor="text1" w:themeTint="F2"/>
          </w:rPr>
          <w:delText>-, QTc-</w:delText>
        </w:r>
      </w:del>
      <w:r w:rsidRPr="00A057BC">
        <w:rPr>
          <w:color w:val="0D0D0D" w:themeColor="text1" w:themeTint="F2"/>
        </w:rPr>
        <w:t xml:space="preserve"> и QRS-интервалов от референсных значений исследовательского центра, которые, по мнению исследователя, могут повлиять на безопасность добровольца или интерпретацию результатов исследования.</w:t>
      </w:r>
    </w:p>
    <w:p w14:paraId="2F71E93E"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7. Хирургические вмешательства на ЖКТ в анамнезе (за исключением аппендэктомии, проведенной более чем за 3 месяца до начала скрининга);  </w:t>
      </w:r>
    </w:p>
    <w:p w14:paraId="400DBA01" w14:textId="77777777" w:rsidR="006B46B6" w:rsidRPr="00A057BC" w:rsidRDefault="006B46B6" w:rsidP="006B46B6">
      <w:pPr>
        <w:autoSpaceDE w:val="0"/>
        <w:autoSpaceDN w:val="0"/>
        <w:adjustRightInd w:val="0"/>
        <w:jc w:val="both"/>
        <w:rPr>
          <w:color w:val="000000"/>
          <w14:ligatures w14:val="standardContextual"/>
        </w:rPr>
      </w:pPr>
      <w:r w:rsidRPr="00A057BC">
        <w:rPr>
          <w:color w:val="0D0D0D" w:themeColor="text1" w:themeTint="F2"/>
        </w:rPr>
        <w:t xml:space="preserve">8. Острые инфекционные заболевания менее чем за 4 недели до начала исследования, </w:t>
      </w:r>
      <w:r w:rsidRPr="00A057BC">
        <w:rPr>
          <w:rFonts w:ascii="Times New Roman CYR" w:hAnsi="Times New Roman CYR" w:cs="Times New Roman CYR"/>
          <w:color w:val="000000"/>
          <w14:ligatures w14:val="standardContextual"/>
        </w:rPr>
        <w:t>активные</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тяжелые</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инфекции,</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включая</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локализованные</w:t>
      </w:r>
      <w:r w:rsidRPr="00A057BC">
        <w:rPr>
          <w:color w:val="000000"/>
          <w14:ligatures w14:val="standardContextual"/>
        </w:rPr>
        <w:t xml:space="preserve"> </w:t>
      </w:r>
      <w:r w:rsidRPr="00A057BC">
        <w:rPr>
          <w:rFonts w:ascii="Times New Roman CYR" w:hAnsi="Times New Roman CYR" w:cs="Times New Roman CYR"/>
          <w:color w:val="000000"/>
          <w14:ligatures w14:val="standardContextual"/>
        </w:rPr>
        <w:t xml:space="preserve">инфекции, а также </w:t>
      </w:r>
      <w:r w:rsidRPr="00A057BC">
        <w:rPr>
          <w:color w:val="0D0D0D" w:themeColor="text1" w:themeTint="F2"/>
        </w:rPr>
        <w:t>латентный туберкулёз</w:t>
      </w:r>
      <w:r w:rsidRPr="00A057BC">
        <w:rPr>
          <w:color w:val="000000"/>
          <w14:ligatures w14:val="standardContextual"/>
        </w:rPr>
        <w:t>;</w:t>
      </w:r>
    </w:p>
    <w:p w14:paraId="69A597F8"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9. Наличие психических заболеваний, в том числе в анамнезе; </w:t>
      </w:r>
    </w:p>
    <w:p w14:paraId="10C3FC9C"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10. Приступы судорог, эпилепсия и любые неврологические нарушения в анамнезе;</w:t>
      </w:r>
    </w:p>
    <w:p w14:paraId="49BE9548"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11. Дегидратация из-за диареи, рвоты или другой причины в течение последних 24 часов до начала первого периода исследования; </w:t>
      </w:r>
    </w:p>
    <w:p w14:paraId="2F71D63B" w14:textId="61BF49A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12. Употребление </w:t>
      </w:r>
      <w:ins w:id="1379" w:author="Автор" w:date="2026-08-25T19:33:00Z">
        <w:r w:rsidR="004C44C4" w:rsidRPr="00A057BC">
          <w:rPr>
            <w:color w:val="0D0D0D" w:themeColor="text1" w:themeTint="F2"/>
          </w:rPr>
          <w:t xml:space="preserve">ксантинсодержащих напитков и продуктов (чай, кофе, газированные напитки, </w:t>
        </w:r>
        <w:r w:rsidR="004C44C4">
          <w:rPr>
            <w:color w:val="0D0D0D" w:themeColor="text1" w:themeTint="F2"/>
          </w:rPr>
          <w:t xml:space="preserve">энергетические напитки, </w:t>
        </w:r>
        <w:r w:rsidR="004C44C4" w:rsidRPr="00A057BC">
          <w:rPr>
            <w:color w:val="0D0D0D" w:themeColor="text1" w:themeTint="F2"/>
          </w:rPr>
          <w:t>шоколад</w:t>
        </w:r>
        <w:r w:rsidR="004C44C4">
          <w:rPr>
            <w:color w:val="0D0D0D" w:themeColor="text1" w:themeTint="F2"/>
          </w:rPr>
          <w:t xml:space="preserve"> и др.</w:t>
        </w:r>
        <w:r w:rsidR="004C44C4" w:rsidRPr="00A057BC">
          <w:rPr>
            <w:color w:val="0D0D0D" w:themeColor="text1" w:themeTint="F2"/>
          </w:rPr>
          <w:t>)</w:t>
        </w:r>
      </w:ins>
      <w:del w:id="1380" w:author="Автор" w:date="2026-08-25T19:33:00Z">
        <w:r w:rsidRPr="00A057BC" w:rsidDel="004C44C4">
          <w:rPr>
            <w:color w:val="0D0D0D" w:themeColor="text1" w:themeTint="F2"/>
          </w:rPr>
          <w:delText>ксантинсодержащих напитков и продуктов (чай, кофе, газированные напитки, шоколад)</w:delText>
        </w:r>
      </w:del>
      <w:r w:rsidRPr="00A057BC">
        <w:rPr>
          <w:color w:val="0D0D0D" w:themeColor="text1" w:themeTint="F2"/>
        </w:rPr>
        <w:t xml:space="preserve"> менее чем за 72 часа до начала первого этапа исследования; </w:t>
      </w:r>
    </w:p>
    <w:p w14:paraId="3D345E90" w14:textId="00A710F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13. Употребление </w:t>
      </w:r>
      <w:ins w:id="1381" w:author="Автор" w:date="2026-08-25T19:33:00Z">
        <w:r w:rsidR="004C44C4" w:rsidRPr="00A057BC">
          <w:rPr>
            <w:color w:val="0D0D0D" w:themeColor="text1" w:themeTint="F2"/>
          </w:rPr>
          <w:t xml:space="preserve">цитрусовых </w:t>
        </w:r>
        <w:r w:rsidR="004C44C4" w:rsidRPr="00A057BC">
          <w:t>(в т.ч. грейпфрут и грейпфрутовый сок</w:t>
        </w:r>
        <w:r w:rsidR="004C44C4">
          <w:t>, помело и др.</w:t>
        </w:r>
        <w:r w:rsidR="004C44C4" w:rsidRPr="00A057BC">
          <w:t>)</w:t>
        </w:r>
      </w:ins>
      <w:del w:id="1382" w:author="Автор" w:date="2026-08-25T19:33:00Z">
        <w:r w:rsidRPr="00A057BC" w:rsidDel="004C44C4">
          <w:rPr>
            <w:color w:val="0D0D0D" w:themeColor="text1" w:themeTint="F2"/>
          </w:rPr>
          <w:delText xml:space="preserve">цитрусовых </w:delText>
        </w:r>
        <w:r w:rsidRPr="00A057BC" w:rsidDel="004C44C4">
          <w:delText>(в т.ч. грейпфрут и грейпфрутовый сок)</w:delText>
        </w:r>
      </w:del>
      <w:r w:rsidRPr="00A057BC">
        <w:t xml:space="preserve"> и клюквы (в т.ч. соки, морсы и др.) </w:t>
      </w:r>
      <w:r w:rsidRPr="00A057BC">
        <w:rPr>
          <w:color w:val="0D0D0D" w:themeColor="text1" w:themeTint="F2"/>
        </w:rPr>
        <w:t xml:space="preserve">менее, чем за 14 дней до начала исследования; </w:t>
      </w:r>
    </w:p>
    <w:p w14:paraId="1D1C9EF2" w14:textId="70C7E113" w:rsidR="006B46B6" w:rsidRPr="00A057BC" w:rsidRDefault="006B46B6" w:rsidP="006B46B6">
      <w:pPr>
        <w:spacing w:line="276" w:lineRule="auto"/>
        <w:jc w:val="both"/>
        <w:rPr>
          <w:color w:val="0D0D0D" w:themeColor="text1" w:themeTint="F2"/>
        </w:rPr>
      </w:pPr>
      <w:r w:rsidRPr="00A057BC">
        <w:rPr>
          <w:color w:val="0D0D0D" w:themeColor="text1" w:themeTint="F2"/>
        </w:rPr>
        <w:t>14. Применение депо-инъекций любых лекарственных препаратов за 3 месяца</w:t>
      </w:r>
      <w:ins w:id="1383" w:author="Автор" w:date="2026-08-24T17:21:00Z">
        <w:r w:rsidR="00AD69F5">
          <w:rPr>
            <w:color w:val="0D0D0D" w:themeColor="text1" w:themeTint="F2"/>
          </w:rPr>
          <w:t xml:space="preserve"> до начала скрининга</w:t>
        </w:r>
      </w:ins>
      <w:r w:rsidRPr="00A057BC">
        <w:rPr>
          <w:color w:val="0D0D0D" w:themeColor="text1" w:themeTint="F2"/>
        </w:rPr>
        <w:t xml:space="preserve">; </w:t>
      </w:r>
    </w:p>
    <w:p w14:paraId="6E0A5B37"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lastRenderedPageBreak/>
        <w:t xml:space="preserve">15. Прием известных ингибиторов или индукторов ферментов печени, особенно изофермента CYP3A4 (например, рифампицина, эфавиренза, карбамазепина, фенитоина, фенобарбитала, препаратов, содержащих зверобой продырявленный (индукторы), </w:t>
      </w:r>
      <w:proofErr w:type="spellStart"/>
      <w:r w:rsidRPr="00A057BC">
        <w:rPr>
          <w:color w:val="0D0D0D" w:themeColor="text1" w:themeTint="F2"/>
        </w:rPr>
        <w:t>итраконазола</w:t>
      </w:r>
      <w:proofErr w:type="spellEnd"/>
      <w:r w:rsidRPr="00A057BC">
        <w:rPr>
          <w:color w:val="0D0D0D" w:themeColor="text1" w:themeTint="F2"/>
        </w:rPr>
        <w:t xml:space="preserve">, эритромицина, кларитромицина, кетоконазола, ритонавира (ингибиторы) и т.д.) менее, чем за 2 месяца до начала исследования; </w:t>
      </w:r>
    </w:p>
    <w:p w14:paraId="1E5A3AC1"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16. Прием системных глюкокортикостероидов, иммуносупрессивных (например, циклоспорина, такролимуса, азатиоприна), иммуномодулирующих препаратов, генно-инженерных биологических препаратов (ГИБП), других ингибиторов </w:t>
      </w:r>
      <w:proofErr w:type="spellStart"/>
      <w:r w:rsidRPr="00A057BC">
        <w:rPr>
          <w:color w:val="0D0D0D" w:themeColor="text1" w:themeTint="F2"/>
        </w:rPr>
        <w:t>янус</w:t>
      </w:r>
      <w:proofErr w:type="spellEnd"/>
      <w:r w:rsidRPr="00A057BC">
        <w:rPr>
          <w:color w:val="0D0D0D" w:themeColor="text1" w:themeTint="F2"/>
        </w:rPr>
        <w:t xml:space="preserve">-киназ (JAK-ингибиторов) (например, тофацитиниба, </w:t>
      </w:r>
      <w:proofErr w:type="spellStart"/>
      <w:r w:rsidRPr="00A057BC">
        <w:rPr>
          <w:color w:val="0D0D0D" w:themeColor="text1" w:themeTint="F2"/>
        </w:rPr>
        <w:t>барицитиниба</w:t>
      </w:r>
      <w:proofErr w:type="spellEnd"/>
      <w:r w:rsidRPr="00A057BC">
        <w:rPr>
          <w:color w:val="0D0D0D" w:themeColor="text1" w:themeTint="F2"/>
        </w:rPr>
        <w:t xml:space="preserve">, </w:t>
      </w:r>
      <w:proofErr w:type="spellStart"/>
      <w:r w:rsidRPr="00A057BC">
        <w:rPr>
          <w:color w:val="0D0D0D" w:themeColor="text1" w:themeTint="F2"/>
        </w:rPr>
        <w:t>филготиниба</w:t>
      </w:r>
      <w:proofErr w:type="spellEnd"/>
      <w:r w:rsidRPr="00A057BC">
        <w:rPr>
          <w:color w:val="0D0D0D" w:themeColor="text1" w:themeTint="F2"/>
        </w:rPr>
        <w:t xml:space="preserve">, </w:t>
      </w:r>
      <w:proofErr w:type="spellStart"/>
      <w:r w:rsidRPr="00A057BC">
        <w:rPr>
          <w:color w:val="0D0D0D" w:themeColor="text1" w:themeTint="F2"/>
        </w:rPr>
        <w:t>руксолитиниба</w:t>
      </w:r>
      <w:proofErr w:type="spellEnd"/>
      <w:r w:rsidRPr="00A057BC">
        <w:rPr>
          <w:color w:val="0D0D0D" w:themeColor="text1" w:themeTint="F2"/>
        </w:rPr>
        <w:t xml:space="preserve">, </w:t>
      </w:r>
      <w:proofErr w:type="spellStart"/>
      <w:r w:rsidRPr="00A057BC">
        <w:rPr>
          <w:color w:val="0D0D0D" w:themeColor="text1" w:themeTint="F2"/>
        </w:rPr>
        <w:t>аброцитиниба</w:t>
      </w:r>
      <w:proofErr w:type="spellEnd"/>
      <w:r w:rsidRPr="00A057BC">
        <w:rPr>
          <w:color w:val="0D0D0D" w:themeColor="text1" w:themeTint="F2"/>
        </w:rPr>
        <w:t>) или иных лекарственных препаратов, способных повлиять на иммунный статус добровольца, менее, чем за 2 месяца до начала исследования;</w:t>
      </w:r>
    </w:p>
    <w:p w14:paraId="068CB5A4"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17. Прием любых препаратов, имеющих системное воздействие, менее чем за 14 дней до начала исследования, прием препаратов, пролонгирующих QT интервал за 4 недели до начала исследования; </w:t>
      </w:r>
    </w:p>
    <w:p w14:paraId="5F20F88B"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18. Прием препаратов, отпускаемых без рецепта, в том числе витаминов, растительных лекарственных препаратов биологически активных добавок (БАД) и пищевых добавок (например, естественные пищевые добавки, </w:t>
      </w:r>
      <w:proofErr w:type="spellStart"/>
      <w:r w:rsidRPr="00A057BC">
        <w:rPr>
          <w:color w:val="0D0D0D" w:themeColor="text1" w:themeTint="F2"/>
        </w:rPr>
        <w:t>фитодобавки</w:t>
      </w:r>
      <w:proofErr w:type="spellEnd"/>
      <w:r w:rsidRPr="00A057BC">
        <w:rPr>
          <w:color w:val="0D0D0D" w:themeColor="text1" w:themeTint="F2"/>
        </w:rPr>
        <w:t xml:space="preserve">, кошачий коготь, дягиль лекарственный, энотера, пиретрум, гинкго, клевер красный, конский каштан, женьшень) менее чем за 14 дней до начала исследования; </w:t>
      </w:r>
    </w:p>
    <w:p w14:paraId="0EEBCD88" w14:textId="0F03A8DD" w:rsidR="006B46B6" w:rsidRPr="00A057BC" w:rsidRDefault="006B46B6" w:rsidP="006B46B6">
      <w:pPr>
        <w:spacing w:line="276" w:lineRule="auto"/>
        <w:jc w:val="both"/>
        <w:rPr>
          <w:color w:val="0D0D0D" w:themeColor="text1" w:themeTint="F2"/>
        </w:rPr>
      </w:pPr>
      <w:r w:rsidRPr="00A057BC">
        <w:rPr>
          <w:color w:val="0D0D0D" w:themeColor="text1" w:themeTint="F2"/>
        </w:rPr>
        <w:t>19. Систолическое артериальное давление (САД) ≤ 100 мм рт. ст. или ≥ 1</w:t>
      </w:r>
      <w:ins w:id="1384" w:author="Автор" w:date="2026-08-25T17:52:00Z">
        <w:r w:rsidR="0010444D">
          <w:rPr>
            <w:color w:val="0D0D0D" w:themeColor="text1" w:themeTint="F2"/>
          </w:rPr>
          <w:t>29</w:t>
        </w:r>
      </w:ins>
      <w:del w:id="1385" w:author="Автор" w:date="2026-08-25T17:52:00Z">
        <w:r w:rsidRPr="00A057BC" w:rsidDel="0010444D">
          <w:rPr>
            <w:color w:val="0D0D0D" w:themeColor="text1" w:themeTint="F2"/>
          </w:rPr>
          <w:delText>30</w:delText>
        </w:r>
      </w:del>
      <w:r w:rsidRPr="00A057BC">
        <w:rPr>
          <w:color w:val="0D0D0D" w:themeColor="text1" w:themeTint="F2"/>
        </w:rPr>
        <w:t xml:space="preserve"> мм рт. ст., диастолическое артериальное давление (ДАД) ≤ 60 мм рт. ст. или ≥ 8</w:t>
      </w:r>
      <w:del w:id="1386" w:author="Автор" w:date="2026-08-25T17:52:00Z">
        <w:r w:rsidRPr="00A057BC" w:rsidDel="0010444D">
          <w:rPr>
            <w:color w:val="0D0D0D" w:themeColor="text1" w:themeTint="F2"/>
          </w:rPr>
          <w:delText>0</w:delText>
        </w:r>
      </w:del>
      <w:ins w:id="1387" w:author="Автор" w:date="2026-08-25T17:52:00Z">
        <w:r w:rsidR="0010444D">
          <w:rPr>
            <w:color w:val="0D0D0D" w:themeColor="text1" w:themeTint="F2"/>
          </w:rPr>
          <w:t>4</w:t>
        </w:r>
      </w:ins>
      <w:r w:rsidRPr="00A057BC">
        <w:rPr>
          <w:color w:val="0D0D0D" w:themeColor="text1" w:themeTint="F2"/>
        </w:rPr>
        <w:t xml:space="preserve"> мм рт. ст., ЧСС ≤ 60 уд/мин или ≥ </w:t>
      </w:r>
      <w:ins w:id="1388" w:author="Автор" w:date="2026-08-25T17:52:00Z">
        <w:r w:rsidR="0010444D">
          <w:rPr>
            <w:color w:val="0D0D0D" w:themeColor="text1" w:themeTint="F2"/>
          </w:rPr>
          <w:t>8</w:t>
        </w:r>
      </w:ins>
      <w:del w:id="1389" w:author="Автор" w:date="2026-08-25T17:52:00Z">
        <w:r w:rsidRPr="00A057BC" w:rsidDel="0010444D">
          <w:rPr>
            <w:color w:val="0D0D0D" w:themeColor="text1" w:themeTint="F2"/>
          </w:rPr>
          <w:delText>9</w:delText>
        </w:r>
      </w:del>
      <w:r w:rsidRPr="00A057BC">
        <w:rPr>
          <w:color w:val="0D0D0D" w:themeColor="text1" w:themeTint="F2"/>
        </w:rPr>
        <w:t>0 уд/мин, частота дыхательных движений (ЧДД) ≤ 14 в минуту и ≥ 20 в минуту после отдыха в течение 5 минут в положении сидя;</w:t>
      </w:r>
    </w:p>
    <w:p w14:paraId="07389681"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20. Температура тела ≥ 37,0 ºС или ≤ 35,8 ºС;</w:t>
      </w:r>
    </w:p>
    <w:p w14:paraId="20F279E7"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21. Донорство (450 мл и более крови или плазмы) менее чем за 2 месяца до начала исследования; </w:t>
      </w:r>
    </w:p>
    <w:p w14:paraId="113B5EC0"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22. Вакцинация, планируемая в период участия в исследовании и за 2 недели до исследования; </w:t>
      </w:r>
    </w:p>
    <w:p w14:paraId="2DAE9855"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23. Проведение радиоизотопных или рентгенологических исследований с внутрисосудистым введением контрастного вещества за 4 недели до проведения процедур скрининга; </w:t>
      </w:r>
    </w:p>
    <w:p w14:paraId="1E16D1A4"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24. Соблюдение особой диеты (например, вегетарианской, веганской, с ограничением употребления поваренной соли) или образа жизни (работа в ночное время, экстремальные физические нагрузки) в течение 14 дней до скрининга и в период участия в исследовании; </w:t>
      </w:r>
    </w:p>
    <w:p w14:paraId="6C755578"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25. Участие в клиническом исследовании лекарственных препаратов менее чем за 3 месяца до начала исследования; </w:t>
      </w:r>
    </w:p>
    <w:p w14:paraId="6C5CD513"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26. Прием более чем 10 ед. алкоголя в неделю (1 единица алкоголя эквивалентна ½ литра пива, 200 мл сухого вина или 50 мл крепких напитков) до начала исследования или анамнестические сведения об алкоголизме, наркомании, злоупотреблении лекарственными препаратами; прием алкоголя за 72 часа до приема препаратов и на протяжении исследования; </w:t>
      </w:r>
    </w:p>
    <w:p w14:paraId="40673D1A"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27. Психические, физические и прочие причины, не позволяющие адекватно оценивать свое поведение и правильно выполнять условия протокола исследования;</w:t>
      </w:r>
    </w:p>
    <w:p w14:paraId="539FEA62"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28. Применение </w:t>
      </w:r>
      <w:proofErr w:type="spellStart"/>
      <w:r w:rsidRPr="00A057BC">
        <w:rPr>
          <w:color w:val="0D0D0D" w:themeColor="text1" w:themeTint="F2"/>
        </w:rPr>
        <w:t>упадацитиниба</w:t>
      </w:r>
      <w:proofErr w:type="spellEnd"/>
      <w:r w:rsidRPr="00A057BC">
        <w:rPr>
          <w:color w:val="0D0D0D" w:themeColor="text1" w:themeTint="F2"/>
        </w:rPr>
        <w:t xml:space="preserve"> в качестве лечебного средства менее чем за 30 дней до первичного осмотра и на протяжении всего исследования;</w:t>
      </w:r>
    </w:p>
    <w:p w14:paraId="38EF8692"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lastRenderedPageBreak/>
        <w:t>29. Положительный тест на котинин в моче.</w:t>
      </w:r>
    </w:p>
    <w:p w14:paraId="580A6821"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30. Выполнение процедур пирсинга, нанесение татуажа/тату менее чем за 30 дней до начала скрининга и в течение всего исследования;</w:t>
      </w:r>
    </w:p>
    <w:p w14:paraId="224992B5"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31. Затруднение при проглатывании таблеток;</w:t>
      </w:r>
    </w:p>
    <w:p w14:paraId="7B8DDFA0"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32. Невозможность установки венозного катетера для забора образцов крови (например, вследствие заболеваний кожи в местах венепункции);</w:t>
      </w:r>
    </w:p>
    <w:p w14:paraId="0CC8EDF8" w14:textId="77777777" w:rsidR="006B46B6" w:rsidRPr="00A057BC" w:rsidRDefault="006B46B6" w:rsidP="006B46B6">
      <w:pPr>
        <w:spacing w:line="276" w:lineRule="auto"/>
        <w:jc w:val="both"/>
        <w:rPr>
          <w:color w:val="0D0D0D" w:themeColor="text1" w:themeTint="F2"/>
        </w:rPr>
      </w:pPr>
      <w:r w:rsidRPr="00A057BC">
        <w:t>33. Доброволец является сотрудником правоохранительных органов или военнослужащим;</w:t>
      </w:r>
    </w:p>
    <w:p w14:paraId="0D79F132" w14:textId="404C917B" w:rsidR="008715FE" w:rsidRPr="00A057BC" w:rsidRDefault="006B46B6" w:rsidP="006B46B6">
      <w:pPr>
        <w:spacing w:line="276" w:lineRule="auto"/>
        <w:jc w:val="both"/>
        <w:rPr>
          <w:color w:val="0D0D0D" w:themeColor="text1" w:themeTint="F2"/>
        </w:rPr>
      </w:pPr>
      <w:r w:rsidRPr="00A057BC">
        <w:rPr>
          <w:color w:val="0D0D0D" w:themeColor="text1" w:themeTint="F2"/>
        </w:rPr>
        <w:t>34. Любые другие состояния, затрудняющие, по обоснованному мнению врача-исследователя, участие добровольца в исследовании.</w:t>
      </w:r>
    </w:p>
    <w:p w14:paraId="6D9F4D17" w14:textId="77777777" w:rsidR="00F322E7" w:rsidRPr="00A057BC" w:rsidRDefault="008D1B42" w:rsidP="004D10BF">
      <w:pPr>
        <w:pStyle w:val="20"/>
        <w:spacing w:after="0" w:line="276" w:lineRule="auto"/>
        <w:jc w:val="both"/>
        <w:rPr>
          <w:rFonts w:cs="Times New Roman"/>
          <w:color w:val="0D0D0D" w:themeColor="text1" w:themeTint="F2"/>
        </w:rPr>
      </w:pPr>
      <w:bookmarkStart w:id="1390" w:name="_Toc203135940"/>
      <w:bookmarkStart w:id="1391" w:name="_Toc233373571"/>
      <w:r w:rsidRPr="00A057BC">
        <w:rPr>
          <w:rFonts w:cs="Times New Roman"/>
          <w:color w:val="0D0D0D" w:themeColor="text1" w:themeTint="F2"/>
        </w:rPr>
        <w:t>6.3.</w:t>
      </w:r>
      <w:commentRangeStart w:id="1392"/>
      <w:commentRangeStart w:id="1393"/>
      <w:r w:rsidRPr="00A057BC">
        <w:rPr>
          <w:rFonts w:cs="Times New Roman"/>
          <w:color w:val="0D0D0D" w:themeColor="text1" w:themeTint="F2"/>
        </w:rPr>
        <w:tab/>
        <w:t>Критерии исключения</w:t>
      </w:r>
      <w:bookmarkEnd w:id="1390"/>
      <w:bookmarkEnd w:id="1391"/>
      <w:r w:rsidRPr="00A057BC">
        <w:rPr>
          <w:rFonts w:cs="Times New Roman"/>
          <w:color w:val="0D0D0D" w:themeColor="text1" w:themeTint="F2"/>
        </w:rPr>
        <w:t xml:space="preserve"> </w:t>
      </w:r>
      <w:commentRangeEnd w:id="1392"/>
      <w:r w:rsidR="00F47539">
        <w:rPr>
          <w:rStyle w:val="a8"/>
          <w:rFonts w:eastAsia="Times New Roman" w:cs="Times New Roman"/>
          <w:b w:val="0"/>
        </w:rPr>
        <w:commentReference w:id="1392"/>
      </w:r>
      <w:commentRangeEnd w:id="1393"/>
      <w:r w:rsidR="007078B7">
        <w:rPr>
          <w:rStyle w:val="a8"/>
          <w:rFonts w:eastAsia="Times New Roman" w:cs="Times New Roman"/>
          <w:b w:val="0"/>
        </w:rPr>
        <w:commentReference w:id="1393"/>
      </w:r>
    </w:p>
    <w:p w14:paraId="135D6AA9"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Доброволец может прекратить свое участие в исследовании в любой момент его проведения по собственному желанию.</w:t>
      </w:r>
    </w:p>
    <w:p w14:paraId="01D1A041"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Наличие критериев исключения оценивается на каждом визите после рандомизации добровольца в исследование.</w:t>
      </w:r>
    </w:p>
    <w:p w14:paraId="5497B4DA" w14:textId="5DCFEDFC" w:rsidR="00F322E7" w:rsidRPr="00A057BC" w:rsidRDefault="008D1B42" w:rsidP="004D10BF">
      <w:pPr>
        <w:spacing w:line="276" w:lineRule="auto"/>
        <w:jc w:val="both"/>
        <w:rPr>
          <w:b/>
          <w:bCs/>
          <w:color w:val="0D0D0D" w:themeColor="text1" w:themeTint="F2"/>
        </w:rPr>
      </w:pPr>
      <w:r w:rsidRPr="00A057BC">
        <w:rPr>
          <w:b/>
          <w:bCs/>
          <w:color w:val="0D0D0D" w:themeColor="text1" w:themeTint="F2"/>
        </w:rPr>
        <w:t>Критериями исключения являются</w:t>
      </w:r>
    </w:p>
    <w:p w14:paraId="5C449649"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1. Отзыв информированного согласия; </w:t>
      </w:r>
    </w:p>
    <w:p w14:paraId="4E4662A8"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2. Исследователем принято решение, что добровольца необходимо исключить в интересах самого добровольца; </w:t>
      </w:r>
    </w:p>
    <w:p w14:paraId="7D43B5B2"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3. У добровольца возникло серьезное нежелательное явление (СНЯ) или нежелательное явление (НЯ), препятствующее участию добровольца в исследовании; </w:t>
      </w:r>
    </w:p>
    <w:p w14:paraId="299E78BC"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4. Доброволец отказывается сотрудничать или недисциплинирован (несоблюдение правил нахождения в стационаре, несоблюдение правил проведения исследования); </w:t>
      </w:r>
    </w:p>
    <w:p w14:paraId="3F8A7C92"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5. Доброволец был включен с нарушением правил протокола (критериев включения/невключения); </w:t>
      </w:r>
    </w:p>
    <w:p w14:paraId="3ED9B053"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6. Доброволец получает/нуждается в дополнительном лечении, которое может повлиять на фармакокинетику исследуемого препарата; </w:t>
      </w:r>
    </w:p>
    <w:p w14:paraId="404E3E56"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7. Доброволец имеет положительный тест на алкоголь в выдыхаемом воздухе; </w:t>
      </w:r>
    </w:p>
    <w:p w14:paraId="14BA4F73"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8. Положительный тест на злоупотребление лекарств или прием наркотиков (тест на содержание наркотических средств и психотропных веществ (марихуаны, морфина, амфетамина, барбитуратов, кокаина, бензодиазепина) в моче добровольца;</w:t>
      </w:r>
    </w:p>
    <w:p w14:paraId="4A8698F6" w14:textId="77777777" w:rsidR="006B46B6" w:rsidRPr="00A057BC" w:rsidRDefault="006B46B6" w:rsidP="006B46B6">
      <w:pPr>
        <w:spacing w:line="276" w:lineRule="auto"/>
        <w:jc w:val="both"/>
        <w:rPr>
          <w:color w:val="0D0D0D" w:themeColor="text1" w:themeTint="F2"/>
        </w:rPr>
      </w:pPr>
      <w:r w:rsidRPr="00A057BC">
        <w:rPr>
          <w:color w:val="0D0D0D" w:themeColor="text1" w:themeTint="F2"/>
        </w:rPr>
        <w:t xml:space="preserve">9. Пропуск отборов образцов крови для фармакокинетического анализа: двух подряд или трех и более в течение всех периодов исследования; </w:t>
      </w:r>
    </w:p>
    <w:p w14:paraId="28A6F953" w14:textId="272D79C0" w:rsidR="006B46B6" w:rsidRPr="00A057BC" w:rsidDel="0010444D" w:rsidRDefault="006B46B6" w:rsidP="006B46B6">
      <w:pPr>
        <w:spacing w:line="276" w:lineRule="auto"/>
        <w:jc w:val="both"/>
        <w:rPr>
          <w:del w:id="1394" w:author="Автор" w:date="2026-08-25T17:57:00Z"/>
          <w:color w:val="0D0D0D" w:themeColor="text1" w:themeTint="F2"/>
        </w:rPr>
      </w:pPr>
      <w:del w:id="1395" w:author="Автор" w:date="2026-08-25T17:57:00Z">
        <w:r w:rsidRPr="00A057BC" w:rsidDel="0010444D">
          <w:rPr>
            <w:color w:val="0D0D0D" w:themeColor="text1" w:themeTint="F2"/>
          </w:rPr>
          <w:delText>10. Опоздание на амбулаторный визит более, чем на 60 минут;</w:delText>
        </w:r>
      </w:del>
    </w:p>
    <w:p w14:paraId="28B7A478" w14:textId="131EE02F" w:rsidR="006B46B6" w:rsidRPr="00A057BC" w:rsidRDefault="006B46B6" w:rsidP="006B46B6">
      <w:pPr>
        <w:spacing w:line="276" w:lineRule="auto"/>
        <w:jc w:val="both"/>
        <w:rPr>
          <w:color w:val="0D0D0D" w:themeColor="text1" w:themeTint="F2"/>
        </w:rPr>
      </w:pPr>
      <w:r w:rsidRPr="00A057BC">
        <w:rPr>
          <w:color w:val="0D0D0D" w:themeColor="text1" w:themeTint="F2"/>
        </w:rPr>
        <w:t>1</w:t>
      </w:r>
      <w:ins w:id="1396" w:author="Автор" w:date="2026-08-25T17:57:00Z">
        <w:r w:rsidR="0010444D">
          <w:rPr>
            <w:color w:val="0D0D0D" w:themeColor="text1" w:themeTint="F2"/>
          </w:rPr>
          <w:t>0</w:t>
        </w:r>
      </w:ins>
      <w:del w:id="1397" w:author="Автор" w:date="2026-08-25T17:57:00Z">
        <w:r w:rsidRPr="00A057BC" w:rsidDel="0010444D">
          <w:rPr>
            <w:color w:val="0D0D0D" w:themeColor="text1" w:themeTint="F2"/>
          </w:rPr>
          <w:delText>1</w:delText>
        </w:r>
      </w:del>
      <w:r w:rsidRPr="00A057BC">
        <w:rPr>
          <w:color w:val="0D0D0D" w:themeColor="text1" w:themeTint="F2"/>
        </w:rPr>
        <w:t>. Рвота или диарея в течение 8 часов (2 t</w:t>
      </w:r>
      <w:r w:rsidRPr="00A057BC">
        <w:rPr>
          <w:color w:val="0D0D0D" w:themeColor="text1" w:themeTint="F2"/>
          <w:vertAlign w:val="subscript"/>
        </w:rPr>
        <w:t>max</w:t>
      </w:r>
      <w:r w:rsidRPr="00A057BC">
        <w:rPr>
          <w:color w:val="0D0D0D" w:themeColor="text1" w:themeTint="F2"/>
        </w:rPr>
        <w:t xml:space="preserve"> аналита) после приема исследуемых препаратов;</w:t>
      </w:r>
    </w:p>
    <w:p w14:paraId="282D55BA" w14:textId="1E9FF9AE" w:rsidR="006B46B6" w:rsidRPr="00A057BC" w:rsidRDefault="006B46B6" w:rsidP="006B46B6">
      <w:pPr>
        <w:spacing w:line="276" w:lineRule="auto"/>
        <w:jc w:val="both"/>
        <w:rPr>
          <w:color w:val="0D0D0D" w:themeColor="text1" w:themeTint="F2"/>
        </w:rPr>
      </w:pPr>
      <w:r w:rsidRPr="00A057BC">
        <w:rPr>
          <w:color w:val="0D0D0D" w:themeColor="text1" w:themeTint="F2"/>
        </w:rPr>
        <w:t>1</w:t>
      </w:r>
      <w:del w:id="1398" w:author="Автор" w:date="2026-08-25T17:57:00Z">
        <w:r w:rsidRPr="00A057BC" w:rsidDel="0010444D">
          <w:rPr>
            <w:color w:val="0D0D0D" w:themeColor="text1" w:themeTint="F2"/>
          </w:rPr>
          <w:delText>2</w:delText>
        </w:r>
      </w:del>
      <w:ins w:id="1399" w:author="Автор" w:date="2026-08-25T17:57:00Z">
        <w:r w:rsidR="0010444D">
          <w:rPr>
            <w:color w:val="0D0D0D" w:themeColor="text1" w:themeTint="F2"/>
          </w:rPr>
          <w:t>1</w:t>
        </w:r>
      </w:ins>
      <w:r w:rsidRPr="00A057BC">
        <w:rPr>
          <w:color w:val="0D0D0D" w:themeColor="text1" w:themeTint="F2"/>
        </w:rPr>
        <w:t>. Осуществление стандартного приема пищи (завтрака) более, чем за 30 минут до приема препарата или отказ от приема завтрака (для добровольцев 3-4 группы).</w:t>
      </w:r>
    </w:p>
    <w:p w14:paraId="50489E82" w14:textId="0C1598BC" w:rsidR="000B6916" w:rsidRDefault="006B46B6" w:rsidP="006B46B6">
      <w:pPr>
        <w:spacing w:line="276" w:lineRule="auto"/>
        <w:jc w:val="both"/>
        <w:rPr>
          <w:ins w:id="1400" w:author="Автор" w:date="2026-08-25T17:57:00Z"/>
          <w:color w:val="0D0D0D" w:themeColor="text1" w:themeTint="F2"/>
        </w:rPr>
      </w:pPr>
      <w:r w:rsidRPr="00A057BC">
        <w:rPr>
          <w:color w:val="0D0D0D" w:themeColor="text1" w:themeTint="F2"/>
        </w:rPr>
        <w:t>1</w:t>
      </w:r>
      <w:ins w:id="1401" w:author="Автор" w:date="2026-08-25T17:57:00Z">
        <w:r w:rsidR="0010444D">
          <w:rPr>
            <w:color w:val="0D0D0D" w:themeColor="text1" w:themeTint="F2"/>
          </w:rPr>
          <w:t>2</w:t>
        </w:r>
      </w:ins>
      <w:del w:id="1402" w:author="Автор" w:date="2026-08-25T17:57:00Z">
        <w:r w:rsidRPr="00A057BC" w:rsidDel="0010444D">
          <w:rPr>
            <w:color w:val="0D0D0D" w:themeColor="text1" w:themeTint="F2"/>
          </w:rPr>
          <w:delText>3</w:delText>
        </w:r>
      </w:del>
      <w:r w:rsidRPr="00A057BC">
        <w:rPr>
          <w:color w:val="0D0D0D" w:themeColor="text1" w:themeTint="F2"/>
        </w:rPr>
        <w:t>. Положительный тест на котинин в моче.</w:t>
      </w:r>
    </w:p>
    <w:p w14:paraId="534210CC" w14:textId="087123CE" w:rsidR="0010444D" w:rsidRPr="00A057BC" w:rsidRDefault="0010444D" w:rsidP="006B46B6">
      <w:pPr>
        <w:spacing w:line="276" w:lineRule="auto"/>
        <w:jc w:val="both"/>
        <w:rPr>
          <w:b/>
          <w:bCs/>
          <w:color w:val="0D0D0D" w:themeColor="text1" w:themeTint="F2"/>
        </w:rPr>
      </w:pPr>
      <w:ins w:id="1403" w:author="Автор" w:date="2026-08-25T17:57:00Z">
        <w:r>
          <w:rPr>
            <w:color w:val="000000"/>
            <w:lang w:eastAsia="en-US"/>
          </w:rPr>
          <w:t xml:space="preserve">13. </w:t>
        </w:r>
        <w:r w:rsidRPr="00F11667">
          <w:rPr>
            <w:color w:val="000000"/>
            <w:lang w:eastAsia="en-US"/>
          </w:rPr>
          <w:t xml:space="preserve">Административные причины (прекращение исследования Спонсором или регуляторными органами), а также грубые нарушения </w:t>
        </w:r>
        <w:r>
          <w:rPr>
            <w:color w:val="000000"/>
            <w:lang w:eastAsia="en-US"/>
          </w:rPr>
          <w:t xml:space="preserve">требований </w:t>
        </w:r>
        <w:r w:rsidRPr="00F11667">
          <w:rPr>
            <w:color w:val="000000"/>
            <w:lang w:eastAsia="en-US"/>
          </w:rPr>
          <w:t>протокола, способные повлиять на результаты исследования</w:t>
        </w:r>
        <w:r>
          <w:rPr>
            <w:color w:val="000000"/>
            <w:lang w:eastAsia="en-US"/>
          </w:rPr>
          <w:t>.</w:t>
        </w:r>
      </w:ins>
    </w:p>
    <w:p w14:paraId="5074D835" w14:textId="77777777" w:rsidR="00F322E7" w:rsidRPr="00A057BC" w:rsidRDefault="008D1B42" w:rsidP="004D10BF">
      <w:pPr>
        <w:pStyle w:val="20"/>
        <w:spacing w:after="0" w:line="276" w:lineRule="auto"/>
        <w:jc w:val="both"/>
        <w:rPr>
          <w:rFonts w:cs="Times New Roman"/>
          <w:color w:val="0D0D0D" w:themeColor="text1" w:themeTint="F2"/>
        </w:rPr>
      </w:pPr>
      <w:bookmarkStart w:id="1404" w:name="_Toc203135941"/>
      <w:bookmarkStart w:id="1405" w:name="_Toc233373572"/>
      <w:r w:rsidRPr="00A057BC">
        <w:rPr>
          <w:rFonts w:cs="Times New Roman"/>
          <w:color w:val="0D0D0D" w:themeColor="text1" w:themeTint="F2"/>
        </w:rPr>
        <w:t>6.4.</w:t>
      </w:r>
      <w:r w:rsidRPr="00A057BC">
        <w:rPr>
          <w:rFonts w:cs="Times New Roman"/>
          <w:color w:val="0D0D0D" w:themeColor="text1" w:themeTint="F2"/>
        </w:rPr>
        <w:tab/>
        <w:t>Процедуры досрочного исключения участников из исследования</w:t>
      </w:r>
      <w:bookmarkEnd w:id="1404"/>
      <w:bookmarkEnd w:id="1405"/>
    </w:p>
    <w:p w14:paraId="2D9743D8" w14:textId="139091F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 случае досрочного прекращения добровольцем участия в исследовании Исследователь должен известить об этом КИО, уполномоченную Спонсором исследования, в течение 24 ч </w:t>
      </w:r>
      <w:r w:rsidRPr="00A057BC">
        <w:rPr>
          <w:color w:val="0D0D0D" w:themeColor="text1" w:themeTint="F2"/>
        </w:rPr>
        <w:lastRenderedPageBreak/>
        <w:t xml:space="preserve">после выбывания добровольца, а также указать причину выхода из исследования. </w:t>
      </w:r>
      <w:r w:rsidR="0097366E" w:rsidRPr="00A057BC">
        <w:rPr>
          <w:color w:val="0D0D0D" w:themeColor="text1" w:themeTint="F2"/>
        </w:rPr>
        <w:t>В свою очередь, КИО должна известить Спонсора исследования</w:t>
      </w:r>
      <w:r w:rsidR="009E7E85" w:rsidRPr="00A057BC">
        <w:rPr>
          <w:color w:val="0D0D0D" w:themeColor="text1" w:themeTint="F2"/>
        </w:rPr>
        <w:t xml:space="preserve"> </w:t>
      </w:r>
      <w:r w:rsidR="00991177" w:rsidRPr="00A057BC">
        <w:rPr>
          <w:color w:val="0D0D0D" w:themeColor="text1" w:themeTint="F2"/>
        </w:rPr>
        <w:t>в течение</w:t>
      </w:r>
      <w:r w:rsidR="009E7E85" w:rsidRPr="00A057BC">
        <w:rPr>
          <w:color w:val="0D0D0D" w:themeColor="text1" w:themeTint="F2"/>
        </w:rPr>
        <w:t xml:space="preserve"> </w:t>
      </w:r>
      <w:r w:rsidR="00230D09" w:rsidRPr="00A057BC">
        <w:rPr>
          <w:color w:val="0D0D0D" w:themeColor="text1" w:themeTint="F2"/>
        </w:rPr>
        <w:t>3</w:t>
      </w:r>
      <w:r w:rsidR="009E7E85" w:rsidRPr="00A057BC">
        <w:rPr>
          <w:color w:val="0D0D0D" w:themeColor="text1" w:themeTint="F2"/>
        </w:rPr>
        <w:t xml:space="preserve"> рабочих дней с момента получения информации</w:t>
      </w:r>
      <w:r w:rsidR="0097366E" w:rsidRPr="00A057BC">
        <w:rPr>
          <w:color w:val="0D0D0D" w:themeColor="text1" w:themeTint="F2"/>
        </w:rPr>
        <w:t xml:space="preserve">. </w:t>
      </w:r>
      <w:r w:rsidRPr="00A057BC">
        <w:rPr>
          <w:color w:val="0D0D0D" w:themeColor="text1" w:themeTint="F2"/>
        </w:rPr>
        <w:t xml:space="preserve">Причина выбывания указывается в </w:t>
      </w:r>
      <w:r w:rsidR="000D7B2A" w:rsidRPr="00A057BC">
        <w:rPr>
          <w:color w:val="0D0D0D" w:themeColor="text1" w:themeTint="F2"/>
        </w:rPr>
        <w:t xml:space="preserve">первичной документации и </w:t>
      </w:r>
      <w:proofErr w:type="spellStart"/>
      <w:r w:rsidR="000D7B2A" w:rsidRPr="00A057BC">
        <w:rPr>
          <w:color w:val="0D0D0D" w:themeColor="text1" w:themeTint="F2"/>
        </w:rPr>
        <w:t>э</w:t>
      </w:r>
      <w:r w:rsidRPr="00A057BC">
        <w:rPr>
          <w:color w:val="0D0D0D" w:themeColor="text1" w:themeTint="F2"/>
        </w:rPr>
        <w:t>ИРК</w:t>
      </w:r>
      <w:proofErr w:type="spellEnd"/>
      <w:r w:rsidRPr="00A057BC">
        <w:rPr>
          <w:color w:val="0D0D0D" w:themeColor="text1" w:themeTint="F2"/>
        </w:rPr>
        <w:t xml:space="preserve">. </w:t>
      </w:r>
    </w:p>
    <w:p w14:paraId="1F12801A" w14:textId="6AC58A06" w:rsidR="00F322E7" w:rsidRPr="00A057BC" w:rsidRDefault="008D1B42" w:rsidP="004D10BF">
      <w:pPr>
        <w:spacing w:line="276" w:lineRule="auto"/>
        <w:jc w:val="both"/>
        <w:rPr>
          <w:color w:val="0D0D0D" w:themeColor="text1" w:themeTint="F2"/>
        </w:rPr>
      </w:pPr>
      <w:r w:rsidRPr="00A057BC">
        <w:rPr>
          <w:color w:val="0D0D0D" w:themeColor="text1" w:themeTint="F2"/>
        </w:rPr>
        <w:t>Доброволец приглашается на Визит досрочного завершения исследования (см. раздел 4.8.</w:t>
      </w:r>
      <w:r w:rsidR="00383566" w:rsidRPr="00A057BC">
        <w:rPr>
          <w:color w:val="0D0D0D" w:themeColor="text1" w:themeTint="F2"/>
        </w:rPr>
        <w:t>7</w:t>
      </w:r>
      <w:r w:rsidRPr="00A057BC">
        <w:rPr>
          <w:color w:val="0D0D0D" w:themeColor="text1" w:themeTint="F2"/>
        </w:rPr>
        <w:t>).</w:t>
      </w:r>
    </w:p>
    <w:p w14:paraId="23C915A0" w14:textId="77777777" w:rsidR="00F322E7" w:rsidRPr="00A057BC" w:rsidRDefault="008D1B42" w:rsidP="004D10BF">
      <w:pPr>
        <w:spacing w:line="276" w:lineRule="auto"/>
        <w:jc w:val="both"/>
        <w:rPr>
          <w:color w:val="0D0D0D" w:themeColor="text1" w:themeTint="F2"/>
        </w:rPr>
      </w:pPr>
      <w:proofErr w:type="spellStart"/>
      <w:r w:rsidRPr="00A057BC">
        <w:rPr>
          <w:color w:val="0D0D0D" w:themeColor="text1" w:themeTint="F2"/>
        </w:rPr>
        <w:t>Рандомизационный</w:t>
      </w:r>
      <w:proofErr w:type="spellEnd"/>
      <w:r w:rsidRPr="00A057BC">
        <w:rPr>
          <w:color w:val="0D0D0D" w:themeColor="text1" w:themeTint="F2"/>
        </w:rPr>
        <w:t xml:space="preserve"> номер исключенного добровольца не может быть присвоен другому добровольцу.</w:t>
      </w:r>
    </w:p>
    <w:p w14:paraId="744F6D18" w14:textId="1D67315D"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Если у выбывшего досрочно добровольца обнаружены </w:t>
      </w:r>
      <w:commentRangeStart w:id="1406"/>
      <w:commentRangeStart w:id="1407"/>
      <w:r w:rsidRPr="00A057BC">
        <w:rPr>
          <w:color w:val="0D0D0D" w:themeColor="text1" w:themeTint="F2"/>
        </w:rPr>
        <w:t>НЯ</w:t>
      </w:r>
      <w:commentRangeEnd w:id="1406"/>
      <w:r w:rsidR="007734B5">
        <w:rPr>
          <w:rStyle w:val="a8"/>
        </w:rPr>
        <w:commentReference w:id="1406"/>
      </w:r>
      <w:commentRangeEnd w:id="1407"/>
      <w:r w:rsidR="00BF30B6">
        <w:rPr>
          <w:rStyle w:val="a8"/>
        </w:rPr>
        <w:commentReference w:id="1407"/>
      </w:r>
      <w:ins w:id="1408" w:author="Автор" w:date="2026-08-24T17:36:00Z">
        <w:r w:rsidR="00BF30B6" w:rsidRPr="00BF30B6">
          <w:rPr>
            <w:color w:val="0D0D0D" w:themeColor="text1" w:themeTint="F2"/>
            <w:rPrChange w:id="1409" w:author="Автор" w:date="2026-08-24T17:36:00Z">
              <w:rPr>
                <w:color w:val="0D0D0D" w:themeColor="text1" w:themeTint="F2"/>
                <w:lang w:val="en-US"/>
              </w:rPr>
            </w:rPrChange>
          </w:rPr>
          <w:t>/</w:t>
        </w:r>
        <w:r w:rsidR="00BF30B6">
          <w:rPr>
            <w:color w:val="0D0D0D" w:themeColor="text1" w:themeTint="F2"/>
          </w:rPr>
          <w:t>СНЯ</w:t>
        </w:r>
      </w:ins>
      <w:r w:rsidRPr="00A057BC">
        <w:rPr>
          <w:color w:val="0D0D0D" w:themeColor="text1" w:themeTint="F2"/>
        </w:rPr>
        <w:t>, предпринимаются меры в отношении НЯ</w:t>
      </w:r>
      <w:ins w:id="1410" w:author="Автор" w:date="2026-08-24T17:36:00Z">
        <w:r w:rsidR="00BF30B6" w:rsidRPr="00BF30B6">
          <w:rPr>
            <w:color w:val="0D0D0D" w:themeColor="text1" w:themeTint="F2"/>
            <w:rPrChange w:id="1411" w:author="Автор" w:date="2026-08-24T17:36:00Z">
              <w:rPr>
                <w:color w:val="0D0D0D" w:themeColor="text1" w:themeTint="F2"/>
                <w:lang w:val="en-US"/>
              </w:rPr>
            </w:rPrChange>
          </w:rPr>
          <w:t>/</w:t>
        </w:r>
        <w:r w:rsidR="00BF30B6">
          <w:rPr>
            <w:color w:val="0D0D0D" w:themeColor="text1" w:themeTint="F2"/>
          </w:rPr>
          <w:t>СНЯ</w:t>
        </w:r>
      </w:ins>
      <w:r w:rsidRPr="00A057BC">
        <w:rPr>
          <w:color w:val="0D0D0D" w:themeColor="text1" w:themeTint="F2"/>
        </w:rPr>
        <w:t xml:space="preserve">, описанные в разделе 10. </w:t>
      </w:r>
    </w:p>
    <w:p w14:paraId="261926FC" w14:textId="77777777" w:rsidR="00F322E7" w:rsidRPr="00A057BC" w:rsidRDefault="008D1B42" w:rsidP="004D10BF">
      <w:pPr>
        <w:pStyle w:val="20"/>
        <w:spacing w:after="0" w:line="276" w:lineRule="auto"/>
        <w:jc w:val="both"/>
        <w:rPr>
          <w:rFonts w:cs="Times New Roman"/>
          <w:color w:val="0D0D0D" w:themeColor="text1" w:themeTint="F2"/>
        </w:rPr>
      </w:pPr>
      <w:bookmarkStart w:id="1412" w:name="_Toc203135942"/>
      <w:bookmarkStart w:id="1413" w:name="_Toc233373573"/>
      <w:r w:rsidRPr="00A057BC">
        <w:rPr>
          <w:rFonts w:cs="Times New Roman"/>
          <w:color w:val="0D0D0D" w:themeColor="text1" w:themeTint="F2"/>
        </w:rPr>
        <w:t>6.5.</w:t>
      </w:r>
      <w:r w:rsidRPr="00A057BC">
        <w:rPr>
          <w:rFonts w:cs="Times New Roman"/>
          <w:color w:val="0D0D0D" w:themeColor="text1" w:themeTint="F2"/>
        </w:rPr>
        <w:tab/>
        <w:t>Замена участников, выбывших из исследования</w:t>
      </w:r>
      <w:bookmarkEnd w:id="1412"/>
      <w:bookmarkEnd w:id="1413"/>
    </w:p>
    <w:p w14:paraId="2DF94F5D" w14:textId="12615719"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Замена рандомизированных </w:t>
      </w:r>
      <w:r w:rsidR="00C068B6" w:rsidRPr="00A057BC">
        <w:rPr>
          <w:color w:val="0D0D0D" w:themeColor="text1" w:themeTint="F2"/>
        </w:rPr>
        <w:t>добровольцев</w:t>
      </w:r>
      <w:r w:rsidRPr="00A057BC">
        <w:rPr>
          <w:color w:val="0D0D0D" w:themeColor="text1" w:themeTint="F2"/>
        </w:rPr>
        <w:t xml:space="preserve"> не предусмотрена. </w:t>
      </w:r>
    </w:p>
    <w:p w14:paraId="50667701" w14:textId="77777777" w:rsidR="00F322E7" w:rsidRPr="00A057BC" w:rsidRDefault="008D1B42" w:rsidP="004D10BF">
      <w:pPr>
        <w:pStyle w:val="20"/>
        <w:spacing w:after="0" w:line="276" w:lineRule="auto"/>
        <w:jc w:val="both"/>
        <w:rPr>
          <w:rFonts w:cs="Times New Roman"/>
          <w:color w:val="0D0D0D" w:themeColor="text1" w:themeTint="F2"/>
        </w:rPr>
      </w:pPr>
      <w:bookmarkStart w:id="1414" w:name="_Toc203135943"/>
      <w:bookmarkStart w:id="1415" w:name="_Toc233373574"/>
      <w:r w:rsidRPr="00A057BC">
        <w:rPr>
          <w:rFonts w:cs="Times New Roman"/>
          <w:color w:val="0D0D0D" w:themeColor="text1" w:themeTint="F2"/>
        </w:rPr>
        <w:t>6.6.</w:t>
      </w:r>
      <w:r w:rsidRPr="00A057BC">
        <w:rPr>
          <w:rFonts w:cs="Times New Roman"/>
          <w:color w:val="0D0D0D" w:themeColor="text1" w:themeTint="F2"/>
        </w:rPr>
        <w:tab/>
        <w:t>Последующее наблюдение за выбывшими участниками исследования</w:t>
      </w:r>
      <w:bookmarkEnd w:id="1414"/>
      <w:bookmarkEnd w:id="1415"/>
    </w:p>
    <w:p w14:paraId="05F04180"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случае, если у добровольца обнаружены НЯ, врач-исследователь проводит наблюдение до разрешения НЯ или его оценки как «хронического» или «стабильного». В иных случаях последующее наблюдение за выбывшими участниками исследования не требуется.</w:t>
      </w:r>
    </w:p>
    <w:p w14:paraId="6D0D80B2" w14:textId="77777777" w:rsidR="00F322E7" w:rsidRPr="00A057BC" w:rsidRDefault="008D1B42" w:rsidP="004D10BF">
      <w:pPr>
        <w:pStyle w:val="1"/>
        <w:spacing w:after="0" w:line="276" w:lineRule="auto"/>
        <w:jc w:val="both"/>
        <w:rPr>
          <w:rFonts w:cs="Times New Roman"/>
          <w:color w:val="0D0D0D" w:themeColor="text1" w:themeTint="F2"/>
        </w:rPr>
      </w:pPr>
      <w:bookmarkStart w:id="1416" w:name="_Toc203135944"/>
      <w:bookmarkStart w:id="1417" w:name="_Toc233373575"/>
      <w:r w:rsidRPr="00A057BC">
        <w:rPr>
          <w:rFonts w:cs="Times New Roman"/>
          <w:color w:val="0D0D0D" w:themeColor="text1" w:themeTint="F2"/>
        </w:rPr>
        <w:t>7.</w:t>
      </w:r>
      <w:r w:rsidRPr="00A057BC">
        <w:rPr>
          <w:rFonts w:cs="Times New Roman"/>
          <w:color w:val="0D0D0D" w:themeColor="text1" w:themeTint="F2"/>
        </w:rPr>
        <w:tab/>
        <w:t>ПРИЕМ ПРЕПАРАТОВ ИССЛЕДОВАНИЯ</w:t>
      </w:r>
      <w:bookmarkEnd w:id="1416"/>
      <w:bookmarkEnd w:id="1417"/>
    </w:p>
    <w:p w14:paraId="3A0F2B85" w14:textId="77777777" w:rsidR="00F322E7" w:rsidRPr="00A057BC" w:rsidRDefault="008D1B42" w:rsidP="004D10BF">
      <w:pPr>
        <w:pStyle w:val="20"/>
        <w:spacing w:after="0" w:line="276" w:lineRule="auto"/>
        <w:jc w:val="both"/>
        <w:rPr>
          <w:rFonts w:cs="Times New Roman"/>
          <w:color w:val="0D0D0D" w:themeColor="text1" w:themeTint="F2"/>
        </w:rPr>
      </w:pPr>
      <w:bookmarkStart w:id="1418" w:name="_Toc203135945"/>
      <w:bookmarkStart w:id="1419" w:name="_Toc233373576"/>
      <w:r w:rsidRPr="00A057BC">
        <w:rPr>
          <w:rFonts w:cs="Times New Roman"/>
          <w:color w:val="0D0D0D" w:themeColor="text1" w:themeTint="F2"/>
        </w:rPr>
        <w:t>7.1.</w:t>
      </w:r>
      <w:r w:rsidRPr="00A057BC">
        <w:rPr>
          <w:rFonts w:cs="Times New Roman"/>
          <w:color w:val="0D0D0D" w:themeColor="text1" w:themeTint="F2"/>
        </w:rPr>
        <w:tab/>
      </w:r>
      <w:commentRangeStart w:id="1420"/>
      <w:commentRangeStart w:id="1421"/>
      <w:r w:rsidRPr="00A057BC">
        <w:rPr>
          <w:rFonts w:cs="Times New Roman"/>
          <w:color w:val="0D0D0D" w:themeColor="text1" w:themeTint="F2"/>
        </w:rPr>
        <w:t>Схема приема препаратов исследования</w:t>
      </w:r>
      <w:bookmarkEnd w:id="1418"/>
      <w:bookmarkEnd w:id="1419"/>
      <w:commentRangeEnd w:id="1420"/>
      <w:r w:rsidR="00F47539">
        <w:rPr>
          <w:rStyle w:val="a8"/>
          <w:rFonts w:eastAsia="Times New Roman" w:cs="Times New Roman"/>
          <w:b w:val="0"/>
        </w:rPr>
        <w:commentReference w:id="1420"/>
      </w:r>
      <w:commentRangeEnd w:id="1421"/>
      <w:r w:rsidR="00A779BB">
        <w:rPr>
          <w:rStyle w:val="a8"/>
          <w:rFonts w:eastAsia="Times New Roman" w:cs="Times New Roman"/>
          <w:b w:val="0"/>
        </w:rPr>
        <w:commentReference w:id="1421"/>
      </w:r>
    </w:p>
    <w:p w14:paraId="730554B8"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Добровольцы будут получать препараты исследования в порядке, соответствующем их </w:t>
      </w:r>
      <w:proofErr w:type="spellStart"/>
      <w:r w:rsidRPr="00A057BC">
        <w:rPr>
          <w:color w:val="0D0D0D" w:themeColor="text1" w:themeTint="F2"/>
        </w:rPr>
        <w:t>рандомизационному</w:t>
      </w:r>
      <w:proofErr w:type="spellEnd"/>
      <w:r w:rsidRPr="00A057BC">
        <w:rPr>
          <w:color w:val="0D0D0D" w:themeColor="text1" w:themeTint="F2"/>
        </w:rPr>
        <w:t xml:space="preserve"> номеру:</w:t>
      </w:r>
    </w:p>
    <w:p w14:paraId="6D4E8A3D" w14:textId="740B5888" w:rsidR="001F36C4" w:rsidRPr="00A057BC" w:rsidRDefault="001F36C4" w:rsidP="006823E6">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
      <w:r w:rsidRPr="00A057BC">
        <w:rPr>
          <w:color w:val="0D0D0D" w:themeColor="text1" w:themeTint="F2"/>
          <w:u w:color="000000"/>
          <w:bdr w:val="nil"/>
        </w:rPr>
        <w:t xml:space="preserve">1 группа добровольцев в Периоде 1 будет получать 15 мг исследуемого препарата (Т) </w:t>
      </w:r>
      <w:r w:rsidRPr="00A057BC">
        <w:rPr>
          <w:color w:val="0D0D0D" w:themeColor="text1" w:themeTint="F2"/>
        </w:rPr>
        <w:t>в условиях натощак</w:t>
      </w:r>
      <w:r w:rsidRPr="00A057BC">
        <w:rPr>
          <w:color w:val="0D0D0D" w:themeColor="text1" w:themeTint="F2"/>
          <w:u w:color="000000"/>
          <w:bdr w:val="nil"/>
        </w:rPr>
        <w:t>, а в Периоде 2</w:t>
      </w:r>
      <w:ins w:id="1422" w:author="Автор" w:date="2026-08-11T17:26:00Z">
        <w:r w:rsidR="0026127B">
          <w:rPr>
            <w:color w:val="0D0D0D" w:themeColor="text1" w:themeTint="F2"/>
            <w:u w:color="000000"/>
            <w:bdr w:val="nil"/>
          </w:rPr>
          <w:t xml:space="preserve"> </w:t>
        </w:r>
      </w:ins>
      <w:r w:rsidRPr="00A057BC">
        <w:rPr>
          <w:color w:val="0D0D0D" w:themeColor="text1" w:themeTint="F2"/>
          <w:u w:color="000000"/>
          <w:bdr w:val="nil"/>
        </w:rPr>
        <w:t>–</w:t>
      </w:r>
      <w:ins w:id="1423" w:author="Автор" w:date="2026-08-11T17:26:00Z">
        <w:r w:rsidR="0026127B">
          <w:rPr>
            <w:color w:val="0D0D0D" w:themeColor="text1" w:themeTint="F2"/>
            <w:u w:color="000000"/>
            <w:bdr w:val="nil"/>
          </w:rPr>
          <w:t xml:space="preserve"> </w:t>
        </w:r>
      </w:ins>
      <w:r w:rsidRPr="00A057BC">
        <w:rPr>
          <w:color w:val="0D0D0D" w:themeColor="text1" w:themeTint="F2"/>
          <w:u w:color="000000"/>
          <w:bdr w:val="nil"/>
        </w:rPr>
        <w:t xml:space="preserve">15 мг препарата сравнения (R) </w:t>
      </w:r>
      <w:r w:rsidRPr="00A057BC">
        <w:rPr>
          <w:color w:val="0D0D0D" w:themeColor="text1" w:themeTint="F2"/>
        </w:rPr>
        <w:t>в условиях натощак</w:t>
      </w:r>
      <w:r w:rsidRPr="00A057BC">
        <w:rPr>
          <w:color w:val="0D0D0D" w:themeColor="text1" w:themeTint="F2"/>
          <w:u w:color="000000"/>
          <w:bdr w:val="nil"/>
        </w:rPr>
        <w:t>;</w:t>
      </w:r>
    </w:p>
    <w:p w14:paraId="791A26D1" w14:textId="1CD767FD" w:rsidR="001F36C4" w:rsidRPr="00A057BC" w:rsidRDefault="001F36C4" w:rsidP="006823E6">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
      <w:r w:rsidRPr="00A057BC">
        <w:rPr>
          <w:color w:val="0D0D0D" w:themeColor="text1" w:themeTint="F2"/>
          <w:u w:color="000000"/>
          <w:bdr w:val="nil"/>
        </w:rPr>
        <w:t xml:space="preserve">2 группа добровольцев в Периоде 1 будет получать 15 мг препарата сравнения (R) </w:t>
      </w:r>
      <w:r w:rsidRPr="00A057BC">
        <w:rPr>
          <w:color w:val="0D0D0D" w:themeColor="text1" w:themeTint="F2"/>
        </w:rPr>
        <w:t>в условиях натощак</w:t>
      </w:r>
      <w:r w:rsidRPr="00A057BC">
        <w:rPr>
          <w:color w:val="0D0D0D" w:themeColor="text1" w:themeTint="F2"/>
          <w:u w:color="000000"/>
          <w:bdr w:val="nil"/>
        </w:rPr>
        <w:t>, а в Периоде 2</w:t>
      </w:r>
      <w:ins w:id="1424" w:author="Автор" w:date="2026-08-11T17:26:00Z">
        <w:r w:rsidR="006823E6">
          <w:rPr>
            <w:color w:val="0D0D0D" w:themeColor="text1" w:themeTint="F2"/>
            <w:u w:color="000000"/>
            <w:bdr w:val="nil"/>
          </w:rPr>
          <w:t xml:space="preserve"> </w:t>
        </w:r>
      </w:ins>
      <w:r w:rsidRPr="00A057BC">
        <w:rPr>
          <w:color w:val="0D0D0D" w:themeColor="text1" w:themeTint="F2"/>
          <w:u w:color="000000"/>
          <w:bdr w:val="nil"/>
        </w:rPr>
        <w:t>–</w:t>
      </w:r>
      <w:ins w:id="1425" w:author="Автор" w:date="2026-08-11T17:26:00Z">
        <w:r w:rsidR="006823E6">
          <w:rPr>
            <w:color w:val="0D0D0D" w:themeColor="text1" w:themeTint="F2"/>
            <w:u w:color="000000"/>
            <w:bdr w:val="nil"/>
          </w:rPr>
          <w:t xml:space="preserve"> </w:t>
        </w:r>
      </w:ins>
      <w:r w:rsidRPr="00A057BC">
        <w:rPr>
          <w:color w:val="0D0D0D" w:themeColor="text1" w:themeTint="F2"/>
          <w:u w:color="000000"/>
          <w:bdr w:val="nil"/>
        </w:rPr>
        <w:t xml:space="preserve">15 мг </w:t>
      </w:r>
      <w:ins w:id="1426" w:author="Автор" w:date="2026-08-24T17:37:00Z">
        <w:r w:rsidR="00BF30B6">
          <w:rPr>
            <w:color w:val="0D0D0D" w:themeColor="text1" w:themeTint="F2"/>
            <w:u w:color="000000"/>
            <w:bdr w:val="nil"/>
          </w:rPr>
          <w:t>исследуемого</w:t>
        </w:r>
      </w:ins>
      <w:commentRangeStart w:id="1427"/>
      <w:commentRangeStart w:id="1428"/>
      <w:del w:id="1429" w:author="Автор" w:date="2026-08-24T17:37:00Z">
        <w:r w:rsidRPr="00A057BC" w:rsidDel="00BF30B6">
          <w:rPr>
            <w:color w:val="0D0D0D" w:themeColor="text1" w:themeTint="F2"/>
            <w:u w:color="000000"/>
            <w:bdr w:val="nil"/>
          </w:rPr>
          <w:delText>тестируемого</w:delText>
        </w:r>
      </w:del>
      <w:r w:rsidRPr="00A057BC">
        <w:rPr>
          <w:color w:val="0D0D0D" w:themeColor="text1" w:themeTint="F2"/>
          <w:u w:color="000000"/>
          <w:bdr w:val="nil"/>
        </w:rPr>
        <w:t xml:space="preserve"> </w:t>
      </w:r>
      <w:commentRangeEnd w:id="1427"/>
      <w:r w:rsidR="006823E6">
        <w:rPr>
          <w:rStyle w:val="a8"/>
        </w:rPr>
        <w:commentReference w:id="1427"/>
      </w:r>
      <w:commentRangeEnd w:id="1428"/>
      <w:r w:rsidR="00BF30B6">
        <w:rPr>
          <w:rStyle w:val="a8"/>
        </w:rPr>
        <w:commentReference w:id="1428"/>
      </w:r>
      <w:r w:rsidRPr="00A057BC">
        <w:rPr>
          <w:color w:val="0D0D0D" w:themeColor="text1" w:themeTint="F2"/>
          <w:u w:color="000000"/>
          <w:bdr w:val="nil"/>
        </w:rPr>
        <w:t xml:space="preserve">препарата (Т) </w:t>
      </w:r>
      <w:r w:rsidRPr="00A057BC">
        <w:rPr>
          <w:color w:val="0D0D0D" w:themeColor="text1" w:themeTint="F2"/>
        </w:rPr>
        <w:t>в условиях натощак</w:t>
      </w:r>
      <w:r w:rsidRPr="00A057BC">
        <w:rPr>
          <w:color w:val="0D0D0D" w:themeColor="text1" w:themeTint="F2"/>
          <w:u w:color="000000"/>
          <w:bdr w:val="nil"/>
        </w:rPr>
        <w:t>.</w:t>
      </w:r>
    </w:p>
    <w:p w14:paraId="7B501CD4" w14:textId="2BC953BC" w:rsidR="001F36C4" w:rsidRPr="00A057BC" w:rsidRDefault="001F36C4">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Change w:id="1430" w:author="Автор" w:date="2026-08-11T17:27:00Z">
          <w:pPr>
            <w:pStyle w:val="afd"/>
            <w:numPr>
              <w:numId w:val="91"/>
            </w:numPr>
            <w:pBdr>
              <w:top w:val="nil"/>
              <w:left w:val="nil"/>
              <w:bottom w:val="nil"/>
              <w:right w:val="nil"/>
              <w:between w:val="nil"/>
              <w:bar w:val="nil"/>
            </w:pBdr>
            <w:spacing w:line="276" w:lineRule="auto"/>
            <w:ind w:left="714" w:hanging="357"/>
          </w:pPr>
        </w:pPrChange>
      </w:pPr>
      <w:r w:rsidRPr="00A057BC">
        <w:rPr>
          <w:color w:val="0D0D0D" w:themeColor="text1" w:themeTint="F2"/>
          <w:u w:color="000000"/>
          <w:bdr w:val="nil"/>
        </w:rPr>
        <w:t>3 группа добровольцев в Периоде 1 будет получать 15 мг исследуемого препарата (Т) после приема пищи</w:t>
      </w:r>
      <w:ins w:id="1431" w:author="Автор" w:date="2026-08-25T18:18:00Z">
        <w:r w:rsidR="00A779BB">
          <w:rPr>
            <w:color w:val="0D0D0D" w:themeColor="text1" w:themeTint="F2"/>
            <w:u w:color="000000"/>
            <w:bdr w:val="nil"/>
          </w:rPr>
          <w:t xml:space="preserve"> (</w:t>
        </w:r>
        <w:r w:rsidR="00A779BB">
          <w:rPr>
            <w:color w:val="000000" w:themeColor="text1"/>
          </w:rPr>
          <w:t>после приема стандартного высококалорийного завтрака)</w:t>
        </w:r>
        <w:r w:rsidR="00A779BB" w:rsidRPr="00A057BC">
          <w:rPr>
            <w:color w:val="0D0D0D" w:themeColor="text1" w:themeTint="F2"/>
            <w:u w:color="000000"/>
            <w:bdr w:val="nil"/>
          </w:rPr>
          <w:t>.</w:t>
        </w:r>
      </w:ins>
      <w:r w:rsidRPr="00A057BC">
        <w:rPr>
          <w:color w:val="0D0D0D" w:themeColor="text1" w:themeTint="F2"/>
          <w:u w:color="000000"/>
          <w:bdr w:val="nil"/>
        </w:rPr>
        <w:t>, а в Периоде 2</w:t>
      </w:r>
      <w:ins w:id="1432" w:author="Автор" w:date="2026-08-11T17:27:00Z">
        <w:r w:rsidR="006823E6">
          <w:rPr>
            <w:color w:val="0D0D0D" w:themeColor="text1" w:themeTint="F2"/>
            <w:u w:color="000000"/>
            <w:bdr w:val="nil"/>
          </w:rPr>
          <w:t xml:space="preserve"> </w:t>
        </w:r>
      </w:ins>
      <w:r w:rsidRPr="00A057BC">
        <w:rPr>
          <w:color w:val="0D0D0D" w:themeColor="text1" w:themeTint="F2"/>
          <w:u w:color="000000"/>
          <w:bdr w:val="nil"/>
        </w:rPr>
        <w:t>–</w:t>
      </w:r>
      <w:ins w:id="1433" w:author="Автор" w:date="2026-08-11T17:27:00Z">
        <w:r w:rsidR="006823E6">
          <w:rPr>
            <w:color w:val="0D0D0D" w:themeColor="text1" w:themeTint="F2"/>
            <w:u w:color="000000"/>
            <w:bdr w:val="nil"/>
          </w:rPr>
          <w:t xml:space="preserve"> </w:t>
        </w:r>
      </w:ins>
      <w:r w:rsidRPr="00A057BC">
        <w:rPr>
          <w:color w:val="0D0D0D" w:themeColor="text1" w:themeTint="F2"/>
          <w:u w:color="000000"/>
          <w:bdr w:val="nil"/>
        </w:rPr>
        <w:t>15 мг препарата сравнения (R) после приема пищи</w:t>
      </w:r>
      <w:ins w:id="1434" w:author="Автор" w:date="2026-08-25T18:18:00Z">
        <w:r w:rsidR="00A779BB">
          <w:rPr>
            <w:color w:val="0D0D0D" w:themeColor="text1" w:themeTint="F2"/>
            <w:u w:color="000000"/>
            <w:bdr w:val="nil"/>
          </w:rPr>
          <w:t xml:space="preserve"> (</w:t>
        </w:r>
        <w:r w:rsidR="00A779BB">
          <w:rPr>
            <w:color w:val="000000" w:themeColor="text1"/>
          </w:rPr>
          <w:t>после приема стандартного высококалорийного завтрака)</w:t>
        </w:r>
      </w:ins>
      <w:r w:rsidRPr="00A057BC">
        <w:rPr>
          <w:color w:val="0D0D0D" w:themeColor="text1" w:themeTint="F2"/>
          <w:u w:color="000000"/>
          <w:bdr w:val="nil"/>
        </w:rPr>
        <w:t>.</w:t>
      </w:r>
    </w:p>
    <w:p w14:paraId="4B6EE96D" w14:textId="3C2DFF73" w:rsidR="001F36C4" w:rsidRPr="00A057BC" w:rsidRDefault="001F36C4">
      <w:pPr>
        <w:pStyle w:val="afd"/>
        <w:numPr>
          <w:ilvl w:val="0"/>
          <w:numId w:val="91"/>
        </w:numPr>
        <w:pBdr>
          <w:top w:val="nil"/>
          <w:left w:val="nil"/>
          <w:bottom w:val="nil"/>
          <w:right w:val="nil"/>
          <w:between w:val="nil"/>
          <w:bar w:val="nil"/>
        </w:pBdr>
        <w:spacing w:line="276" w:lineRule="auto"/>
        <w:ind w:left="714" w:hanging="357"/>
        <w:jc w:val="both"/>
        <w:rPr>
          <w:color w:val="0D0D0D" w:themeColor="text1" w:themeTint="F2"/>
          <w:u w:color="000000"/>
          <w:bdr w:val="nil"/>
        </w:rPr>
        <w:pPrChange w:id="1435" w:author="Автор" w:date="2026-08-11T17:27:00Z">
          <w:pPr>
            <w:pStyle w:val="afd"/>
            <w:numPr>
              <w:numId w:val="91"/>
            </w:numPr>
            <w:pBdr>
              <w:top w:val="nil"/>
              <w:left w:val="nil"/>
              <w:bottom w:val="nil"/>
              <w:right w:val="nil"/>
              <w:between w:val="nil"/>
              <w:bar w:val="nil"/>
            </w:pBdr>
            <w:spacing w:line="276" w:lineRule="auto"/>
            <w:ind w:left="714" w:hanging="357"/>
          </w:pPr>
        </w:pPrChange>
      </w:pPr>
      <w:r w:rsidRPr="00A057BC">
        <w:rPr>
          <w:color w:val="0D0D0D" w:themeColor="text1" w:themeTint="F2"/>
          <w:u w:color="000000"/>
          <w:bdr w:val="nil"/>
        </w:rPr>
        <w:t>4 группа добровольцев в Периоде 1 будет получать 15 мг препарата сравнения (R) после приема пищи</w:t>
      </w:r>
      <w:ins w:id="1436" w:author="Автор" w:date="2026-08-25T18:18:00Z">
        <w:r w:rsidR="00A779BB">
          <w:rPr>
            <w:color w:val="0D0D0D" w:themeColor="text1" w:themeTint="F2"/>
            <w:u w:color="000000"/>
            <w:bdr w:val="nil"/>
          </w:rPr>
          <w:t xml:space="preserve"> (</w:t>
        </w:r>
        <w:r w:rsidR="00A779BB">
          <w:rPr>
            <w:color w:val="000000" w:themeColor="text1"/>
          </w:rPr>
          <w:t>после приема стандартного высококалорийного завтрака)</w:t>
        </w:r>
        <w:r w:rsidR="00A779BB" w:rsidRPr="00A057BC">
          <w:rPr>
            <w:color w:val="0D0D0D" w:themeColor="text1" w:themeTint="F2"/>
            <w:u w:color="000000"/>
            <w:bdr w:val="nil"/>
          </w:rPr>
          <w:t>.</w:t>
        </w:r>
      </w:ins>
      <w:r w:rsidRPr="00A057BC">
        <w:rPr>
          <w:color w:val="0D0D0D" w:themeColor="text1" w:themeTint="F2"/>
          <w:u w:color="000000"/>
          <w:bdr w:val="nil"/>
        </w:rPr>
        <w:t>, а в Периоде 2</w:t>
      </w:r>
      <w:ins w:id="1437" w:author="Автор" w:date="2026-08-11T17:27:00Z">
        <w:r w:rsidR="006823E6">
          <w:rPr>
            <w:color w:val="0D0D0D" w:themeColor="text1" w:themeTint="F2"/>
            <w:u w:color="000000"/>
            <w:bdr w:val="nil"/>
          </w:rPr>
          <w:t xml:space="preserve"> </w:t>
        </w:r>
      </w:ins>
      <w:r w:rsidRPr="00A057BC">
        <w:rPr>
          <w:color w:val="0D0D0D" w:themeColor="text1" w:themeTint="F2"/>
          <w:u w:color="000000"/>
          <w:bdr w:val="nil"/>
        </w:rPr>
        <w:t>–</w:t>
      </w:r>
      <w:ins w:id="1438" w:author="Автор" w:date="2026-08-11T17:27:00Z">
        <w:r w:rsidR="006823E6">
          <w:rPr>
            <w:color w:val="0D0D0D" w:themeColor="text1" w:themeTint="F2"/>
            <w:u w:color="000000"/>
            <w:bdr w:val="nil"/>
          </w:rPr>
          <w:t xml:space="preserve"> </w:t>
        </w:r>
      </w:ins>
      <w:r w:rsidRPr="00A057BC">
        <w:rPr>
          <w:color w:val="0D0D0D" w:themeColor="text1" w:themeTint="F2"/>
          <w:u w:color="000000"/>
          <w:bdr w:val="nil"/>
        </w:rPr>
        <w:t xml:space="preserve">15 мг </w:t>
      </w:r>
      <w:ins w:id="1439" w:author="Автор" w:date="2026-08-24T17:37:00Z">
        <w:r w:rsidR="00BF30B6">
          <w:rPr>
            <w:color w:val="0D0D0D" w:themeColor="text1" w:themeTint="F2"/>
            <w:u w:color="000000"/>
            <w:bdr w:val="nil"/>
          </w:rPr>
          <w:t>исследуемого</w:t>
        </w:r>
      </w:ins>
      <w:commentRangeStart w:id="1440"/>
      <w:commentRangeStart w:id="1441"/>
      <w:del w:id="1442" w:author="Автор" w:date="2026-08-24T17:37:00Z">
        <w:r w:rsidRPr="00A057BC" w:rsidDel="00BF30B6">
          <w:rPr>
            <w:color w:val="0D0D0D" w:themeColor="text1" w:themeTint="F2"/>
            <w:u w:color="000000"/>
            <w:bdr w:val="nil"/>
          </w:rPr>
          <w:delText>тестируемого</w:delText>
        </w:r>
      </w:del>
      <w:r w:rsidRPr="00A057BC">
        <w:rPr>
          <w:color w:val="0D0D0D" w:themeColor="text1" w:themeTint="F2"/>
          <w:u w:color="000000"/>
          <w:bdr w:val="nil"/>
        </w:rPr>
        <w:t xml:space="preserve"> </w:t>
      </w:r>
      <w:commentRangeEnd w:id="1440"/>
      <w:r w:rsidR="006823E6">
        <w:rPr>
          <w:rStyle w:val="a8"/>
        </w:rPr>
        <w:commentReference w:id="1440"/>
      </w:r>
      <w:commentRangeEnd w:id="1441"/>
      <w:r w:rsidR="00BF30B6">
        <w:rPr>
          <w:rStyle w:val="a8"/>
        </w:rPr>
        <w:commentReference w:id="1441"/>
      </w:r>
      <w:r w:rsidRPr="00A057BC">
        <w:rPr>
          <w:color w:val="0D0D0D" w:themeColor="text1" w:themeTint="F2"/>
          <w:u w:color="000000"/>
          <w:bdr w:val="nil"/>
        </w:rPr>
        <w:t>препарата (Т) после приема пищи</w:t>
      </w:r>
      <w:ins w:id="1443" w:author="Автор" w:date="2026-08-25T18:18:00Z">
        <w:r w:rsidR="00A779BB">
          <w:rPr>
            <w:color w:val="0D0D0D" w:themeColor="text1" w:themeTint="F2"/>
            <w:u w:color="000000"/>
            <w:bdr w:val="nil"/>
          </w:rPr>
          <w:t xml:space="preserve"> (</w:t>
        </w:r>
        <w:r w:rsidR="00A779BB">
          <w:rPr>
            <w:color w:val="000000" w:themeColor="text1"/>
          </w:rPr>
          <w:t>после приема стандартного высококалорийного завтрака)</w:t>
        </w:r>
        <w:r w:rsidR="00A779BB" w:rsidRPr="00A057BC">
          <w:rPr>
            <w:color w:val="0D0D0D" w:themeColor="text1" w:themeTint="F2"/>
            <w:u w:color="000000"/>
            <w:bdr w:val="nil"/>
          </w:rPr>
          <w:t>.</w:t>
        </w:r>
      </w:ins>
      <w:r w:rsidRPr="00A057BC">
        <w:rPr>
          <w:color w:val="0D0D0D" w:themeColor="text1" w:themeTint="F2"/>
          <w:u w:color="000000"/>
          <w:bdr w:val="nil"/>
        </w:rPr>
        <w:t>.</w:t>
      </w:r>
    </w:p>
    <w:p w14:paraId="08826D81" w14:textId="6ED75377" w:rsidR="00F322E7" w:rsidRPr="00A057BC" w:rsidRDefault="0008467E" w:rsidP="001F36C4">
      <w:pPr>
        <w:pBdr>
          <w:top w:val="nil"/>
          <w:left w:val="nil"/>
          <w:bottom w:val="nil"/>
          <w:right w:val="nil"/>
          <w:between w:val="nil"/>
          <w:bar w:val="nil"/>
        </w:pBdr>
        <w:spacing w:line="276" w:lineRule="auto"/>
        <w:jc w:val="both"/>
        <w:rPr>
          <w:color w:val="0D0D0D" w:themeColor="text1" w:themeTint="F2"/>
        </w:rPr>
      </w:pPr>
      <w:r w:rsidRPr="00A057BC">
        <w:rPr>
          <w:color w:val="0D0D0D" w:themeColor="text1" w:themeTint="F2"/>
        </w:rPr>
        <w:t>Лекарственный препарат доброволец будет получать в количестве 1 таблетки</w:t>
      </w:r>
      <w:ins w:id="1444" w:author="Автор" w:date="2026-08-11T17:27:00Z">
        <w:r w:rsidR="006823E6">
          <w:rPr>
            <w:color w:val="0D0D0D" w:themeColor="text1" w:themeTint="F2"/>
          </w:rPr>
          <w:t xml:space="preserve"> (15 мг)</w:t>
        </w:r>
      </w:ins>
      <w:r w:rsidRPr="00A057BC">
        <w:rPr>
          <w:color w:val="0D0D0D" w:themeColor="text1" w:themeTint="F2"/>
        </w:rPr>
        <w:t xml:space="preserve">, запивая 200 мл питьевой негазированной воды комнатной температуры. Таблетку следует глотать целиком, не разжевывая, находясь в положении «сидя». </w:t>
      </w:r>
      <w:commentRangeStart w:id="1445"/>
      <w:commentRangeStart w:id="1446"/>
      <w:r w:rsidRPr="00A057BC">
        <w:rPr>
          <w:color w:val="0D0D0D" w:themeColor="text1" w:themeTint="F2"/>
        </w:rPr>
        <w:t>Добровольцы должны находиться в положении «сидя» в течение 4 часов после приема препарата</w:t>
      </w:r>
      <w:ins w:id="1447" w:author="Автор" w:date="2026-08-25T18:18:00Z">
        <w:r w:rsidR="00A779BB">
          <w:rPr>
            <w:color w:val="0D0D0D" w:themeColor="text1" w:themeTint="F2"/>
          </w:rPr>
          <w:t xml:space="preserve">, за исключением случаев, когда </w:t>
        </w:r>
      </w:ins>
      <w:ins w:id="1448" w:author="Автор" w:date="2026-08-25T18:19:00Z">
        <w:r w:rsidR="00A779BB">
          <w:rPr>
            <w:color w:val="0D0D0D" w:themeColor="text1" w:themeTint="F2"/>
          </w:rPr>
          <w:t>необходимо купирование наступившего нежелательного явления</w:t>
        </w:r>
      </w:ins>
      <w:r w:rsidRPr="00A057BC">
        <w:rPr>
          <w:color w:val="0D0D0D" w:themeColor="text1" w:themeTint="F2"/>
        </w:rPr>
        <w:t xml:space="preserve">. </w:t>
      </w:r>
      <w:commentRangeEnd w:id="1445"/>
      <w:r w:rsidR="006823E6">
        <w:rPr>
          <w:rStyle w:val="a8"/>
        </w:rPr>
        <w:commentReference w:id="1445"/>
      </w:r>
      <w:commentRangeEnd w:id="1446"/>
      <w:r w:rsidR="00A779BB">
        <w:rPr>
          <w:rStyle w:val="a8"/>
        </w:rPr>
        <w:commentReference w:id="1446"/>
      </w:r>
    </w:p>
    <w:p w14:paraId="0EAFA996" w14:textId="77777777" w:rsidR="00F322E7" w:rsidRPr="00A057BC" w:rsidRDefault="008D1B42" w:rsidP="004D10BF">
      <w:pPr>
        <w:pStyle w:val="20"/>
        <w:spacing w:after="0" w:line="276" w:lineRule="auto"/>
        <w:jc w:val="both"/>
        <w:rPr>
          <w:rFonts w:cs="Times New Roman"/>
          <w:color w:val="0D0D0D" w:themeColor="text1" w:themeTint="F2"/>
        </w:rPr>
      </w:pPr>
      <w:bookmarkStart w:id="1449" w:name="_Toc203135946"/>
      <w:bookmarkStart w:id="1450" w:name="_Toc233373577"/>
      <w:r w:rsidRPr="00A057BC">
        <w:rPr>
          <w:rFonts w:cs="Times New Roman"/>
          <w:color w:val="0D0D0D" w:themeColor="text1" w:themeTint="F2"/>
        </w:rPr>
        <w:lastRenderedPageBreak/>
        <w:t>7.2.</w:t>
      </w:r>
      <w:r w:rsidRPr="00A057BC">
        <w:rPr>
          <w:rFonts w:cs="Times New Roman"/>
          <w:color w:val="0D0D0D" w:themeColor="text1" w:themeTint="F2"/>
        </w:rPr>
        <w:tab/>
        <w:t>Предыдущая и сопутствующая терапия</w:t>
      </w:r>
      <w:bookmarkEnd w:id="1449"/>
      <w:bookmarkEnd w:id="1450"/>
    </w:p>
    <w:p w14:paraId="04098A0E" w14:textId="4DB12930"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Прием других лекарственных препаратов во время исследования запрещен. В случае необходимости применения лекарственных препаратов для лечения НЯ или по другим причинам, доброволец исключается из исследования. Данные о сопутствующей терапии, включая название препарата, дозу, способ и частоту применения, даты начала и окончания терапии, вносятся в первичную документацию и </w:t>
      </w:r>
      <w:proofErr w:type="spellStart"/>
      <w:r w:rsidR="000B6916" w:rsidRPr="00A057BC">
        <w:rPr>
          <w:color w:val="0D0D0D" w:themeColor="text1" w:themeTint="F2"/>
        </w:rPr>
        <w:t>э</w:t>
      </w:r>
      <w:r w:rsidRPr="00A057BC">
        <w:rPr>
          <w:color w:val="0D0D0D" w:themeColor="text1" w:themeTint="F2"/>
        </w:rPr>
        <w:t>ИРК</w:t>
      </w:r>
      <w:proofErr w:type="spellEnd"/>
      <w:r w:rsidRPr="00A057BC">
        <w:rPr>
          <w:color w:val="0D0D0D" w:themeColor="text1" w:themeTint="F2"/>
        </w:rPr>
        <w:t>.</w:t>
      </w:r>
    </w:p>
    <w:p w14:paraId="7D01F527" w14:textId="77777777" w:rsidR="00F322E7" w:rsidRPr="00A057BC" w:rsidRDefault="008D1B42" w:rsidP="004D10BF">
      <w:pPr>
        <w:pStyle w:val="20"/>
        <w:spacing w:after="0" w:line="276" w:lineRule="auto"/>
        <w:jc w:val="both"/>
        <w:rPr>
          <w:rFonts w:cs="Times New Roman"/>
          <w:color w:val="0D0D0D" w:themeColor="text1" w:themeTint="F2"/>
        </w:rPr>
      </w:pPr>
      <w:bookmarkStart w:id="1451" w:name="_Toc203135947"/>
      <w:bookmarkStart w:id="1452" w:name="_Toc233373578"/>
      <w:r w:rsidRPr="00A057BC">
        <w:rPr>
          <w:rFonts w:cs="Times New Roman"/>
          <w:color w:val="0D0D0D" w:themeColor="text1" w:themeTint="F2"/>
        </w:rPr>
        <w:t>7.3.</w:t>
      </w:r>
      <w:r w:rsidRPr="00A057BC">
        <w:rPr>
          <w:rFonts w:cs="Times New Roman"/>
          <w:color w:val="0D0D0D" w:themeColor="text1" w:themeTint="F2"/>
        </w:rPr>
        <w:tab/>
        <w:t>Методы контроля за соблюдением процедур участниками исследования</w:t>
      </w:r>
      <w:bookmarkEnd w:id="1451"/>
      <w:bookmarkEnd w:id="1452"/>
    </w:p>
    <w:p w14:paraId="4F26D09A" w14:textId="621FD878"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Прием препаратов исследования будет проводиться в стационаре под строгим контролем со стороны персонала исследовательского центра. После приема препарата руки и ротовая полость добровольца должны быть проверены, чтобы убедиться в том, что он действительно принял </w:t>
      </w:r>
      <w:commentRangeStart w:id="1453"/>
      <w:commentRangeStart w:id="1454"/>
      <w:r w:rsidRPr="00A057BC">
        <w:rPr>
          <w:color w:val="0D0D0D" w:themeColor="text1" w:themeTint="F2"/>
        </w:rPr>
        <w:t>препарат</w:t>
      </w:r>
      <w:commentRangeEnd w:id="1453"/>
      <w:r w:rsidR="001262E0">
        <w:rPr>
          <w:rStyle w:val="a8"/>
        </w:rPr>
        <w:commentReference w:id="1453"/>
      </w:r>
      <w:commentRangeEnd w:id="1454"/>
      <w:r w:rsidR="00A779BB">
        <w:rPr>
          <w:rStyle w:val="a8"/>
        </w:rPr>
        <w:commentReference w:id="1454"/>
      </w:r>
      <w:ins w:id="1455" w:author="Автор" w:date="2026-08-25T18:19:00Z">
        <w:r w:rsidR="00A779BB">
          <w:rPr>
            <w:color w:val="0D0D0D" w:themeColor="text1" w:themeTint="F2"/>
          </w:rPr>
          <w:t xml:space="preserve"> (раздел 4.4.13.)</w:t>
        </w:r>
      </w:ins>
      <w:r w:rsidRPr="00A057BC">
        <w:rPr>
          <w:color w:val="0D0D0D" w:themeColor="text1" w:themeTint="F2"/>
        </w:rPr>
        <w:t xml:space="preserve">. Информация об этом отражается </w:t>
      </w:r>
      <w:commentRangeStart w:id="1456"/>
      <w:commentRangeStart w:id="1457"/>
      <w:r w:rsidRPr="00A057BC">
        <w:rPr>
          <w:color w:val="0D0D0D" w:themeColor="text1" w:themeTint="F2"/>
        </w:rPr>
        <w:t xml:space="preserve">в </w:t>
      </w:r>
      <w:r w:rsidRPr="00602478">
        <w:rPr>
          <w:color w:val="0D0D0D" w:themeColor="text1" w:themeTint="F2"/>
        </w:rPr>
        <w:t>первичной медицинской документации</w:t>
      </w:r>
      <w:ins w:id="1458" w:author="Автор" w:date="2026-08-24T17:37:00Z">
        <w:r w:rsidR="00BF30B6">
          <w:rPr>
            <w:color w:val="0D0D0D" w:themeColor="text1" w:themeTint="F2"/>
          </w:rPr>
          <w:t xml:space="preserve"> и </w:t>
        </w:r>
        <w:proofErr w:type="spellStart"/>
        <w:r w:rsidR="00BF30B6">
          <w:rPr>
            <w:color w:val="0D0D0D" w:themeColor="text1" w:themeTint="F2"/>
          </w:rPr>
          <w:t>эИРК</w:t>
        </w:r>
        <w:proofErr w:type="spellEnd"/>
        <w:r w:rsidR="00BF30B6">
          <w:rPr>
            <w:color w:val="0D0D0D" w:themeColor="text1" w:themeTint="F2"/>
          </w:rPr>
          <w:t xml:space="preserve"> </w:t>
        </w:r>
        <w:r w:rsidR="00BF30B6" w:rsidRPr="00BF30B6">
          <w:rPr>
            <w:b/>
            <w:bCs/>
            <w:color w:val="0D0D0D" w:themeColor="text1" w:themeTint="F2"/>
            <w:rPrChange w:id="1459" w:author="Автор" w:date="2026-08-24T17:38:00Z">
              <w:rPr>
                <w:color w:val="0D0D0D" w:themeColor="text1" w:themeTint="F2"/>
              </w:rPr>
            </w:rPrChange>
          </w:rPr>
          <w:t>(необходимо зафиксировать факт приема препарата и время приема препара</w:t>
        </w:r>
      </w:ins>
      <w:ins w:id="1460" w:author="Автор" w:date="2026-08-24T17:38:00Z">
        <w:r w:rsidR="00BF30B6" w:rsidRPr="00BF30B6">
          <w:rPr>
            <w:b/>
            <w:bCs/>
            <w:color w:val="0D0D0D" w:themeColor="text1" w:themeTint="F2"/>
            <w:rPrChange w:id="1461" w:author="Автор" w:date="2026-08-24T17:38:00Z">
              <w:rPr>
                <w:color w:val="0D0D0D" w:themeColor="text1" w:themeTint="F2"/>
              </w:rPr>
            </w:rPrChange>
          </w:rPr>
          <w:t>та)</w:t>
        </w:r>
      </w:ins>
      <w:r w:rsidRPr="00602478">
        <w:rPr>
          <w:color w:val="0D0D0D" w:themeColor="text1" w:themeTint="F2"/>
        </w:rPr>
        <w:t>.</w:t>
      </w:r>
      <w:commentRangeEnd w:id="1456"/>
      <w:r w:rsidR="00602478">
        <w:rPr>
          <w:rStyle w:val="a8"/>
        </w:rPr>
        <w:commentReference w:id="1456"/>
      </w:r>
      <w:commentRangeEnd w:id="1457"/>
      <w:r w:rsidR="00BF30B6">
        <w:rPr>
          <w:rStyle w:val="a8"/>
        </w:rPr>
        <w:commentReference w:id="1457"/>
      </w:r>
    </w:p>
    <w:p w14:paraId="1F1D9278"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После приема препарата добровольцы будут находиться в исследовательском центре под наблюдением исследователей не менее 24 часов. Посещение туалета добровольцами контролируется в течение 8 часов после приема препарата.</w:t>
      </w:r>
    </w:p>
    <w:p w14:paraId="4C88B5FF" w14:textId="77777777" w:rsidR="00F322E7" w:rsidRPr="00A057BC" w:rsidRDefault="008D1B42" w:rsidP="004D10BF">
      <w:pPr>
        <w:pStyle w:val="1"/>
        <w:spacing w:after="0" w:line="276" w:lineRule="auto"/>
        <w:jc w:val="both"/>
        <w:rPr>
          <w:rFonts w:cs="Times New Roman"/>
          <w:color w:val="0D0D0D" w:themeColor="text1" w:themeTint="F2"/>
        </w:rPr>
      </w:pPr>
      <w:bookmarkStart w:id="1462" w:name="_Toc203135948"/>
      <w:bookmarkStart w:id="1463" w:name="_Toc233373579"/>
      <w:r w:rsidRPr="00A057BC">
        <w:rPr>
          <w:rFonts w:cs="Times New Roman"/>
          <w:color w:val="0D0D0D" w:themeColor="text1" w:themeTint="F2"/>
        </w:rPr>
        <w:t>8.</w:t>
      </w:r>
      <w:r w:rsidRPr="00A057BC">
        <w:rPr>
          <w:rFonts w:cs="Times New Roman"/>
          <w:color w:val="0D0D0D" w:themeColor="text1" w:themeTint="F2"/>
        </w:rPr>
        <w:tab/>
        <w:t>АНАЛИТИЧЕСКАЯ ЧАСТЬ ИССЛЕДОВАНИЯ</w:t>
      </w:r>
      <w:bookmarkEnd w:id="1462"/>
      <w:bookmarkEnd w:id="1463"/>
    </w:p>
    <w:p w14:paraId="33BADE84" w14:textId="77777777" w:rsidR="00F322E7" w:rsidRPr="00A057BC" w:rsidRDefault="008D1B42" w:rsidP="004D10BF">
      <w:pPr>
        <w:pStyle w:val="20"/>
        <w:spacing w:after="0" w:line="276" w:lineRule="auto"/>
        <w:jc w:val="both"/>
        <w:rPr>
          <w:rFonts w:cs="Times New Roman"/>
          <w:color w:val="0D0D0D" w:themeColor="text1" w:themeTint="F2"/>
        </w:rPr>
      </w:pPr>
      <w:bookmarkStart w:id="1464" w:name="_Toc203135949"/>
      <w:bookmarkStart w:id="1465" w:name="_Toc233373580"/>
      <w:r w:rsidRPr="00A057BC">
        <w:rPr>
          <w:rFonts w:cs="Times New Roman"/>
          <w:color w:val="0D0D0D" w:themeColor="text1" w:themeTint="F2"/>
        </w:rPr>
        <w:t>8.1.</w:t>
      </w:r>
      <w:r w:rsidRPr="00A057BC">
        <w:rPr>
          <w:rFonts w:cs="Times New Roman"/>
          <w:color w:val="0D0D0D" w:themeColor="text1" w:themeTint="F2"/>
        </w:rPr>
        <w:tab/>
      </w:r>
      <w:proofErr w:type="spellStart"/>
      <w:r w:rsidRPr="00A057BC">
        <w:rPr>
          <w:rFonts w:cs="Times New Roman"/>
          <w:color w:val="0D0D0D" w:themeColor="text1" w:themeTint="F2"/>
        </w:rPr>
        <w:t>Биоаналитический</w:t>
      </w:r>
      <w:proofErr w:type="spellEnd"/>
      <w:r w:rsidRPr="00A057BC">
        <w:rPr>
          <w:rFonts w:cs="Times New Roman"/>
          <w:color w:val="0D0D0D" w:themeColor="text1" w:themeTint="F2"/>
        </w:rPr>
        <w:t xml:space="preserve"> метод</w:t>
      </w:r>
      <w:bookmarkEnd w:id="1464"/>
      <w:bookmarkEnd w:id="1465"/>
    </w:p>
    <w:p w14:paraId="22F7307E" w14:textId="4890BD91" w:rsidR="00F322E7" w:rsidRPr="00A779BB" w:rsidRDefault="008D1B42" w:rsidP="004D10BF">
      <w:pPr>
        <w:spacing w:line="276" w:lineRule="auto"/>
        <w:jc w:val="both"/>
        <w:rPr>
          <w:color w:val="0D0D0D" w:themeColor="text1" w:themeTint="F2"/>
        </w:rPr>
      </w:pPr>
      <w:proofErr w:type="spellStart"/>
      <w:r w:rsidRPr="00A057BC">
        <w:rPr>
          <w:color w:val="0D0D0D" w:themeColor="text1" w:themeTint="F2"/>
        </w:rPr>
        <w:t>Биоаналитическая</w:t>
      </w:r>
      <w:proofErr w:type="spellEnd"/>
      <w:r w:rsidRPr="00A057BC">
        <w:rPr>
          <w:color w:val="0D0D0D" w:themeColor="text1" w:themeTint="F2"/>
        </w:rPr>
        <w:t xml:space="preserve"> часть исследований биоэквивалентности будет осуществляться в соответствии с требованиями Правил проведения исследований биоэквивалентности лекарственных препаратов в рамках Евразийского экономического союза, утвержденными решением Совета Евразийской экономической комиссии </w:t>
      </w:r>
      <w:commentRangeStart w:id="1466"/>
      <w:commentRangeStart w:id="1467"/>
      <w:r w:rsidRPr="00A057BC">
        <w:rPr>
          <w:color w:val="0D0D0D" w:themeColor="text1" w:themeTint="F2"/>
        </w:rPr>
        <w:t>от 03 ноября 2016 г. № 85</w:t>
      </w:r>
      <w:ins w:id="1468" w:author="Автор" w:date="2026-08-25T18:19:00Z">
        <w:r w:rsidR="00A779BB">
          <w:rPr>
            <w:color w:val="0D0D0D" w:themeColor="text1" w:themeTint="F2"/>
          </w:rPr>
          <w:t xml:space="preserve"> (в </w:t>
        </w:r>
        <w:r w:rsidR="00A779BB" w:rsidRPr="00A779BB">
          <w:rPr>
            <w:color w:val="0D0D0D" w:themeColor="text1" w:themeTint="F2"/>
          </w:rPr>
          <w:t xml:space="preserve">редакции </w:t>
        </w:r>
      </w:ins>
      <w:ins w:id="1469" w:author="Автор" w:date="2026-08-25T18:20:00Z">
        <w:r w:rsidR="00A779BB" w:rsidRPr="00361523">
          <w:rPr>
            <w:rPrChange w:id="1470" w:author="Автор" w:date="2026-08-25T18:21:00Z">
              <w:rPr>
                <w:sz w:val="28"/>
                <w:szCs w:val="28"/>
              </w:rPr>
            </w:rPrChange>
          </w:rPr>
          <w:t>от 12.04.2024)</w:t>
        </w:r>
      </w:ins>
      <w:r w:rsidRPr="00A779BB">
        <w:rPr>
          <w:color w:val="0D0D0D" w:themeColor="text1" w:themeTint="F2"/>
        </w:rPr>
        <w:t>.</w:t>
      </w:r>
      <w:commentRangeEnd w:id="1466"/>
      <w:r w:rsidR="001262E0" w:rsidRPr="00361523">
        <w:rPr>
          <w:rStyle w:val="a8"/>
          <w:sz w:val="24"/>
          <w:szCs w:val="24"/>
          <w:rPrChange w:id="1471" w:author="Автор" w:date="2026-08-25T18:21:00Z">
            <w:rPr>
              <w:rStyle w:val="a8"/>
            </w:rPr>
          </w:rPrChange>
        </w:rPr>
        <w:commentReference w:id="1466"/>
      </w:r>
      <w:commentRangeEnd w:id="1467"/>
      <w:r w:rsidR="00A779BB">
        <w:rPr>
          <w:rStyle w:val="a8"/>
        </w:rPr>
        <w:commentReference w:id="1467"/>
      </w:r>
    </w:p>
    <w:p w14:paraId="000C10A4" w14:textId="6C9610E8"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 настоящем исследовании количественное определение </w:t>
      </w:r>
      <w:proofErr w:type="spellStart"/>
      <w:r w:rsidR="00AC4401" w:rsidRPr="00A057BC">
        <w:rPr>
          <w:color w:val="0D0D0D" w:themeColor="text1" w:themeTint="F2"/>
        </w:rPr>
        <w:t>упадацитиниба</w:t>
      </w:r>
      <w:proofErr w:type="spellEnd"/>
      <w:r w:rsidRPr="00A057BC">
        <w:rPr>
          <w:color w:val="0D0D0D" w:themeColor="text1" w:themeTint="F2"/>
        </w:rPr>
        <w:t xml:space="preserve"> в активных образцах плазмы крови здоровых добровольцев будет проводиться согласно валидированной методике на основе </w:t>
      </w:r>
      <w:r w:rsidR="000B6916" w:rsidRPr="00A057BC">
        <w:rPr>
          <w:color w:val="000000"/>
        </w:rPr>
        <w:t>ВЭЖХ-МС/МС.</w:t>
      </w:r>
    </w:p>
    <w:p w14:paraId="03BCBD93" w14:textId="77777777" w:rsidR="00BA6749" w:rsidRPr="00A057BC" w:rsidRDefault="00BA6749" w:rsidP="004D10BF">
      <w:pPr>
        <w:spacing w:line="276" w:lineRule="auto"/>
        <w:jc w:val="both"/>
        <w:rPr>
          <w:color w:val="0D0D0D" w:themeColor="text1" w:themeTint="F2"/>
        </w:rPr>
      </w:pPr>
      <w:r w:rsidRPr="00A057BC">
        <w:rPr>
          <w:color w:val="0D0D0D" w:themeColor="text1" w:themeTint="F2"/>
        </w:rPr>
        <w:t>Границы калибровочного диапазона могут быть установлены исходя из данных литературы или результатов ранее выполненного исследования препаратов в аналогичной форме и дозировке. Нижний предел количественного определения (НПКО) должен составлять не более 5% от ожидаемых значений C</w:t>
      </w:r>
      <w:r w:rsidRPr="00A057BC">
        <w:rPr>
          <w:color w:val="0D0D0D" w:themeColor="text1" w:themeTint="F2"/>
          <w:vertAlign w:val="subscript"/>
        </w:rPr>
        <w:t>max</w:t>
      </w:r>
      <w:r w:rsidRPr="00A057BC">
        <w:rPr>
          <w:color w:val="0D0D0D" w:themeColor="text1" w:themeTint="F2"/>
        </w:rPr>
        <w:t xml:space="preserve">. При наличии объективных причин, указанные рекомендуемые значения НПКО могут быть скорректированы </w:t>
      </w:r>
      <w:proofErr w:type="spellStart"/>
      <w:r w:rsidRPr="00A057BC">
        <w:rPr>
          <w:color w:val="0D0D0D" w:themeColor="text1" w:themeTint="F2"/>
        </w:rPr>
        <w:t>биоаналитической</w:t>
      </w:r>
      <w:proofErr w:type="spellEnd"/>
      <w:r w:rsidRPr="00A057BC">
        <w:rPr>
          <w:color w:val="0D0D0D" w:themeColor="text1" w:themeTint="F2"/>
        </w:rPr>
        <w:t xml:space="preserve"> лабораторией по согласованию со Спонсором на этапе разработки и валидации аналитической методики, а также на этапе анализа образцов от добровольцев.</w:t>
      </w:r>
    </w:p>
    <w:p w14:paraId="6DC0424F" w14:textId="3B11A30C" w:rsidR="00BA6749" w:rsidRPr="00A057BC" w:rsidRDefault="00BA6749" w:rsidP="004D10BF">
      <w:pPr>
        <w:spacing w:line="276" w:lineRule="auto"/>
        <w:jc w:val="both"/>
        <w:rPr>
          <w:color w:val="0D0D0D" w:themeColor="text1" w:themeTint="F2"/>
        </w:rPr>
      </w:pPr>
      <w:r w:rsidRPr="00A057BC">
        <w:rPr>
          <w:color w:val="0D0D0D" w:themeColor="text1" w:themeTint="F2"/>
        </w:rPr>
        <w:t>Режим элюирования, скорость потока, объем вводимой в хроматограф пробы, время удерживания аналита и параметры масс-детектирования будут определены экспериментально.</w:t>
      </w:r>
    </w:p>
    <w:p w14:paraId="03930250" w14:textId="77777777" w:rsidR="00F322E7" w:rsidRPr="00A057BC" w:rsidRDefault="008D1B42" w:rsidP="004D10BF">
      <w:pPr>
        <w:keepNext/>
        <w:spacing w:line="276" w:lineRule="auto"/>
        <w:jc w:val="both"/>
        <w:rPr>
          <w:b/>
          <w:bCs/>
          <w:color w:val="0D0D0D" w:themeColor="text1" w:themeTint="F2"/>
        </w:rPr>
      </w:pPr>
      <w:r w:rsidRPr="00A057BC">
        <w:rPr>
          <w:b/>
          <w:bCs/>
          <w:color w:val="0D0D0D" w:themeColor="text1" w:themeTint="F2"/>
        </w:rPr>
        <w:t>Методы пробоподготовки</w:t>
      </w:r>
    </w:p>
    <w:p w14:paraId="73B29288" w14:textId="6F9B0B31" w:rsidR="00BA6749" w:rsidRPr="00A057BC" w:rsidRDefault="00BA6749" w:rsidP="004D10BF">
      <w:pPr>
        <w:spacing w:line="276" w:lineRule="auto"/>
        <w:jc w:val="both"/>
        <w:rPr>
          <w:color w:val="0D0D0D" w:themeColor="text1" w:themeTint="F2"/>
        </w:rPr>
      </w:pPr>
      <w:r w:rsidRPr="00A057BC">
        <w:rPr>
          <w:color w:val="0D0D0D" w:themeColor="text1" w:themeTint="F2"/>
        </w:rPr>
        <w:t xml:space="preserve">Подготовка проб для хроматографического анализа основана на экстракции </w:t>
      </w:r>
      <w:proofErr w:type="spellStart"/>
      <w:r w:rsidR="00AC4401" w:rsidRPr="00A057BC">
        <w:rPr>
          <w:color w:val="0D0D0D" w:themeColor="text1" w:themeTint="F2"/>
        </w:rPr>
        <w:t>упадацитиниба</w:t>
      </w:r>
      <w:proofErr w:type="spellEnd"/>
      <w:r w:rsidRPr="00A057BC">
        <w:rPr>
          <w:color w:val="0D0D0D" w:themeColor="text1" w:themeTint="F2"/>
        </w:rPr>
        <w:t xml:space="preserve"> из активных образцов методом осаждения белков либо путем предварительного извлечения (экстракции), при необходимости – с последующим вакуумным концентрированием и </w:t>
      </w:r>
      <w:proofErr w:type="spellStart"/>
      <w:r w:rsidRPr="00A057BC">
        <w:rPr>
          <w:color w:val="0D0D0D" w:themeColor="text1" w:themeTint="F2"/>
        </w:rPr>
        <w:t>перерастворением</w:t>
      </w:r>
      <w:proofErr w:type="spellEnd"/>
      <w:r w:rsidRPr="00A057BC">
        <w:rPr>
          <w:color w:val="0D0D0D" w:themeColor="text1" w:themeTint="F2"/>
        </w:rPr>
        <w:t>.</w:t>
      </w:r>
    </w:p>
    <w:p w14:paraId="39CC6080" w14:textId="24AC6983" w:rsidR="00F322E7" w:rsidRPr="00A057BC" w:rsidRDefault="00BA6749" w:rsidP="004D10BF">
      <w:pPr>
        <w:spacing w:line="276" w:lineRule="auto"/>
        <w:jc w:val="both"/>
        <w:rPr>
          <w:color w:val="0D0D0D" w:themeColor="text1" w:themeTint="F2"/>
        </w:rPr>
      </w:pPr>
      <w:r w:rsidRPr="00A057BC">
        <w:rPr>
          <w:color w:val="000000"/>
          <w:u w:color="000000"/>
        </w:rPr>
        <w:t>Пробоподготовка исследуемых образцов, образцов для контроля качества и калибровочных стандартов будет осуществляться в соответствии с валидированной методикой</w:t>
      </w:r>
      <w:r w:rsidR="008D1B42" w:rsidRPr="00A057BC">
        <w:rPr>
          <w:color w:val="0D0D0D" w:themeColor="text1" w:themeTint="F2"/>
        </w:rPr>
        <w:t>.</w:t>
      </w:r>
    </w:p>
    <w:p w14:paraId="709ED322" w14:textId="77777777" w:rsidR="00F322E7" w:rsidRPr="00A057BC" w:rsidRDefault="008D1B42" w:rsidP="004D10BF">
      <w:pPr>
        <w:pStyle w:val="20"/>
        <w:spacing w:after="0" w:line="276" w:lineRule="auto"/>
        <w:jc w:val="both"/>
        <w:rPr>
          <w:rFonts w:cs="Times New Roman"/>
          <w:color w:val="0D0D0D" w:themeColor="text1" w:themeTint="F2"/>
        </w:rPr>
      </w:pPr>
      <w:bookmarkStart w:id="1472" w:name="_Toc203135950"/>
      <w:bookmarkStart w:id="1473" w:name="_Toc233373581"/>
      <w:r w:rsidRPr="00A057BC">
        <w:rPr>
          <w:rFonts w:cs="Times New Roman"/>
          <w:color w:val="0D0D0D" w:themeColor="text1" w:themeTint="F2"/>
        </w:rPr>
        <w:lastRenderedPageBreak/>
        <w:t>8.2. Валидация методики</w:t>
      </w:r>
      <w:bookmarkEnd w:id="1472"/>
      <w:bookmarkEnd w:id="1473"/>
    </w:p>
    <w:p w14:paraId="1816A7E1" w14:textId="535530E5" w:rsidR="00F322E7" w:rsidRPr="00A057BC" w:rsidRDefault="008D1B42" w:rsidP="004D10BF">
      <w:pPr>
        <w:spacing w:line="276" w:lineRule="auto"/>
        <w:jc w:val="both"/>
        <w:rPr>
          <w:color w:val="0D0D0D" w:themeColor="text1" w:themeTint="F2"/>
        </w:rPr>
      </w:pPr>
      <w:proofErr w:type="spellStart"/>
      <w:r w:rsidRPr="00A057BC">
        <w:rPr>
          <w:rFonts w:eastAsia="Arial Unicode MS"/>
          <w:color w:val="0D0D0D" w:themeColor="text1" w:themeTint="F2"/>
        </w:rPr>
        <w:t>Биоаналитическая</w:t>
      </w:r>
      <w:proofErr w:type="spellEnd"/>
      <w:r w:rsidRPr="00A057BC">
        <w:rPr>
          <w:rFonts w:eastAsia="Arial Unicode MS"/>
          <w:color w:val="0D0D0D" w:themeColor="text1" w:themeTint="F2"/>
        </w:rPr>
        <w:t xml:space="preserve"> методика, используемая для определения </w:t>
      </w:r>
      <w:proofErr w:type="spellStart"/>
      <w:r w:rsidR="00AC4401" w:rsidRPr="00A057BC">
        <w:rPr>
          <w:rFonts w:eastAsia="Arial Unicode MS"/>
          <w:color w:val="0D0D0D" w:themeColor="text1" w:themeTint="F2"/>
        </w:rPr>
        <w:t>упадацитиниба</w:t>
      </w:r>
      <w:proofErr w:type="spellEnd"/>
      <w:r w:rsidRPr="00A057BC">
        <w:rPr>
          <w:rFonts w:eastAsia="Arial Unicode MS"/>
          <w:color w:val="0D0D0D" w:themeColor="text1" w:themeTint="F2"/>
        </w:rPr>
        <w:t xml:space="preserve"> в плазме крови надлежащим образом валидирована и документирована в соответствии с действующими требованиями «Правила проведения исследований биоэквивалентности лекарственных препаратов в рамках Евразийского экономического союза», утверждены Решением Совета Евразийской экономической комиссии №85 от 03 ноября 2016 </w:t>
      </w:r>
      <w:commentRangeStart w:id="1474"/>
      <w:commentRangeStart w:id="1475"/>
      <w:r w:rsidRPr="00A057BC">
        <w:rPr>
          <w:rFonts w:eastAsia="Arial Unicode MS"/>
          <w:color w:val="0D0D0D" w:themeColor="text1" w:themeTint="F2"/>
        </w:rPr>
        <w:t>г</w:t>
      </w:r>
      <w:commentRangeEnd w:id="1474"/>
      <w:r w:rsidR="001262E0">
        <w:rPr>
          <w:rStyle w:val="a8"/>
        </w:rPr>
        <w:commentReference w:id="1474"/>
      </w:r>
      <w:commentRangeEnd w:id="1475"/>
      <w:r w:rsidR="00A779BB">
        <w:rPr>
          <w:rStyle w:val="a8"/>
        </w:rPr>
        <w:commentReference w:id="1475"/>
      </w:r>
      <w:r w:rsidRPr="00A057BC">
        <w:rPr>
          <w:rFonts w:eastAsia="Arial Unicode MS"/>
          <w:color w:val="0D0D0D" w:themeColor="text1" w:themeTint="F2"/>
        </w:rPr>
        <w:t>.</w:t>
      </w:r>
      <w:ins w:id="1476" w:author="Автор" w:date="2026-08-25T18:21:00Z">
        <w:r w:rsidR="00A779BB" w:rsidRPr="00A779BB">
          <w:rPr>
            <w:color w:val="0D0D0D" w:themeColor="text1" w:themeTint="F2"/>
          </w:rPr>
          <w:t xml:space="preserve"> </w:t>
        </w:r>
        <w:r w:rsidR="00A779BB">
          <w:rPr>
            <w:color w:val="0D0D0D" w:themeColor="text1" w:themeTint="F2"/>
          </w:rPr>
          <w:t xml:space="preserve">(в </w:t>
        </w:r>
        <w:r w:rsidR="00A779BB" w:rsidRPr="00A779BB">
          <w:rPr>
            <w:color w:val="0D0D0D" w:themeColor="text1" w:themeTint="F2"/>
          </w:rPr>
          <w:t xml:space="preserve">редакции </w:t>
        </w:r>
        <w:r w:rsidR="00A779BB" w:rsidRPr="006D39B5">
          <w:t>от 12.04.2024)</w:t>
        </w:r>
        <w:r w:rsidR="00A779BB" w:rsidRPr="00A779BB">
          <w:rPr>
            <w:color w:val="0D0D0D" w:themeColor="text1" w:themeTint="F2"/>
          </w:rPr>
          <w:t>.</w:t>
        </w:r>
      </w:ins>
    </w:p>
    <w:p w14:paraId="38332533" w14:textId="6401F03E"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Методика валидирована по следующим показателям: нижний </w:t>
      </w:r>
      <w:r w:rsidR="00E20483" w:rsidRPr="00A057BC">
        <w:rPr>
          <w:color w:val="0D0D0D" w:themeColor="text1" w:themeTint="F2"/>
        </w:rPr>
        <w:t xml:space="preserve">и верхний </w:t>
      </w:r>
      <w:r w:rsidRPr="00A057BC">
        <w:rPr>
          <w:color w:val="0D0D0D" w:themeColor="text1" w:themeTint="F2"/>
        </w:rPr>
        <w:t xml:space="preserve">предел количественного определения, селективность; интервал линейной зависимости, правильность внутри- и </w:t>
      </w:r>
      <w:proofErr w:type="spellStart"/>
      <w:r w:rsidRPr="00A057BC">
        <w:rPr>
          <w:color w:val="0D0D0D" w:themeColor="text1" w:themeTint="F2"/>
        </w:rPr>
        <w:t>межсерийная</w:t>
      </w:r>
      <w:proofErr w:type="spellEnd"/>
      <w:r w:rsidRPr="00A057BC">
        <w:rPr>
          <w:color w:val="0D0D0D" w:themeColor="text1" w:themeTint="F2"/>
        </w:rPr>
        <w:t xml:space="preserve">, прецизионность внутри- и </w:t>
      </w:r>
      <w:proofErr w:type="spellStart"/>
      <w:r w:rsidRPr="00A057BC">
        <w:rPr>
          <w:color w:val="0D0D0D" w:themeColor="text1" w:themeTint="F2"/>
        </w:rPr>
        <w:t>межсерийная</w:t>
      </w:r>
      <w:proofErr w:type="spellEnd"/>
      <w:r w:rsidRPr="00A057BC">
        <w:rPr>
          <w:color w:val="0D0D0D" w:themeColor="text1" w:themeTint="F2"/>
        </w:rPr>
        <w:t xml:space="preserve">, допустимость разведения, эффект матрицы, степень извлечения, эффект переноса, долгосрочная стабильность испытуемых образцов в условиях хранения, стабильность испытуемых образцов в условиях замораживания-размораживания, краткосрочная стабильность маточных растворов и испытуемых образцов, стабильность аналитических растворов в условиях анализа. </w:t>
      </w:r>
    </w:p>
    <w:p w14:paraId="1D26F3CA" w14:textId="77777777" w:rsidR="00F322E7" w:rsidRPr="00A057BC" w:rsidRDefault="008D1B42" w:rsidP="004D10BF">
      <w:pPr>
        <w:pStyle w:val="20"/>
        <w:spacing w:after="0" w:line="276" w:lineRule="auto"/>
        <w:jc w:val="both"/>
        <w:rPr>
          <w:rFonts w:cs="Times New Roman"/>
          <w:color w:val="0D0D0D" w:themeColor="text1" w:themeTint="F2"/>
        </w:rPr>
      </w:pPr>
      <w:bookmarkStart w:id="1477" w:name="_Toc203135951"/>
      <w:bookmarkStart w:id="1478" w:name="_Toc233373582"/>
      <w:r w:rsidRPr="00A057BC">
        <w:rPr>
          <w:rFonts w:cs="Times New Roman"/>
          <w:color w:val="0D0D0D" w:themeColor="text1" w:themeTint="F2"/>
        </w:rPr>
        <w:t>8.3.</w:t>
      </w:r>
      <w:r w:rsidRPr="00A057BC">
        <w:rPr>
          <w:rFonts w:cs="Times New Roman"/>
          <w:color w:val="0D0D0D" w:themeColor="text1" w:themeTint="F2"/>
        </w:rPr>
        <w:tab/>
        <w:t>Порядок проведения анализа образцов</w:t>
      </w:r>
      <w:bookmarkEnd w:id="1477"/>
      <w:bookmarkEnd w:id="1478"/>
      <w:r w:rsidRPr="00A057BC">
        <w:rPr>
          <w:rFonts w:cs="Times New Roman"/>
          <w:color w:val="0D0D0D" w:themeColor="text1" w:themeTint="F2"/>
        </w:rPr>
        <w:t xml:space="preserve"> </w:t>
      </w:r>
    </w:p>
    <w:p w14:paraId="6C05F141" w14:textId="77777777" w:rsidR="00BA6749" w:rsidRPr="00A057BC" w:rsidRDefault="00BA6749" w:rsidP="004D10BF">
      <w:pPr>
        <w:spacing w:line="276" w:lineRule="auto"/>
        <w:jc w:val="both"/>
        <w:rPr>
          <w:color w:val="0D0D0D" w:themeColor="text1" w:themeTint="F2"/>
        </w:rPr>
      </w:pPr>
      <w:r w:rsidRPr="00A057BC">
        <w:rPr>
          <w:color w:val="0D0D0D" w:themeColor="text1" w:themeTint="F2"/>
        </w:rPr>
        <w:t>Анализ образцов будет проводиться аналитическими циклами. Для каждого аналитического цикла будут приготовлены и анализированы свежеприготовленные калибровочные и контрольные образцы. Для каждой серии испытуемых образцов будут приготовлены и анализированы контрольные образцы при низком, среднем и высоком уровне концентраций аналита для подтверждения пригодности методики в рабочем диапазоне концентраций. Критерии пригодности методики, аналитического цикла и аналитических серий установлены согласно Решению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31A60282" w14:textId="1CA7CA3B" w:rsidR="00F322E7" w:rsidRPr="00A057BC" w:rsidRDefault="008D1B42" w:rsidP="004D10BF">
      <w:pPr>
        <w:spacing w:line="276" w:lineRule="auto"/>
        <w:jc w:val="both"/>
        <w:rPr>
          <w:b/>
          <w:bCs/>
          <w:color w:val="0D0D0D" w:themeColor="text1" w:themeTint="F2"/>
        </w:rPr>
      </w:pPr>
      <w:r w:rsidRPr="00A057BC">
        <w:rPr>
          <w:b/>
          <w:bCs/>
          <w:color w:val="0D0D0D" w:themeColor="text1" w:themeTint="F2"/>
        </w:rPr>
        <w:t xml:space="preserve">Повторный анализ ранее проверенных образцов </w:t>
      </w:r>
    </w:p>
    <w:p w14:paraId="48BB118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Отдельные образцы должны быть направлены на повторный анализ в следующих случаях:</w:t>
      </w:r>
    </w:p>
    <w:p w14:paraId="4B9CAC94" w14:textId="27AA4CFE"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 брак аналитического цикла вследствие невыполнения критериев приемлемости в отношении точности калибровочных стандартов и (или) образцов для </w:t>
      </w:r>
      <w:r w:rsidR="00900C83" w:rsidRPr="00A057BC">
        <w:rPr>
          <w:color w:val="0D0D0D" w:themeColor="text1" w:themeTint="F2"/>
        </w:rPr>
        <w:t>калибровочной кривой</w:t>
      </w:r>
      <w:r w:rsidRPr="00A057BC">
        <w:rPr>
          <w:color w:val="0D0D0D" w:themeColor="text1" w:themeTint="F2"/>
        </w:rPr>
        <w:t>;</w:t>
      </w:r>
    </w:p>
    <w:p w14:paraId="5495949D" w14:textId="607E4D93"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 отклик внутренних стандартов значительно отличается от отклика калибровочных стандартов и образцов для </w:t>
      </w:r>
      <w:r w:rsidR="00E20483" w:rsidRPr="00A057BC">
        <w:rPr>
          <w:color w:val="0D0D0D" w:themeColor="text1" w:themeTint="F2"/>
        </w:rPr>
        <w:t>контроля качества</w:t>
      </w:r>
      <w:r w:rsidRPr="00A057BC">
        <w:rPr>
          <w:color w:val="0D0D0D" w:themeColor="text1" w:themeTint="F2"/>
        </w:rPr>
        <w:t>, если такие критерии заранее оговорены в СОП;</w:t>
      </w:r>
    </w:p>
    <w:p w14:paraId="097325A1"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ненадлежащая инжекция образцов или неисправность оборудования;</w:t>
      </w:r>
    </w:p>
    <w:p w14:paraId="217735C1" w14:textId="0017E031"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 полученные концентрации превышают </w:t>
      </w:r>
      <w:r w:rsidR="00900C83" w:rsidRPr="00A057BC">
        <w:rPr>
          <w:color w:val="0D0D0D" w:themeColor="text1" w:themeTint="F2"/>
        </w:rPr>
        <w:t>верхний предел количественного определения (</w:t>
      </w:r>
      <w:r w:rsidRPr="00A057BC">
        <w:rPr>
          <w:color w:val="0D0D0D" w:themeColor="text1" w:themeTint="F2"/>
        </w:rPr>
        <w:t>ВПКО</w:t>
      </w:r>
      <w:r w:rsidR="00900C83" w:rsidRPr="00A057BC">
        <w:rPr>
          <w:color w:val="0D0D0D" w:themeColor="text1" w:themeTint="F2"/>
        </w:rPr>
        <w:t>)</w:t>
      </w:r>
      <w:r w:rsidRPr="00A057BC">
        <w:rPr>
          <w:color w:val="0D0D0D" w:themeColor="text1" w:themeTint="F2"/>
        </w:rPr>
        <w:t xml:space="preserve"> или не достигают </w:t>
      </w:r>
      <w:r w:rsidR="00900C83" w:rsidRPr="00A057BC">
        <w:rPr>
          <w:color w:val="0D0D0D" w:themeColor="text1" w:themeTint="F2"/>
        </w:rPr>
        <w:t>нижний предел количественного определения (</w:t>
      </w:r>
      <w:r w:rsidRPr="00A057BC">
        <w:rPr>
          <w:color w:val="0D0D0D" w:themeColor="text1" w:themeTint="F2"/>
        </w:rPr>
        <w:t>НПКО</w:t>
      </w:r>
      <w:r w:rsidR="00900C83" w:rsidRPr="00A057BC">
        <w:rPr>
          <w:color w:val="0D0D0D" w:themeColor="text1" w:themeTint="F2"/>
        </w:rPr>
        <w:t>)</w:t>
      </w:r>
      <w:r w:rsidRPr="00A057BC">
        <w:rPr>
          <w:color w:val="0D0D0D" w:themeColor="text1" w:themeTint="F2"/>
        </w:rPr>
        <w:t xml:space="preserve"> цикла в циклах, в которых наименьший стандартный образец был забракован для построения калибровочной зависимости, что привело к увеличению НПКО по сравнению с другими циклами;</w:t>
      </w:r>
    </w:p>
    <w:p w14:paraId="755603A7"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обнаружение поддающихся количественному определению концентраций аналита в образцах до начала дозирования или в образцах - плацебо;</w:t>
      </w:r>
    </w:p>
    <w:p w14:paraId="7FD71600"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некачественное проведение хроматографии.</w:t>
      </w:r>
    </w:p>
    <w:p w14:paraId="7973F369"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Повторное введение всего аналитического цикла или отдельных образцов без какой-либо установленной аналитической причины недопустимо.</w:t>
      </w:r>
    </w:p>
    <w:p w14:paraId="704DF542"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lastRenderedPageBreak/>
        <w:t>Повторный анализ исследуемых образцов по фармакокинетическим причинам обычно является неприемлемым, так как он может повлиять и исказить результаты исследования. В этом случае повторный анализ можно рассматривать как часть лабораторного расследования с целью выявления возможных причин аномальных результатов и предотвращения возникновения подобных проблем в будущем.</w:t>
      </w:r>
    </w:p>
    <w:p w14:paraId="79C6D764"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Если повторный анализ проведен вследствие обнаружения аналита в образцах до начала дозирования или по фармакокинетическим причинам, необходимо описать образцы, подвергнувшиеся повторному анализу, и представить данные о начальных значениях, причинах повторного анализа, значениях, полученных в ходе повторного анализа, принятые в итоге значения и обоснования приемлемости.</w:t>
      </w:r>
    </w:p>
    <w:p w14:paraId="5C41FF41" w14:textId="34EEA3D5"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Если в ходе валидации показана воспроизводимость повторного введения и стабильность в инжекторе, при неисправности оборудования допускается повторное введение образцов. Повторное введение всего аналитического цикла или отдельных образцов калибровочного стандарта или образцов для </w:t>
      </w:r>
      <w:r w:rsidR="00E20483" w:rsidRPr="00A057BC">
        <w:rPr>
          <w:color w:val="0D0D0D" w:themeColor="text1" w:themeTint="F2"/>
        </w:rPr>
        <w:t>контроля качества</w:t>
      </w:r>
      <w:r w:rsidRPr="00A057BC">
        <w:rPr>
          <w:color w:val="0D0D0D" w:themeColor="text1" w:themeTint="F2"/>
        </w:rPr>
        <w:t xml:space="preserve"> в силу элементарного брака при калибровке или образцов для </w:t>
      </w:r>
      <w:r w:rsidR="00E20483" w:rsidRPr="00A057BC">
        <w:rPr>
          <w:color w:val="0D0D0D" w:themeColor="text1" w:themeTint="F2"/>
        </w:rPr>
        <w:t>контроля качества</w:t>
      </w:r>
      <w:r w:rsidRPr="00A057BC">
        <w:rPr>
          <w:color w:val="0D0D0D" w:themeColor="text1" w:themeTint="F2"/>
        </w:rPr>
        <w:t xml:space="preserve"> без какой-либо установленной аналитической причины не допустим. Безопасность </w:t>
      </w:r>
      <w:r w:rsidR="007A72F3" w:rsidRPr="00A057BC">
        <w:rPr>
          <w:color w:val="0D0D0D" w:themeColor="text1" w:themeTint="F2"/>
        </w:rPr>
        <w:t>добровольцев</w:t>
      </w:r>
      <w:r w:rsidRPr="00A057BC">
        <w:rPr>
          <w:color w:val="0D0D0D" w:themeColor="text1" w:themeTint="F2"/>
        </w:rPr>
        <w:t xml:space="preserve"> исследования должна превалировать над любыми другими его аспектами. Поэтому могут возникнуть иные обстоятельства, требующие повторной экстракции и (или) повторного анализа отдельных исследуемых образцов, например, если обнаружены неожиданные или аномальные результаты, которые могут повлиять на безопасность </w:t>
      </w:r>
      <w:r w:rsidR="00E20483" w:rsidRPr="00A057BC">
        <w:rPr>
          <w:color w:val="0D0D0D" w:themeColor="text1" w:themeTint="F2"/>
        </w:rPr>
        <w:t>добровольца</w:t>
      </w:r>
      <w:r w:rsidRPr="00A057BC">
        <w:rPr>
          <w:color w:val="0D0D0D" w:themeColor="text1" w:themeTint="F2"/>
        </w:rPr>
        <w:t>.</w:t>
      </w:r>
    </w:p>
    <w:p w14:paraId="6AEA380D" w14:textId="2072B15B" w:rsidR="00F322E7" w:rsidRPr="00A057BC" w:rsidRDefault="008D1B42" w:rsidP="004D10BF">
      <w:pPr>
        <w:spacing w:line="276" w:lineRule="auto"/>
        <w:jc w:val="both"/>
        <w:rPr>
          <w:color w:val="0D0D0D" w:themeColor="text1" w:themeTint="F2"/>
        </w:rPr>
      </w:pPr>
      <w:r w:rsidRPr="00A057BC">
        <w:rPr>
          <w:color w:val="0D0D0D" w:themeColor="text1" w:themeTint="F2"/>
        </w:rPr>
        <w:t>В целях демонстрации воспроизводимости и стабильности аналитического метода на реальных образцах будет выполнено повторное исследование ранее проанализированных образцов (ISR</w:t>
      </w:r>
      <w:r w:rsidR="00996ADF" w:rsidRPr="00A057BC">
        <w:rPr>
          <w:color w:val="0D0D0D" w:themeColor="text1" w:themeTint="F2"/>
        </w:rPr>
        <w:t xml:space="preserve"> – </w:t>
      </w:r>
      <w:proofErr w:type="spellStart"/>
      <w:r w:rsidR="00996ADF" w:rsidRPr="00A057BC">
        <w:t>Incurred</w:t>
      </w:r>
      <w:proofErr w:type="spellEnd"/>
      <w:r w:rsidR="00996ADF" w:rsidRPr="00A057BC">
        <w:t xml:space="preserve"> </w:t>
      </w:r>
      <w:proofErr w:type="spellStart"/>
      <w:r w:rsidR="00996ADF" w:rsidRPr="00A057BC">
        <w:t>Sample</w:t>
      </w:r>
      <w:proofErr w:type="spellEnd"/>
      <w:r w:rsidR="00996ADF" w:rsidRPr="00A057BC">
        <w:t xml:space="preserve"> </w:t>
      </w:r>
      <w:proofErr w:type="spellStart"/>
      <w:r w:rsidR="00996ADF" w:rsidRPr="00A057BC">
        <w:t>Reanalysis</w:t>
      </w:r>
      <w:proofErr w:type="spellEnd"/>
      <w:r w:rsidRPr="00A057BC">
        <w:rPr>
          <w:color w:val="0D0D0D" w:themeColor="text1" w:themeTint="F2"/>
        </w:rPr>
        <w:t>). Не менее 10% образцов должны быть проанализированы повторно в случае, если общее число образцов составит менее 1000. В случае, если общее число образцов в исследовании превышает 1000, то на повторное исследование направляются не менее 5% образцов. Критерий приемлемости для ISR-теста: концентрации, полученные при первоначальном анализе, и концентрации, полученные при повторном анализе, должны иметь расхождение ≤ 20% от их среднего значения не менее чем у 67% повторно проанализированных образцов.</w:t>
      </w:r>
    </w:p>
    <w:p w14:paraId="367549F4" w14:textId="77777777" w:rsidR="00F322E7" w:rsidRPr="00A057BC" w:rsidRDefault="008D1B42" w:rsidP="004D10BF">
      <w:pPr>
        <w:pStyle w:val="20"/>
        <w:spacing w:after="0" w:line="276" w:lineRule="auto"/>
        <w:jc w:val="both"/>
        <w:rPr>
          <w:rFonts w:cs="Times New Roman"/>
          <w:color w:val="0D0D0D" w:themeColor="text1" w:themeTint="F2"/>
        </w:rPr>
      </w:pPr>
      <w:bookmarkStart w:id="1479" w:name="_Toc203135952"/>
      <w:bookmarkStart w:id="1480" w:name="_Toc233373583"/>
      <w:r w:rsidRPr="00A057BC">
        <w:rPr>
          <w:rFonts w:cs="Times New Roman"/>
          <w:color w:val="0D0D0D" w:themeColor="text1" w:themeTint="F2"/>
        </w:rPr>
        <w:t>8.4.</w:t>
      </w:r>
      <w:r w:rsidRPr="00A057BC">
        <w:rPr>
          <w:rFonts w:cs="Times New Roman"/>
          <w:color w:val="0D0D0D" w:themeColor="text1" w:themeTint="F2"/>
        </w:rPr>
        <w:tab/>
        <w:t>Критерии приемлемости / отклонения аналитической серии</w:t>
      </w:r>
      <w:bookmarkEnd w:id="1479"/>
      <w:bookmarkEnd w:id="1480"/>
    </w:p>
    <w:p w14:paraId="4CA2D99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Непригодность всей аналитической серии</w:t>
      </w:r>
    </w:p>
    <w:p w14:paraId="1E82B91F" w14:textId="0707F769"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Экспериментально рассчитанные концентрации калибровочных стандартов должны лежать в пределах ±15 % номинальных значений (за исключением НПКО, для которых эти значения могут находиться в пределах ±20 %). Этому критерию должны соответствовать не менее 75% калибровочных стандартов для не менее чем шести различных концентраций. Если калибровочный стандарт не соответствует этим критериям, от него необходимо отказаться, а калибровочную зависимость пересчитать без учета этого стандарта, в том числе провести повторный регрессионный анализ. Если отклоненный калибровочный стандарт является НПКО, то для данного аналитического цикла НПКО будет служить следующий наименьший приемлемый калибровочный стандарт калибровочной зависимости. Если наивысший калибровочный стандарт неприемлем, то для данного аналитического цикла ВПКО будет служить следующий наибольший приемлемый калибровочный стандарт калибровочной зависимости. Пересчитанная калибровочная зависимость должна перекрывать все образцы для </w:t>
      </w:r>
      <w:r w:rsidR="00E522DE" w:rsidRPr="00A057BC">
        <w:rPr>
          <w:color w:val="0D0D0D" w:themeColor="text1" w:themeTint="F2"/>
        </w:rPr>
        <w:t>контроля качества</w:t>
      </w:r>
      <w:r w:rsidRPr="00A057BC">
        <w:rPr>
          <w:color w:val="0D0D0D" w:themeColor="text1" w:themeTint="F2"/>
        </w:rPr>
        <w:t xml:space="preserve"> (низкий, средний и </w:t>
      </w:r>
      <w:r w:rsidRPr="00A057BC">
        <w:rPr>
          <w:color w:val="0D0D0D" w:themeColor="text1" w:themeTint="F2"/>
        </w:rPr>
        <w:lastRenderedPageBreak/>
        <w:t xml:space="preserve">высокий). Значения точности образцов для </w:t>
      </w:r>
      <w:r w:rsidR="00E522DE" w:rsidRPr="00A057BC">
        <w:rPr>
          <w:color w:val="0D0D0D" w:themeColor="text1" w:themeTint="F2"/>
        </w:rPr>
        <w:t>контроля качества</w:t>
      </w:r>
      <w:r w:rsidRPr="00A057BC">
        <w:rPr>
          <w:color w:val="0D0D0D" w:themeColor="text1" w:themeTint="F2"/>
        </w:rPr>
        <w:t xml:space="preserve"> должны лежать в пределах ±15 % номинальных значений. Этому критерию должны соответствовать не менее 67 % образцов для </w:t>
      </w:r>
      <w:r w:rsidR="00E522DE" w:rsidRPr="00A057BC">
        <w:rPr>
          <w:color w:val="0D0D0D" w:themeColor="text1" w:themeTint="F2"/>
        </w:rPr>
        <w:t>контроля качества</w:t>
      </w:r>
      <w:r w:rsidRPr="00A057BC">
        <w:rPr>
          <w:color w:val="0D0D0D" w:themeColor="text1" w:themeTint="F2"/>
        </w:rPr>
        <w:t xml:space="preserve"> и не менее чем 50 % для каждой концентрации. Если этот критерий не соблюдается, аналитический цикл необходимо забраковать, а исследуемые образцы подвергнуть повторной экстракции и анализу. Если </w:t>
      </w:r>
      <w:proofErr w:type="spellStart"/>
      <w:r w:rsidRPr="00A057BC">
        <w:rPr>
          <w:color w:val="0D0D0D" w:themeColor="text1" w:themeTint="F2"/>
        </w:rPr>
        <w:t>пpи</w:t>
      </w:r>
      <w:proofErr w:type="spellEnd"/>
      <w:r w:rsidRPr="00A057BC">
        <w:rPr>
          <w:color w:val="0D0D0D" w:themeColor="text1" w:themeTint="F2"/>
        </w:rPr>
        <w:t xml:space="preserve"> повторном использовании калибровочных стандартов один из них - НПКО или ВПКО - оказывается неприемлемым, калибровочный диапазон не меняется. Для каждой концентрации необходимо рассчитать общие (средние) точность и прецизионность образцов для </w:t>
      </w:r>
      <w:r w:rsidR="00E522DE" w:rsidRPr="00A057BC">
        <w:rPr>
          <w:color w:val="0D0D0D" w:themeColor="text1" w:themeTint="F2"/>
        </w:rPr>
        <w:t>контроля качества</w:t>
      </w:r>
      <w:r w:rsidRPr="00A057BC">
        <w:rPr>
          <w:color w:val="0D0D0D" w:themeColor="text1" w:themeTint="F2"/>
        </w:rPr>
        <w:t xml:space="preserve"> всех </w:t>
      </w:r>
      <w:proofErr w:type="spellStart"/>
      <w:r w:rsidRPr="00A057BC">
        <w:rPr>
          <w:color w:val="0D0D0D" w:themeColor="text1" w:themeTint="F2"/>
        </w:rPr>
        <w:t>пpиeмлемыx</w:t>
      </w:r>
      <w:proofErr w:type="spellEnd"/>
      <w:r w:rsidRPr="00A057BC">
        <w:rPr>
          <w:color w:val="0D0D0D" w:themeColor="text1" w:themeTint="F2"/>
        </w:rPr>
        <w:t xml:space="preserve"> циклов и включить их в аналитический отч</w:t>
      </w:r>
      <w:r w:rsidR="0090323A" w:rsidRPr="00A057BC">
        <w:rPr>
          <w:color w:val="0D0D0D" w:themeColor="text1" w:themeTint="F2"/>
        </w:rPr>
        <w:t>е</w:t>
      </w:r>
      <w:r w:rsidRPr="00A057BC">
        <w:rPr>
          <w:color w:val="0D0D0D" w:themeColor="text1" w:themeTint="F2"/>
        </w:rPr>
        <w:t>т. Если общие средние значения точности и прецизионности превышают 15%, необходимо провести дополнительные расследования с целью объяснения таких отклонений. Подобные результаты могут привести к неприемлемости данных.</w:t>
      </w:r>
    </w:p>
    <w:p w14:paraId="18049B61" w14:textId="77777777" w:rsidR="00F322E7" w:rsidRPr="00A057BC" w:rsidRDefault="008D1B42" w:rsidP="004D10BF">
      <w:pPr>
        <w:pStyle w:val="1"/>
        <w:spacing w:after="0" w:line="276" w:lineRule="auto"/>
        <w:jc w:val="both"/>
        <w:rPr>
          <w:rFonts w:cs="Times New Roman"/>
          <w:color w:val="0D0D0D" w:themeColor="text1" w:themeTint="F2"/>
        </w:rPr>
      </w:pPr>
      <w:bookmarkStart w:id="1481" w:name="_Toc203135953"/>
      <w:bookmarkStart w:id="1482" w:name="_Toc233373584"/>
      <w:r w:rsidRPr="00A057BC">
        <w:rPr>
          <w:rFonts w:cs="Times New Roman"/>
          <w:color w:val="0D0D0D" w:themeColor="text1" w:themeTint="F2"/>
        </w:rPr>
        <w:t>9.</w:t>
      </w:r>
      <w:r w:rsidRPr="00A057BC">
        <w:rPr>
          <w:rFonts w:cs="Times New Roman"/>
          <w:color w:val="0D0D0D" w:themeColor="text1" w:themeTint="F2"/>
        </w:rPr>
        <w:tab/>
        <w:t>ОЦЕНКА ФАРМАКОКИНЕТИКИ И БИОЭКВИВАЛЕНТНОСТИ</w:t>
      </w:r>
      <w:bookmarkEnd w:id="1481"/>
      <w:bookmarkEnd w:id="1482"/>
    </w:p>
    <w:p w14:paraId="03C985CC" w14:textId="77777777" w:rsidR="00F322E7" w:rsidRPr="00A057BC" w:rsidRDefault="008D1B42" w:rsidP="004D10BF">
      <w:pPr>
        <w:pStyle w:val="20"/>
        <w:spacing w:after="0" w:line="276" w:lineRule="auto"/>
        <w:jc w:val="both"/>
        <w:rPr>
          <w:rFonts w:cs="Times New Roman"/>
          <w:color w:val="0D0D0D" w:themeColor="text1" w:themeTint="F2"/>
        </w:rPr>
      </w:pPr>
      <w:bookmarkStart w:id="1483" w:name="_Toc203135954"/>
      <w:bookmarkStart w:id="1484" w:name="_Toc233373585"/>
      <w:r w:rsidRPr="00A057BC">
        <w:rPr>
          <w:rFonts w:cs="Times New Roman"/>
          <w:color w:val="0D0D0D" w:themeColor="text1" w:themeTint="F2"/>
        </w:rPr>
        <w:t>9.1.</w:t>
      </w:r>
      <w:r w:rsidRPr="00A057BC">
        <w:rPr>
          <w:rFonts w:cs="Times New Roman"/>
          <w:color w:val="0D0D0D" w:themeColor="text1" w:themeTint="F2"/>
        </w:rPr>
        <w:tab/>
        <w:t>Перечень параметров фармакокинетики</w:t>
      </w:r>
      <w:bookmarkEnd w:id="1483"/>
      <w:bookmarkEnd w:id="1484"/>
    </w:p>
    <w:p w14:paraId="439ED6E1" w14:textId="77777777" w:rsidR="0097366E" w:rsidRPr="00A057BC" w:rsidRDefault="0097366E" w:rsidP="004D10BF">
      <w:pPr>
        <w:suppressAutoHyphens/>
        <w:spacing w:line="276" w:lineRule="auto"/>
        <w:jc w:val="both"/>
        <w:rPr>
          <w:bCs/>
          <w:color w:val="0D0D0D" w:themeColor="text1" w:themeTint="F2"/>
        </w:rPr>
      </w:pPr>
      <w:r w:rsidRPr="00A057BC">
        <w:rPr>
          <w:bCs/>
          <w:color w:val="0D0D0D" w:themeColor="text1" w:themeTint="F2"/>
        </w:rPr>
        <w:t xml:space="preserve">Будет произведен расчет следующих параметров </w:t>
      </w:r>
    </w:p>
    <w:p w14:paraId="3FA65173" w14:textId="37E22AAB" w:rsidR="0097366E" w:rsidRPr="00A057BC" w:rsidRDefault="0097366E" w:rsidP="004D10BF">
      <w:pPr>
        <w:suppressAutoHyphens/>
        <w:spacing w:line="276" w:lineRule="auto"/>
        <w:jc w:val="both"/>
        <w:rPr>
          <w:bCs/>
          <w:color w:val="0D0D0D" w:themeColor="text1" w:themeTint="F2"/>
        </w:rPr>
      </w:pPr>
      <w:r w:rsidRPr="00A057BC">
        <w:rPr>
          <w:bCs/>
          <w:color w:val="0D0D0D" w:themeColor="text1" w:themeTint="F2"/>
        </w:rPr>
        <w:t xml:space="preserve">фармакокинетики </w:t>
      </w:r>
      <w:proofErr w:type="spellStart"/>
      <w:r w:rsidR="00AC4401" w:rsidRPr="00A057BC">
        <w:rPr>
          <w:bCs/>
          <w:color w:val="0D0D0D" w:themeColor="text1" w:themeTint="F2"/>
        </w:rPr>
        <w:t>упадацитиниба</w:t>
      </w:r>
      <w:proofErr w:type="spellEnd"/>
      <w:r w:rsidRPr="00A057BC">
        <w:rPr>
          <w:bCs/>
          <w:color w:val="0D0D0D" w:themeColor="text1" w:themeTint="F2"/>
        </w:rPr>
        <w:t xml:space="preserve"> </w:t>
      </w:r>
      <w:proofErr w:type="spellStart"/>
      <w:r w:rsidRPr="00A057BC">
        <w:rPr>
          <w:bCs/>
          <w:color w:val="0D0D0D" w:themeColor="text1" w:themeTint="F2"/>
        </w:rPr>
        <w:t>внемодельным</w:t>
      </w:r>
      <w:proofErr w:type="spellEnd"/>
      <w:r w:rsidRPr="00A057BC">
        <w:rPr>
          <w:bCs/>
          <w:color w:val="0D0D0D" w:themeColor="text1" w:themeTint="F2"/>
        </w:rPr>
        <w:t xml:space="preserve"> методом:</w:t>
      </w:r>
    </w:p>
    <w:p w14:paraId="322C8BDD" w14:textId="77777777" w:rsidR="001F36C4" w:rsidRPr="00A057BC" w:rsidRDefault="001F36C4" w:rsidP="001F36C4">
      <w:pPr>
        <w:suppressAutoHyphens/>
        <w:spacing w:line="276" w:lineRule="auto"/>
        <w:jc w:val="both"/>
        <w:rPr>
          <w:bCs/>
          <w:color w:val="0D0D0D" w:themeColor="text1" w:themeTint="F2"/>
        </w:rPr>
      </w:pPr>
      <w:r w:rsidRPr="00A057BC">
        <w:rPr>
          <w:bCs/>
          <w:color w:val="0D0D0D" w:themeColor="text1" w:themeTint="F2"/>
        </w:rPr>
        <w:t>C</w:t>
      </w:r>
      <w:r w:rsidRPr="00A057BC">
        <w:rPr>
          <w:bCs/>
          <w:color w:val="0D0D0D" w:themeColor="text1" w:themeTint="F2"/>
          <w:vertAlign w:val="subscript"/>
        </w:rPr>
        <w:t>max</w:t>
      </w:r>
      <w:r w:rsidRPr="00A057BC">
        <w:rPr>
          <w:bCs/>
          <w:color w:val="0D0D0D" w:themeColor="text1" w:themeTint="F2"/>
        </w:rPr>
        <w:t xml:space="preserve"> — максимальная концентрация в плазме; </w:t>
      </w:r>
    </w:p>
    <w:p w14:paraId="71FE600B" w14:textId="77777777" w:rsidR="001F36C4" w:rsidRPr="00A057BC" w:rsidRDefault="001F36C4" w:rsidP="00E20483">
      <w:pPr>
        <w:suppressAutoHyphens/>
        <w:spacing w:line="276" w:lineRule="auto"/>
        <w:jc w:val="both"/>
        <w:rPr>
          <w:bCs/>
          <w:color w:val="0D0D0D" w:themeColor="text1" w:themeTint="F2"/>
        </w:rPr>
      </w:pPr>
      <w:r w:rsidRPr="00A057BC">
        <w:rPr>
          <w:bCs/>
          <w:color w:val="0D0D0D" w:themeColor="text1" w:themeTint="F2"/>
        </w:rPr>
        <w:t>t</w:t>
      </w:r>
      <w:r w:rsidRPr="00A057BC">
        <w:rPr>
          <w:bCs/>
          <w:color w:val="0D0D0D" w:themeColor="text1" w:themeTint="F2"/>
          <w:vertAlign w:val="subscript"/>
        </w:rPr>
        <w:t>max</w:t>
      </w:r>
      <w:r w:rsidRPr="00A057BC">
        <w:rPr>
          <w:bCs/>
          <w:color w:val="0D0D0D" w:themeColor="text1" w:themeTint="F2"/>
        </w:rPr>
        <w:t xml:space="preserve"> — время достижения C</w:t>
      </w:r>
      <w:r w:rsidRPr="00A057BC">
        <w:rPr>
          <w:bCs/>
          <w:color w:val="0D0D0D" w:themeColor="text1" w:themeTint="F2"/>
          <w:vertAlign w:val="subscript"/>
        </w:rPr>
        <w:t>max</w:t>
      </w:r>
      <w:r w:rsidRPr="00A057BC">
        <w:rPr>
          <w:bCs/>
          <w:color w:val="0D0D0D" w:themeColor="text1" w:themeTint="F2"/>
        </w:rPr>
        <w:t>;</w:t>
      </w:r>
    </w:p>
    <w:p w14:paraId="46B78021" w14:textId="633B7836" w:rsidR="001F36C4" w:rsidRPr="00A057BC" w:rsidRDefault="001F36C4" w:rsidP="00E20483">
      <w:pPr>
        <w:suppressAutoHyphens/>
        <w:spacing w:line="276" w:lineRule="auto"/>
        <w:jc w:val="both"/>
        <w:rPr>
          <w:bCs/>
          <w:color w:val="0D0D0D" w:themeColor="text1" w:themeTint="F2"/>
        </w:rPr>
      </w:pPr>
      <w:r w:rsidRPr="00A057BC">
        <w:rPr>
          <w:bCs/>
          <w:color w:val="0D0D0D" w:themeColor="text1" w:themeTint="F2"/>
        </w:rPr>
        <w:t>t</w:t>
      </w:r>
      <w:r w:rsidRPr="00A057BC">
        <w:rPr>
          <w:bCs/>
          <w:color w:val="0D0D0D" w:themeColor="text1" w:themeTint="F2"/>
          <w:vertAlign w:val="subscript"/>
        </w:rPr>
        <w:t>½</w:t>
      </w:r>
      <w:r w:rsidRPr="00A057BC">
        <w:rPr>
          <w:bCs/>
          <w:color w:val="0D0D0D" w:themeColor="text1" w:themeTint="F2"/>
        </w:rPr>
        <w:t xml:space="preserve"> — период полувыведения из плазмы крови;</w:t>
      </w:r>
    </w:p>
    <w:p w14:paraId="4CBDDAE3" w14:textId="77777777" w:rsidR="00E20483" w:rsidRPr="00A057BC" w:rsidRDefault="00E20483" w:rsidP="00E20483">
      <w:pPr>
        <w:suppressAutoHyphens/>
        <w:spacing w:line="276" w:lineRule="auto"/>
        <w:jc w:val="both"/>
        <w:rPr>
          <w:bCs/>
          <w:color w:val="0D0D0D" w:themeColor="text1" w:themeTint="F2"/>
        </w:rPr>
      </w:pPr>
      <w:r w:rsidRPr="00A057BC">
        <w:rPr>
          <w:bCs/>
          <w:color w:val="0D0D0D" w:themeColor="text1" w:themeTint="F2"/>
        </w:rPr>
        <w:t>AUC</w:t>
      </w:r>
      <w:r w:rsidRPr="00A057BC">
        <w:rPr>
          <w:bCs/>
          <w:color w:val="0D0D0D" w:themeColor="text1" w:themeTint="F2"/>
          <w:vertAlign w:val="subscript"/>
        </w:rPr>
        <w:t>0–</w:t>
      </w:r>
      <w:r w:rsidRPr="00A057BC">
        <w:rPr>
          <w:bCs/>
          <w:color w:val="0D0D0D" w:themeColor="text1" w:themeTint="F2"/>
          <w:vertAlign w:val="subscript"/>
          <w:lang w:val="en-US"/>
        </w:rPr>
        <w:t>t</w:t>
      </w:r>
      <w:r w:rsidRPr="00A057BC">
        <w:rPr>
          <w:bCs/>
          <w:color w:val="0D0D0D" w:themeColor="text1" w:themeTint="F2"/>
          <w:vertAlign w:val="subscript"/>
        </w:rPr>
        <w:t xml:space="preserve"> </w:t>
      </w:r>
      <w:r w:rsidRPr="00A057BC">
        <w:rPr>
          <w:bCs/>
          <w:color w:val="0D0D0D" w:themeColor="text1" w:themeTint="F2"/>
        </w:rPr>
        <w:t>— площадь под кривой «плазменная концентрация–время» с момента приема препарата до последней определяемой концентрации во временной точке t;</w:t>
      </w:r>
    </w:p>
    <w:p w14:paraId="14C610C7" w14:textId="77777777" w:rsidR="001F36C4" w:rsidRPr="00A057BC" w:rsidRDefault="001F36C4" w:rsidP="00E20483">
      <w:pPr>
        <w:suppressAutoHyphens/>
        <w:spacing w:line="276" w:lineRule="auto"/>
        <w:jc w:val="both"/>
        <w:rPr>
          <w:bCs/>
          <w:color w:val="0D0D0D" w:themeColor="text1" w:themeTint="F2"/>
        </w:rPr>
      </w:pPr>
      <w:r w:rsidRPr="00A057BC">
        <w:rPr>
          <w:bCs/>
          <w:color w:val="0D0D0D" w:themeColor="text1" w:themeTint="F2"/>
        </w:rPr>
        <w:t>AUC</w:t>
      </w:r>
      <w:r w:rsidRPr="00A057BC">
        <w:rPr>
          <w:bCs/>
          <w:color w:val="0D0D0D" w:themeColor="text1" w:themeTint="F2"/>
          <w:vertAlign w:val="subscript"/>
        </w:rPr>
        <w:t>0–∞</w:t>
      </w:r>
      <w:r w:rsidRPr="00A057BC">
        <w:rPr>
          <w:bCs/>
          <w:color w:val="0D0D0D" w:themeColor="text1" w:themeTint="F2"/>
        </w:rPr>
        <w:t xml:space="preserve"> — площадь под кривой «плазменная концентрация–время» экстраполированная до бесконечности;</w:t>
      </w:r>
    </w:p>
    <w:p w14:paraId="0D7E522D" w14:textId="77777777" w:rsidR="001F36C4" w:rsidRPr="00A057BC" w:rsidRDefault="001F36C4" w:rsidP="00E20483">
      <w:pPr>
        <w:tabs>
          <w:tab w:val="left" w:pos="23"/>
        </w:tabs>
        <w:spacing w:line="276" w:lineRule="auto"/>
        <w:jc w:val="both"/>
        <w:rPr>
          <w:color w:val="000000"/>
        </w:rPr>
      </w:pPr>
      <w:r w:rsidRPr="00A057BC">
        <w:rPr>
          <w:color w:val="000000"/>
        </w:rPr>
        <w:t>k</w:t>
      </w:r>
      <w:r w:rsidRPr="00A057BC">
        <w:rPr>
          <w:color w:val="000000"/>
          <w:vertAlign w:val="subscript"/>
        </w:rPr>
        <w:t>el</w:t>
      </w:r>
      <w:r w:rsidRPr="00A057BC">
        <w:rPr>
          <w:color w:val="000000"/>
        </w:rPr>
        <w:t xml:space="preserve"> – </w:t>
      </w:r>
      <w:r w:rsidRPr="00A057BC">
        <w:t>константа скорости терминальной элиминации;</w:t>
      </w:r>
    </w:p>
    <w:p w14:paraId="12A0AB67" w14:textId="5CAD36BE" w:rsidR="00996ADF" w:rsidRPr="00A057BC" w:rsidRDefault="001F36C4" w:rsidP="00E20483">
      <w:pPr>
        <w:tabs>
          <w:tab w:val="left" w:pos="23"/>
        </w:tabs>
        <w:spacing w:line="276" w:lineRule="auto"/>
        <w:jc w:val="both"/>
        <w:rPr>
          <w:color w:val="000000"/>
        </w:rPr>
      </w:pPr>
      <w:r w:rsidRPr="00A057BC">
        <w:rPr>
          <w:color w:val="000000"/>
        </w:rPr>
        <w:t>AUC</w:t>
      </w:r>
      <w:r w:rsidRPr="00A057BC">
        <w:rPr>
          <w:color w:val="000000"/>
          <w:vertAlign w:val="subscript"/>
        </w:rPr>
        <w:t>extr</w:t>
      </w:r>
      <w:r w:rsidRPr="00A057BC">
        <w:rPr>
          <w:color w:val="000000"/>
        </w:rPr>
        <w:t xml:space="preserve"> – </w:t>
      </w:r>
      <w:r w:rsidR="00E20483" w:rsidRPr="00A057BC">
        <w:rPr>
          <w:color w:val="000000"/>
        </w:rPr>
        <w:t xml:space="preserve">остаточная площадь под кривой </w:t>
      </w:r>
      <w:r w:rsidR="00E20483" w:rsidRPr="00A057BC">
        <w:rPr>
          <w:bCs/>
          <w:color w:val="0D0D0D" w:themeColor="text1" w:themeTint="F2"/>
        </w:rPr>
        <w:t>«плазменная концентрация–время</w:t>
      </w:r>
      <w:r w:rsidR="00900C83" w:rsidRPr="00A057BC">
        <w:rPr>
          <w:color w:val="000000"/>
        </w:rPr>
        <w:t>.</w:t>
      </w:r>
    </w:p>
    <w:p w14:paraId="2F06964D" w14:textId="77777777" w:rsidR="00E20483" w:rsidRPr="00A057BC" w:rsidRDefault="00E20483" w:rsidP="00E20483">
      <w:pPr>
        <w:suppressAutoHyphens/>
        <w:spacing w:before="120" w:line="276" w:lineRule="auto"/>
        <w:jc w:val="both"/>
        <w:rPr>
          <w:bCs/>
          <w:color w:val="000000"/>
        </w:rPr>
      </w:pPr>
      <w:r w:rsidRPr="00A057BC">
        <w:rPr>
          <w:bCs/>
          <w:color w:val="000000"/>
        </w:rPr>
        <w:t>Ожидается, что предусмотренная данным протоколом длительность отбора биоматериала должна обеспечить выполнение условия «AUC</w:t>
      </w:r>
      <w:r w:rsidRPr="00A057BC">
        <w:rPr>
          <w:bCs/>
          <w:color w:val="000000"/>
          <w:vertAlign w:val="subscript"/>
        </w:rPr>
        <w:t xml:space="preserve">0-t </w:t>
      </w:r>
      <w:r w:rsidRPr="00A057BC">
        <w:rPr>
          <w:bCs/>
          <w:color w:val="000000"/>
        </w:rPr>
        <w:t xml:space="preserve">превышает 80% </w:t>
      </w:r>
      <w:r w:rsidRPr="00A057BC">
        <w:rPr>
          <w:bCs/>
          <w:color w:val="000000"/>
        </w:rPr>
        <w:br/>
        <w:t>от AUC</w:t>
      </w:r>
      <w:r w:rsidRPr="00A057BC">
        <w:rPr>
          <w:bCs/>
          <w:color w:val="000000"/>
          <w:vertAlign w:val="subscript"/>
        </w:rPr>
        <w:t>0-∞</w:t>
      </w:r>
      <w:r w:rsidRPr="00A057BC">
        <w:rPr>
          <w:bCs/>
          <w:color w:val="000000"/>
        </w:rPr>
        <w:t>».</w:t>
      </w:r>
    </w:p>
    <w:p w14:paraId="1FEF0103" w14:textId="2AC0C305" w:rsidR="00E20483" w:rsidRPr="00A057BC" w:rsidRDefault="00E20483" w:rsidP="00E20483">
      <w:pPr>
        <w:tabs>
          <w:tab w:val="left" w:pos="23"/>
        </w:tabs>
        <w:spacing w:line="276" w:lineRule="auto"/>
        <w:jc w:val="both"/>
        <w:rPr>
          <w:color w:val="000000"/>
        </w:rPr>
      </w:pPr>
      <w:r w:rsidRPr="00A057BC">
        <w:rPr>
          <w:color w:val="000000"/>
        </w:rPr>
        <w:t>Для расчета фармакокинетических параметров будет использоваться реальное время забора образцов.</w:t>
      </w:r>
    </w:p>
    <w:p w14:paraId="43A205FD" w14:textId="77777777" w:rsidR="00F322E7" w:rsidRPr="00A057BC" w:rsidRDefault="008D1B42" w:rsidP="004D10BF">
      <w:pPr>
        <w:pStyle w:val="20"/>
        <w:spacing w:after="0" w:line="276" w:lineRule="auto"/>
        <w:jc w:val="both"/>
        <w:rPr>
          <w:rFonts w:cs="Times New Roman"/>
          <w:color w:val="0D0D0D" w:themeColor="text1" w:themeTint="F2"/>
        </w:rPr>
      </w:pPr>
      <w:bookmarkStart w:id="1485" w:name="_Toc203135955"/>
      <w:bookmarkStart w:id="1486" w:name="_Toc233373586"/>
      <w:r w:rsidRPr="00A057BC">
        <w:rPr>
          <w:rFonts w:cs="Times New Roman"/>
          <w:color w:val="0D0D0D" w:themeColor="text1" w:themeTint="F2"/>
        </w:rPr>
        <w:t>9.2.</w:t>
      </w:r>
      <w:r w:rsidRPr="00A057BC">
        <w:rPr>
          <w:rFonts w:cs="Times New Roman"/>
          <w:color w:val="0D0D0D" w:themeColor="text1" w:themeTint="F2"/>
        </w:rPr>
        <w:tab/>
        <w:t>Методы и сроки оценки, регистрации и анализа параметров фармакокинетики</w:t>
      </w:r>
      <w:bookmarkEnd w:id="1485"/>
      <w:bookmarkEnd w:id="1486"/>
    </w:p>
    <w:p w14:paraId="39CC8132"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Расчет параметров фармакокинетики будет сделан в один этап после завершения биоаналитического этапа.</w:t>
      </w:r>
    </w:p>
    <w:p w14:paraId="75851D2C" w14:textId="77777777" w:rsidR="00F322E7" w:rsidRPr="00A057BC" w:rsidRDefault="008D1B42" w:rsidP="004D10BF">
      <w:pPr>
        <w:pStyle w:val="20"/>
        <w:spacing w:after="0" w:line="276" w:lineRule="auto"/>
        <w:jc w:val="both"/>
        <w:rPr>
          <w:rFonts w:cs="Times New Roman"/>
          <w:color w:val="0D0D0D" w:themeColor="text1" w:themeTint="F2"/>
        </w:rPr>
      </w:pPr>
      <w:bookmarkStart w:id="1487" w:name="_Toc203135956"/>
      <w:bookmarkStart w:id="1488" w:name="_Toc233373587"/>
      <w:r w:rsidRPr="00A057BC">
        <w:rPr>
          <w:rFonts w:cs="Times New Roman"/>
          <w:color w:val="0D0D0D" w:themeColor="text1" w:themeTint="F2"/>
        </w:rPr>
        <w:t>9.3.</w:t>
      </w:r>
      <w:r w:rsidRPr="00A057BC">
        <w:rPr>
          <w:rFonts w:cs="Times New Roman"/>
          <w:color w:val="0D0D0D" w:themeColor="text1" w:themeTint="F2"/>
        </w:rPr>
        <w:tab/>
        <w:t>Оценка биодоступности и биоэквивалентности препаратов</w:t>
      </w:r>
      <w:bookmarkEnd w:id="1487"/>
      <w:bookmarkEnd w:id="1488"/>
    </w:p>
    <w:p w14:paraId="7E8DDEAA" w14:textId="45A52310" w:rsidR="001F36C4" w:rsidRPr="00A057BC" w:rsidRDefault="001F36C4" w:rsidP="001F36C4">
      <w:pPr>
        <w:spacing w:line="276" w:lineRule="auto"/>
        <w:jc w:val="both"/>
        <w:rPr>
          <w:color w:val="0D0D0D" w:themeColor="text1" w:themeTint="F2"/>
        </w:rPr>
      </w:pPr>
      <w:r w:rsidRPr="00A057BC">
        <w:rPr>
          <w:color w:val="0D0D0D" w:themeColor="text1" w:themeTint="F2"/>
        </w:rPr>
        <w:t xml:space="preserve">Вывод о биоэквивалентности сравниваемых препаратов будет сделан с использованием подхода, основанного на оценке 90%-ных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референтного препарата. Оценка биоэквивалентности в отношении </w:t>
      </w:r>
      <w:proofErr w:type="spellStart"/>
      <w:r w:rsidRPr="00A057BC">
        <w:rPr>
          <w:color w:val="0D0D0D" w:themeColor="text1" w:themeTint="F2"/>
        </w:rPr>
        <w:t>упадацитиниба</w:t>
      </w:r>
      <w:proofErr w:type="spellEnd"/>
      <w:r w:rsidRPr="00A057BC">
        <w:rPr>
          <w:color w:val="0D0D0D" w:themeColor="text1" w:themeTint="F2"/>
        </w:rPr>
        <w:t xml:space="preserve"> будет осуществляться для параметр</w:t>
      </w:r>
      <w:r w:rsidR="00E522DE" w:rsidRPr="00A057BC">
        <w:rPr>
          <w:color w:val="0D0D0D" w:themeColor="text1" w:themeTint="F2"/>
        </w:rPr>
        <w:t>ов</w:t>
      </w:r>
      <w:r w:rsidRPr="00A057BC">
        <w:rPr>
          <w:color w:val="0D0D0D" w:themeColor="text1" w:themeTint="F2"/>
        </w:rPr>
        <w:t xml:space="preserve"> AUC</w:t>
      </w:r>
      <w:r w:rsidRPr="00A057BC">
        <w:rPr>
          <w:color w:val="0D0D0D" w:themeColor="text1" w:themeTint="F2"/>
          <w:vertAlign w:val="subscript"/>
        </w:rPr>
        <w:t>0-</w:t>
      </w:r>
      <w:r w:rsidR="00E522DE" w:rsidRPr="00A057BC">
        <w:rPr>
          <w:color w:val="0D0D0D" w:themeColor="text1" w:themeTint="F2"/>
          <w:vertAlign w:val="subscript"/>
          <w:lang w:val="en-US"/>
        </w:rPr>
        <w:t>t</w:t>
      </w:r>
      <w:r w:rsidR="00E522DE" w:rsidRPr="00A057BC">
        <w:rPr>
          <w:color w:val="0D0D0D" w:themeColor="text1" w:themeTint="F2"/>
        </w:rPr>
        <w:t xml:space="preserve"> и C</w:t>
      </w:r>
      <w:r w:rsidR="00E522DE" w:rsidRPr="00A057BC">
        <w:rPr>
          <w:color w:val="0D0D0D" w:themeColor="text1" w:themeTint="F2"/>
          <w:vertAlign w:val="subscript"/>
        </w:rPr>
        <w:t>max</w:t>
      </w:r>
      <w:r w:rsidRPr="00A057BC">
        <w:rPr>
          <w:color w:val="0D0D0D" w:themeColor="text1" w:themeTint="F2"/>
        </w:rPr>
        <w:t>.</w:t>
      </w:r>
    </w:p>
    <w:p w14:paraId="731A5F28" w14:textId="3CDB259B" w:rsidR="00900C83" w:rsidRPr="00A057BC" w:rsidRDefault="001F36C4" w:rsidP="001F36C4">
      <w:pPr>
        <w:spacing w:line="276" w:lineRule="auto"/>
        <w:jc w:val="both"/>
        <w:rPr>
          <w:color w:val="0D0D0D" w:themeColor="text1" w:themeTint="F2"/>
        </w:rPr>
      </w:pPr>
      <w:r w:rsidRPr="00A057BC">
        <w:rPr>
          <w:color w:val="0D0D0D" w:themeColor="text1" w:themeTint="F2"/>
        </w:rPr>
        <w:t>Препараты считаются биоэквивалентными, если для показателей AUC</w:t>
      </w:r>
      <w:r w:rsidRPr="00A057BC">
        <w:rPr>
          <w:color w:val="0D0D0D" w:themeColor="text1" w:themeTint="F2"/>
          <w:vertAlign w:val="subscript"/>
        </w:rPr>
        <w:t>0-</w:t>
      </w:r>
      <w:r w:rsidR="00E522DE" w:rsidRPr="00A057BC">
        <w:rPr>
          <w:color w:val="0D0D0D" w:themeColor="text1" w:themeTint="F2"/>
          <w:vertAlign w:val="subscript"/>
          <w:lang w:val="en-US"/>
        </w:rPr>
        <w:t>t</w:t>
      </w:r>
      <w:r w:rsidRPr="00A057BC">
        <w:rPr>
          <w:color w:val="0D0D0D" w:themeColor="text1" w:themeTint="F2"/>
        </w:rPr>
        <w:t>, C</w:t>
      </w:r>
      <w:r w:rsidRPr="00A057BC">
        <w:rPr>
          <w:color w:val="0D0D0D" w:themeColor="text1" w:themeTint="F2"/>
          <w:vertAlign w:val="subscript"/>
        </w:rPr>
        <w:t>max</w:t>
      </w:r>
      <w:r w:rsidRPr="00A057BC">
        <w:rPr>
          <w:color w:val="0D0D0D" w:themeColor="text1" w:themeTint="F2"/>
        </w:rPr>
        <w:t xml:space="preserve"> пределы доверительных интервалов составляют 80,00–125,00%</w:t>
      </w:r>
      <w:r w:rsidR="003736CB" w:rsidRPr="00A057BC">
        <w:rPr>
          <w:color w:val="0D0D0D" w:themeColor="text1" w:themeTint="F2"/>
        </w:rPr>
        <w:t>.</w:t>
      </w:r>
      <w:bookmarkStart w:id="1489" w:name="_Toc203135957"/>
      <w:r w:rsidRPr="00A057BC">
        <w:rPr>
          <w:color w:val="0D0D0D" w:themeColor="text1" w:themeTint="F2"/>
        </w:rPr>
        <w:t xml:space="preserve"> </w:t>
      </w:r>
    </w:p>
    <w:p w14:paraId="400E6D3B" w14:textId="63308CF5" w:rsidR="001F36C4" w:rsidRPr="00A057BC" w:rsidRDefault="001F36C4" w:rsidP="001F36C4">
      <w:pPr>
        <w:spacing w:line="276" w:lineRule="auto"/>
        <w:jc w:val="both"/>
        <w:rPr>
          <w:color w:val="0D0D0D" w:themeColor="text1" w:themeTint="F2"/>
        </w:rPr>
      </w:pPr>
      <w:r w:rsidRPr="00A057BC">
        <w:rPr>
          <w:color w:val="0D0D0D" w:themeColor="text1" w:themeTint="F2"/>
        </w:rPr>
        <w:lastRenderedPageBreak/>
        <w:t>Дополнительно будет рассчитана степень покрытия общей экспозиции за период наблюдения</w:t>
      </w:r>
      <w:r w:rsidR="00056F35" w:rsidRPr="00A057BC">
        <w:rPr>
          <w:color w:val="0D0D0D" w:themeColor="text1" w:themeTint="F2"/>
        </w:rPr>
        <w:t xml:space="preserve"> AUC</w:t>
      </w:r>
      <w:r w:rsidR="00056F35" w:rsidRPr="00A057BC">
        <w:rPr>
          <w:color w:val="0D0D0D" w:themeColor="text1" w:themeTint="F2"/>
          <w:vertAlign w:val="subscript"/>
        </w:rPr>
        <w:t>extr</w:t>
      </w:r>
      <w:r w:rsidR="00056F35" w:rsidRPr="00A057BC">
        <w:rPr>
          <w:color w:val="0D0D0D" w:themeColor="text1" w:themeTint="F2"/>
        </w:rPr>
        <w:t>.</w:t>
      </w:r>
    </w:p>
    <w:p w14:paraId="2BE080FF" w14:textId="4C0F7C6F" w:rsidR="001F36C4" w:rsidRPr="00A057BC" w:rsidRDefault="001F36C4" w:rsidP="001F36C4">
      <w:pPr>
        <w:spacing w:line="276" w:lineRule="auto"/>
        <w:jc w:val="both"/>
        <w:rPr>
          <w:color w:val="0D0D0D" w:themeColor="text1" w:themeTint="F2"/>
        </w:rPr>
      </w:pPr>
      <w:r w:rsidRPr="00A057BC">
        <w:rPr>
          <w:color w:val="0D0D0D" w:themeColor="text1" w:themeTint="F2"/>
        </w:rPr>
        <w:t>Адекватность продолжительности отбора образцов будет оцениваться с учетом того, что AUC</w:t>
      </w:r>
      <w:r w:rsidRPr="00A057BC">
        <w:rPr>
          <w:color w:val="0D0D0D" w:themeColor="text1" w:themeTint="F2"/>
          <w:vertAlign w:val="subscript"/>
        </w:rPr>
        <w:t>0–</w:t>
      </w:r>
      <w:r w:rsidR="006A59E2" w:rsidRPr="00A057BC">
        <w:rPr>
          <w:color w:val="0D0D0D" w:themeColor="text1" w:themeTint="F2"/>
          <w:vertAlign w:val="subscript"/>
          <w:lang w:val="en-US"/>
        </w:rPr>
        <w:t>t</w:t>
      </w:r>
      <w:r w:rsidRPr="00A057BC">
        <w:rPr>
          <w:color w:val="0D0D0D" w:themeColor="text1" w:themeTint="F2"/>
          <w:vertAlign w:val="subscript"/>
        </w:rPr>
        <w:t xml:space="preserve"> </w:t>
      </w:r>
      <w:r w:rsidRPr="00A057BC">
        <w:rPr>
          <w:color w:val="0D0D0D" w:themeColor="text1" w:themeTint="F2"/>
        </w:rPr>
        <w:t>должна, как правило, составлять не менее 80% AUC</w:t>
      </w:r>
      <w:r w:rsidRPr="00A057BC">
        <w:rPr>
          <w:color w:val="0D0D0D" w:themeColor="text1" w:themeTint="F2"/>
          <w:vertAlign w:val="subscript"/>
        </w:rPr>
        <w:t>0–∞</w:t>
      </w:r>
      <w:r w:rsidRPr="00A057BC">
        <w:rPr>
          <w:color w:val="0D0D0D" w:themeColor="text1" w:themeTint="F2"/>
        </w:rPr>
        <w:t>, а доля экстраполированной площади — не более 20%.</w:t>
      </w:r>
    </w:p>
    <w:p w14:paraId="0943F121" w14:textId="77777777" w:rsidR="004C4D5A" w:rsidRPr="00A057BC" w:rsidRDefault="004C4D5A" w:rsidP="004D10BF">
      <w:pPr>
        <w:pStyle w:val="1"/>
        <w:spacing w:after="0" w:line="276" w:lineRule="auto"/>
        <w:jc w:val="both"/>
        <w:rPr>
          <w:rFonts w:cs="Times New Roman"/>
          <w:color w:val="0D0D0D" w:themeColor="text1" w:themeTint="F2"/>
        </w:rPr>
      </w:pPr>
      <w:bookmarkStart w:id="1490" w:name="_Toc233373588"/>
      <w:r w:rsidRPr="00A057BC">
        <w:rPr>
          <w:rFonts w:cs="Times New Roman"/>
          <w:color w:val="0D0D0D" w:themeColor="text1" w:themeTint="F2"/>
        </w:rPr>
        <w:t>10.</w:t>
      </w:r>
      <w:r w:rsidRPr="00A057BC">
        <w:rPr>
          <w:rFonts w:cs="Times New Roman"/>
          <w:color w:val="0D0D0D" w:themeColor="text1" w:themeTint="F2"/>
        </w:rPr>
        <w:tab/>
        <w:t>ОЦЕНКА БЕЗОПАСНОСТИ</w:t>
      </w:r>
      <w:bookmarkEnd w:id="1490"/>
    </w:p>
    <w:p w14:paraId="0E864773" w14:textId="77777777" w:rsidR="004C4D5A" w:rsidRPr="00A057BC" w:rsidRDefault="004C4D5A" w:rsidP="004D10BF">
      <w:pPr>
        <w:pStyle w:val="20"/>
        <w:spacing w:after="0" w:line="276" w:lineRule="auto"/>
        <w:jc w:val="both"/>
        <w:rPr>
          <w:rFonts w:cs="Times New Roman"/>
          <w:color w:val="0D0D0D" w:themeColor="text1" w:themeTint="F2"/>
        </w:rPr>
      </w:pPr>
      <w:bookmarkStart w:id="1491" w:name="_Toc233373589"/>
      <w:r w:rsidRPr="00A057BC">
        <w:rPr>
          <w:rFonts w:cs="Times New Roman"/>
          <w:color w:val="0D0D0D" w:themeColor="text1" w:themeTint="F2"/>
        </w:rPr>
        <w:t>10.1.</w:t>
      </w:r>
      <w:r w:rsidRPr="00A057BC">
        <w:rPr>
          <w:rFonts w:cs="Times New Roman"/>
          <w:color w:val="0D0D0D" w:themeColor="text1" w:themeTint="F2"/>
        </w:rPr>
        <w:tab/>
        <w:t>Перечень параметров безопасности</w:t>
      </w:r>
      <w:bookmarkEnd w:id="1491"/>
    </w:p>
    <w:p w14:paraId="506FACB1" w14:textId="6A72DA89"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Параметрами оценки безопасности будет частота НЯ после приема препарата </w:t>
      </w:r>
      <w:r w:rsidRPr="00A057BC">
        <w:rPr>
          <w:color w:val="0D0D0D" w:themeColor="text1" w:themeTint="F2"/>
          <w:lang w:val="en-US"/>
        </w:rPr>
        <w:t>T</w:t>
      </w:r>
      <w:r w:rsidRPr="00A057BC">
        <w:rPr>
          <w:color w:val="0D0D0D" w:themeColor="text1" w:themeTint="F2"/>
        </w:rPr>
        <w:t xml:space="preserve"> и после приема препарата </w:t>
      </w:r>
      <w:r w:rsidRPr="00A057BC">
        <w:rPr>
          <w:color w:val="0D0D0D" w:themeColor="text1" w:themeTint="F2"/>
          <w:lang w:val="en-US"/>
        </w:rPr>
        <w:t>R</w:t>
      </w:r>
      <w:r w:rsidRPr="00A057BC">
        <w:rPr>
          <w:color w:val="0D0D0D" w:themeColor="text1" w:themeTint="F2"/>
        </w:rPr>
        <w:t xml:space="preserve">: </w:t>
      </w:r>
      <w:commentRangeStart w:id="1492"/>
      <w:commentRangeStart w:id="1493"/>
      <w:r w:rsidRPr="00A057BC">
        <w:rPr>
          <w:color w:val="0D0D0D" w:themeColor="text1" w:themeTint="F2"/>
        </w:rPr>
        <w:t xml:space="preserve">общая частота НЯ, </w:t>
      </w:r>
      <w:del w:id="1494" w:author="Автор" w:date="2026-08-25T18:35:00Z">
        <w:r w:rsidRPr="00A057BC" w:rsidDel="00B56882">
          <w:rPr>
            <w:color w:val="0D0D0D" w:themeColor="text1" w:themeTint="F2"/>
          </w:rPr>
          <w:delText xml:space="preserve">частота клинически значимых НЯ, </w:delText>
        </w:r>
      </w:del>
      <w:r w:rsidRPr="00A057BC">
        <w:rPr>
          <w:color w:val="0D0D0D" w:themeColor="text1" w:themeTint="F2"/>
        </w:rPr>
        <w:t>частота СНЯ</w:t>
      </w:r>
      <w:commentRangeEnd w:id="1492"/>
      <w:r w:rsidR="00A22796">
        <w:rPr>
          <w:rStyle w:val="a8"/>
        </w:rPr>
        <w:commentReference w:id="1492"/>
      </w:r>
      <w:commentRangeEnd w:id="1493"/>
      <w:r w:rsidR="00361523">
        <w:rPr>
          <w:rStyle w:val="a8"/>
        </w:rPr>
        <w:commentReference w:id="1493"/>
      </w:r>
      <w:r w:rsidRPr="00A057BC">
        <w:rPr>
          <w:color w:val="0D0D0D" w:themeColor="text1" w:themeTint="F2"/>
        </w:rPr>
        <w:t xml:space="preserve">, частота НЯ, ставших причиной досрочного выбывания, частота НЯ по степени тяжести, частота НЯ, связь которых с препаратом исследования оценена как возможная, вероятная или определенная. </w:t>
      </w:r>
    </w:p>
    <w:p w14:paraId="6740D8B1"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В качестве НЯ будут регистрироваться все отклонения результатов оценки жизненно-важных показателей, физикального осмотра, лабораторных исследований и ЭКГ от референсных значений, а также жалобы добровольцев, согласно критериям и процедурам, изложенным ниже. </w:t>
      </w:r>
    </w:p>
    <w:p w14:paraId="3DC5E8B3" w14:textId="77777777" w:rsidR="004C4D5A" w:rsidRPr="00A057BC" w:rsidRDefault="004C4D5A" w:rsidP="004D10BF">
      <w:pPr>
        <w:keepNext/>
        <w:spacing w:line="276" w:lineRule="auto"/>
        <w:jc w:val="both"/>
        <w:rPr>
          <w:b/>
          <w:bCs/>
          <w:i/>
          <w:iCs/>
          <w:color w:val="0D0D0D" w:themeColor="text1" w:themeTint="F2"/>
        </w:rPr>
      </w:pPr>
      <w:r w:rsidRPr="00A057BC">
        <w:rPr>
          <w:b/>
          <w:bCs/>
          <w:i/>
          <w:iCs/>
          <w:color w:val="0D0D0D" w:themeColor="text1" w:themeTint="F2"/>
        </w:rPr>
        <w:t>Определение параметров безопасности</w:t>
      </w:r>
    </w:p>
    <w:p w14:paraId="10633EFB" w14:textId="4A98EDC9" w:rsidR="004C4D5A" w:rsidRPr="00A057BC" w:rsidRDefault="004C4D5A" w:rsidP="004D10BF">
      <w:pPr>
        <w:spacing w:line="276" w:lineRule="auto"/>
        <w:jc w:val="both"/>
        <w:rPr>
          <w:color w:val="0D0D0D" w:themeColor="text1" w:themeTint="F2"/>
        </w:rPr>
      </w:pPr>
      <w:r w:rsidRPr="00A057BC">
        <w:rPr>
          <w:b/>
          <w:bCs/>
          <w:color w:val="0D0D0D" w:themeColor="text1" w:themeTint="F2"/>
        </w:rPr>
        <w:t>Нежелательное явление (</w:t>
      </w:r>
      <w:proofErr w:type="spellStart"/>
      <w:r w:rsidR="00383566" w:rsidRPr="00A057BC">
        <w:rPr>
          <w:b/>
          <w:bCs/>
          <w:color w:val="0D0D0D" w:themeColor="text1" w:themeTint="F2"/>
        </w:rPr>
        <w:t>adverse</w:t>
      </w:r>
      <w:proofErr w:type="spellEnd"/>
      <w:r w:rsidR="00383566" w:rsidRPr="00A057BC">
        <w:rPr>
          <w:b/>
          <w:bCs/>
          <w:color w:val="0D0D0D" w:themeColor="text1" w:themeTint="F2"/>
        </w:rPr>
        <w:t xml:space="preserve"> </w:t>
      </w:r>
      <w:proofErr w:type="spellStart"/>
      <w:r w:rsidR="00383566" w:rsidRPr="00A057BC">
        <w:rPr>
          <w:b/>
          <w:bCs/>
          <w:color w:val="0D0D0D" w:themeColor="text1" w:themeTint="F2"/>
        </w:rPr>
        <w:t>event</w:t>
      </w:r>
      <w:proofErr w:type="spellEnd"/>
      <w:r w:rsidRPr="00A057BC">
        <w:rPr>
          <w:b/>
          <w:bCs/>
          <w:color w:val="0D0D0D" w:themeColor="text1" w:themeTint="F2"/>
        </w:rPr>
        <w:t>)</w:t>
      </w:r>
      <w:r w:rsidRPr="00A057BC">
        <w:rPr>
          <w:color w:val="0D0D0D" w:themeColor="text1" w:themeTint="F2"/>
        </w:rPr>
        <w:t xml:space="preserve"> – </w:t>
      </w:r>
      <w:r w:rsidR="00383566" w:rsidRPr="00A057BC">
        <w:rPr>
          <w:color w:val="0D0D0D" w:themeColor="text1" w:themeTint="F2"/>
        </w:rPr>
        <w:t xml:space="preserve">любое неблагоприятное изменение в состоянии здоровья пациента или </w:t>
      </w:r>
      <w:r w:rsidR="007A72F3" w:rsidRPr="00A057BC">
        <w:rPr>
          <w:color w:val="0D0D0D" w:themeColor="text1" w:themeTint="F2"/>
        </w:rPr>
        <w:t>добровольца</w:t>
      </w:r>
      <w:r w:rsidR="00383566" w:rsidRPr="00A057BC">
        <w:rPr>
          <w:color w:val="0D0D0D" w:themeColor="text1" w:themeTint="F2"/>
        </w:rPr>
        <w:t xml:space="preserve"> исследования, которому введен лекарственный препарат, независимо от причинно-следственной связи с его применением. Нежелательное явление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w:t>
      </w:r>
      <w:r w:rsidRPr="00A057BC">
        <w:rPr>
          <w:color w:val="0D0D0D" w:themeColor="text1" w:themeTint="F2"/>
        </w:rPr>
        <w:t>.</w:t>
      </w:r>
    </w:p>
    <w:p w14:paraId="5290B068" w14:textId="086776D8" w:rsidR="006A59E2" w:rsidRPr="00A057BC" w:rsidRDefault="006A59E2" w:rsidP="006A59E2">
      <w:pPr>
        <w:spacing w:line="276" w:lineRule="auto"/>
        <w:jc w:val="both"/>
      </w:pPr>
      <w:r w:rsidRPr="00A057BC">
        <w:rPr>
          <w:b/>
          <w:bCs/>
        </w:rPr>
        <w:t>Нежелательная реакция (</w:t>
      </w:r>
      <w:proofErr w:type="spellStart"/>
      <w:r w:rsidRPr="00A057BC">
        <w:rPr>
          <w:b/>
          <w:bCs/>
        </w:rPr>
        <w:t>adverse</w:t>
      </w:r>
      <w:proofErr w:type="spellEnd"/>
      <w:r w:rsidRPr="00A057BC">
        <w:rPr>
          <w:b/>
          <w:bCs/>
        </w:rPr>
        <w:t xml:space="preserve"> reaction)</w:t>
      </w:r>
      <w:r w:rsidRPr="00A057BC">
        <w:t xml:space="preserve"> - относительно </w:t>
      </w:r>
      <w:proofErr w:type="spellStart"/>
      <w:r w:rsidRPr="00A057BC">
        <w:t>предрегистрационного</w:t>
      </w:r>
      <w:proofErr w:type="spellEnd"/>
      <w:r w:rsidRPr="00A057BC">
        <w:t xml:space="preserve"> клинического применения нового лекарственного препарата или его применения по новым показаниям, особенно, если терапевтические дозы точно не установлены - все негативные реакции, связанные с применением любой дозы лекарственного препарата. При этом термин "связанная с применением лекарственного препарата" означает, что существует хотя бы минимальная возможность наличия причинно-следственной связи между лекарственным препаратом и нежелательным явлением, то есть взаимосвязь не исключена. Для зарегистрированных лекарственных препаратов под нежелательной реакцией понимается любая негативная реакция, связанная с применением лекарственного препарата в обычных дозах, используемых для профилактики, диагностики или лечения заболеваний, а также для изменения физиологических функций.</w:t>
      </w:r>
    </w:p>
    <w:p w14:paraId="0F2F87A6" w14:textId="0D3961A6" w:rsidR="00383566" w:rsidRPr="00A057BC" w:rsidRDefault="004C4D5A" w:rsidP="004D10BF">
      <w:pPr>
        <w:spacing w:line="276" w:lineRule="auto"/>
        <w:jc w:val="both"/>
        <w:rPr>
          <w:color w:val="0D0D0D" w:themeColor="text1" w:themeTint="F2"/>
        </w:rPr>
      </w:pPr>
      <w:r w:rsidRPr="00A057BC">
        <w:rPr>
          <w:b/>
          <w:bCs/>
          <w:color w:val="0D0D0D" w:themeColor="text1" w:themeTint="F2"/>
        </w:rPr>
        <w:t>Серьезное нежелательное явление</w:t>
      </w:r>
      <w:r w:rsidR="00383566" w:rsidRPr="00A057BC">
        <w:rPr>
          <w:color w:val="0D0D0D" w:themeColor="text1" w:themeTint="F2"/>
        </w:rPr>
        <w:t>, серьезная нежелательная реакция (</w:t>
      </w:r>
      <w:proofErr w:type="spellStart"/>
      <w:r w:rsidR="00383566" w:rsidRPr="00A057BC">
        <w:rPr>
          <w:color w:val="0D0D0D" w:themeColor="text1" w:themeTint="F2"/>
        </w:rPr>
        <w:t>serious</w:t>
      </w:r>
      <w:proofErr w:type="spellEnd"/>
      <w:r w:rsidR="00383566" w:rsidRPr="00A057BC">
        <w:rPr>
          <w:color w:val="0D0D0D" w:themeColor="text1" w:themeTint="F2"/>
        </w:rPr>
        <w:t xml:space="preserve"> </w:t>
      </w:r>
      <w:proofErr w:type="spellStart"/>
      <w:r w:rsidR="00383566" w:rsidRPr="00A057BC">
        <w:rPr>
          <w:color w:val="0D0D0D" w:themeColor="text1" w:themeTint="F2"/>
        </w:rPr>
        <w:t>adverse</w:t>
      </w:r>
      <w:proofErr w:type="spellEnd"/>
      <w:r w:rsidR="00383566" w:rsidRPr="00A057BC">
        <w:rPr>
          <w:color w:val="0D0D0D" w:themeColor="text1" w:themeTint="F2"/>
        </w:rPr>
        <w:t xml:space="preserve"> </w:t>
      </w:r>
      <w:proofErr w:type="spellStart"/>
      <w:r w:rsidR="00383566" w:rsidRPr="00A057BC">
        <w:rPr>
          <w:color w:val="0D0D0D" w:themeColor="text1" w:themeTint="F2"/>
        </w:rPr>
        <w:t>event</w:t>
      </w:r>
      <w:proofErr w:type="spellEnd"/>
      <w:r w:rsidR="00383566" w:rsidRPr="00A057BC">
        <w:rPr>
          <w:color w:val="0D0D0D" w:themeColor="text1" w:themeTint="F2"/>
        </w:rPr>
        <w:t xml:space="preserve">; SAE or </w:t>
      </w:r>
      <w:proofErr w:type="spellStart"/>
      <w:r w:rsidR="00383566" w:rsidRPr="00A057BC">
        <w:rPr>
          <w:color w:val="0D0D0D" w:themeColor="text1" w:themeTint="F2"/>
        </w:rPr>
        <w:t>serious</w:t>
      </w:r>
      <w:proofErr w:type="spellEnd"/>
      <w:r w:rsidR="00383566" w:rsidRPr="00A057BC">
        <w:rPr>
          <w:color w:val="0D0D0D" w:themeColor="text1" w:themeTint="F2"/>
        </w:rPr>
        <w:t xml:space="preserve"> </w:t>
      </w:r>
      <w:proofErr w:type="spellStart"/>
      <w:r w:rsidR="00383566" w:rsidRPr="00A057BC">
        <w:rPr>
          <w:color w:val="0D0D0D" w:themeColor="text1" w:themeTint="F2"/>
        </w:rPr>
        <w:t>adverse</w:t>
      </w:r>
      <w:proofErr w:type="spellEnd"/>
      <w:r w:rsidR="00383566" w:rsidRPr="00A057BC">
        <w:rPr>
          <w:color w:val="0D0D0D" w:themeColor="text1" w:themeTint="F2"/>
        </w:rPr>
        <w:t xml:space="preserve"> drug reaction; </w:t>
      </w:r>
      <w:proofErr w:type="spellStart"/>
      <w:r w:rsidR="00383566" w:rsidRPr="00A057BC">
        <w:rPr>
          <w:color w:val="0D0D0D" w:themeColor="text1" w:themeTint="F2"/>
        </w:rPr>
        <w:t>serious</w:t>
      </w:r>
      <w:proofErr w:type="spellEnd"/>
      <w:r w:rsidR="00383566" w:rsidRPr="00A057BC">
        <w:rPr>
          <w:color w:val="0D0D0D" w:themeColor="text1" w:themeTint="F2"/>
        </w:rPr>
        <w:t xml:space="preserve"> ADR) неблагоприятное медицинское событие, которое вне зависимости от дозы лекарственного препарата привело к смерти, представляет собой угрозу для жизни</w:t>
      </w:r>
      <w:r w:rsidR="00383566" w:rsidRPr="00A057BC">
        <w:rPr>
          <w:color w:val="0D0D0D" w:themeColor="text1" w:themeTint="F2"/>
          <w:vertAlign w:val="superscript"/>
        </w:rPr>
        <w:t>*</w:t>
      </w:r>
      <w:r w:rsidR="00383566" w:rsidRPr="00A057BC">
        <w:rPr>
          <w:color w:val="0D0D0D" w:themeColor="text1" w:themeTint="F2"/>
        </w:rPr>
        <w:t>, требует госпитализации или ее продления, привело к стойкой или значительной нетрудоспособности или инвалидности или представляет собой врожденную аномалию (врожденный порок развития).</w:t>
      </w:r>
    </w:p>
    <w:p w14:paraId="238343A1" w14:textId="6CFE594F"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*К состояниям, угрожающим жизни, относят ситуации, когда действительно имелась непосредственная угроза жизни </w:t>
      </w:r>
      <w:r w:rsidR="007A72F3" w:rsidRPr="00A057BC">
        <w:rPr>
          <w:color w:val="0D0D0D" w:themeColor="text1" w:themeTint="F2"/>
        </w:rPr>
        <w:t>добровольца</w:t>
      </w:r>
      <w:r w:rsidRPr="00A057BC">
        <w:rPr>
          <w:color w:val="0D0D0D" w:themeColor="text1" w:themeTint="F2"/>
        </w:rPr>
        <w:t xml:space="preserve"> исследования, которая была устранена </w:t>
      </w:r>
      <w:r w:rsidRPr="00A057BC">
        <w:rPr>
          <w:color w:val="0D0D0D" w:themeColor="text1" w:themeTint="F2"/>
        </w:rPr>
        <w:lastRenderedPageBreak/>
        <w:t xml:space="preserve">соответствующим вмешательством. События, которые могли бы при их неблагоприятном развитии привести к угрозе жизни </w:t>
      </w:r>
      <w:r w:rsidR="007A72F3" w:rsidRPr="00A057BC">
        <w:rPr>
          <w:color w:val="0D0D0D" w:themeColor="text1" w:themeTint="F2"/>
        </w:rPr>
        <w:t>добровольца</w:t>
      </w:r>
      <w:r w:rsidRPr="00A057BC">
        <w:rPr>
          <w:color w:val="0D0D0D" w:themeColor="text1" w:themeTint="F2"/>
        </w:rPr>
        <w:t xml:space="preserve"> исследования, но не стали развиваться таким образом, не относят к угрожающим жизни состояниям.</w:t>
      </w:r>
    </w:p>
    <w:p w14:paraId="7DC64DCD" w14:textId="500799DE" w:rsidR="004C4D5A" w:rsidRPr="00A057BC" w:rsidRDefault="004C4D5A" w:rsidP="004D10BF">
      <w:pPr>
        <w:spacing w:line="276" w:lineRule="auto"/>
        <w:jc w:val="both"/>
        <w:rPr>
          <w:color w:val="0D0D0D" w:themeColor="text1" w:themeTint="F2"/>
        </w:rPr>
      </w:pPr>
      <w:r w:rsidRPr="00A057BC">
        <w:rPr>
          <w:b/>
          <w:bCs/>
          <w:color w:val="0D0D0D" w:themeColor="text1" w:themeTint="F2"/>
        </w:rPr>
        <w:t>Тяжесть</w:t>
      </w:r>
      <w:r w:rsidRPr="00A057BC">
        <w:rPr>
          <w:color w:val="0D0D0D" w:themeColor="text1" w:themeTint="F2"/>
        </w:rPr>
        <w:t xml:space="preserve"> нежелательного явления определяется по следующей шкале</w:t>
      </w:r>
      <w:r w:rsidR="00EB3A1F" w:rsidRPr="00A057BC">
        <w:rPr>
          <w:color w:val="0D0D0D" w:themeColor="text1" w:themeTint="F2"/>
        </w:rPr>
        <w:t xml:space="preserve"> (</w:t>
      </w:r>
      <w:del w:id="1495" w:author="Автор" w:date="2026-08-21T11:38:00Z">
        <w:r w:rsidR="00EB3A1F" w:rsidRPr="00A057BC" w:rsidDel="00A22796">
          <w:rPr>
            <w:color w:val="0D0D0D" w:themeColor="text1" w:themeTint="F2"/>
          </w:rPr>
          <w:delText>з</w:delText>
        </w:r>
      </w:del>
      <w:ins w:id="1496" w:author="Автор" w:date="2026-08-21T11:38:00Z">
        <w:r w:rsidR="00A22796">
          <w:rPr>
            <w:color w:val="0D0D0D" w:themeColor="text1" w:themeTint="F2"/>
          </w:rPr>
          <w:t>3</w:t>
        </w:r>
      </w:ins>
      <w:r w:rsidR="00EB3A1F" w:rsidRPr="00A057BC">
        <w:rPr>
          <w:color w:val="0D0D0D" w:themeColor="text1" w:themeTint="F2"/>
        </w:rPr>
        <w:t xml:space="preserve">-х уровневая клиническая шкала, соответствующая подходу </w:t>
      </w:r>
      <w:r w:rsidR="00EB3A1F" w:rsidRPr="00A057BC">
        <w:t>ICH E2A)</w:t>
      </w:r>
      <w:r w:rsidRPr="00A057BC">
        <w:rPr>
          <w:color w:val="0D0D0D" w:themeColor="text1" w:themeTint="F2"/>
        </w:rPr>
        <w:t>:</w:t>
      </w:r>
    </w:p>
    <w:tbl>
      <w:tblPr>
        <w:tblStyle w:val="af9"/>
        <w:tblW w:w="0" w:type="auto"/>
        <w:tblLook w:val="04A0" w:firstRow="1" w:lastRow="0" w:firstColumn="1" w:lastColumn="0" w:noHBand="0" w:noVBand="1"/>
      </w:tblPr>
      <w:tblGrid>
        <w:gridCol w:w="3114"/>
        <w:gridCol w:w="5812"/>
      </w:tblGrid>
      <w:tr w:rsidR="004C4D5A" w:rsidRPr="00A057BC" w14:paraId="17D29896" w14:textId="77777777" w:rsidTr="002F5991">
        <w:tc>
          <w:tcPr>
            <w:tcW w:w="3114" w:type="dxa"/>
          </w:tcPr>
          <w:p w14:paraId="3BA3BB44"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Легкая</w:t>
            </w:r>
          </w:p>
        </w:tc>
        <w:tc>
          <w:tcPr>
            <w:tcW w:w="5812" w:type="dxa"/>
          </w:tcPr>
          <w:p w14:paraId="1353FB0B"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дискомфорт без нарушения нормальной ежедневной активности</w:t>
            </w:r>
          </w:p>
        </w:tc>
      </w:tr>
      <w:tr w:rsidR="004C4D5A" w:rsidRPr="00A057BC" w14:paraId="34BAC98F" w14:textId="77777777" w:rsidTr="002F5991">
        <w:tc>
          <w:tcPr>
            <w:tcW w:w="3114" w:type="dxa"/>
          </w:tcPr>
          <w:p w14:paraId="05345FD4"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Средняя</w:t>
            </w:r>
          </w:p>
        </w:tc>
        <w:tc>
          <w:tcPr>
            <w:tcW w:w="5812" w:type="dxa"/>
          </w:tcPr>
          <w:p w14:paraId="454CF75F"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дискомфорт достаточный для снижения или нарушения ежедневной активности</w:t>
            </w:r>
          </w:p>
        </w:tc>
      </w:tr>
      <w:tr w:rsidR="004C4D5A" w:rsidRPr="00A057BC" w14:paraId="3F8F0D58" w14:textId="77777777" w:rsidTr="002F5991">
        <w:tc>
          <w:tcPr>
            <w:tcW w:w="3114" w:type="dxa"/>
          </w:tcPr>
          <w:p w14:paraId="7CD348D0"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Тяжелая</w:t>
            </w:r>
          </w:p>
        </w:tc>
        <w:tc>
          <w:tcPr>
            <w:tcW w:w="5812" w:type="dxa"/>
          </w:tcPr>
          <w:p w14:paraId="509D59E9"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невозможность работать или выполнять нормальные ежедневные действия</w:t>
            </w:r>
          </w:p>
        </w:tc>
      </w:tr>
    </w:tbl>
    <w:p w14:paraId="6DFFD0AB" w14:textId="77777777" w:rsidR="004C4D5A" w:rsidRPr="00A057BC" w:rsidRDefault="004C4D5A" w:rsidP="004D10BF">
      <w:pPr>
        <w:spacing w:line="276" w:lineRule="auto"/>
        <w:jc w:val="both"/>
        <w:rPr>
          <w:b/>
          <w:bCs/>
          <w:color w:val="0D0D0D" w:themeColor="text1" w:themeTint="F2"/>
        </w:rPr>
      </w:pPr>
    </w:p>
    <w:p w14:paraId="09F518F3" w14:textId="77777777" w:rsidR="004C4D5A" w:rsidRPr="00A057BC" w:rsidRDefault="004C4D5A" w:rsidP="004D10BF">
      <w:pPr>
        <w:spacing w:line="276" w:lineRule="auto"/>
        <w:jc w:val="both"/>
        <w:rPr>
          <w:b/>
          <w:bCs/>
          <w:color w:val="0D0D0D" w:themeColor="text1" w:themeTint="F2"/>
        </w:rPr>
      </w:pPr>
      <w:r w:rsidRPr="00A057BC">
        <w:rPr>
          <w:b/>
          <w:bCs/>
          <w:color w:val="0D0D0D" w:themeColor="text1" w:themeTint="F2"/>
        </w:rPr>
        <w:t>Определение связи НЯ с исследуемым препаратом</w:t>
      </w:r>
    </w:p>
    <w:p w14:paraId="1ACADA40"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Связь НЯ с применением препарата определяется по критериям ВОЗ:</w:t>
      </w:r>
    </w:p>
    <w:tbl>
      <w:tblPr>
        <w:tblStyle w:val="af9"/>
        <w:tblW w:w="0" w:type="auto"/>
        <w:tblLook w:val="04A0" w:firstRow="1" w:lastRow="0" w:firstColumn="1" w:lastColumn="0" w:noHBand="0" w:noVBand="1"/>
      </w:tblPr>
      <w:tblGrid>
        <w:gridCol w:w="2547"/>
        <w:gridCol w:w="6662"/>
      </w:tblGrid>
      <w:tr w:rsidR="004C4D5A" w:rsidRPr="00A057BC" w14:paraId="5317FC9C" w14:textId="77777777" w:rsidTr="002F5991">
        <w:tc>
          <w:tcPr>
            <w:tcW w:w="2547" w:type="dxa"/>
          </w:tcPr>
          <w:p w14:paraId="73239706"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Определенная</w:t>
            </w:r>
          </w:p>
        </w:tc>
        <w:tc>
          <w:tcPr>
            <w:tcW w:w="6662" w:type="dxa"/>
          </w:tcPr>
          <w:p w14:paraId="3765AFDA"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 Клинические проявления НЯ, нарушения лабораторных показателей возникают в период приема препарата, не могут быть объяснены наличием существующих заболеваний или влиянием других факторов. Проявления НЯ регрессируют после отмены препарата и возникают вновь при повторном применении препарата.</w:t>
            </w:r>
          </w:p>
        </w:tc>
      </w:tr>
      <w:tr w:rsidR="004C4D5A" w:rsidRPr="00A057BC" w14:paraId="4CBD1190" w14:textId="77777777" w:rsidTr="002F5991">
        <w:tc>
          <w:tcPr>
            <w:tcW w:w="2547" w:type="dxa"/>
          </w:tcPr>
          <w:p w14:paraId="5A42D246"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Вероятная</w:t>
            </w:r>
          </w:p>
        </w:tc>
        <w:tc>
          <w:tcPr>
            <w:tcW w:w="6662" w:type="dxa"/>
          </w:tcPr>
          <w:p w14:paraId="5089ACF5"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 Клинические проявления НЯ, нарушения лабораторных показателей связаны по времени с приемом препарата, не могут быть объяснены наличием существующих заболеваний или влиянием других факторов. Проявления НЯ регрессируют после отмены препарата. Препарат не применялся повторно или не известна реакция на повторное применение препарата.</w:t>
            </w:r>
          </w:p>
        </w:tc>
      </w:tr>
      <w:tr w:rsidR="004C4D5A" w:rsidRPr="00A057BC" w14:paraId="0DB6F899" w14:textId="77777777" w:rsidTr="002F5991">
        <w:tc>
          <w:tcPr>
            <w:tcW w:w="2547" w:type="dxa"/>
          </w:tcPr>
          <w:p w14:paraId="0C57A3FF"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Возможная </w:t>
            </w:r>
          </w:p>
        </w:tc>
        <w:tc>
          <w:tcPr>
            <w:tcW w:w="6662" w:type="dxa"/>
          </w:tcPr>
          <w:p w14:paraId="193B2995"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 Клинические проявления НЯ, изменения лабораторных показателей связаны по времени с приемом препарата, но их можно объяснить наличием сопутствующих заболеваний или влиянием других факторов (например, приемом других препаратов или иных веществ). Информация о реакции на отмену препарата отсутствует.</w:t>
            </w:r>
          </w:p>
        </w:tc>
      </w:tr>
      <w:tr w:rsidR="004C4D5A" w:rsidRPr="00A057BC" w14:paraId="5B0C1312" w14:textId="77777777" w:rsidTr="002F5991">
        <w:tc>
          <w:tcPr>
            <w:tcW w:w="2547" w:type="dxa"/>
          </w:tcPr>
          <w:p w14:paraId="3F6BB34A"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Сомнительная</w:t>
            </w:r>
          </w:p>
        </w:tc>
        <w:tc>
          <w:tcPr>
            <w:tcW w:w="6662" w:type="dxa"/>
          </w:tcPr>
          <w:p w14:paraId="21C9F015"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Клинические проявления НЯ, нарушения лабораторных показателей могут быть объяснены наличием существующих заболеваний или влиянием других факторов.</w:t>
            </w:r>
          </w:p>
        </w:tc>
      </w:tr>
      <w:tr w:rsidR="004C4D5A" w:rsidRPr="00A057BC" w14:paraId="006D2C40" w14:textId="77777777" w:rsidTr="002F5991">
        <w:tc>
          <w:tcPr>
            <w:tcW w:w="2547" w:type="dxa"/>
          </w:tcPr>
          <w:p w14:paraId="79447147"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Условная </w:t>
            </w:r>
          </w:p>
        </w:tc>
        <w:tc>
          <w:tcPr>
            <w:tcW w:w="6662" w:type="dxa"/>
          </w:tcPr>
          <w:p w14:paraId="51BAA588"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 Проявления, отнесенные к НЯ, трудно оценивать. Необходимы дополнительные данные для оценки, или же эти данные в настоящее время анализируются.</w:t>
            </w:r>
          </w:p>
        </w:tc>
      </w:tr>
      <w:tr w:rsidR="004C4D5A" w:rsidRPr="00A057BC" w14:paraId="0ECD5C73" w14:textId="77777777" w:rsidTr="002F5991">
        <w:tc>
          <w:tcPr>
            <w:tcW w:w="2547" w:type="dxa"/>
          </w:tcPr>
          <w:p w14:paraId="77473E8E" w14:textId="5A85583C" w:rsidR="004C4D5A" w:rsidRPr="00A057BC" w:rsidRDefault="00361523" w:rsidP="004D10BF">
            <w:pPr>
              <w:spacing w:line="276" w:lineRule="auto"/>
              <w:jc w:val="both"/>
              <w:rPr>
                <w:color w:val="0D0D0D" w:themeColor="text1" w:themeTint="F2"/>
              </w:rPr>
            </w:pPr>
            <w:proofErr w:type="spellStart"/>
            <w:ins w:id="1497" w:author="Автор" w:date="2026-08-25T18:21:00Z">
              <w:r>
                <w:t>Неклассифицируемая</w:t>
              </w:r>
              <w:proofErr w:type="spellEnd"/>
              <w:r w:rsidRPr="00A057BC">
                <w:rPr>
                  <w:color w:val="0D0D0D" w:themeColor="text1" w:themeTint="F2"/>
                </w:rPr>
                <w:t xml:space="preserve"> </w:t>
              </w:r>
            </w:ins>
            <w:commentRangeStart w:id="1498"/>
            <w:commentRangeStart w:id="1499"/>
            <w:del w:id="1500" w:author="Автор" w:date="2026-08-25T18:22:00Z">
              <w:r w:rsidR="004C4D5A" w:rsidRPr="00A057BC" w:rsidDel="00361523">
                <w:rPr>
                  <w:color w:val="0D0D0D" w:themeColor="text1" w:themeTint="F2"/>
                </w:rPr>
                <w:delText>Не поддающаяся классификации</w:delText>
              </w:r>
            </w:del>
            <w:r w:rsidR="004C4D5A" w:rsidRPr="00A057BC">
              <w:rPr>
                <w:color w:val="0D0D0D" w:themeColor="text1" w:themeTint="F2"/>
              </w:rPr>
              <w:t xml:space="preserve"> </w:t>
            </w:r>
            <w:commentRangeEnd w:id="1498"/>
            <w:r w:rsidR="0022041C">
              <w:rPr>
                <w:rStyle w:val="a8"/>
              </w:rPr>
              <w:commentReference w:id="1498"/>
            </w:r>
            <w:commentRangeEnd w:id="1499"/>
            <w:r>
              <w:rPr>
                <w:rStyle w:val="a8"/>
              </w:rPr>
              <w:commentReference w:id="1499"/>
            </w:r>
          </w:p>
        </w:tc>
        <w:tc>
          <w:tcPr>
            <w:tcW w:w="6662" w:type="dxa"/>
          </w:tcPr>
          <w:p w14:paraId="0337CD58"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 Сообщения о подозреваемой нежелательном явлении нельзя оценивать, так как нет достаточной информации или же она противоречива</w:t>
            </w:r>
          </w:p>
        </w:tc>
      </w:tr>
    </w:tbl>
    <w:p w14:paraId="77605316" w14:textId="77777777" w:rsidR="004C4D5A" w:rsidRPr="00A057BC" w:rsidRDefault="004C4D5A" w:rsidP="004D10BF">
      <w:pPr>
        <w:spacing w:line="276" w:lineRule="auto"/>
        <w:jc w:val="both"/>
        <w:rPr>
          <w:color w:val="0D0D0D" w:themeColor="text1" w:themeTint="F2"/>
        </w:rPr>
      </w:pPr>
    </w:p>
    <w:p w14:paraId="45606362" w14:textId="5389038A" w:rsidR="004C4D5A" w:rsidRPr="00A057BC" w:rsidRDefault="00B569A2" w:rsidP="004D10BF">
      <w:pPr>
        <w:spacing w:line="276" w:lineRule="auto"/>
        <w:jc w:val="both"/>
        <w:rPr>
          <w:color w:val="0D0D0D" w:themeColor="text1" w:themeTint="F2"/>
        </w:rPr>
      </w:pPr>
      <w:commentRangeStart w:id="1501"/>
      <w:commentRangeStart w:id="1502"/>
      <w:r w:rsidRPr="00A057BC">
        <w:rPr>
          <w:color w:val="0D0D0D" w:themeColor="text1" w:themeTint="F2"/>
        </w:rPr>
        <w:t xml:space="preserve">Исход </w:t>
      </w:r>
      <w:commentRangeEnd w:id="1501"/>
      <w:r w:rsidR="0022041C">
        <w:rPr>
          <w:rStyle w:val="a8"/>
        </w:rPr>
        <w:commentReference w:id="1501"/>
      </w:r>
      <w:commentRangeEnd w:id="1502"/>
      <w:r w:rsidR="007078B7">
        <w:rPr>
          <w:rStyle w:val="a8"/>
        </w:rPr>
        <w:commentReference w:id="1502"/>
      </w:r>
      <w:r w:rsidRPr="00A057BC">
        <w:rPr>
          <w:color w:val="0D0D0D" w:themeColor="text1" w:themeTint="F2"/>
        </w:rPr>
        <w:t xml:space="preserve">НЯ/СНЯ оценивается на момент последнего наблюдения и документируется как: </w:t>
      </w:r>
      <w:del w:id="1503" w:author="Автор" w:date="2026-08-25T19:46:00Z">
        <w:r w:rsidRPr="00A057BC" w:rsidDel="007078B7">
          <w:rPr>
            <w:color w:val="0D0D0D" w:themeColor="text1" w:themeTint="F2"/>
          </w:rPr>
          <w:delText>разрешилось/выздоровление</w:delText>
        </w:r>
      </w:del>
      <w:ins w:id="1504" w:author="Автор" w:date="2026-08-21T11:39:00Z">
        <w:del w:id="1505" w:author="Автор" w:date="2026-08-25T19:46:00Z">
          <w:r w:rsidR="0022041C" w:rsidDel="007078B7">
            <w:rPr>
              <w:color w:val="0D0D0D" w:themeColor="text1" w:themeTint="F2"/>
            </w:rPr>
            <w:delText xml:space="preserve"> без полс</w:delText>
          </w:r>
        </w:del>
      </w:ins>
      <w:ins w:id="1506" w:author="Автор" w:date="2026-08-25T18:22:00Z">
        <w:del w:id="1507" w:author="Автор" w:date="2026-08-25T19:46:00Z">
          <w:r w:rsidR="00361523" w:rsidDel="007078B7">
            <w:rPr>
              <w:color w:val="0D0D0D" w:themeColor="text1" w:themeTint="F2"/>
            </w:rPr>
            <w:delText>л</w:delText>
          </w:r>
        </w:del>
      </w:ins>
      <w:ins w:id="1508" w:author="Автор" w:date="2026-08-21T11:39:00Z">
        <w:del w:id="1509" w:author="Автор" w:date="2026-08-25T19:46:00Z">
          <w:r w:rsidR="0022041C" w:rsidDel="007078B7">
            <w:rPr>
              <w:color w:val="0D0D0D" w:themeColor="text1" w:themeTint="F2"/>
            </w:rPr>
            <w:delText>ед</w:delText>
          </w:r>
        </w:del>
      </w:ins>
      <w:ins w:id="1510" w:author="Автор" w:date="2026-08-21T11:40:00Z">
        <w:del w:id="1511" w:author="Автор" w:date="2026-08-25T19:46:00Z">
          <w:r w:rsidR="0022041C" w:rsidDel="007078B7">
            <w:rPr>
              <w:color w:val="0D0D0D" w:themeColor="text1" w:themeTint="F2"/>
            </w:rPr>
            <w:delText>ствий</w:delText>
          </w:r>
        </w:del>
      </w:ins>
      <w:del w:id="1512" w:author="Автор" w:date="2026-08-25T19:46:00Z">
        <w:r w:rsidRPr="00A057BC" w:rsidDel="007078B7">
          <w:rPr>
            <w:color w:val="0D0D0D" w:themeColor="text1" w:themeTint="F2"/>
          </w:rPr>
          <w:delText>; разрешается/улучшается</w:delText>
        </w:r>
      </w:del>
      <w:ins w:id="1513" w:author="Автор" w:date="2026-08-21T11:40:00Z">
        <w:del w:id="1514" w:author="Автор" w:date="2026-08-25T19:46:00Z">
          <w:r w:rsidR="0022041C" w:rsidRPr="00A057BC" w:rsidDel="007078B7">
            <w:rPr>
              <w:color w:val="0D0D0D" w:themeColor="text1" w:themeTint="F2"/>
            </w:rPr>
            <w:delText>у</w:delText>
          </w:r>
          <w:r w:rsidR="0022041C" w:rsidDel="007078B7">
            <w:rPr>
              <w:color w:val="0D0D0D" w:themeColor="text1" w:themeTint="F2"/>
            </w:rPr>
            <w:delText>лучшение состояния</w:delText>
          </w:r>
        </w:del>
      </w:ins>
      <w:del w:id="1515" w:author="Автор" w:date="2026-08-25T19:46:00Z">
        <w:r w:rsidRPr="00A057BC" w:rsidDel="007078B7">
          <w:rPr>
            <w:color w:val="0D0D0D" w:themeColor="text1" w:themeTint="F2"/>
          </w:rPr>
          <w:delText>; не разрешилось/продолжается</w:delText>
        </w:r>
      </w:del>
      <w:ins w:id="1516" w:author="Автор" w:date="2026-08-21T11:40:00Z">
        <w:del w:id="1517" w:author="Автор" w:date="2026-08-25T19:46:00Z">
          <w:r w:rsidR="0022041C" w:rsidDel="007078B7">
            <w:rPr>
              <w:color w:val="0D0D0D" w:themeColor="text1" w:themeTint="F2"/>
            </w:rPr>
            <w:delText>состояние без изменений</w:delText>
          </w:r>
        </w:del>
      </w:ins>
      <w:del w:id="1518" w:author="Автор" w:date="2026-08-25T19:46:00Z">
        <w:r w:rsidRPr="00A057BC" w:rsidDel="007078B7">
          <w:rPr>
            <w:color w:val="0D0D0D" w:themeColor="text1" w:themeTint="F2"/>
          </w:rPr>
          <w:delText xml:space="preserve">; разрешилось </w:delText>
        </w:r>
      </w:del>
      <w:ins w:id="1519" w:author="Автор" w:date="2026-08-21T11:40:00Z">
        <w:del w:id="1520" w:author="Автор" w:date="2026-08-25T19:46:00Z">
          <w:r w:rsidR="0022041C" w:rsidDel="007078B7">
            <w:rPr>
              <w:color w:val="0D0D0D" w:themeColor="text1" w:themeTint="F2"/>
            </w:rPr>
            <w:lastRenderedPageBreak/>
            <w:delText>выздоровление</w:delText>
          </w:r>
          <w:r w:rsidR="0022041C" w:rsidRPr="00A057BC" w:rsidDel="007078B7">
            <w:rPr>
              <w:color w:val="0D0D0D" w:themeColor="text1" w:themeTint="F2"/>
            </w:rPr>
            <w:delText xml:space="preserve"> </w:delText>
          </w:r>
        </w:del>
      </w:ins>
      <w:del w:id="1521" w:author="Автор" w:date="2026-08-25T19:46:00Z">
        <w:r w:rsidRPr="00A057BC" w:rsidDel="007078B7">
          <w:rPr>
            <w:color w:val="0D0D0D" w:themeColor="text1" w:themeTint="F2"/>
          </w:rPr>
          <w:delText>с последствиями</w:delText>
        </w:r>
      </w:del>
      <w:ins w:id="1522" w:author="Автор" w:date="2026-08-21T11:40:00Z">
        <w:del w:id="1523" w:author="Автор" w:date="2026-08-25T19:46:00Z">
          <w:r w:rsidR="0022041C" w:rsidDel="007078B7">
            <w:rPr>
              <w:color w:val="0D0D0D" w:themeColor="text1" w:themeTint="F2"/>
            </w:rPr>
            <w:delText xml:space="preserve"> (указать)</w:delText>
          </w:r>
        </w:del>
      </w:ins>
      <w:del w:id="1524" w:author="Автор" w:date="2026-08-25T19:46:00Z">
        <w:r w:rsidRPr="00A057BC" w:rsidDel="007078B7">
          <w:rPr>
            <w:color w:val="0D0D0D" w:themeColor="text1" w:themeTint="F2"/>
          </w:rPr>
          <w:delText>; летальный исход; неизвестно</w:delText>
        </w:r>
      </w:del>
      <w:ins w:id="1525" w:author="Автор" w:date="2026-08-25T19:46:00Z">
        <w:r w:rsidR="007078B7">
          <w:rPr>
            <w:color w:val="0D0D0D" w:themeColor="text1" w:themeTint="F2"/>
          </w:rPr>
          <w:t xml:space="preserve">завершилось, продолжается, перешло в СНЯ, неизвестно </w:t>
        </w:r>
        <w:r w:rsidR="007078B7" w:rsidRPr="00767CD6">
          <w:rPr>
            <w:color w:val="0D0D0D" w:themeColor="text1" w:themeTint="F2"/>
            <w:rPrChange w:id="1526" w:author="Автор" w:date="2026-08-25T19:46:00Z">
              <w:rPr>
                <w:color w:val="0D0D0D" w:themeColor="text1" w:themeTint="F2"/>
                <w:lang w:val="en-US"/>
              </w:rPr>
            </w:rPrChange>
          </w:rPr>
          <w:t>/</w:t>
        </w:r>
        <w:r w:rsidR="007078B7">
          <w:rPr>
            <w:color w:val="0D0D0D" w:themeColor="text1" w:themeTint="F2"/>
          </w:rPr>
          <w:t xml:space="preserve"> </w:t>
        </w:r>
      </w:ins>
      <w:ins w:id="1527" w:author="Автор" w:date="2026-08-25T19:47:00Z">
        <w:r w:rsidR="007078B7">
          <w:rPr>
            <w:color w:val="0D0D0D" w:themeColor="text1" w:themeTint="F2"/>
          </w:rPr>
          <w:t>выздоровление без последствий, разрешение с последствиями, стабилизация состояния, улучшение состояния, смерть, неизвестно</w:t>
        </w:r>
      </w:ins>
      <w:r w:rsidRPr="00A057BC">
        <w:rPr>
          <w:color w:val="0D0D0D" w:themeColor="text1" w:themeTint="F2"/>
        </w:rPr>
        <w:t>.</w:t>
      </w:r>
    </w:p>
    <w:p w14:paraId="1DD19220" w14:textId="7A5D86E0" w:rsidR="004C4D5A" w:rsidRPr="00A057BC" w:rsidRDefault="004C4D5A" w:rsidP="004D10BF">
      <w:pPr>
        <w:spacing w:line="276" w:lineRule="auto"/>
        <w:jc w:val="both"/>
      </w:pPr>
      <w:commentRangeStart w:id="1528"/>
      <w:commentRangeStart w:id="1529"/>
      <w:r w:rsidRPr="00A057BC">
        <w:rPr>
          <w:b/>
          <w:bCs/>
          <w:color w:val="0D0D0D" w:themeColor="text1" w:themeTint="F2"/>
        </w:rPr>
        <w:t xml:space="preserve">Клинически </w:t>
      </w:r>
      <w:commentRangeEnd w:id="1528"/>
      <w:r w:rsidR="0022041C">
        <w:rPr>
          <w:rStyle w:val="a8"/>
        </w:rPr>
        <w:commentReference w:id="1528"/>
      </w:r>
      <w:commentRangeEnd w:id="1529"/>
      <w:r w:rsidR="007078B7">
        <w:rPr>
          <w:rStyle w:val="a8"/>
        </w:rPr>
        <w:commentReference w:id="1529"/>
      </w:r>
      <w:r w:rsidRPr="00A057BC">
        <w:rPr>
          <w:b/>
          <w:bCs/>
          <w:color w:val="0D0D0D" w:themeColor="text1" w:themeTint="F2"/>
        </w:rPr>
        <w:t>значимые</w:t>
      </w:r>
      <w:r w:rsidRPr="00A057BC">
        <w:rPr>
          <w:color w:val="0D0D0D" w:themeColor="text1" w:themeTint="F2"/>
        </w:rPr>
        <w:t xml:space="preserve"> результаты лабораторных анализов, данных </w:t>
      </w:r>
      <w:proofErr w:type="spellStart"/>
      <w:r w:rsidRPr="00A057BC">
        <w:rPr>
          <w:color w:val="0D0D0D" w:themeColor="text1" w:themeTint="F2"/>
        </w:rPr>
        <w:t>физикальных</w:t>
      </w:r>
      <w:proofErr w:type="spellEnd"/>
      <w:r w:rsidRPr="00A057BC">
        <w:rPr>
          <w:color w:val="0D0D0D" w:themeColor="text1" w:themeTint="F2"/>
        </w:rPr>
        <w:t xml:space="preserve"> обследований, измерений жизненно важных параметров – результаты, при которых требуется терапевтическая коррекция или, если исследователь считает, что изменение выходит за пределы нормальных физиологических колебаний или лабораторные значения/данные </w:t>
      </w:r>
      <w:proofErr w:type="spellStart"/>
      <w:r w:rsidRPr="00A057BC">
        <w:rPr>
          <w:color w:val="0D0D0D" w:themeColor="text1" w:themeTint="F2"/>
        </w:rPr>
        <w:t>физикальных</w:t>
      </w:r>
      <w:proofErr w:type="spellEnd"/>
      <w:r w:rsidRPr="00A057BC">
        <w:rPr>
          <w:color w:val="0D0D0D" w:themeColor="text1" w:themeTint="F2"/>
        </w:rPr>
        <w:t xml:space="preserve"> обследований являются результатом патологии, для которой есть общий диагноз. </w:t>
      </w:r>
      <w:r w:rsidR="008234B2" w:rsidRPr="00A057BC">
        <w:rPr>
          <w:color w:val="0D0D0D" w:themeColor="text1" w:themeTint="F2"/>
        </w:rPr>
        <w:t>Т</w:t>
      </w:r>
      <w:r w:rsidR="008234B2" w:rsidRPr="00A057BC">
        <w:t>акие отклонения регистрируются как нежелательные явления, если они возникли или ухудшились после приема исследуемого препарата/препарата сравнения и имеют клиническое значение.</w:t>
      </w:r>
    </w:p>
    <w:p w14:paraId="1A54B4CF" w14:textId="639186DC" w:rsidR="008234B2" w:rsidRPr="00A057BC" w:rsidRDefault="008234B2" w:rsidP="004D10BF">
      <w:pPr>
        <w:spacing w:line="276" w:lineRule="auto"/>
        <w:jc w:val="both"/>
        <w:rPr>
          <w:color w:val="0D0D0D" w:themeColor="text1" w:themeTint="F2"/>
        </w:rPr>
      </w:pPr>
      <w:r w:rsidRPr="00A057BC">
        <w:t xml:space="preserve">Клинически значимое отклонение расценивается как серьезное нежелательное явление только в случае, если оно соответствует критериям серьезности, установленным протоколом, включая смерть, угрозу жизни, госпитализацию или ее продление, стойкую/значимую инвалидизацию, врожденную аномалию или иное </w:t>
      </w:r>
      <w:proofErr w:type="spellStart"/>
      <w:r w:rsidRPr="00A057BC">
        <w:t>медицински</w:t>
      </w:r>
      <w:proofErr w:type="spellEnd"/>
      <w:r w:rsidRPr="00A057BC">
        <w:t xml:space="preserve"> значимое состояние.</w:t>
      </w:r>
    </w:p>
    <w:p w14:paraId="0BCF09F8" w14:textId="550FE1E5" w:rsidR="00A81807" w:rsidRPr="00A057BC" w:rsidRDefault="00A81807" w:rsidP="004D10BF">
      <w:pPr>
        <w:spacing w:line="276" w:lineRule="auto"/>
        <w:jc w:val="both"/>
        <w:rPr>
          <w:color w:val="0D0D0D" w:themeColor="text1" w:themeTint="F2"/>
        </w:rPr>
      </w:pPr>
      <w:r w:rsidRPr="00A057BC">
        <w:rPr>
          <w:color w:val="0D0D0D" w:themeColor="text1" w:themeTint="F2"/>
        </w:rPr>
        <w:t>Все медицинские события, возникшие или выявленные после подписания Информированного согласия, но до первого приема исследуемого препарата/препарата сравнения, подлежат регистрации в первичной документации и/или ИРК как медицинские события до введения препарата. Такие события оцениваются исследователем с точки зрения клинической значимости и возможности дальнейшего участия добровольца в исследовании.</w:t>
      </w:r>
    </w:p>
    <w:p w14:paraId="6B3DE15C" w14:textId="20BE1C47" w:rsidR="00A81807" w:rsidRPr="00A057BC" w:rsidRDefault="00A81807" w:rsidP="004D10BF">
      <w:pPr>
        <w:spacing w:line="276" w:lineRule="auto"/>
        <w:jc w:val="both"/>
        <w:rPr>
          <w:color w:val="0D0D0D" w:themeColor="text1" w:themeTint="F2"/>
        </w:rPr>
      </w:pPr>
      <w:r w:rsidRPr="00A057BC">
        <w:rPr>
          <w:color w:val="0D0D0D" w:themeColor="text1" w:themeTint="F2"/>
        </w:rPr>
        <w:t>Медицинские события, возникшие до первого приема препарата, как правило, не расцениваются как связанные с исследуемым препаратом/препаратом сравнения. При наличии клинически значимого состояния доброволец может быть не включен в исследование или исключен из дальнейшего участия по решению исследователя.</w:t>
      </w:r>
    </w:p>
    <w:p w14:paraId="3AD41E5E" w14:textId="77777777" w:rsidR="003428C4" w:rsidRPr="00A057BC" w:rsidRDefault="003428C4" w:rsidP="004D10BF">
      <w:pPr>
        <w:spacing w:line="276" w:lineRule="auto"/>
        <w:jc w:val="both"/>
        <w:rPr>
          <w:b/>
          <w:bCs/>
          <w:color w:val="0D0D0D" w:themeColor="text1" w:themeTint="F2"/>
        </w:rPr>
      </w:pPr>
      <w:r w:rsidRPr="00A057BC">
        <w:rPr>
          <w:b/>
          <w:bCs/>
          <w:color w:val="0D0D0D" w:themeColor="text1" w:themeTint="F2"/>
        </w:rPr>
        <w:t>Серьезные непредвиденные нежелательные реакции (СННР).</w:t>
      </w:r>
    </w:p>
    <w:p w14:paraId="769DDD07" w14:textId="77777777" w:rsidR="003428C4" w:rsidRPr="00A057BC" w:rsidRDefault="003428C4" w:rsidP="004D10BF">
      <w:pPr>
        <w:spacing w:line="276" w:lineRule="auto"/>
        <w:jc w:val="both"/>
        <w:rPr>
          <w:color w:val="0D0D0D" w:themeColor="text1" w:themeTint="F2"/>
        </w:rPr>
      </w:pPr>
      <w:r w:rsidRPr="00A057BC">
        <w:rPr>
          <w:color w:val="0D0D0D" w:themeColor="text1" w:themeTint="F2"/>
        </w:rPr>
        <w:t>Спонсор исследования несет ответственность за уведомление уполномоченных регуляторных органов о подозреваемых серьезных непредвиденных нежелательных реакциях, связанных или предположительно связанных с исследуемым лекарственным препаратом, в сроки и порядке, установленные действующим законодательством Российской Федерации и применимыми требованиями ЕАЭС.</w:t>
      </w:r>
    </w:p>
    <w:p w14:paraId="2135506D" w14:textId="77777777" w:rsidR="003428C4" w:rsidRPr="00A057BC" w:rsidRDefault="003428C4" w:rsidP="004D10BF">
      <w:pPr>
        <w:spacing w:line="276" w:lineRule="auto"/>
        <w:jc w:val="both"/>
        <w:rPr>
          <w:color w:val="0D0D0D" w:themeColor="text1" w:themeTint="F2"/>
        </w:rPr>
      </w:pPr>
      <w:r w:rsidRPr="00A057BC">
        <w:rPr>
          <w:color w:val="0D0D0D" w:themeColor="text1" w:themeTint="F2"/>
        </w:rPr>
        <w:t>Все нежелательные реакции, которые одновременно являются серьезными, непредвиденными и связанными или предположительно связанными с исследуемым лекарственным препаратом, подлежат сообщению в порядке экспресс-отчетности. СНЯ, расцененные как не связанные с препаратом исследования, а также нежелательные реакции, не соответствующие критериям серьезности, не подлежат экспресс-отчетности как СННР.</w:t>
      </w:r>
    </w:p>
    <w:p w14:paraId="155B3B3E" w14:textId="77777777" w:rsidR="003428C4" w:rsidRPr="00A057BC" w:rsidRDefault="003428C4" w:rsidP="004D10BF">
      <w:pPr>
        <w:spacing w:line="276" w:lineRule="auto"/>
        <w:jc w:val="both"/>
        <w:rPr>
          <w:color w:val="0D0D0D" w:themeColor="text1" w:themeTint="F2"/>
        </w:rPr>
      </w:pPr>
      <w:r w:rsidRPr="00A057BC">
        <w:rPr>
          <w:color w:val="0D0D0D" w:themeColor="text1" w:themeTint="F2"/>
        </w:rPr>
        <w:t>В случае если подозреваемая серьезная непредвиденная нежелательная реакция привела к смерти или представляла угрозу для жизни, уполномоченные органы должны быть уведомлены о ней в возможно более короткие сроки, но не позднее 7 календарных дней после получения Спонсором минимально необходимого объема информации для экспресс-отчета. Дополненный отчет представляется в течение последующих 8 календарных дней.</w:t>
      </w:r>
    </w:p>
    <w:p w14:paraId="67FC8499" w14:textId="20B98511" w:rsidR="003428C4" w:rsidRPr="00A057BC" w:rsidRDefault="003428C4" w:rsidP="004D10BF">
      <w:pPr>
        <w:spacing w:line="276" w:lineRule="auto"/>
        <w:jc w:val="both"/>
        <w:rPr>
          <w:color w:val="0D0D0D" w:themeColor="text1" w:themeTint="F2"/>
        </w:rPr>
      </w:pPr>
      <w:r w:rsidRPr="00A057BC">
        <w:rPr>
          <w:color w:val="0D0D0D" w:themeColor="text1" w:themeTint="F2"/>
        </w:rPr>
        <w:t xml:space="preserve">О подозреваемых серьезных непредвиденных нежелательных реакциях, не приведших к смерти и не представлявших угрозы для жизни, необходимо сообщать в возможно более короткие сроки, но </w:t>
      </w:r>
      <w:commentRangeStart w:id="1530"/>
      <w:commentRangeStart w:id="1531"/>
      <w:r w:rsidRPr="00A057BC">
        <w:rPr>
          <w:color w:val="0D0D0D" w:themeColor="text1" w:themeTint="F2"/>
        </w:rPr>
        <w:t xml:space="preserve">не позднее 15 календарных дней </w:t>
      </w:r>
      <w:commentRangeEnd w:id="1530"/>
      <w:r w:rsidR="0022041C">
        <w:rPr>
          <w:rStyle w:val="a8"/>
        </w:rPr>
        <w:commentReference w:id="1530"/>
      </w:r>
      <w:commentRangeEnd w:id="1531"/>
      <w:r w:rsidR="007078B7">
        <w:rPr>
          <w:rStyle w:val="a8"/>
        </w:rPr>
        <w:commentReference w:id="1531"/>
      </w:r>
      <w:r w:rsidRPr="00A057BC">
        <w:rPr>
          <w:color w:val="0D0D0D" w:themeColor="text1" w:themeTint="F2"/>
        </w:rPr>
        <w:t xml:space="preserve">с момента получения Спонсором </w:t>
      </w:r>
      <w:r w:rsidRPr="00A057BC">
        <w:rPr>
          <w:color w:val="0D0D0D" w:themeColor="text1" w:themeTint="F2"/>
        </w:rPr>
        <w:lastRenderedPageBreak/>
        <w:t>минимально необходимого объема информации для экспресс-отчета.</w:t>
      </w:r>
      <w:ins w:id="1532" w:author="Автор" w:date="2026-08-25T19:48:00Z">
        <w:r w:rsidR="007078B7">
          <w:rPr>
            <w:color w:val="0D0D0D" w:themeColor="text1" w:themeTint="F2"/>
          </w:rPr>
          <w:t xml:space="preserve"> </w:t>
        </w:r>
        <w:r w:rsidR="007078B7" w:rsidRPr="0022041C">
          <w:t>В случае получения спонсором новой значимой информации по выявленной серьезной непредвиденной нежелательной реакции данная информация должна быть представлена в форме последующего сообщения в течение 15 календарных дней с даты ее получения.</w:t>
        </w:r>
      </w:ins>
    </w:p>
    <w:p w14:paraId="5D77E1EF" w14:textId="77777777" w:rsidR="003428C4" w:rsidRPr="00A057BC" w:rsidRDefault="003428C4" w:rsidP="004D10BF">
      <w:pPr>
        <w:spacing w:line="276" w:lineRule="auto"/>
        <w:jc w:val="both"/>
        <w:rPr>
          <w:color w:val="0D0D0D" w:themeColor="text1" w:themeTint="F2"/>
        </w:rPr>
      </w:pPr>
      <w:r w:rsidRPr="00A057BC">
        <w:rPr>
          <w:color w:val="0D0D0D" w:themeColor="text1" w:themeTint="F2"/>
        </w:rPr>
        <w:t>Первичное сообщение о СННР должно содержать минимально необходимую информацию, включая: номер исследования; идентификационный номер добровольца; сведения об исследователе и его контактные данные; описание нежелательной реакции, дату ее возникновения и исход/статус на дату составления отчета; оценку серьезности; оценку причинно-следственной связи с исследуемым лекарственным препаратом; а также иную доступную информацию, необходимую для оценки случая.</w:t>
      </w:r>
    </w:p>
    <w:p w14:paraId="0E8210F9" w14:textId="72837DEA" w:rsidR="003428C4" w:rsidRDefault="003428C4" w:rsidP="004D10BF">
      <w:pPr>
        <w:spacing w:line="276" w:lineRule="auto"/>
        <w:jc w:val="both"/>
        <w:rPr>
          <w:ins w:id="1533" w:author="Автор" w:date="2026-08-25T19:47:00Z"/>
          <w:color w:val="0D0D0D" w:themeColor="text1" w:themeTint="F2"/>
        </w:rPr>
      </w:pPr>
      <w:r w:rsidRPr="00A057BC">
        <w:rPr>
          <w:color w:val="0D0D0D" w:themeColor="text1" w:themeTint="F2"/>
        </w:rPr>
        <w:t>Дополнительная информация по случаю СННР должна собираться и представляться по мере ее получения в виде последующих сообщений.</w:t>
      </w:r>
    </w:p>
    <w:p w14:paraId="72D2E937" w14:textId="3E4C9706" w:rsidR="007078B7" w:rsidRPr="00A057BC" w:rsidRDefault="007078B7" w:rsidP="004D10BF">
      <w:pPr>
        <w:spacing w:line="276" w:lineRule="auto"/>
        <w:jc w:val="both"/>
        <w:rPr>
          <w:color w:val="0D0D0D" w:themeColor="text1" w:themeTint="F2"/>
        </w:rPr>
      </w:pPr>
      <w:ins w:id="1534" w:author="Автор" w:date="2026-08-25T19:47:00Z">
        <w:r w:rsidRPr="00115486">
          <w:t>Решение о целесообразности срочного информирования (экспресс-отчетности) в других ситуациях (например, в случаях важных с медицинской точки зрения событий, которые не представляют собой непосредственную угрозу для жизни пациента, не приводят к смерти или госпитализации, но подвергают пациента риску или требуют вмешательства для предотвращения одного из исходов, приведенных в определении) принимается на основе медицинской и научной оценки. Такие случаи обычно также следует считать серьезными нежелательными явлениями.</w:t>
        </w:r>
      </w:ins>
    </w:p>
    <w:p w14:paraId="0BDFA235" w14:textId="77777777" w:rsidR="004C4D5A" w:rsidRPr="00A057BC" w:rsidRDefault="004C4D5A" w:rsidP="004D10BF">
      <w:pPr>
        <w:pStyle w:val="20"/>
        <w:spacing w:after="0" w:line="276" w:lineRule="auto"/>
        <w:jc w:val="both"/>
        <w:rPr>
          <w:rFonts w:cs="Times New Roman"/>
          <w:color w:val="0D0D0D" w:themeColor="text1" w:themeTint="F2"/>
        </w:rPr>
      </w:pPr>
      <w:bookmarkStart w:id="1535" w:name="_Toc233373590"/>
      <w:r w:rsidRPr="00A057BC">
        <w:rPr>
          <w:rFonts w:cs="Times New Roman"/>
          <w:color w:val="0D0D0D" w:themeColor="text1" w:themeTint="F2"/>
        </w:rPr>
        <w:t>10.2.</w:t>
      </w:r>
      <w:r w:rsidRPr="00A057BC">
        <w:rPr>
          <w:rFonts w:cs="Times New Roman"/>
          <w:color w:val="0D0D0D" w:themeColor="text1" w:themeTint="F2"/>
        </w:rPr>
        <w:tab/>
        <w:t>Методы и сроки оценки, регистрации и анализа параметров безопасности</w:t>
      </w:r>
      <w:bookmarkEnd w:id="1535"/>
    </w:p>
    <w:p w14:paraId="1D5E70CC"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Нежелательные явления будут регистрироваться по сообщениям от добровольцев, выявленным отклонениям при физикальном обследовании, измерении жизненно-важных параметров, в результатах лабораторных анализов, результатах ЭКГ, вне зависимости от их клинической значимости.</w:t>
      </w:r>
    </w:p>
    <w:p w14:paraId="4B19F5A9"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Все зарегистрированные отклонения от нормы должны быть дифференцированы как клинически значимые отклонения и клинически незначимые отклонения.</w:t>
      </w:r>
    </w:p>
    <w:p w14:paraId="3DF22D09" w14:textId="4CD91EBF" w:rsidR="004C4D5A" w:rsidRPr="00A057BC" w:rsidRDefault="004C4D5A" w:rsidP="004D10BF">
      <w:pPr>
        <w:pStyle w:val="20"/>
        <w:spacing w:after="0" w:line="276" w:lineRule="auto"/>
        <w:jc w:val="both"/>
        <w:rPr>
          <w:rFonts w:cs="Times New Roman"/>
          <w:color w:val="0D0D0D" w:themeColor="text1" w:themeTint="F2"/>
        </w:rPr>
      </w:pPr>
      <w:bookmarkStart w:id="1536" w:name="_Toc233373591"/>
      <w:r w:rsidRPr="00A057BC">
        <w:rPr>
          <w:rFonts w:cs="Times New Roman"/>
          <w:color w:val="0D0D0D" w:themeColor="text1" w:themeTint="F2"/>
        </w:rPr>
        <w:t xml:space="preserve">10.3. Требования к отчетам, </w:t>
      </w:r>
      <w:del w:id="1537" w:author="Автор" w:date="2026-08-21T11:44:00Z">
        <w:r w:rsidRPr="00A057BC" w:rsidDel="0022041C">
          <w:rPr>
            <w:rFonts w:cs="Times New Roman"/>
            <w:color w:val="0D0D0D" w:themeColor="text1" w:themeTint="F2"/>
          </w:rPr>
          <w:delText xml:space="preserve">процедуры </w:delText>
        </w:r>
      </w:del>
      <w:ins w:id="1538" w:author="Автор" w:date="2026-08-21T11:44:00Z">
        <w:r w:rsidR="0022041C" w:rsidRPr="00A057BC">
          <w:rPr>
            <w:rFonts w:cs="Times New Roman"/>
            <w:color w:val="0D0D0D" w:themeColor="text1" w:themeTint="F2"/>
          </w:rPr>
          <w:t>процедур</w:t>
        </w:r>
        <w:r w:rsidR="0022041C">
          <w:rPr>
            <w:rFonts w:cs="Times New Roman"/>
            <w:color w:val="0D0D0D" w:themeColor="text1" w:themeTint="F2"/>
          </w:rPr>
          <w:t>е</w:t>
        </w:r>
        <w:r w:rsidR="0022041C" w:rsidRPr="00A057BC">
          <w:rPr>
            <w:rFonts w:cs="Times New Roman"/>
            <w:color w:val="0D0D0D" w:themeColor="text1" w:themeTint="F2"/>
          </w:rPr>
          <w:t xml:space="preserve"> </w:t>
        </w:r>
      </w:ins>
      <w:r w:rsidRPr="00A057BC">
        <w:rPr>
          <w:rFonts w:cs="Times New Roman"/>
          <w:color w:val="0D0D0D" w:themeColor="text1" w:themeTint="F2"/>
        </w:rPr>
        <w:t>по регистрации и сообщениям о нежелательных явлениях</w:t>
      </w:r>
      <w:bookmarkEnd w:id="1536"/>
    </w:p>
    <w:p w14:paraId="0EB6878B" w14:textId="77777777" w:rsidR="004C4D5A" w:rsidRPr="00A057BC" w:rsidRDefault="004C4D5A" w:rsidP="004D10BF">
      <w:pPr>
        <w:pStyle w:val="3"/>
      </w:pPr>
      <w:bookmarkStart w:id="1539" w:name="_Toc233373592"/>
      <w:r w:rsidRPr="00A057BC">
        <w:t>10.3.1. Процедуры по регистрации нежелательных явлений</w:t>
      </w:r>
      <w:bookmarkEnd w:id="1539"/>
    </w:p>
    <w:p w14:paraId="0B7A87BC" w14:textId="65CEAE80"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Выявление и оценка НЯ будет проводиться ответственным исследователем от момента приема добровольцем дозы препарата T или R в </w:t>
      </w:r>
      <w:r w:rsidR="00AC4401" w:rsidRPr="00A057BC">
        <w:rPr>
          <w:color w:val="0D0D0D" w:themeColor="text1" w:themeTint="F2"/>
          <w:lang w:val="en-US"/>
        </w:rPr>
        <w:t>I</w:t>
      </w:r>
      <w:r w:rsidR="00AC4401" w:rsidRPr="00A057BC">
        <w:rPr>
          <w:color w:val="0D0D0D" w:themeColor="text1" w:themeTint="F2"/>
        </w:rPr>
        <w:t xml:space="preserve"> периоде </w:t>
      </w:r>
      <w:r w:rsidRPr="00A057BC">
        <w:rPr>
          <w:color w:val="0D0D0D" w:themeColor="text1" w:themeTint="F2"/>
        </w:rPr>
        <w:t>до завершения исследования добровольцем.</w:t>
      </w:r>
    </w:p>
    <w:p w14:paraId="76B5FF86"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Исследователь отвечает за выявление, оценку и документирование всех НЯ в ходе всего клинического исследования.</w:t>
      </w:r>
    </w:p>
    <w:p w14:paraId="3F18BBC7" w14:textId="6EF460FE" w:rsidR="004C4D5A" w:rsidRPr="00A057BC" w:rsidRDefault="004C4D5A" w:rsidP="004D10BF">
      <w:pPr>
        <w:spacing w:line="276" w:lineRule="auto"/>
        <w:jc w:val="both"/>
        <w:rPr>
          <w:color w:val="0D0D0D" w:themeColor="text1" w:themeTint="F2"/>
        </w:rPr>
      </w:pPr>
      <w:r w:rsidRPr="00A057BC">
        <w:rPr>
          <w:color w:val="0D0D0D" w:themeColor="text1" w:themeTint="F2"/>
        </w:rPr>
        <w:t>НЯ должны быть зарегистрированы в первичной документации</w:t>
      </w:r>
      <w:r w:rsidR="00D717F5" w:rsidRPr="00A057BC">
        <w:rPr>
          <w:color w:val="0D0D0D" w:themeColor="text1" w:themeTint="F2"/>
        </w:rPr>
        <w:t>, Форме регистрации НЯ (Приложение 2)</w:t>
      </w:r>
      <w:r w:rsidRPr="00A057BC">
        <w:rPr>
          <w:color w:val="0D0D0D" w:themeColor="text1" w:themeTint="F2"/>
        </w:rPr>
        <w:t xml:space="preserve"> и </w:t>
      </w:r>
      <w:proofErr w:type="spellStart"/>
      <w:r w:rsidRPr="00A057BC">
        <w:rPr>
          <w:color w:val="0D0D0D" w:themeColor="text1" w:themeTint="F2"/>
        </w:rPr>
        <w:t>эИРК</w:t>
      </w:r>
      <w:proofErr w:type="spellEnd"/>
      <w:r w:rsidRPr="00A057BC">
        <w:rPr>
          <w:color w:val="0D0D0D" w:themeColor="text1" w:themeTint="F2"/>
        </w:rPr>
        <w:t xml:space="preserve"> с указанием следующих данных:</w:t>
      </w:r>
    </w:p>
    <w:p w14:paraId="32E8A420"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описание НЯ;</w:t>
      </w:r>
    </w:p>
    <w:p w14:paraId="21ED2982" w14:textId="590B617C"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дата начала НЯ (день/месяц/год) и время (</w:t>
      </w:r>
      <w:commentRangeStart w:id="1540"/>
      <w:commentRangeStart w:id="1541"/>
      <w:proofErr w:type="spellStart"/>
      <w:r w:rsidRPr="00A057BC">
        <w:rPr>
          <w:color w:val="0D0D0D" w:themeColor="text1" w:themeTint="F2"/>
        </w:rPr>
        <w:t>чч:мм</w:t>
      </w:r>
      <w:commentRangeEnd w:id="1540"/>
      <w:proofErr w:type="spellEnd"/>
      <w:r w:rsidR="00B755B6">
        <w:rPr>
          <w:rStyle w:val="a8"/>
        </w:rPr>
        <w:commentReference w:id="1540"/>
      </w:r>
      <w:commentRangeEnd w:id="1541"/>
      <w:r w:rsidR="007078B7">
        <w:rPr>
          <w:rStyle w:val="a8"/>
        </w:rPr>
        <w:commentReference w:id="1541"/>
      </w:r>
      <w:r w:rsidRPr="00A057BC">
        <w:rPr>
          <w:color w:val="0D0D0D" w:themeColor="text1" w:themeTint="F2"/>
        </w:rPr>
        <w:t>)</w:t>
      </w:r>
      <w:ins w:id="1542" w:author="Автор" w:date="2026-08-25T19:48:00Z">
        <w:r w:rsidR="007078B7">
          <w:rPr>
            <w:color w:val="0D0D0D" w:themeColor="text1" w:themeTint="F2"/>
          </w:rPr>
          <w:t xml:space="preserve"> (если применимо)</w:t>
        </w:r>
      </w:ins>
      <w:r w:rsidRPr="00A057BC">
        <w:rPr>
          <w:color w:val="0D0D0D" w:themeColor="text1" w:themeTint="F2"/>
        </w:rPr>
        <w:t>;</w:t>
      </w:r>
    </w:p>
    <w:p w14:paraId="225E1773"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дата регистрации НЯ (день/месяц/год);</w:t>
      </w:r>
    </w:p>
    <w:p w14:paraId="0EB66B99" w14:textId="67E243D4"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дата окончания НЯ (день/месяц/год) и время (</w:t>
      </w:r>
      <w:commentRangeStart w:id="1543"/>
      <w:commentRangeStart w:id="1544"/>
      <w:proofErr w:type="spellStart"/>
      <w:r w:rsidRPr="00A057BC">
        <w:rPr>
          <w:color w:val="0D0D0D" w:themeColor="text1" w:themeTint="F2"/>
        </w:rPr>
        <w:t>чч:мм</w:t>
      </w:r>
      <w:commentRangeEnd w:id="1543"/>
      <w:proofErr w:type="spellEnd"/>
      <w:r w:rsidR="00B755B6">
        <w:rPr>
          <w:rStyle w:val="a8"/>
        </w:rPr>
        <w:commentReference w:id="1543"/>
      </w:r>
      <w:commentRangeEnd w:id="1544"/>
      <w:r w:rsidR="007078B7">
        <w:rPr>
          <w:rStyle w:val="a8"/>
        </w:rPr>
        <w:commentReference w:id="1544"/>
      </w:r>
      <w:r w:rsidRPr="00A057BC">
        <w:rPr>
          <w:color w:val="0D0D0D" w:themeColor="text1" w:themeTint="F2"/>
        </w:rPr>
        <w:t>)</w:t>
      </w:r>
      <w:ins w:id="1545" w:author="Автор" w:date="2026-08-25T19:48:00Z">
        <w:r w:rsidR="007078B7">
          <w:rPr>
            <w:color w:val="0D0D0D" w:themeColor="text1" w:themeTint="F2"/>
          </w:rPr>
          <w:t xml:space="preserve"> (если применимо)</w:t>
        </w:r>
      </w:ins>
      <w:r w:rsidRPr="00A057BC">
        <w:rPr>
          <w:color w:val="0D0D0D" w:themeColor="text1" w:themeTint="F2"/>
        </w:rPr>
        <w:t>;</w:t>
      </w:r>
    </w:p>
    <w:p w14:paraId="074A97BD"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степень тяжести;</w:t>
      </w:r>
    </w:p>
    <w:p w14:paraId="53ABE841" w14:textId="659AD3BA"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r>
      <w:r w:rsidR="00B569A2" w:rsidRPr="00A057BC">
        <w:rPr>
          <w:color w:val="0D0D0D" w:themeColor="text1" w:themeTint="F2"/>
        </w:rPr>
        <w:t>серьезность НЯ: серьезное/несерьезное</w:t>
      </w:r>
      <w:r w:rsidRPr="00A057BC">
        <w:rPr>
          <w:color w:val="0D0D0D" w:themeColor="text1" w:themeTint="F2"/>
        </w:rPr>
        <w:t>;</w:t>
      </w:r>
    </w:p>
    <w:p w14:paraId="04F9E11B"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t>исход НЯ;</w:t>
      </w:r>
    </w:p>
    <w:p w14:paraId="013D73F9"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w:t>
      </w:r>
      <w:r w:rsidRPr="00A057BC">
        <w:rPr>
          <w:color w:val="0D0D0D" w:themeColor="text1" w:themeTint="F2"/>
        </w:rPr>
        <w:tab/>
      </w:r>
      <w:commentRangeStart w:id="1546"/>
      <w:commentRangeStart w:id="1547"/>
      <w:r w:rsidRPr="00A057BC">
        <w:rPr>
          <w:color w:val="0D0D0D" w:themeColor="text1" w:themeTint="F2"/>
        </w:rPr>
        <w:t>действия в отношении исследуемого препарата</w:t>
      </w:r>
      <w:commentRangeEnd w:id="1546"/>
      <w:r w:rsidR="00B755B6">
        <w:rPr>
          <w:rStyle w:val="a8"/>
        </w:rPr>
        <w:commentReference w:id="1546"/>
      </w:r>
      <w:commentRangeEnd w:id="1547"/>
      <w:r w:rsidR="007078B7">
        <w:rPr>
          <w:rStyle w:val="a8"/>
        </w:rPr>
        <w:commentReference w:id="1547"/>
      </w:r>
      <w:r w:rsidRPr="00A057BC">
        <w:rPr>
          <w:color w:val="0D0D0D" w:themeColor="text1" w:themeTint="F2"/>
        </w:rPr>
        <w:t>;</w:t>
      </w:r>
    </w:p>
    <w:p w14:paraId="2D96BC8C" w14:textId="552A37D1" w:rsidR="004C4D5A" w:rsidRPr="00A057BC" w:rsidRDefault="004C4D5A" w:rsidP="004D10BF">
      <w:pPr>
        <w:spacing w:line="276" w:lineRule="auto"/>
        <w:jc w:val="both"/>
        <w:rPr>
          <w:color w:val="0D0D0D" w:themeColor="text1" w:themeTint="F2"/>
        </w:rPr>
      </w:pPr>
      <w:r w:rsidRPr="00A057BC">
        <w:rPr>
          <w:color w:val="0D0D0D" w:themeColor="text1" w:themeTint="F2"/>
        </w:rPr>
        <w:lastRenderedPageBreak/>
        <w:t>-</w:t>
      </w:r>
      <w:r w:rsidRPr="00A057BC">
        <w:rPr>
          <w:color w:val="0D0D0D" w:themeColor="text1" w:themeTint="F2"/>
        </w:rPr>
        <w:tab/>
      </w:r>
      <w:del w:id="1548" w:author="Автор" w:date="2026-08-21T11:46:00Z">
        <w:r w:rsidRPr="00A057BC" w:rsidDel="00B755B6">
          <w:rPr>
            <w:color w:val="0D0D0D" w:themeColor="text1" w:themeTint="F2"/>
          </w:rPr>
          <w:delText>необходимость м</w:delText>
        </w:r>
      </w:del>
      <w:ins w:id="1549" w:author="Автор" w:date="2026-08-21T11:46:00Z">
        <w:r w:rsidR="00B755B6">
          <w:rPr>
            <w:color w:val="0D0D0D" w:themeColor="text1" w:themeTint="F2"/>
          </w:rPr>
          <w:t>м</w:t>
        </w:r>
      </w:ins>
      <w:r w:rsidRPr="00A057BC">
        <w:rPr>
          <w:color w:val="0D0D0D" w:themeColor="text1" w:themeTint="F2"/>
        </w:rPr>
        <w:t>ер</w:t>
      </w:r>
      <w:ins w:id="1550" w:author="Автор" w:date="2026-08-21T11:46:00Z">
        <w:r w:rsidR="00B755B6">
          <w:rPr>
            <w:color w:val="0D0D0D" w:themeColor="text1" w:themeTint="F2"/>
          </w:rPr>
          <w:t>ы</w:t>
        </w:r>
      </w:ins>
      <w:r w:rsidRPr="00A057BC">
        <w:rPr>
          <w:color w:val="0D0D0D" w:themeColor="text1" w:themeTint="F2"/>
        </w:rPr>
        <w:t xml:space="preserve"> для коррекции </w:t>
      </w:r>
      <w:commentRangeStart w:id="1551"/>
      <w:commentRangeStart w:id="1552"/>
      <w:r w:rsidRPr="00A057BC">
        <w:rPr>
          <w:color w:val="0D0D0D" w:themeColor="text1" w:themeTint="F2"/>
        </w:rPr>
        <w:t>НЯ</w:t>
      </w:r>
      <w:commentRangeEnd w:id="1551"/>
      <w:r w:rsidR="00B755B6">
        <w:rPr>
          <w:rStyle w:val="a8"/>
        </w:rPr>
        <w:commentReference w:id="1551"/>
      </w:r>
      <w:commentRangeEnd w:id="1552"/>
      <w:r w:rsidR="007078B7">
        <w:rPr>
          <w:rStyle w:val="a8"/>
        </w:rPr>
        <w:commentReference w:id="1552"/>
      </w:r>
      <w:r w:rsidRPr="00A057BC">
        <w:rPr>
          <w:color w:val="0D0D0D" w:themeColor="text1" w:themeTint="F2"/>
        </w:rPr>
        <w:t>;</w:t>
      </w:r>
    </w:p>
    <w:p w14:paraId="0ACC1D55"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 </w:t>
      </w:r>
      <w:r w:rsidRPr="00A057BC">
        <w:rPr>
          <w:color w:val="0D0D0D" w:themeColor="text1" w:themeTint="F2"/>
        </w:rPr>
        <w:tab/>
        <w:t>связь НЯ с препаратом исследования.</w:t>
      </w:r>
    </w:p>
    <w:p w14:paraId="538DF605"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Требования к сообщениям о серьезных нежелательных явлениях представлены в следующем разделе.</w:t>
      </w:r>
    </w:p>
    <w:p w14:paraId="0823FF7D" w14:textId="77777777" w:rsidR="004C4D5A" w:rsidRPr="00A057BC" w:rsidRDefault="004C4D5A" w:rsidP="004D10BF">
      <w:pPr>
        <w:pStyle w:val="3"/>
      </w:pPr>
      <w:bookmarkStart w:id="1553" w:name="_Toc233373593"/>
      <w:r w:rsidRPr="00A057BC">
        <w:t>10.3.2.</w:t>
      </w:r>
      <w:r w:rsidRPr="00A057BC">
        <w:tab/>
        <w:t>Требования к сообщениям о серьезных нежелательных явлениях</w:t>
      </w:r>
      <w:bookmarkEnd w:id="1553"/>
    </w:p>
    <w:p w14:paraId="3180BA86" w14:textId="169CD722" w:rsidR="002C67B2" w:rsidRPr="00A057BC" w:rsidRDefault="004C4D5A" w:rsidP="004D10BF">
      <w:pPr>
        <w:spacing w:line="276" w:lineRule="auto"/>
        <w:jc w:val="both"/>
        <w:rPr>
          <w:color w:val="0D0D0D" w:themeColor="text1" w:themeTint="F2"/>
        </w:rPr>
      </w:pPr>
      <w:r w:rsidRPr="00A057BC">
        <w:rPr>
          <w:color w:val="0D0D0D" w:themeColor="text1" w:themeTint="F2"/>
        </w:rPr>
        <w:t xml:space="preserve">В случае развития СНЯ исследователь должен безотлагательно заполнить форму извещения о СНЯ, и не позднее, чем в течение 24 ч после выявления СНЯ выслать ее </w:t>
      </w:r>
      <w:r w:rsidR="002C67B2" w:rsidRPr="00A057BC">
        <w:rPr>
          <w:color w:val="0D0D0D" w:themeColor="text1" w:themeTint="F2"/>
        </w:rPr>
        <w:t xml:space="preserve">контактному лицу со стороны спонсора </w:t>
      </w:r>
      <w:del w:id="1554" w:author="Автор" w:date="2026-08-20T17:02:00Z">
        <w:r w:rsidRPr="00A057BC" w:rsidDel="00AB009C">
          <w:rPr>
            <w:color w:val="0D0D0D" w:themeColor="text1" w:themeTint="F2"/>
          </w:rPr>
          <w:delText>по  электронной</w:delText>
        </w:r>
      </w:del>
      <w:ins w:id="1555" w:author="Автор" w:date="2026-08-20T17:02:00Z">
        <w:r w:rsidR="00AB009C" w:rsidRPr="00A057BC">
          <w:rPr>
            <w:color w:val="0D0D0D" w:themeColor="text1" w:themeTint="F2"/>
          </w:rPr>
          <w:t>по электронной</w:t>
        </w:r>
      </w:ins>
      <w:r w:rsidRPr="00A057BC">
        <w:rPr>
          <w:color w:val="0D0D0D" w:themeColor="text1" w:themeTint="F2"/>
        </w:rPr>
        <w:t xml:space="preserve"> почте</w:t>
      </w:r>
      <w:r w:rsidR="00D717F5" w:rsidRPr="00A057BC">
        <w:rPr>
          <w:color w:val="0D0D0D" w:themeColor="text1" w:themeTint="F2"/>
        </w:rPr>
        <w:t xml:space="preserve"> (Приложение 3)</w:t>
      </w:r>
      <w:r w:rsidRPr="00A057BC">
        <w:rPr>
          <w:color w:val="0D0D0D" w:themeColor="text1" w:themeTint="F2"/>
        </w:rPr>
        <w:t>:</w:t>
      </w:r>
    </w:p>
    <w:p w14:paraId="424A8746" w14:textId="48B45E10" w:rsidR="002C67B2" w:rsidRPr="00A057BC" w:rsidRDefault="002C67B2" w:rsidP="001D3AD0">
      <w:pPr>
        <w:spacing w:before="120" w:line="276" w:lineRule="auto"/>
        <w:jc w:val="both"/>
        <w:rPr>
          <w:color w:val="0D0D0D" w:themeColor="text1" w:themeTint="F2"/>
          <w:u w:val="single"/>
        </w:rPr>
      </w:pPr>
      <w:r w:rsidRPr="00A057BC">
        <w:rPr>
          <w:color w:val="0D0D0D" w:themeColor="text1" w:themeTint="F2"/>
          <w:u w:val="single"/>
        </w:rPr>
        <w:t>Контактные лица со стороны спонсора</w:t>
      </w:r>
    </w:p>
    <w:p w14:paraId="5C59958F" w14:textId="1BF77A20" w:rsidR="002C67B2" w:rsidRPr="00A057BC" w:rsidRDefault="002C67B2" w:rsidP="004D10BF">
      <w:pPr>
        <w:spacing w:line="276" w:lineRule="auto"/>
        <w:jc w:val="both"/>
        <w:rPr>
          <w:color w:val="0D0D0D" w:themeColor="text1" w:themeTint="F2"/>
        </w:rPr>
      </w:pPr>
      <w:r w:rsidRPr="00A057BC">
        <w:rPr>
          <w:color w:val="0D0D0D" w:themeColor="text1" w:themeTint="F2"/>
        </w:rPr>
        <w:t>Лицо ответственное за сбор информации о нежелательных явлениях - Менеджер по фармаконадзору - Семенова Ольга Васильевна</w:t>
      </w:r>
    </w:p>
    <w:p w14:paraId="626246CC" w14:textId="5A41DEE3" w:rsidR="002C67B2" w:rsidRPr="00A057BC" w:rsidRDefault="002C67B2" w:rsidP="004D10BF">
      <w:pPr>
        <w:spacing w:line="276" w:lineRule="auto"/>
        <w:jc w:val="both"/>
        <w:rPr>
          <w:color w:val="0D0D0D" w:themeColor="text1" w:themeTint="F2"/>
        </w:rPr>
      </w:pPr>
      <w:r w:rsidRPr="00A057BC">
        <w:rPr>
          <w:color w:val="0D0D0D" w:themeColor="text1" w:themeTint="F2"/>
        </w:rPr>
        <w:t>Телефон:</w:t>
      </w:r>
      <w:r w:rsidRPr="00A057BC">
        <w:rPr>
          <w:color w:val="0D0D0D" w:themeColor="text1" w:themeTint="F2"/>
        </w:rPr>
        <w:tab/>
        <w:t>+7 (495) 640-25-38 # 1792</w:t>
      </w:r>
    </w:p>
    <w:p w14:paraId="6F42E3FC" w14:textId="365BD39A" w:rsidR="002C67B2" w:rsidRPr="00A057BC" w:rsidRDefault="002C67B2" w:rsidP="004D10BF">
      <w:pPr>
        <w:spacing w:line="276" w:lineRule="auto"/>
        <w:jc w:val="both"/>
        <w:rPr>
          <w:color w:val="0D0D0D" w:themeColor="text1" w:themeTint="F2"/>
        </w:rPr>
      </w:pPr>
      <w:r w:rsidRPr="00A057BC">
        <w:rPr>
          <w:color w:val="0D0D0D" w:themeColor="text1" w:themeTint="F2"/>
        </w:rPr>
        <w:t>e-mail:</w:t>
      </w:r>
      <w:r w:rsidRPr="00A057BC">
        <w:rPr>
          <w:color w:val="0D0D0D" w:themeColor="text1" w:themeTint="F2"/>
        </w:rPr>
        <w:tab/>
        <w:t>osemenova@promomed.pro</w:t>
      </w:r>
      <w:ins w:id="1556" w:author="Автор" w:date="2026-08-21T11:47:00Z">
        <w:r w:rsidR="00B755B6">
          <w:rPr>
            <w:color w:val="0D0D0D" w:themeColor="text1" w:themeTint="F2"/>
          </w:rPr>
          <w:t xml:space="preserve">, </w:t>
        </w:r>
        <w:r w:rsidR="00B755B6">
          <w:rPr>
            <w:color w:val="0D0D0D" w:themeColor="text1" w:themeTint="F2"/>
          </w:rPr>
          <w:fldChar w:fldCharType="begin"/>
        </w:r>
        <w:r w:rsidR="00B755B6">
          <w:rPr>
            <w:color w:val="0D0D0D" w:themeColor="text1" w:themeTint="F2"/>
          </w:rPr>
          <w:instrText xml:space="preserve"> HYPERLINK "mailto:</w:instrText>
        </w:r>
        <w:r w:rsidR="00B755B6" w:rsidRPr="00F3597E">
          <w:rPr>
            <w:color w:val="0D0D0D" w:themeColor="text1" w:themeTint="F2"/>
          </w:rPr>
          <w:instrText>pv_safety-check@promomed.pro</w:instrText>
        </w:r>
        <w:r w:rsidR="00B755B6">
          <w:rPr>
            <w:color w:val="0D0D0D" w:themeColor="text1" w:themeTint="F2"/>
          </w:rPr>
          <w:instrText xml:space="preserve">" </w:instrText>
        </w:r>
        <w:r w:rsidR="00B755B6">
          <w:rPr>
            <w:color w:val="0D0D0D" w:themeColor="text1" w:themeTint="F2"/>
          </w:rPr>
        </w:r>
        <w:r w:rsidR="00B755B6">
          <w:rPr>
            <w:color w:val="0D0D0D" w:themeColor="text1" w:themeTint="F2"/>
          </w:rPr>
          <w:fldChar w:fldCharType="separate"/>
        </w:r>
        <w:r w:rsidR="00B755B6" w:rsidRPr="00CB0222">
          <w:rPr>
            <w:rStyle w:val="a9"/>
          </w:rPr>
          <w:t>pv_safety-check@promomed.pro</w:t>
        </w:r>
        <w:r w:rsidR="00B755B6">
          <w:rPr>
            <w:color w:val="0D0D0D" w:themeColor="text1" w:themeTint="F2"/>
          </w:rPr>
          <w:fldChar w:fldCharType="end"/>
        </w:r>
      </w:ins>
    </w:p>
    <w:p w14:paraId="20628105" w14:textId="6AE994E4" w:rsidR="002C67B2" w:rsidRPr="00A057BC" w:rsidRDefault="002C67B2" w:rsidP="004D10BF">
      <w:pPr>
        <w:spacing w:line="276" w:lineRule="auto"/>
        <w:jc w:val="both"/>
        <w:rPr>
          <w:color w:val="0D0D0D" w:themeColor="text1" w:themeTint="F2"/>
        </w:rPr>
      </w:pPr>
      <w:r w:rsidRPr="00A057BC">
        <w:rPr>
          <w:color w:val="0D0D0D" w:themeColor="text1" w:themeTint="F2"/>
        </w:rPr>
        <w:t>Лицо ответственное за сбор информации о нежелательных явлениях</w:t>
      </w:r>
      <w:r w:rsidRPr="00A057BC">
        <w:rPr>
          <w:color w:val="0D0D0D" w:themeColor="text1" w:themeTint="F2"/>
        </w:rPr>
        <w:tab/>
      </w:r>
      <w:r w:rsidR="001D3AD0" w:rsidRPr="00A057BC">
        <w:rPr>
          <w:color w:val="0D0D0D" w:themeColor="text1" w:themeTint="F2"/>
        </w:rPr>
        <w:t xml:space="preserve">- </w:t>
      </w:r>
      <w:r w:rsidRPr="00A057BC">
        <w:rPr>
          <w:color w:val="0D0D0D" w:themeColor="text1" w:themeTint="F2"/>
        </w:rPr>
        <w:t>Руководитель отдела организации фармаконадзора - Томашевская Наталия Александровна</w:t>
      </w:r>
    </w:p>
    <w:p w14:paraId="7DFC5097" w14:textId="77777777" w:rsidR="002C67B2" w:rsidRPr="00A057BC" w:rsidRDefault="002C67B2" w:rsidP="004D10BF">
      <w:pPr>
        <w:spacing w:line="276" w:lineRule="auto"/>
        <w:jc w:val="both"/>
        <w:rPr>
          <w:color w:val="0D0D0D" w:themeColor="text1" w:themeTint="F2"/>
        </w:rPr>
      </w:pPr>
      <w:r w:rsidRPr="00A057BC">
        <w:rPr>
          <w:color w:val="0D0D0D" w:themeColor="text1" w:themeTint="F2"/>
        </w:rPr>
        <w:t>Телефон:</w:t>
      </w:r>
      <w:r w:rsidRPr="00A057BC">
        <w:rPr>
          <w:color w:val="0D0D0D" w:themeColor="text1" w:themeTint="F2"/>
        </w:rPr>
        <w:tab/>
        <w:t>+7 (495) 640-25-38 # 2127</w:t>
      </w:r>
    </w:p>
    <w:p w14:paraId="21D1F12A" w14:textId="23711010" w:rsidR="002C67B2" w:rsidRPr="00A057BC" w:rsidRDefault="002C67B2" w:rsidP="004D10BF">
      <w:pPr>
        <w:spacing w:line="276" w:lineRule="auto"/>
        <w:jc w:val="both"/>
        <w:rPr>
          <w:color w:val="0D0D0D" w:themeColor="text1" w:themeTint="F2"/>
        </w:rPr>
      </w:pPr>
      <w:r w:rsidRPr="00A057BC">
        <w:rPr>
          <w:color w:val="0D0D0D" w:themeColor="text1" w:themeTint="F2"/>
        </w:rPr>
        <w:t>e-mail:</w:t>
      </w:r>
      <w:r w:rsidRPr="00A057BC">
        <w:rPr>
          <w:color w:val="0D0D0D" w:themeColor="text1" w:themeTint="F2"/>
        </w:rPr>
        <w:tab/>
        <w:t>ntomashevskaya@promomed.pro</w:t>
      </w:r>
    </w:p>
    <w:p w14:paraId="57257FA6" w14:textId="77777777" w:rsidR="004C4D5A" w:rsidRPr="00A057BC" w:rsidRDefault="004C4D5A" w:rsidP="001D3AD0">
      <w:pPr>
        <w:spacing w:before="120" w:line="276" w:lineRule="auto"/>
        <w:jc w:val="both"/>
        <w:rPr>
          <w:color w:val="0D0D0D" w:themeColor="text1" w:themeTint="F2"/>
        </w:rPr>
      </w:pPr>
      <w:r w:rsidRPr="00A057BC">
        <w:rPr>
          <w:color w:val="0D0D0D" w:themeColor="text1" w:themeTint="F2"/>
        </w:rPr>
        <w:t xml:space="preserve">Незамедлительно (в течение 24 ч) спонсору должны быть сообщены все НЯ, классифицированные исследователем как серьезные, вне зависимости от их причинно-следственной связи с препаратом исследования. Последующая и уточняющая информация, при ее получении, должна направляться как новая форма СНЯ, помеченная как форма для последующей информации. </w:t>
      </w:r>
      <w:commentRangeStart w:id="1557"/>
      <w:commentRangeStart w:id="1558"/>
      <w:r w:rsidRPr="00A057BC">
        <w:rPr>
          <w:color w:val="0D0D0D" w:themeColor="text1" w:themeTint="F2"/>
        </w:rPr>
        <w:t>В последующей информации должно быть указано, разрешилось ли явление, как осуществлялось его лечение.</w:t>
      </w:r>
      <w:commentRangeEnd w:id="1557"/>
      <w:r w:rsidR="00A732DE">
        <w:rPr>
          <w:rStyle w:val="a8"/>
        </w:rPr>
        <w:commentReference w:id="1557"/>
      </w:r>
      <w:commentRangeEnd w:id="1558"/>
      <w:r w:rsidR="007078B7">
        <w:rPr>
          <w:rStyle w:val="a8"/>
        </w:rPr>
        <w:commentReference w:id="1558"/>
      </w:r>
    </w:p>
    <w:p w14:paraId="59C247F9" w14:textId="2B87EDDC" w:rsidR="00B569A2" w:rsidRPr="00A057BC" w:rsidRDefault="00B569A2" w:rsidP="004D10BF">
      <w:pPr>
        <w:spacing w:line="276" w:lineRule="auto"/>
        <w:jc w:val="both"/>
        <w:rPr>
          <w:color w:val="0D0D0D" w:themeColor="text1" w:themeTint="F2"/>
        </w:rPr>
      </w:pPr>
      <w:commentRangeStart w:id="1559"/>
      <w:commentRangeStart w:id="1560"/>
      <w:r w:rsidRPr="00A057BC">
        <w:rPr>
          <w:color w:val="0D0D0D" w:themeColor="text1" w:themeTint="F2"/>
        </w:rPr>
        <w:t xml:space="preserve">В течение 7 рабочих дней, если иной срок не предусмотрен СОП Спонсора/КИО или применимыми процедурами, исследователь представляет подробный письменный отчет о СНЯ. </w:t>
      </w:r>
      <w:commentRangeEnd w:id="1559"/>
      <w:r w:rsidR="0044328E">
        <w:rPr>
          <w:rStyle w:val="a8"/>
        </w:rPr>
        <w:commentReference w:id="1559"/>
      </w:r>
      <w:commentRangeEnd w:id="1560"/>
      <w:r w:rsidR="00BF30B6">
        <w:rPr>
          <w:rStyle w:val="a8"/>
        </w:rPr>
        <w:commentReference w:id="1560"/>
      </w:r>
      <w:r w:rsidRPr="00A057BC">
        <w:rPr>
          <w:color w:val="0D0D0D" w:themeColor="text1" w:themeTint="F2"/>
        </w:rPr>
        <w:t xml:space="preserve">Отчет должен включать описание события, наблюдавшиеся симптомы, проведенное лечение, исход/текущий статус события, а также оценку причинно-следственной связи между СНЯ и препаратом </w:t>
      </w:r>
      <w:commentRangeStart w:id="1561"/>
      <w:commentRangeStart w:id="1562"/>
      <w:r w:rsidRPr="00A057BC">
        <w:rPr>
          <w:color w:val="0D0D0D" w:themeColor="text1" w:themeTint="F2"/>
        </w:rPr>
        <w:t>исследования</w:t>
      </w:r>
      <w:commentRangeEnd w:id="1561"/>
      <w:r w:rsidR="0044328E">
        <w:rPr>
          <w:rStyle w:val="a8"/>
        </w:rPr>
        <w:commentReference w:id="1561"/>
      </w:r>
      <w:commentRangeEnd w:id="1562"/>
      <w:r w:rsidR="007078B7">
        <w:rPr>
          <w:rStyle w:val="a8"/>
        </w:rPr>
        <w:commentReference w:id="1562"/>
      </w:r>
      <w:r w:rsidRPr="00A057BC">
        <w:rPr>
          <w:color w:val="0D0D0D" w:themeColor="text1" w:themeTint="F2"/>
        </w:rPr>
        <w:t>.</w:t>
      </w:r>
      <w:ins w:id="1563" w:author="Автор" w:date="2026-08-25T19:52:00Z">
        <w:r w:rsidR="007078B7">
          <w:rPr>
            <w:color w:val="0D0D0D" w:themeColor="text1" w:themeTint="F2"/>
          </w:rPr>
          <w:t xml:space="preserve"> Оценка </w:t>
        </w:r>
        <w:proofErr w:type="spellStart"/>
        <w:r w:rsidR="007078B7">
          <w:rPr>
            <w:color w:val="0D0D0D" w:themeColor="text1" w:themeTint="F2"/>
          </w:rPr>
          <w:t>предвиденности</w:t>
        </w:r>
        <w:proofErr w:type="spellEnd"/>
        <w:r w:rsidR="007078B7">
          <w:rPr>
            <w:color w:val="0D0D0D" w:themeColor="text1" w:themeTint="F2"/>
          </w:rPr>
          <w:t xml:space="preserve"> должна быть проведена врачом-исследователем на основе имеющейся информации о течении нежелательной реакции.</w:t>
        </w:r>
      </w:ins>
    </w:p>
    <w:p w14:paraId="6EF27676" w14:textId="77777777" w:rsidR="004C4D5A" w:rsidRPr="00A057BC" w:rsidRDefault="004C4D5A" w:rsidP="004D10BF">
      <w:pPr>
        <w:spacing w:line="276" w:lineRule="auto"/>
        <w:jc w:val="both"/>
        <w:rPr>
          <w:color w:val="0D0D0D" w:themeColor="text1" w:themeTint="F2"/>
        </w:rPr>
      </w:pPr>
      <w:r w:rsidRPr="00A057BC">
        <w:rPr>
          <w:color w:val="0D0D0D" w:themeColor="text1" w:themeTint="F2"/>
        </w:rPr>
        <w:t>Уведомление ЛЭК о случаях серьезных непредвиденных нежелательных реакций на препарат исследования осуществляется исследователем в сроки, установленные ЛЭК.</w:t>
      </w:r>
    </w:p>
    <w:p w14:paraId="66B78CB1" w14:textId="12EC5D1B" w:rsidR="004C4D5A" w:rsidRPr="00A057BC" w:rsidRDefault="004C4D5A" w:rsidP="004D10BF">
      <w:pPr>
        <w:spacing w:line="276" w:lineRule="auto"/>
        <w:jc w:val="both"/>
        <w:rPr>
          <w:color w:val="0D0D0D" w:themeColor="text1" w:themeTint="F2"/>
        </w:rPr>
      </w:pPr>
      <w:r w:rsidRPr="00A057BC">
        <w:rPr>
          <w:color w:val="0D0D0D" w:themeColor="text1" w:themeTint="F2"/>
        </w:rPr>
        <w:t>Уведомление регуляторных органов о случаях серьезных непредвиденных нежелательных реакций на препарат исследования осуществляется спонсором исследования в установленные российским законодательством сроки</w:t>
      </w:r>
      <w:r w:rsidR="001D3AD0" w:rsidRPr="00A057BC">
        <w:rPr>
          <w:color w:val="0D0D0D" w:themeColor="text1" w:themeTint="F2"/>
        </w:rPr>
        <w:t xml:space="preserve"> (раздел 10.1)</w:t>
      </w:r>
      <w:r w:rsidRPr="00A057BC">
        <w:rPr>
          <w:color w:val="0D0D0D" w:themeColor="text1" w:themeTint="F2"/>
        </w:rPr>
        <w:t>.</w:t>
      </w:r>
    </w:p>
    <w:p w14:paraId="2A9D5E02" w14:textId="77777777" w:rsidR="004C4D5A" w:rsidRPr="00A057BC" w:rsidRDefault="004C4D5A" w:rsidP="004D10BF">
      <w:pPr>
        <w:pStyle w:val="20"/>
        <w:keepLines w:val="0"/>
        <w:spacing w:after="0" w:line="276" w:lineRule="auto"/>
        <w:jc w:val="both"/>
        <w:rPr>
          <w:rFonts w:cs="Times New Roman"/>
          <w:color w:val="0D0D0D" w:themeColor="text1" w:themeTint="F2"/>
        </w:rPr>
      </w:pPr>
      <w:bookmarkStart w:id="1564" w:name="_Toc233373594"/>
      <w:r w:rsidRPr="00A057BC">
        <w:rPr>
          <w:rFonts w:cs="Times New Roman"/>
          <w:color w:val="0D0D0D" w:themeColor="text1" w:themeTint="F2"/>
        </w:rPr>
        <w:t>10.4.</w:t>
      </w:r>
      <w:r w:rsidRPr="00A057BC">
        <w:rPr>
          <w:rFonts w:cs="Times New Roman"/>
          <w:color w:val="0D0D0D" w:themeColor="text1" w:themeTint="F2"/>
        </w:rPr>
        <w:tab/>
        <w:t>Беременность</w:t>
      </w:r>
      <w:bookmarkEnd w:id="1564"/>
    </w:p>
    <w:p w14:paraId="722C484B" w14:textId="5B5317CC" w:rsidR="004C4D5A" w:rsidRPr="00A057BC" w:rsidRDefault="004C4D5A" w:rsidP="004D10BF">
      <w:pPr>
        <w:spacing w:line="276" w:lineRule="auto"/>
        <w:jc w:val="both"/>
        <w:rPr>
          <w:color w:val="0D0D0D" w:themeColor="text1" w:themeTint="F2"/>
        </w:rPr>
      </w:pPr>
      <w:r w:rsidRPr="00A057BC">
        <w:rPr>
          <w:color w:val="0D0D0D" w:themeColor="text1" w:themeTint="F2"/>
        </w:rPr>
        <w:t xml:space="preserve">Если партнерша добровольца мужского пола забеременеет во время исследования, наблюдение за ней с ее согласия будет проводиться на протяжении всей беременности и в период родов. Наблюдение будет проводиться путем телефонных контактов не реже 1 раза в месяц. Наблюдение за состоянием здоровья новорожденного и его развитием также будет проводиться в течение 1 года. В случае выявления беременности Исследователь примет все возможные меры для получения информации о течении/завершении беременности после </w:t>
      </w:r>
      <w:r w:rsidRPr="00A057BC">
        <w:rPr>
          <w:color w:val="0D0D0D" w:themeColor="text1" w:themeTint="F2"/>
        </w:rPr>
        <w:lastRenderedPageBreak/>
        <w:t xml:space="preserve">получения подписанной формы согласия партнёрши участника исследования на передачу сведений о беременности и новорождённом (Приложение </w:t>
      </w:r>
      <w:r w:rsidR="00D717F5" w:rsidRPr="00A057BC">
        <w:rPr>
          <w:color w:val="0D0D0D" w:themeColor="text1" w:themeTint="F2"/>
        </w:rPr>
        <w:t>5</w:t>
      </w:r>
      <w:r w:rsidRPr="00A057BC">
        <w:rPr>
          <w:color w:val="0D0D0D" w:themeColor="text1" w:themeTint="F2"/>
        </w:rPr>
        <w:t>).</w:t>
      </w:r>
    </w:p>
    <w:p w14:paraId="3C52FA9E" w14:textId="77777777" w:rsidR="00177EB6" w:rsidRPr="00A057BC" w:rsidRDefault="004C4D5A" w:rsidP="004D10BF">
      <w:pPr>
        <w:spacing w:line="276" w:lineRule="auto"/>
        <w:jc w:val="both"/>
        <w:rPr>
          <w:color w:val="0D0D0D" w:themeColor="text1" w:themeTint="F2"/>
        </w:rPr>
      </w:pPr>
      <w:r w:rsidRPr="00A057BC">
        <w:rPr>
          <w:color w:val="0D0D0D" w:themeColor="text1" w:themeTint="F2"/>
        </w:rPr>
        <w:t>В случае выявления беременности</w:t>
      </w:r>
      <w:r w:rsidR="003428C4" w:rsidRPr="00A057BC">
        <w:rPr>
          <w:color w:val="0D0D0D" w:themeColor="text1" w:themeTint="F2"/>
        </w:rPr>
        <w:t xml:space="preserve"> со слов беременной партнерши участника КИ</w:t>
      </w:r>
      <w:r w:rsidRPr="00A057BC">
        <w:rPr>
          <w:color w:val="0D0D0D" w:themeColor="text1" w:themeTint="F2"/>
        </w:rPr>
        <w:t xml:space="preserve"> Исследователь должен в течение 24 часов сообщить Спонсору о данном событии</w:t>
      </w:r>
      <w:r w:rsidR="00177EB6" w:rsidRPr="00A057BC">
        <w:rPr>
          <w:color w:val="0D0D0D" w:themeColor="text1" w:themeTint="F2"/>
        </w:rPr>
        <w:t>.</w:t>
      </w:r>
    </w:p>
    <w:p w14:paraId="27DE4FB9" w14:textId="41F1AA85" w:rsidR="004C4D5A" w:rsidRPr="00A057BC" w:rsidRDefault="00177EB6" w:rsidP="004D10BF">
      <w:pPr>
        <w:spacing w:line="276" w:lineRule="auto"/>
        <w:jc w:val="both"/>
        <w:rPr>
          <w:color w:val="0D0D0D" w:themeColor="text1" w:themeTint="F2"/>
        </w:rPr>
      </w:pPr>
      <w:r w:rsidRPr="00A057BC">
        <w:t>Первичное уведомление может быть выполнено по телефону и/или электронной почте с последующим направлением заполненной формы сообщения о беременности в порядке, установленном СОП Спонсора/КИО и настоящим Протоколом.</w:t>
      </w:r>
    </w:p>
    <w:p w14:paraId="16A52408" w14:textId="6C73B3B9" w:rsidR="004C4D5A" w:rsidRPr="00A057BC" w:rsidRDefault="004C4D5A" w:rsidP="004D10BF">
      <w:pPr>
        <w:spacing w:line="276" w:lineRule="auto"/>
        <w:jc w:val="both"/>
        <w:rPr>
          <w:color w:val="0D0D0D" w:themeColor="text1" w:themeTint="F2"/>
        </w:rPr>
      </w:pPr>
      <w:r w:rsidRPr="00A057BC">
        <w:rPr>
          <w:color w:val="0D0D0D" w:themeColor="text1" w:themeTint="F2"/>
        </w:rPr>
        <w:t>Исследователь</w:t>
      </w:r>
      <w:r w:rsidR="00177EB6" w:rsidRPr="00A057BC">
        <w:rPr>
          <w:color w:val="0D0D0D" w:themeColor="text1" w:themeTint="F2"/>
        </w:rPr>
        <w:t>,</w:t>
      </w:r>
      <w:r w:rsidRPr="00A057BC">
        <w:rPr>
          <w:color w:val="0D0D0D" w:themeColor="text1" w:themeTint="F2"/>
        </w:rPr>
        <w:t xml:space="preserve"> </w:t>
      </w:r>
      <w:r w:rsidR="00177EB6" w:rsidRPr="00A057BC">
        <w:rPr>
          <w:color w:val="0D0D0D" w:themeColor="text1" w:themeTint="F2"/>
        </w:rPr>
        <w:t xml:space="preserve">при наличии возможности контакта с партнершей, информирует ее о цели и порядке сбора данных о течении и исходе беременности и предлагает подписать отдельное информированное согласие. </w:t>
      </w:r>
      <w:commentRangeStart w:id="1565"/>
      <w:commentRangeStart w:id="1566"/>
      <w:r w:rsidR="00177EB6" w:rsidRPr="00A057BC">
        <w:rPr>
          <w:color w:val="0D0D0D" w:themeColor="text1" w:themeTint="F2"/>
        </w:rPr>
        <w:t xml:space="preserve">Сбор и передача Спонсору информации о </w:t>
      </w:r>
      <w:ins w:id="1567" w:author="Автор" w:date="2026-08-24T17:39:00Z">
        <w:r w:rsidR="00BF30B6">
          <w:rPr>
            <w:color w:val="0D0D0D" w:themeColor="text1" w:themeTint="F2"/>
          </w:rPr>
          <w:t xml:space="preserve">течении </w:t>
        </w:r>
      </w:ins>
      <w:r w:rsidR="00177EB6" w:rsidRPr="00A057BC">
        <w:rPr>
          <w:color w:val="0D0D0D" w:themeColor="text1" w:themeTint="F2"/>
        </w:rPr>
        <w:t xml:space="preserve">беременности осуществляются только при наличии добровольного письменного согласия партнерши. </w:t>
      </w:r>
      <w:commentRangeEnd w:id="1565"/>
      <w:r w:rsidR="0044328E">
        <w:rPr>
          <w:rStyle w:val="a8"/>
        </w:rPr>
        <w:commentReference w:id="1565"/>
      </w:r>
      <w:commentRangeEnd w:id="1566"/>
      <w:r w:rsidR="00BF30B6">
        <w:rPr>
          <w:rStyle w:val="a8"/>
        </w:rPr>
        <w:commentReference w:id="1566"/>
      </w:r>
      <w:r w:rsidR="00177EB6" w:rsidRPr="00A057BC">
        <w:rPr>
          <w:color w:val="0D0D0D" w:themeColor="text1" w:themeTint="F2"/>
        </w:rPr>
        <w:t>Информация о беременности передается</w:t>
      </w:r>
      <w:r w:rsidRPr="00A057BC">
        <w:rPr>
          <w:color w:val="0D0D0D" w:themeColor="text1" w:themeTint="F2"/>
        </w:rPr>
        <w:t xml:space="preserve"> Спонсору в виде заполненной Формы сообщения о беременности и Отчет</w:t>
      </w:r>
      <w:r w:rsidR="00177EB6" w:rsidRPr="00A057BC">
        <w:rPr>
          <w:color w:val="0D0D0D" w:themeColor="text1" w:themeTint="F2"/>
        </w:rPr>
        <w:t>а</w:t>
      </w:r>
      <w:r w:rsidRPr="00A057BC">
        <w:rPr>
          <w:color w:val="0D0D0D" w:themeColor="text1" w:themeTint="F2"/>
        </w:rPr>
        <w:t xml:space="preserve"> по наступлению беременности не позднее 24 часов с момента выявления такой информации (Приложение </w:t>
      </w:r>
      <w:r w:rsidR="00A47886" w:rsidRPr="00A057BC">
        <w:rPr>
          <w:color w:val="0D0D0D" w:themeColor="text1" w:themeTint="F2"/>
        </w:rPr>
        <w:t>4</w:t>
      </w:r>
      <w:r w:rsidRPr="00A057BC">
        <w:rPr>
          <w:color w:val="0D0D0D" w:themeColor="text1" w:themeTint="F2"/>
        </w:rPr>
        <w:t>).</w:t>
      </w:r>
    </w:p>
    <w:bookmarkEnd w:id="1489"/>
    <w:p w14:paraId="0BA3B741" w14:textId="391216D8" w:rsidR="00F322E7" w:rsidRPr="00A057BC" w:rsidRDefault="008D1B42" w:rsidP="004D10BF">
      <w:pPr>
        <w:pStyle w:val="1"/>
        <w:spacing w:after="0" w:line="276" w:lineRule="auto"/>
        <w:jc w:val="both"/>
        <w:rPr>
          <w:rFonts w:cs="Times New Roman"/>
          <w:color w:val="0D0D0D" w:themeColor="text1" w:themeTint="F2"/>
        </w:rPr>
      </w:pPr>
      <w:r w:rsidRPr="00A057BC">
        <w:rPr>
          <w:rFonts w:cs="Times New Roman"/>
          <w:color w:val="0D0D0D" w:themeColor="text1" w:themeTint="F2"/>
        </w:rPr>
        <w:t xml:space="preserve"> </w:t>
      </w:r>
      <w:bookmarkStart w:id="1568" w:name="_Toc203135965"/>
      <w:bookmarkStart w:id="1569" w:name="_Toc233373595"/>
      <w:r w:rsidRPr="00A057BC">
        <w:rPr>
          <w:rFonts w:cs="Times New Roman"/>
          <w:color w:val="0D0D0D" w:themeColor="text1" w:themeTint="F2"/>
        </w:rPr>
        <w:t>11.</w:t>
      </w:r>
      <w:r w:rsidRPr="00A057BC">
        <w:rPr>
          <w:rFonts w:cs="Times New Roman"/>
          <w:color w:val="0D0D0D" w:themeColor="text1" w:themeTint="F2"/>
        </w:rPr>
        <w:tab/>
        <w:t>СТАТИСТИКА</w:t>
      </w:r>
      <w:bookmarkEnd w:id="1568"/>
      <w:r w:rsidR="00177EB6" w:rsidRPr="00A057BC">
        <w:rPr>
          <w:rFonts w:cs="Times New Roman"/>
          <w:color w:val="0D0D0D" w:themeColor="text1" w:themeTint="F2"/>
        </w:rPr>
        <w:t>.</w:t>
      </w:r>
      <w:bookmarkEnd w:id="1569"/>
      <w:r w:rsidR="00177EB6" w:rsidRPr="00A057BC">
        <w:rPr>
          <w:rFonts w:cs="Times New Roman"/>
          <w:color w:val="0D0D0D" w:themeColor="text1" w:themeTint="F2"/>
        </w:rPr>
        <w:t xml:space="preserve"> </w:t>
      </w:r>
    </w:p>
    <w:p w14:paraId="22B9DDEE" w14:textId="77777777" w:rsidR="00F322E7" w:rsidRPr="00A057BC" w:rsidRDefault="008D1B42" w:rsidP="004D10BF">
      <w:pPr>
        <w:pStyle w:val="20"/>
        <w:spacing w:after="0" w:line="276" w:lineRule="auto"/>
        <w:jc w:val="both"/>
        <w:rPr>
          <w:rFonts w:cs="Times New Roman"/>
          <w:color w:val="0D0D0D" w:themeColor="text1" w:themeTint="F2"/>
        </w:rPr>
      </w:pPr>
      <w:bookmarkStart w:id="1570" w:name="_Toc203135966"/>
      <w:bookmarkStart w:id="1571" w:name="_Toc233373596"/>
      <w:r w:rsidRPr="00A057BC">
        <w:rPr>
          <w:rFonts w:cs="Times New Roman"/>
          <w:color w:val="0D0D0D" w:themeColor="text1" w:themeTint="F2"/>
        </w:rPr>
        <w:t>11.1.</w:t>
      </w:r>
      <w:r w:rsidRPr="00A057BC">
        <w:rPr>
          <w:rFonts w:cs="Times New Roman"/>
          <w:color w:val="0D0D0D" w:themeColor="text1" w:themeTint="F2"/>
        </w:rPr>
        <w:tab/>
        <w:t>Описание статистических методов и сроков анализа</w:t>
      </w:r>
      <w:bookmarkEnd w:id="1570"/>
      <w:bookmarkEnd w:id="1571"/>
    </w:p>
    <w:p w14:paraId="4F83B878" w14:textId="1E72DC0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Статистический анализ будет проводиться с помощью пакетов </w:t>
      </w:r>
      <w:proofErr w:type="spellStart"/>
      <w:r w:rsidRPr="00A057BC">
        <w:rPr>
          <w:color w:val="0D0D0D" w:themeColor="text1" w:themeTint="F2"/>
        </w:rPr>
        <w:t>Statistica</w:t>
      </w:r>
      <w:proofErr w:type="spellEnd"/>
      <w:r w:rsidRPr="00A057BC">
        <w:rPr>
          <w:color w:val="0D0D0D" w:themeColor="text1" w:themeTint="F2"/>
        </w:rPr>
        <w:t xml:space="preserve"> Professional 13, R версии </w:t>
      </w:r>
      <w:r w:rsidR="00900C83" w:rsidRPr="00A057BC">
        <w:rPr>
          <w:color w:val="0D0D0D" w:themeColor="text1" w:themeTint="F2"/>
        </w:rPr>
        <w:t>4.5.2 или выше,</w:t>
      </w:r>
      <w:r w:rsidRPr="00A057BC">
        <w:rPr>
          <w:color w:val="0D0D0D" w:themeColor="text1" w:themeTint="F2"/>
        </w:rPr>
        <w:t xml:space="preserve"> </w:t>
      </w:r>
      <w:proofErr w:type="spellStart"/>
      <w:r w:rsidRPr="00A057BC">
        <w:rPr>
          <w:color w:val="0D0D0D" w:themeColor="text1" w:themeTint="F2"/>
        </w:rPr>
        <w:t>bear</w:t>
      </w:r>
      <w:proofErr w:type="spellEnd"/>
      <w:r w:rsidRPr="00A057BC">
        <w:rPr>
          <w:color w:val="0D0D0D" w:themeColor="text1" w:themeTint="F2"/>
        </w:rPr>
        <w:t xml:space="preserve"> (v 2.8.6 или выше) или другого программного обеспечения, соответствующего задачам исследования.</w:t>
      </w:r>
    </w:p>
    <w:p w14:paraId="0B48B89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Статистический анализ выполняется в один этап после завершения </w:t>
      </w:r>
      <w:proofErr w:type="spellStart"/>
      <w:r w:rsidRPr="00A057BC">
        <w:rPr>
          <w:color w:val="0D0D0D" w:themeColor="text1" w:themeTint="F2"/>
        </w:rPr>
        <w:t>биоаналитических</w:t>
      </w:r>
      <w:proofErr w:type="spellEnd"/>
      <w:r w:rsidRPr="00A057BC">
        <w:rPr>
          <w:color w:val="0D0D0D" w:themeColor="text1" w:themeTint="F2"/>
        </w:rPr>
        <w:t xml:space="preserve"> процедур. </w:t>
      </w:r>
    </w:p>
    <w:p w14:paraId="7994769D" w14:textId="77777777" w:rsidR="00056F35" w:rsidRPr="00A057BC" w:rsidRDefault="00056F35" w:rsidP="00056F35">
      <w:pPr>
        <w:spacing w:line="276" w:lineRule="auto"/>
        <w:jc w:val="both"/>
        <w:rPr>
          <w:color w:val="0D0D0D" w:themeColor="text1" w:themeTint="F2"/>
        </w:rPr>
      </w:pPr>
      <w:r w:rsidRPr="00A057BC">
        <w:rPr>
          <w:color w:val="0D0D0D" w:themeColor="text1" w:themeTint="F2"/>
        </w:rPr>
        <w:t>Для всех фармакокинетических параметров данного протокола, будут рассчитаны следующие статистические параметры: среднее арифметическое значение, среднее геометрическое значение, медиана, стандартное отклонение среднего результата, коэффициент вариации, минимальное и максимальное значения.</w:t>
      </w:r>
    </w:p>
    <w:p w14:paraId="4F976CBB" w14:textId="08612760" w:rsidR="00056F35" w:rsidRPr="00A057BC" w:rsidRDefault="00056F35" w:rsidP="00056F35">
      <w:pPr>
        <w:spacing w:line="276" w:lineRule="auto"/>
        <w:jc w:val="both"/>
        <w:rPr>
          <w:color w:val="0D0D0D" w:themeColor="text1" w:themeTint="F2"/>
        </w:rPr>
      </w:pPr>
      <w:r w:rsidRPr="00A057BC">
        <w:rPr>
          <w:color w:val="0D0D0D" w:themeColor="text1" w:themeTint="F2"/>
        </w:rPr>
        <w:t>Параметры безопасности также будут анализироваться методами описательной статистики.</w:t>
      </w:r>
    </w:p>
    <w:p w14:paraId="7F3319F9" w14:textId="77777777" w:rsidR="00056F35" w:rsidRPr="00A057BC" w:rsidRDefault="00056F35" w:rsidP="00056F35">
      <w:pPr>
        <w:spacing w:line="276" w:lineRule="auto"/>
        <w:jc w:val="both"/>
        <w:rPr>
          <w:color w:val="0D0D0D" w:themeColor="text1" w:themeTint="F2"/>
        </w:rPr>
      </w:pPr>
      <w:r w:rsidRPr="00A057BC">
        <w:rPr>
          <w:color w:val="0D0D0D" w:themeColor="text1" w:themeTint="F2"/>
        </w:rPr>
        <w:t>Для количественных показателей (показатели жизненно важных функций, лабораторные параметры, показатели ЭКГ и др.) будут рассчитываться: среднее арифметическое значение, стандартное отклонение, медиана, минимальное и максимальное значения, а также изменения относительно исходного уровня.</w:t>
      </w:r>
    </w:p>
    <w:p w14:paraId="66784FB4" w14:textId="77777777" w:rsidR="00056F35" w:rsidRPr="00A057BC" w:rsidRDefault="00056F35" w:rsidP="00056F35">
      <w:pPr>
        <w:spacing w:line="276" w:lineRule="auto"/>
        <w:jc w:val="both"/>
        <w:rPr>
          <w:color w:val="0D0D0D" w:themeColor="text1" w:themeTint="F2"/>
        </w:rPr>
      </w:pPr>
      <w:r w:rsidRPr="00A057BC">
        <w:rPr>
          <w:color w:val="0D0D0D" w:themeColor="text1" w:themeTint="F2"/>
        </w:rPr>
        <w:t>Для категориальных показателей (наличие/отсутствие нежелательных явлений, отклонения лабораторных показателей от референсных значений и др.) будут представлены абсолютные и относительные частоты (</w:t>
      </w:r>
      <w:r w:rsidRPr="00A057BC">
        <w:rPr>
          <w:color w:val="0D0D0D" w:themeColor="text1" w:themeTint="F2"/>
          <w:lang w:val="en-US"/>
        </w:rPr>
        <w:t>n</w:t>
      </w:r>
      <w:r w:rsidRPr="00A057BC">
        <w:rPr>
          <w:color w:val="0D0D0D" w:themeColor="text1" w:themeTint="F2"/>
        </w:rPr>
        <w:t>, %).</w:t>
      </w:r>
    </w:p>
    <w:p w14:paraId="590495E9" w14:textId="52D388F6" w:rsidR="00056F35" w:rsidRPr="00A057BC" w:rsidRDefault="00056F35" w:rsidP="00056F35">
      <w:pPr>
        <w:spacing w:line="276" w:lineRule="auto"/>
        <w:jc w:val="both"/>
        <w:rPr>
          <w:color w:val="0D0D0D" w:themeColor="text1" w:themeTint="F2"/>
        </w:rPr>
      </w:pPr>
      <w:r w:rsidRPr="00A057BC">
        <w:rPr>
          <w:color w:val="0D0D0D" w:themeColor="text1" w:themeTint="F2"/>
        </w:rPr>
        <w:t xml:space="preserve">Нежелательные явления будут кодироваться с использованием словаря </w:t>
      </w:r>
      <w:r w:rsidRPr="00A057BC">
        <w:rPr>
          <w:color w:val="0D0D0D" w:themeColor="text1" w:themeTint="F2"/>
          <w:lang w:val="en-US"/>
        </w:rPr>
        <w:t>MedDRA</w:t>
      </w:r>
      <w:r w:rsidRPr="00A057BC">
        <w:rPr>
          <w:color w:val="0D0D0D" w:themeColor="text1" w:themeTint="F2"/>
        </w:rPr>
        <w:t xml:space="preserve"> и суммироваться по системно-органным классам и предпочтительным терминам с указанием степени тяжести и предполагаемой причинно-следственной связи с исследуемым препаратом.</w:t>
      </w:r>
    </w:p>
    <w:p w14:paraId="7FDE99B9" w14:textId="77777777" w:rsidR="00F322E7" w:rsidRPr="00A057BC" w:rsidRDefault="008D1B42" w:rsidP="004D10BF">
      <w:pPr>
        <w:pStyle w:val="20"/>
        <w:spacing w:after="0" w:line="276" w:lineRule="auto"/>
        <w:jc w:val="both"/>
        <w:rPr>
          <w:rFonts w:cs="Times New Roman"/>
          <w:color w:val="0D0D0D" w:themeColor="text1" w:themeTint="F2"/>
        </w:rPr>
      </w:pPr>
      <w:bookmarkStart w:id="1572" w:name="_Toc203135967"/>
      <w:bookmarkStart w:id="1573" w:name="_Toc233373597"/>
      <w:r w:rsidRPr="00A057BC">
        <w:rPr>
          <w:rFonts w:cs="Times New Roman"/>
          <w:color w:val="0D0D0D" w:themeColor="text1" w:themeTint="F2"/>
        </w:rPr>
        <w:t>11.2. Демографические и антропометрические данные</w:t>
      </w:r>
      <w:bookmarkEnd w:id="1572"/>
      <w:bookmarkEnd w:id="1573"/>
      <w:r w:rsidRPr="00A057BC">
        <w:rPr>
          <w:rFonts w:cs="Times New Roman"/>
          <w:color w:val="0D0D0D" w:themeColor="text1" w:themeTint="F2"/>
        </w:rPr>
        <w:t xml:space="preserve"> </w:t>
      </w:r>
    </w:p>
    <w:p w14:paraId="19BC4DBD"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Для демографических и антропометрических данных будут определены среднее арифметическое, стандартное отклонение, медиана, межквартильный интервал, минимальное значение, максимальное значение.</w:t>
      </w:r>
    </w:p>
    <w:p w14:paraId="67FF0521" w14:textId="77777777" w:rsidR="00F322E7" w:rsidRPr="00A057BC" w:rsidRDefault="008D1B42" w:rsidP="004D10BF">
      <w:pPr>
        <w:pStyle w:val="20"/>
        <w:spacing w:after="0" w:line="276" w:lineRule="auto"/>
        <w:jc w:val="both"/>
        <w:rPr>
          <w:rFonts w:cs="Times New Roman"/>
          <w:color w:val="0D0D0D" w:themeColor="text1" w:themeTint="F2"/>
        </w:rPr>
      </w:pPr>
      <w:bookmarkStart w:id="1574" w:name="_Toc203135968"/>
      <w:bookmarkStart w:id="1575" w:name="_Toc233373598"/>
      <w:r w:rsidRPr="00A057BC">
        <w:rPr>
          <w:rFonts w:cs="Times New Roman"/>
          <w:color w:val="0D0D0D" w:themeColor="text1" w:themeTint="F2"/>
        </w:rPr>
        <w:lastRenderedPageBreak/>
        <w:t>11.3. Параметры фармакокинетики</w:t>
      </w:r>
      <w:bookmarkEnd w:id="1574"/>
      <w:bookmarkEnd w:id="1575"/>
    </w:p>
    <w:p w14:paraId="30523D3B" w14:textId="5629A68F" w:rsidR="0074131A" w:rsidRPr="00A057BC" w:rsidRDefault="003736CB" w:rsidP="004D10BF">
      <w:pPr>
        <w:spacing w:line="276" w:lineRule="auto"/>
        <w:jc w:val="both"/>
        <w:rPr>
          <w:color w:val="0D0D0D" w:themeColor="text1" w:themeTint="F2"/>
          <w:szCs w:val="28"/>
        </w:rPr>
      </w:pPr>
      <w:r w:rsidRPr="00A057BC">
        <w:rPr>
          <w:color w:val="0D0D0D" w:themeColor="text1" w:themeTint="F2"/>
          <w:szCs w:val="28"/>
        </w:rPr>
        <w:t>Для всех фармакокинетических параметров будут определены: среднее арифметическое значение, среднее геометрическое значение, стандартное отклонение среднего, коэффициент вариации, медиана, минимальное и максимальное значения.</w:t>
      </w:r>
      <w:r w:rsidRPr="00A057BC">
        <w:rPr>
          <w:color w:val="0D0D0D" w:themeColor="text1" w:themeTint="F2"/>
          <w:szCs w:val="28"/>
        </w:rPr>
        <w:br/>
        <w:t>Для параметров AUC и C</w:t>
      </w:r>
      <w:r w:rsidRPr="00A057BC">
        <w:rPr>
          <w:color w:val="0D0D0D" w:themeColor="text1" w:themeTint="F2"/>
          <w:szCs w:val="28"/>
          <w:vertAlign w:val="subscript"/>
        </w:rPr>
        <w:t>max</w:t>
      </w:r>
      <w:r w:rsidRPr="00A057BC">
        <w:rPr>
          <w:color w:val="0D0D0D" w:themeColor="text1" w:themeTint="F2"/>
          <w:szCs w:val="28"/>
        </w:rPr>
        <w:t xml:space="preserve"> будет проведено логарифмическое преобразование, рассчитаны средние геометрические значения и коэффициенты вариации, а также построены 9</w:t>
      </w:r>
      <w:r w:rsidR="001F36C4" w:rsidRPr="00A057BC">
        <w:rPr>
          <w:color w:val="0D0D0D" w:themeColor="text1" w:themeTint="F2"/>
          <w:szCs w:val="28"/>
        </w:rPr>
        <w:t>0</w:t>
      </w:r>
      <w:r w:rsidRPr="00A057BC">
        <w:rPr>
          <w:color w:val="0D0D0D" w:themeColor="text1" w:themeTint="F2"/>
          <w:szCs w:val="28"/>
        </w:rPr>
        <w:t>%-е доверительные интервалы для отношений средних геометрических значений (Тест/Референт).</w:t>
      </w:r>
      <w:bookmarkStart w:id="1576" w:name="_Toc203135969"/>
    </w:p>
    <w:p w14:paraId="0B2D9F82" w14:textId="4E1254F6" w:rsidR="00F322E7" w:rsidRPr="00A057BC" w:rsidRDefault="008D1B42" w:rsidP="00056F35">
      <w:pPr>
        <w:pStyle w:val="20"/>
        <w:spacing w:after="0" w:line="276" w:lineRule="auto"/>
        <w:jc w:val="both"/>
        <w:rPr>
          <w:rFonts w:cs="Times New Roman"/>
          <w:color w:val="0D0D0D" w:themeColor="text1" w:themeTint="F2"/>
        </w:rPr>
      </w:pPr>
      <w:bookmarkStart w:id="1577" w:name="_Toc233373599"/>
      <w:r w:rsidRPr="00A057BC">
        <w:rPr>
          <w:rFonts w:cs="Times New Roman"/>
          <w:color w:val="0D0D0D" w:themeColor="text1" w:themeTint="F2"/>
        </w:rPr>
        <w:t>11.4. Оценка биоэквивалентности</w:t>
      </w:r>
      <w:bookmarkEnd w:id="1576"/>
      <w:bookmarkEnd w:id="1577"/>
    </w:p>
    <w:p w14:paraId="2B1D5742" w14:textId="48B9DF16" w:rsidR="00056F35" w:rsidRPr="00A057BC" w:rsidRDefault="00056F35" w:rsidP="00056F35">
      <w:pPr>
        <w:spacing w:line="276" w:lineRule="auto"/>
        <w:jc w:val="both"/>
        <w:rPr>
          <w:color w:val="0D0D0D" w:themeColor="text1" w:themeTint="F2"/>
          <w:szCs w:val="28"/>
        </w:rPr>
      </w:pPr>
      <w:r w:rsidRPr="00A057BC">
        <w:rPr>
          <w:color w:val="0D0D0D" w:themeColor="text1" w:themeTint="F2"/>
          <w:szCs w:val="28"/>
        </w:rPr>
        <w:t>Статистический анализ будет проводиться исходя из предположения о лог-нормальном распределении параметров AUC и С</w:t>
      </w:r>
      <w:r w:rsidRPr="00A057BC">
        <w:rPr>
          <w:color w:val="0D0D0D" w:themeColor="text1" w:themeTint="F2"/>
          <w:szCs w:val="28"/>
          <w:vertAlign w:val="subscript"/>
        </w:rPr>
        <w:t>max</w:t>
      </w:r>
      <w:r w:rsidRPr="00A057BC">
        <w:rPr>
          <w:color w:val="0D0D0D" w:themeColor="text1" w:themeTint="F2"/>
          <w:szCs w:val="28"/>
        </w:rPr>
        <w:t xml:space="preserve"> и нормальном распределении остальных параметров, за исключением </w:t>
      </w:r>
      <w:r w:rsidRPr="00A057BC">
        <w:rPr>
          <w:color w:val="0D0D0D" w:themeColor="text1" w:themeTint="F2"/>
          <w:szCs w:val="28"/>
          <w:lang w:val="en-US"/>
        </w:rPr>
        <w:t>t</w:t>
      </w:r>
      <w:r w:rsidRPr="00A057BC">
        <w:rPr>
          <w:color w:val="0D0D0D" w:themeColor="text1" w:themeTint="F2"/>
          <w:szCs w:val="28"/>
          <w:vertAlign w:val="subscript"/>
        </w:rPr>
        <w:t>max</w:t>
      </w:r>
      <w:r w:rsidRPr="00A057BC">
        <w:rPr>
          <w:color w:val="0D0D0D" w:themeColor="text1" w:themeTint="F2"/>
          <w:szCs w:val="28"/>
        </w:rPr>
        <w:t>. Для подтверждения сопоставимости препаратов по фармакокинетическим параметрам будет необходимо достижение нижеприведенных критериев сопоставимости для основных фармакокинетических параметров AUC</w:t>
      </w:r>
      <w:r w:rsidRPr="00A057BC">
        <w:rPr>
          <w:color w:val="0D0D0D" w:themeColor="text1" w:themeTint="F2"/>
          <w:szCs w:val="28"/>
          <w:vertAlign w:val="subscript"/>
        </w:rPr>
        <w:t>0-</w:t>
      </w:r>
      <w:r w:rsidR="00546F4A" w:rsidRPr="00A057BC">
        <w:rPr>
          <w:color w:val="0D0D0D" w:themeColor="text1" w:themeTint="F2"/>
          <w:szCs w:val="28"/>
          <w:vertAlign w:val="subscript"/>
          <w:lang w:val="en-US"/>
        </w:rPr>
        <w:t>t</w:t>
      </w:r>
      <w:r w:rsidRPr="00A057BC">
        <w:rPr>
          <w:color w:val="0D0D0D" w:themeColor="text1" w:themeTint="F2"/>
          <w:szCs w:val="28"/>
        </w:rPr>
        <w:t>, C</w:t>
      </w:r>
      <w:r w:rsidRPr="00A057BC">
        <w:rPr>
          <w:color w:val="0D0D0D" w:themeColor="text1" w:themeTint="F2"/>
          <w:szCs w:val="28"/>
          <w:vertAlign w:val="subscript"/>
        </w:rPr>
        <w:t>max</w:t>
      </w:r>
      <w:r w:rsidRPr="00A057BC">
        <w:rPr>
          <w:color w:val="0D0D0D" w:themeColor="text1" w:themeTint="F2"/>
          <w:szCs w:val="28"/>
        </w:rPr>
        <w:t>.</w:t>
      </w:r>
    </w:p>
    <w:p w14:paraId="1FA950E0" w14:textId="77777777" w:rsidR="00056F35" w:rsidRPr="00A057BC" w:rsidRDefault="00056F35" w:rsidP="00056F35">
      <w:pPr>
        <w:spacing w:line="276" w:lineRule="auto"/>
        <w:jc w:val="both"/>
        <w:rPr>
          <w:color w:val="0D0D0D" w:themeColor="text1" w:themeTint="F2"/>
          <w:szCs w:val="28"/>
        </w:rPr>
      </w:pPr>
      <w:r w:rsidRPr="00A057BC">
        <w:rPr>
          <w:color w:val="0D0D0D" w:themeColor="text1" w:themeTint="F2"/>
          <w:szCs w:val="28"/>
        </w:rPr>
        <w:t xml:space="preserve">Будут протестированы следующие статистические гипотезы (для лог-преобразованных данных): </w:t>
      </w:r>
    </w:p>
    <w:p w14:paraId="3D90694E" w14:textId="77777777" w:rsidR="00056F35" w:rsidRPr="00A057BC" w:rsidRDefault="00056F35" w:rsidP="00056F35">
      <w:pPr>
        <w:spacing w:line="276" w:lineRule="auto"/>
        <w:jc w:val="both"/>
        <w:rPr>
          <w:color w:val="0D0D0D" w:themeColor="text1" w:themeTint="F2"/>
          <w:szCs w:val="28"/>
        </w:rPr>
      </w:pPr>
      <w:r w:rsidRPr="00A057BC">
        <w:rPr>
          <w:color w:val="0D0D0D" w:themeColor="text1" w:themeTint="F2"/>
          <w:szCs w:val="28"/>
        </w:rPr>
        <w:t>нулевая гипотеза - об отсутствии биоэквивалентности H0</w:t>
      </w:r>
    </w:p>
    <w:p w14:paraId="6824BD8F" w14:textId="77777777" w:rsidR="00056F35" w:rsidRPr="00A057BC" w:rsidRDefault="00056F35" w:rsidP="00056F35">
      <w:pPr>
        <w:spacing w:line="276" w:lineRule="auto"/>
        <w:jc w:val="center"/>
        <w:rPr>
          <w:b/>
          <w:bCs/>
          <w:color w:val="0D0D0D" w:themeColor="text1" w:themeTint="F2"/>
          <w:szCs w:val="28"/>
        </w:rPr>
      </w:pPr>
      <w:r w:rsidRPr="00A057BC">
        <w:rPr>
          <w:b/>
          <w:bCs/>
          <w:color w:val="0D0D0D" w:themeColor="text1" w:themeTint="F2"/>
          <w:szCs w:val="28"/>
        </w:rPr>
        <w:t xml:space="preserve">Н0: </w:t>
      </w:r>
      <w:proofErr w:type="spellStart"/>
      <w:r w:rsidRPr="00A057BC">
        <w:rPr>
          <w:b/>
          <w:bCs/>
          <w:color w:val="0D0D0D" w:themeColor="text1" w:themeTint="F2"/>
          <w:szCs w:val="28"/>
        </w:rPr>
        <w:t>μТ</w:t>
      </w:r>
      <w:proofErr w:type="spellEnd"/>
      <w:r w:rsidRPr="00A057BC">
        <w:rPr>
          <w:b/>
          <w:bCs/>
          <w:color w:val="0D0D0D" w:themeColor="text1" w:themeTint="F2"/>
          <w:szCs w:val="28"/>
        </w:rPr>
        <w:t xml:space="preserve">/μ R&lt;Q1 или </w:t>
      </w:r>
      <w:proofErr w:type="spellStart"/>
      <w:r w:rsidRPr="00A057BC">
        <w:rPr>
          <w:b/>
          <w:bCs/>
          <w:color w:val="0D0D0D" w:themeColor="text1" w:themeTint="F2"/>
          <w:szCs w:val="28"/>
        </w:rPr>
        <w:t>μТ</w:t>
      </w:r>
      <w:proofErr w:type="spellEnd"/>
      <w:r w:rsidRPr="00A057BC">
        <w:rPr>
          <w:b/>
          <w:bCs/>
          <w:color w:val="0D0D0D" w:themeColor="text1" w:themeTint="F2"/>
          <w:szCs w:val="28"/>
        </w:rPr>
        <w:t>/μ R&gt;Q2</w:t>
      </w:r>
    </w:p>
    <w:p w14:paraId="64890A30" w14:textId="77777777" w:rsidR="00056F35" w:rsidRPr="00A057BC" w:rsidRDefault="00056F35" w:rsidP="00056F35">
      <w:pPr>
        <w:spacing w:line="276" w:lineRule="auto"/>
        <w:jc w:val="both"/>
        <w:rPr>
          <w:color w:val="0D0D0D" w:themeColor="text1" w:themeTint="F2"/>
          <w:szCs w:val="28"/>
        </w:rPr>
      </w:pPr>
    </w:p>
    <w:p w14:paraId="7858BB36" w14:textId="77777777" w:rsidR="00056F35" w:rsidRPr="00A057BC" w:rsidRDefault="00056F35" w:rsidP="00056F35">
      <w:pPr>
        <w:spacing w:line="276" w:lineRule="auto"/>
        <w:jc w:val="both"/>
        <w:rPr>
          <w:color w:val="0D0D0D" w:themeColor="text1" w:themeTint="F2"/>
          <w:szCs w:val="28"/>
        </w:rPr>
      </w:pPr>
      <w:r w:rsidRPr="00A057BC">
        <w:rPr>
          <w:color w:val="0D0D0D" w:themeColor="text1" w:themeTint="F2"/>
          <w:szCs w:val="28"/>
        </w:rPr>
        <w:t>альтернативная гипотеза - о наличии биоэквивалентности H1</w:t>
      </w:r>
    </w:p>
    <w:p w14:paraId="7F12F668" w14:textId="77777777" w:rsidR="00056F35" w:rsidRPr="00A057BC" w:rsidRDefault="00056F35" w:rsidP="00056F35">
      <w:pPr>
        <w:spacing w:line="276" w:lineRule="auto"/>
        <w:jc w:val="center"/>
        <w:rPr>
          <w:b/>
          <w:bCs/>
          <w:color w:val="0D0D0D" w:themeColor="text1" w:themeTint="F2"/>
          <w:szCs w:val="28"/>
        </w:rPr>
      </w:pPr>
      <w:r w:rsidRPr="00A057BC">
        <w:rPr>
          <w:b/>
          <w:bCs/>
          <w:color w:val="0D0D0D" w:themeColor="text1" w:themeTint="F2"/>
          <w:szCs w:val="28"/>
        </w:rPr>
        <w:t xml:space="preserve">Н1: Q1 ≤ </w:t>
      </w:r>
      <w:proofErr w:type="spellStart"/>
      <w:r w:rsidRPr="00A057BC">
        <w:rPr>
          <w:b/>
          <w:bCs/>
          <w:color w:val="0D0D0D" w:themeColor="text1" w:themeTint="F2"/>
          <w:szCs w:val="28"/>
        </w:rPr>
        <w:t>μТ</w:t>
      </w:r>
      <w:proofErr w:type="spellEnd"/>
      <w:r w:rsidRPr="00A057BC">
        <w:rPr>
          <w:b/>
          <w:bCs/>
          <w:color w:val="0D0D0D" w:themeColor="text1" w:themeTint="F2"/>
          <w:szCs w:val="28"/>
        </w:rPr>
        <w:t>/μR ≤ Q2,</w:t>
      </w:r>
    </w:p>
    <w:p w14:paraId="1583F449" w14:textId="61F77E80" w:rsidR="00056F35" w:rsidRPr="00A057BC" w:rsidRDefault="00056F35" w:rsidP="00056F35">
      <w:pPr>
        <w:spacing w:line="276" w:lineRule="auto"/>
        <w:jc w:val="both"/>
        <w:rPr>
          <w:color w:val="0D0D0D" w:themeColor="text1" w:themeTint="F2"/>
          <w:szCs w:val="28"/>
        </w:rPr>
      </w:pPr>
      <w:r w:rsidRPr="00A057BC">
        <w:rPr>
          <w:color w:val="0D0D0D" w:themeColor="text1" w:themeTint="F2"/>
          <w:szCs w:val="28"/>
        </w:rPr>
        <w:t>где Q1 и Q2 нижняя и верхняя граница признания биоэквивалентности (0,80–1,25); μT/μR – отношение средних геометрических значений показателя биоэквивалентности.</w:t>
      </w:r>
    </w:p>
    <w:p w14:paraId="023F5BC8" w14:textId="77777777" w:rsidR="00056F35" w:rsidRPr="00A057BC" w:rsidRDefault="00056F35" w:rsidP="00056F35">
      <w:pPr>
        <w:spacing w:line="276" w:lineRule="auto"/>
        <w:jc w:val="both"/>
        <w:rPr>
          <w:color w:val="0D0D0D" w:themeColor="text1" w:themeTint="F2"/>
          <w:szCs w:val="28"/>
        </w:rPr>
      </w:pPr>
      <w:r w:rsidRPr="00A057BC">
        <w:rPr>
          <w:color w:val="0D0D0D" w:themeColor="text1" w:themeTint="F2"/>
          <w:szCs w:val="28"/>
        </w:rPr>
        <w:t xml:space="preserve">Сравнение средних геометрических значений параметров для исследуемого препарата и референтного препарата проводится на основе мультипликативной модели, а доверительные интервалы строятся для отношений соответствующих геометрических средних значений. Для фармакокинетических расчётов будет использовано фактическое время отбора проб крови. После проведения логарифмического преобразования эти показатели анализируются с помощью дисперсионного анализа (ANOVA). Для обычной рандомизированной перекрестной схемы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добровольцами; последовательность приема препаратов; периоды исследования. </w:t>
      </w:r>
    </w:p>
    <w:p w14:paraId="59D10104" w14:textId="1DB03798" w:rsidR="00F322E7" w:rsidRPr="00A057BC" w:rsidRDefault="00056F35" w:rsidP="00056F35">
      <w:pPr>
        <w:spacing w:line="276" w:lineRule="auto"/>
        <w:jc w:val="both"/>
        <w:rPr>
          <w:color w:val="0D0D0D" w:themeColor="text1" w:themeTint="F2"/>
        </w:rPr>
      </w:pPr>
      <w:r w:rsidRPr="00A057BC">
        <w:rPr>
          <w:color w:val="0D0D0D" w:themeColor="text1" w:themeTint="F2"/>
          <w:szCs w:val="28"/>
        </w:rPr>
        <w:t>Кроме того, при госпитализации добровольцев не в один день, а несколько, будет дополнительно включен фактор когорты. Тогда модель дисперсионного анализа будет включать следующие факторы: «Группа (</w:t>
      </w:r>
      <w:proofErr w:type="spellStart"/>
      <w:r w:rsidRPr="00A057BC">
        <w:rPr>
          <w:color w:val="0D0D0D" w:themeColor="text1" w:themeTint="F2"/>
          <w:szCs w:val="28"/>
        </w:rPr>
        <w:t>Cohort</w:t>
      </w:r>
      <w:proofErr w:type="spellEnd"/>
      <w:r w:rsidRPr="00A057BC">
        <w:rPr>
          <w:color w:val="0D0D0D" w:themeColor="text1" w:themeTint="F2"/>
          <w:szCs w:val="28"/>
        </w:rPr>
        <w:t>)», «Последовательность (</w:t>
      </w:r>
      <w:proofErr w:type="spellStart"/>
      <w:r w:rsidRPr="00A057BC">
        <w:rPr>
          <w:color w:val="0D0D0D" w:themeColor="text1" w:themeTint="F2"/>
          <w:szCs w:val="28"/>
        </w:rPr>
        <w:t>Sequence</w:t>
      </w:r>
      <w:proofErr w:type="spellEnd"/>
      <w:r w:rsidRPr="00A057BC">
        <w:rPr>
          <w:color w:val="0D0D0D" w:themeColor="text1" w:themeTint="F2"/>
          <w:szCs w:val="28"/>
        </w:rPr>
        <w:t>)», «Лекарственный препарат (Drug)», «Субъект, вложенный в эффект взаимодействия Группа*Последовательность (</w:t>
      </w:r>
      <w:proofErr w:type="spellStart"/>
      <w:r w:rsidRPr="00A057BC">
        <w:rPr>
          <w:color w:val="0D0D0D" w:themeColor="text1" w:themeTint="F2"/>
          <w:szCs w:val="28"/>
        </w:rPr>
        <w:t>Sequence</w:t>
      </w:r>
      <w:proofErr w:type="spellEnd"/>
      <w:r w:rsidRPr="00A057BC">
        <w:rPr>
          <w:color w:val="0D0D0D" w:themeColor="text1" w:themeTint="F2"/>
          <w:szCs w:val="28"/>
        </w:rPr>
        <w:t>*</w:t>
      </w:r>
      <w:proofErr w:type="spellStart"/>
      <w:r w:rsidRPr="00A057BC">
        <w:rPr>
          <w:color w:val="0D0D0D" w:themeColor="text1" w:themeTint="F2"/>
          <w:szCs w:val="28"/>
        </w:rPr>
        <w:t>Cohort</w:t>
      </w:r>
      <w:proofErr w:type="spellEnd"/>
      <w:r w:rsidRPr="00A057BC">
        <w:rPr>
          <w:color w:val="0D0D0D" w:themeColor="text1" w:themeTint="F2"/>
          <w:szCs w:val="28"/>
        </w:rPr>
        <w:t>*</w:t>
      </w:r>
      <w:proofErr w:type="spellStart"/>
      <w:r w:rsidRPr="00A057BC">
        <w:rPr>
          <w:color w:val="0D0D0D" w:themeColor="text1" w:themeTint="F2"/>
          <w:szCs w:val="28"/>
        </w:rPr>
        <w:t>Subject</w:t>
      </w:r>
      <w:proofErr w:type="spellEnd"/>
      <w:r w:rsidRPr="00A057BC">
        <w:rPr>
          <w:color w:val="0D0D0D" w:themeColor="text1" w:themeTint="F2"/>
          <w:szCs w:val="28"/>
        </w:rPr>
        <w:t>)», «Период, вложенный в эффект Группа (</w:t>
      </w:r>
      <w:proofErr w:type="spellStart"/>
      <w:r w:rsidRPr="00A057BC">
        <w:rPr>
          <w:color w:val="0D0D0D" w:themeColor="text1" w:themeTint="F2"/>
          <w:szCs w:val="28"/>
        </w:rPr>
        <w:t>Period</w:t>
      </w:r>
      <w:proofErr w:type="spellEnd"/>
      <w:r w:rsidRPr="00A057BC">
        <w:rPr>
          <w:color w:val="0D0D0D" w:themeColor="text1" w:themeTint="F2"/>
          <w:szCs w:val="28"/>
        </w:rPr>
        <w:t>*</w:t>
      </w:r>
      <w:proofErr w:type="spellStart"/>
      <w:r w:rsidRPr="00A057BC">
        <w:rPr>
          <w:color w:val="0D0D0D" w:themeColor="text1" w:themeTint="F2"/>
          <w:szCs w:val="28"/>
        </w:rPr>
        <w:t>Cohort</w:t>
      </w:r>
      <w:proofErr w:type="spellEnd"/>
      <w:r w:rsidRPr="00A057BC">
        <w:rPr>
          <w:color w:val="0D0D0D" w:themeColor="text1" w:themeTint="F2"/>
          <w:szCs w:val="28"/>
        </w:rPr>
        <w:t>)», «Эффект взаимодействия Группа*Последовательность (</w:t>
      </w:r>
      <w:proofErr w:type="spellStart"/>
      <w:r w:rsidRPr="00A057BC">
        <w:rPr>
          <w:color w:val="0D0D0D" w:themeColor="text1" w:themeTint="F2"/>
          <w:szCs w:val="28"/>
        </w:rPr>
        <w:t>Sequence</w:t>
      </w:r>
      <w:proofErr w:type="spellEnd"/>
      <w:r w:rsidRPr="00A057BC">
        <w:rPr>
          <w:color w:val="0D0D0D" w:themeColor="text1" w:themeTint="F2"/>
          <w:szCs w:val="28"/>
        </w:rPr>
        <w:t>*</w:t>
      </w:r>
      <w:proofErr w:type="spellStart"/>
      <w:r w:rsidRPr="00A057BC">
        <w:rPr>
          <w:color w:val="0D0D0D" w:themeColor="text1" w:themeTint="F2"/>
          <w:szCs w:val="28"/>
        </w:rPr>
        <w:t>Cohort</w:t>
      </w:r>
      <w:proofErr w:type="spellEnd"/>
      <w:r w:rsidRPr="00A057BC">
        <w:rPr>
          <w:color w:val="0D0D0D" w:themeColor="text1" w:themeTint="F2"/>
          <w:szCs w:val="28"/>
        </w:rPr>
        <w:t>)» и «Эффект взаимодействия Группа*Лекарственный препарат (Drug*</w:t>
      </w:r>
      <w:proofErr w:type="spellStart"/>
      <w:r w:rsidRPr="00A057BC">
        <w:rPr>
          <w:color w:val="0D0D0D" w:themeColor="text1" w:themeTint="F2"/>
          <w:szCs w:val="28"/>
        </w:rPr>
        <w:t>Cohort</w:t>
      </w:r>
      <w:proofErr w:type="spellEnd"/>
      <w:r w:rsidRPr="00A057BC">
        <w:rPr>
          <w:color w:val="0D0D0D" w:themeColor="text1" w:themeTint="F2"/>
          <w:szCs w:val="28"/>
        </w:rPr>
        <w:t>)». Эффект «Субъект, вложенный в эффект взаимодействия Группа*Последовательность (</w:t>
      </w:r>
      <w:proofErr w:type="spellStart"/>
      <w:r w:rsidRPr="00A057BC">
        <w:rPr>
          <w:color w:val="0D0D0D" w:themeColor="text1" w:themeTint="F2"/>
          <w:szCs w:val="28"/>
        </w:rPr>
        <w:t>Sequence</w:t>
      </w:r>
      <w:proofErr w:type="spellEnd"/>
      <w:r w:rsidRPr="00A057BC">
        <w:rPr>
          <w:color w:val="0D0D0D" w:themeColor="text1" w:themeTint="F2"/>
          <w:szCs w:val="28"/>
        </w:rPr>
        <w:t>*</w:t>
      </w:r>
      <w:proofErr w:type="spellStart"/>
      <w:r w:rsidRPr="00A057BC">
        <w:rPr>
          <w:color w:val="0D0D0D" w:themeColor="text1" w:themeTint="F2"/>
          <w:szCs w:val="28"/>
        </w:rPr>
        <w:t>Cohort</w:t>
      </w:r>
      <w:proofErr w:type="spellEnd"/>
      <w:r w:rsidRPr="00A057BC">
        <w:rPr>
          <w:color w:val="0D0D0D" w:themeColor="text1" w:themeTint="F2"/>
          <w:szCs w:val="28"/>
        </w:rPr>
        <w:t>)» – случайный, остальные эффекты модифицированной модели – фиксированные. Если «Эффект взаимодействия Группа*Лекарственный препарат (Drug*</w:t>
      </w:r>
      <w:proofErr w:type="spellStart"/>
      <w:r w:rsidRPr="00A057BC">
        <w:rPr>
          <w:color w:val="0D0D0D" w:themeColor="text1" w:themeTint="F2"/>
          <w:szCs w:val="28"/>
        </w:rPr>
        <w:t>Cohort</w:t>
      </w:r>
      <w:proofErr w:type="spellEnd"/>
      <w:r w:rsidRPr="00A057BC">
        <w:rPr>
          <w:color w:val="0D0D0D" w:themeColor="text1" w:themeTint="F2"/>
          <w:szCs w:val="28"/>
        </w:rPr>
        <w:t xml:space="preserve">)» будет незначимым, то этот эффект будет </w:t>
      </w:r>
      <w:r w:rsidRPr="00A057BC">
        <w:rPr>
          <w:color w:val="0D0D0D" w:themeColor="text1" w:themeTint="F2"/>
          <w:szCs w:val="28"/>
        </w:rPr>
        <w:lastRenderedPageBreak/>
        <w:t>исключен из модели. Дисперсионный анализ применяется для проверки гипотез о статистической значимости вклада каждого из указанных факторов в наблюдаемую вариабельность. Полученная с помощью дисперсионного анализа оценка остаточной вариации используется при расчете 90%-ного доверительного интервала для отношений геометрических средних значений соответствующего параметра. Планируемый уровень значимости 5%, мощность на уровне 80%.</w:t>
      </w:r>
    </w:p>
    <w:p w14:paraId="4220C9D9" w14:textId="77777777" w:rsidR="00F322E7" w:rsidRPr="00A057BC" w:rsidRDefault="008D1B42" w:rsidP="004D10BF">
      <w:pPr>
        <w:pStyle w:val="20"/>
        <w:spacing w:after="0" w:line="276" w:lineRule="auto"/>
        <w:jc w:val="both"/>
        <w:rPr>
          <w:rFonts w:cs="Times New Roman"/>
          <w:color w:val="0D0D0D" w:themeColor="text1" w:themeTint="F2"/>
        </w:rPr>
      </w:pPr>
      <w:bookmarkStart w:id="1578" w:name="_Toc203135970"/>
      <w:bookmarkStart w:id="1579" w:name="_Toc233373600"/>
      <w:r w:rsidRPr="00A057BC">
        <w:rPr>
          <w:rFonts w:cs="Times New Roman"/>
          <w:color w:val="0D0D0D" w:themeColor="text1" w:themeTint="F2"/>
        </w:rPr>
        <w:t>11.5.</w:t>
      </w:r>
      <w:r w:rsidRPr="00A057BC">
        <w:rPr>
          <w:rFonts w:cs="Times New Roman"/>
          <w:color w:val="0D0D0D" w:themeColor="text1" w:themeTint="F2"/>
        </w:rPr>
        <w:tab/>
        <w:t>Дисперсионный анализ</w:t>
      </w:r>
      <w:bookmarkEnd w:id="1578"/>
      <w:bookmarkEnd w:id="1579"/>
    </w:p>
    <w:p w14:paraId="77EA5683" w14:textId="77777777" w:rsidR="00900C83" w:rsidRPr="00A057BC" w:rsidRDefault="00900C83" w:rsidP="004D10BF">
      <w:pPr>
        <w:pBdr>
          <w:top w:val="nil"/>
          <w:left w:val="nil"/>
          <w:bottom w:val="nil"/>
          <w:right w:val="nil"/>
          <w:between w:val="nil"/>
        </w:pBdr>
        <w:spacing w:line="276" w:lineRule="auto"/>
        <w:jc w:val="both"/>
        <w:rPr>
          <w:color w:val="000000"/>
        </w:rPr>
      </w:pPr>
      <w:r w:rsidRPr="00A057BC">
        <w:rPr>
          <w:color w:val="000000"/>
        </w:rPr>
        <w:t>Статистический анализ проводится исходя из предположения о логнормальном распределении AUC, C</w:t>
      </w:r>
      <w:r w:rsidRPr="00A057BC">
        <w:rPr>
          <w:color w:val="000000"/>
          <w:vertAlign w:val="subscript"/>
        </w:rPr>
        <w:t>max</w:t>
      </w:r>
      <w:r w:rsidRPr="00A057BC">
        <w:rPr>
          <w:color w:val="000000"/>
        </w:rPr>
        <w:t xml:space="preserve"> и нормальном распределении остальных фармакокинетических параметров за исключением t</w:t>
      </w:r>
      <w:r w:rsidRPr="00A057BC">
        <w:rPr>
          <w:color w:val="000000"/>
          <w:vertAlign w:val="subscript"/>
        </w:rPr>
        <w:t>max</w:t>
      </w:r>
      <w:r w:rsidRPr="00A057BC">
        <w:rPr>
          <w:color w:val="000000"/>
        </w:rPr>
        <w:t xml:space="preserve">. Сравнение средних значений параметров для исследуемого препарата и препарата сравнения проводится на основе мультипликативной модели, а доверительные интервалы строятся для отношений соответствующих средних значений. После проведения логарифмического преобразования эти показатели анализируются с помощью дисперсионного анализа (ANOVA). Для данного исследования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испытуемыми; последовательность приема препаратов; периоды исследования. </w:t>
      </w:r>
    </w:p>
    <w:p w14:paraId="588B4004" w14:textId="44F63D93" w:rsidR="003736CB" w:rsidRPr="00A057BC" w:rsidRDefault="00900C83"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00000"/>
        </w:rPr>
        <w:t>Дисперсионный анализ применяется для проверки гипотез о статистической значимости вклада каждого из указанных факторов в наблюдаемую вариабельность. Полученная с помощью дисперсионного анализа оценка остаточной вариации используется при расчете доверительного интервала для отношений геометрических средних значений соответствующего параметра</w:t>
      </w:r>
      <w:r w:rsidRPr="00A057BC">
        <w:rPr>
          <w:color w:val="0D0D0D" w:themeColor="text1" w:themeTint="F2"/>
          <w:u w:color="000000"/>
          <w:bdr w:val="nil"/>
        </w:rPr>
        <w:t>.</w:t>
      </w:r>
    </w:p>
    <w:p w14:paraId="59B9F3B3" w14:textId="77777777" w:rsidR="00F322E7" w:rsidRPr="00A057BC" w:rsidRDefault="008D1B42" w:rsidP="004D10BF">
      <w:pPr>
        <w:pStyle w:val="20"/>
        <w:spacing w:after="0" w:line="276" w:lineRule="auto"/>
        <w:jc w:val="both"/>
        <w:rPr>
          <w:rFonts w:cs="Times New Roman"/>
          <w:color w:val="0D0D0D" w:themeColor="text1" w:themeTint="F2"/>
        </w:rPr>
      </w:pPr>
      <w:bookmarkStart w:id="1580" w:name="_Toc203135971"/>
      <w:bookmarkStart w:id="1581" w:name="_Toc233373601"/>
      <w:r w:rsidRPr="00A057BC">
        <w:rPr>
          <w:rFonts w:cs="Times New Roman"/>
          <w:color w:val="0D0D0D" w:themeColor="text1" w:themeTint="F2"/>
        </w:rPr>
        <w:t>11.6. Критерии биоэквивалентности</w:t>
      </w:r>
      <w:bookmarkEnd w:id="1580"/>
      <w:bookmarkEnd w:id="1581"/>
    </w:p>
    <w:p w14:paraId="4E748E4D" w14:textId="55C17625" w:rsidR="00056F35" w:rsidRPr="00A057BC" w:rsidRDefault="00056F35" w:rsidP="00056F35">
      <w:pPr>
        <w:pBdr>
          <w:top w:val="nil"/>
          <w:left w:val="nil"/>
          <w:bottom w:val="nil"/>
          <w:right w:val="nil"/>
          <w:between w:val="nil"/>
        </w:pBdr>
        <w:spacing w:line="276" w:lineRule="auto"/>
        <w:jc w:val="both"/>
        <w:rPr>
          <w:color w:val="000000"/>
        </w:rPr>
      </w:pPr>
      <w:r w:rsidRPr="00A057BC">
        <w:rPr>
          <w:color w:val="000000"/>
        </w:rPr>
        <w:t xml:space="preserve">Вывод о биоэквивалентности сравниваемых препаратов будет сделан с использованием подхода, основанного на оценке 90%-ных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референтного препарата. </w:t>
      </w:r>
    </w:p>
    <w:p w14:paraId="025CC09F" w14:textId="2E9DDE04" w:rsidR="00900C83" w:rsidRPr="00A057BC" w:rsidRDefault="00900C83" w:rsidP="004D10BF">
      <w:pPr>
        <w:pBdr>
          <w:top w:val="nil"/>
          <w:left w:val="nil"/>
          <w:bottom w:val="nil"/>
          <w:right w:val="nil"/>
          <w:between w:val="nil"/>
        </w:pBdr>
        <w:spacing w:line="276" w:lineRule="auto"/>
        <w:jc w:val="both"/>
        <w:rPr>
          <w:color w:val="000000"/>
        </w:rPr>
      </w:pPr>
      <w:r w:rsidRPr="00A057BC">
        <w:rPr>
          <w:color w:val="000000"/>
        </w:rPr>
        <w:t>Препараты считаются биоэквивалентными, если доверительные интервалы отношения средних значений фармакокинетических параметров AUC</w:t>
      </w:r>
      <w:r w:rsidRPr="00A057BC">
        <w:rPr>
          <w:color w:val="000000"/>
          <w:vertAlign w:val="subscript"/>
        </w:rPr>
        <w:t>0-</w:t>
      </w:r>
      <w:r w:rsidR="001D3AD0" w:rsidRPr="00A057BC">
        <w:rPr>
          <w:color w:val="000000"/>
          <w:vertAlign w:val="subscript"/>
          <w:lang w:val="en-US"/>
        </w:rPr>
        <w:t>t</w:t>
      </w:r>
      <w:r w:rsidRPr="00A057BC">
        <w:rPr>
          <w:color w:val="000000"/>
        </w:rPr>
        <w:t>, C</w:t>
      </w:r>
      <w:r w:rsidRPr="00A057BC">
        <w:rPr>
          <w:color w:val="000000"/>
          <w:vertAlign w:val="subscript"/>
        </w:rPr>
        <w:t xml:space="preserve">max </w:t>
      </w:r>
      <w:r w:rsidR="00056F35" w:rsidRPr="00A057BC">
        <w:rPr>
          <w:color w:val="000000"/>
        </w:rPr>
        <w:t>и</w:t>
      </w:r>
      <w:r w:rsidRPr="00A057BC">
        <w:rPr>
          <w:color w:val="000000"/>
        </w:rPr>
        <w:t xml:space="preserve">сследуемого лекарственного препарата к </w:t>
      </w:r>
      <w:r w:rsidR="00056F35" w:rsidRPr="00A057BC">
        <w:rPr>
          <w:color w:val="000000"/>
        </w:rPr>
        <w:t>р</w:t>
      </w:r>
      <w:r w:rsidRPr="00A057BC">
        <w:rPr>
          <w:color w:val="000000"/>
        </w:rPr>
        <w:t xml:space="preserve">еферентному лекарственному препарату в исходных единицах будут находиться в пределах </w:t>
      </w:r>
      <w:r w:rsidR="00996ADF" w:rsidRPr="00A057BC">
        <w:rPr>
          <w:color w:val="000000"/>
        </w:rPr>
        <w:t>80,00–125,00%</w:t>
      </w:r>
      <w:r w:rsidRPr="00A057BC">
        <w:rPr>
          <w:color w:val="000000"/>
        </w:rPr>
        <w:t xml:space="preserve">. </w:t>
      </w:r>
    </w:p>
    <w:p w14:paraId="14B19AAE" w14:textId="7C87C964" w:rsidR="00831B61" w:rsidRPr="00A057BC" w:rsidRDefault="00831B61" w:rsidP="004D10BF">
      <w:pPr>
        <w:pBdr>
          <w:top w:val="nil"/>
          <w:left w:val="nil"/>
          <w:bottom w:val="nil"/>
          <w:right w:val="nil"/>
          <w:between w:val="nil"/>
        </w:pBdr>
        <w:spacing w:line="276" w:lineRule="auto"/>
        <w:jc w:val="both"/>
        <w:rPr>
          <w:color w:val="000000"/>
        </w:rPr>
      </w:pPr>
      <w:r w:rsidRPr="00A057BC">
        <w:rPr>
          <w:color w:val="000000"/>
        </w:rPr>
        <w:t>Оценка биоэквивалентности будет проведена для двух условий приема: натощак и после еды.</w:t>
      </w:r>
    </w:p>
    <w:p w14:paraId="095F06DD" w14:textId="59939FB5" w:rsidR="00056F35" w:rsidRPr="00A057BC" w:rsidRDefault="00056F35" w:rsidP="00831B61">
      <w:pPr>
        <w:spacing w:before="120" w:line="276" w:lineRule="auto"/>
        <w:jc w:val="both"/>
        <w:rPr>
          <w:color w:val="0D0D0D" w:themeColor="text1" w:themeTint="F2"/>
        </w:rPr>
      </w:pPr>
      <w:r w:rsidRPr="00A057BC">
        <w:rPr>
          <w:color w:val="0D0D0D" w:themeColor="text1" w:themeTint="F2"/>
        </w:rPr>
        <w:t>Дополнительно будет рассчитана степень покрытия общей экспозиции за период наблюдения:</w:t>
      </w:r>
    </w:p>
    <w:p w14:paraId="1D96F366" w14:textId="2ED8E873" w:rsidR="00056F35" w:rsidRPr="00A057BC" w:rsidRDefault="00056F35" w:rsidP="00056F35">
      <w:pPr>
        <w:spacing w:line="276" w:lineRule="auto"/>
        <w:jc w:val="both"/>
        <w:rPr>
          <w:color w:val="0D0D0D" w:themeColor="text1" w:themeTint="F2"/>
        </w:rPr>
      </w:pPr>
      <w:r w:rsidRPr="00A057BC">
        <w:rPr>
          <w:color w:val="0D0D0D" w:themeColor="text1" w:themeTint="F2"/>
        </w:rPr>
        <w:t>AUC</w:t>
      </w:r>
      <w:r w:rsidRPr="00A057BC">
        <w:rPr>
          <w:color w:val="0D0D0D" w:themeColor="text1" w:themeTint="F2"/>
          <w:vertAlign w:val="subscript"/>
        </w:rPr>
        <w:t>0–</w:t>
      </w:r>
      <w:r w:rsidR="001D3AD0" w:rsidRPr="00A057BC">
        <w:rPr>
          <w:color w:val="0D0D0D" w:themeColor="text1" w:themeTint="F2"/>
          <w:vertAlign w:val="subscript"/>
          <w:lang w:val="en-US"/>
        </w:rPr>
        <w:t>t</w:t>
      </w:r>
      <w:r w:rsidRPr="00A057BC">
        <w:rPr>
          <w:color w:val="0D0D0D" w:themeColor="text1" w:themeTint="F2"/>
        </w:rPr>
        <w:t>/AUC</w:t>
      </w:r>
      <w:r w:rsidRPr="00A057BC">
        <w:rPr>
          <w:color w:val="0D0D0D" w:themeColor="text1" w:themeTint="F2"/>
          <w:vertAlign w:val="subscript"/>
        </w:rPr>
        <w:t xml:space="preserve">0–∞ </w:t>
      </w:r>
      <w:r w:rsidRPr="00A057BC">
        <w:rPr>
          <w:color w:val="0D0D0D" w:themeColor="text1" w:themeTint="F2"/>
        </w:rPr>
        <w:t xml:space="preserve">× 100% — доля площади под кривой «концентрация </w:t>
      </w:r>
      <w:proofErr w:type="spellStart"/>
      <w:r w:rsidRPr="00A057BC">
        <w:rPr>
          <w:color w:val="0D0D0D" w:themeColor="text1" w:themeTint="F2"/>
        </w:rPr>
        <w:t>упадацитиниба</w:t>
      </w:r>
      <w:proofErr w:type="spellEnd"/>
      <w:r w:rsidRPr="00A057BC">
        <w:rPr>
          <w:color w:val="0D0D0D" w:themeColor="text1" w:themeTint="F2"/>
        </w:rPr>
        <w:t xml:space="preserve"> в плазме крови — время» </w:t>
      </w:r>
      <w:r w:rsidR="001D3AD0" w:rsidRPr="00A057BC">
        <w:rPr>
          <w:bCs/>
          <w:color w:val="0D0D0D" w:themeColor="text1" w:themeTint="F2"/>
        </w:rPr>
        <w:t>с момента приема препарата до последней определяемой концентрации во временной точке t</w:t>
      </w:r>
      <w:r w:rsidR="001D3AD0" w:rsidRPr="00A057BC">
        <w:rPr>
          <w:color w:val="0D0D0D" w:themeColor="text1" w:themeTint="F2"/>
        </w:rPr>
        <w:t xml:space="preserve"> </w:t>
      </w:r>
      <w:r w:rsidRPr="00A057BC">
        <w:rPr>
          <w:color w:val="0D0D0D" w:themeColor="text1" w:themeTint="F2"/>
        </w:rPr>
        <w:t>относительно площади, экстраполированной до бесконечности;</w:t>
      </w:r>
    </w:p>
    <w:p w14:paraId="1A511406" w14:textId="3279D043" w:rsidR="00056F35" w:rsidRPr="00A057BC" w:rsidRDefault="00056F35" w:rsidP="00056F35">
      <w:pPr>
        <w:spacing w:line="276" w:lineRule="auto"/>
        <w:jc w:val="both"/>
        <w:rPr>
          <w:color w:val="0D0D0D" w:themeColor="text1" w:themeTint="F2"/>
        </w:rPr>
      </w:pPr>
      <w:r w:rsidRPr="00A057BC">
        <w:rPr>
          <w:color w:val="0D0D0D" w:themeColor="text1" w:themeTint="F2"/>
        </w:rPr>
        <w:t>AUC</w:t>
      </w:r>
      <w:r w:rsidRPr="00A057BC">
        <w:rPr>
          <w:color w:val="0D0D0D" w:themeColor="text1" w:themeTint="F2"/>
          <w:vertAlign w:val="subscript"/>
        </w:rPr>
        <w:t>extr</w:t>
      </w:r>
      <w:r w:rsidRPr="00A057BC">
        <w:rPr>
          <w:color w:val="0D0D0D" w:themeColor="text1" w:themeTint="F2"/>
        </w:rPr>
        <w:t xml:space="preserve">, % — </w:t>
      </w:r>
      <w:r w:rsidR="001D3AD0" w:rsidRPr="00A057BC">
        <w:rPr>
          <w:color w:val="000000"/>
        </w:rPr>
        <w:t xml:space="preserve">остаточная площадь под кривой </w:t>
      </w:r>
      <w:r w:rsidR="001D3AD0" w:rsidRPr="00A057BC">
        <w:rPr>
          <w:bCs/>
          <w:color w:val="0D0D0D" w:themeColor="text1" w:themeTint="F2"/>
        </w:rPr>
        <w:t>«плазменная концентрация–время»</w:t>
      </w:r>
      <w:r w:rsidRPr="00A057BC">
        <w:rPr>
          <w:color w:val="0D0D0D" w:themeColor="text1" w:themeTint="F2"/>
        </w:rPr>
        <w:t>, рассчитанная по формуле:</w:t>
      </w:r>
    </w:p>
    <w:p w14:paraId="3379E0F4" w14:textId="77777777" w:rsidR="00056F35" w:rsidRPr="00A057BC" w:rsidRDefault="00056F35" w:rsidP="00056F35">
      <w:pPr>
        <w:spacing w:line="276" w:lineRule="auto"/>
        <w:jc w:val="both"/>
        <w:rPr>
          <w:color w:val="0D0D0D" w:themeColor="text1" w:themeTint="F2"/>
        </w:rPr>
      </w:pPr>
    </w:p>
    <w:p w14:paraId="65B7C203" w14:textId="37CD27B5" w:rsidR="00056F35" w:rsidRPr="00A057BC" w:rsidRDefault="00056F35" w:rsidP="00056F35">
      <w:pPr>
        <w:spacing w:line="276" w:lineRule="auto"/>
        <w:jc w:val="center"/>
        <w:rPr>
          <w:color w:val="0D0D0D" w:themeColor="text1" w:themeTint="F2"/>
        </w:rPr>
      </w:pPr>
      <w:r w:rsidRPr="00A057BC">
        <w:rPr>
          <w:color w:val="0D0D0D" w:themeColor="text1" w:themeTint="F2"/>
        </w:rPr>
        <w:t>AUC</w:t>
      </w:r>
      <w:r w:rsidRPr="00A057BC">
        <w:rPr>
          <w:color w:val="0D0D0D" w:themeColor="text1" w:themeTint="F2"/>
          <w:vertAlign w:val="subscript"/>
        </w:rPr>
        <w:t>extr</w:t>
      </w:r>
      <w:r w:rsidRPr="00A057BC">
        <w:rPr>
          <w:color w:val="0D0D0D" w:themeColor="text1" w:themeTint="F2"/>
        </w:rPr>
        <w:t>, % = (AUC</w:t>
      </w:r>
      <w:r w:rsidRPr="00A057BC">
        <w:rPr>
          <w:color w:val="0D0D0D" w:themeColor="text1" w:themeTint="F2"/>
          <w:vertAlign w:val="subscript"/>
        </w:rPr>
        <w:t>0–∞</w:t>
      </w:r>
      <w:r w:rsidRPr="00A057BC">
        <w:rPr>
          <w:color w:val="0D0D0D" w:themeColor="text1" w:themeTint="F2"/>
        </w:rPr>
        <w:t xml:space="preserve"> − AUC</w:t>
      </w:r>
      <w:r w:rsidRPr="00A057BC">
        <w:rPr>
          <w:color w:val="0D0D0D" w:themeColor="text1" w:themeTint="F2"/>
          <w:vertAlign w:val="subscript"/>
        </w:rPr>
        <w:t>0–</w:t>
      </w:r>
      <w:r w:rsidR="00546F4A" w:rsidRPr="00A057BC">
        <w:rPr>
          <w:color w:val="0D0D0D" w:themeColor="text1" w:themeTint="F2"/>
          <w:vertAlign w:val="subscript"/>
          <w:lang w:val="en-US"/>
        </w:rPr>
        <w:t>t</w:t>
      </w:r>
      <w:r w:rsidRPr="00A057BC">
        <w:rPr>
          <w:color w:val="0D0D0D" w:themeColor="text1" w:themeTint="F2"/>
        </w:rPr>
        <w:t>)/AUC</w:t>
      </w:r>
      <w:r w:rsidRPr="00A057BC">
        <w:rPr>
          <w:color w:val="0D0D0D" w:themeColor="text1" w:themeTint="F2"/>
          <w:vertAlign w:val="subscript"/>
        </w:rPr>
        <w:t>0–∞</w:t>
      </w:r>
      <w:r w:rsidRPr="00A057BC">
        <w:rPr>
          <w:color w:val="0D0D0D" w:themeColor="text1" w:themeTint="F2"/>
        </w:rPr>
        <w:t xml:space="preserve"> × 100%.</w:t>
      </w:r>
    </w:p>
    <w:p w14:paraId="559AD0F8" w14:textId="77777777" w:rsidR="00056F35" w:rsidRPr="00A057BC" w:rsidRDefault="00056F35" w:rsidP="00056F35">
      <w:pPr>
        <w:spacing w:line="276" w:lineRule="auto"/>
        <w:jc w:val="both"/>
        <w:rPr>
          <w:color w:val="0D0D0D" w:themeColor="text1" w:themeTint="F2"/>
        </w:rPr>
      </w:pPr>
    </w:p>
    <w:p w14:paraId="5EC5288A" w14:textId="5CD4F379" w:rsidR="00F322E7" w:rsidRPr="00A057BC" w:rsidRDefault="00056F35" w:rsidP="00056F35">
      <w:pPr>
        <w:spacing w:line="276" w:lineRule="auto"/>
        <w:jc w:val="both"/>
        <w:rPr>
          <w:color w:val="0D0D0D" w:themeColor="text1" w:themeTint="F2"/>
        </w:rPr>
      </w:pPr>
      <w:r w:rsidRPr="00A057BC">
        <w:rPr>
          <w:color w:val="0D0D0D" w:themeColor="text1" w:themeTint="F2"/>
        </w:rPr>
        <w:t>Адекватность продолжительности отбора образцов будет оцениваться с учетом того, что AUC</w:t>
      </w:r>
      <w:r w:rsidRPr="00A057BC">
        <w:rPr>
          <w:color w:val="0D0D0D" w:themeColor="text1" w:themeTint="F2"/>
          <w:vertAlign w:val="subscript"/>
        </w:rPr>
        <w:t>0–</w:t>
      </w:r>
      <w:r w:rsidR="00546F4A" w:rsidRPr="00A057BC">
        <w:rPr>
          <w:color w:val="0D0D0D" w:themeColor="text1" w:themeTint="F2"/>
          <w:vertAlign w:val="subscript"/>
          <w:lang w:val="en-US"/>
        </w:rPr>
        <w:t>t</w:t>
      </w:r>
      <w:r w:rsidRPr="00A057BC">
        <w:rPr>
          <w:color w:val="0D0D0D" w:themeColor="text1" w:themeTint="F2"/>
          <w:vertAlign w:val="subscript"/>
        </w:rPr>
        <w:t xml:space="preserve"> </w:t>
      </w:r>
      <w:r w:rsidRPr="00A057BC">
        <w:rPr>
          <w:color w:val="0D0D0D" w:themeColor="text1" w:themeTint="F2"/>
        </w:rPr>
        <w:t>должна, как правило, составлять не менее 80% AUC</w:t>
      </w:r>
      <w:r w:rsidRPr="00A057BC">
        <w:rPr>
          <w:color w:val="0D0D0D" w:themeColor="text1" w:themeTint="F2"/>
          <w:vertAlign w:val="subscript"/>
        </w:rPr>
        <w:t>0–∞</w:t>
      </w:r>
      <w:r w:rsidRPr="00A057BC">
        <w:rPr>
          <w:color w:val="0D0D0D" w:themeColor="text1" w:themeTint="F2"/>
        </w:rPr>
        <w:t>, а доля экстраполированной площади — не более 20%.</w:t>
      </w:r>
    </w:p>
    <w:p w14:paraId="3537A245" w14:textId="39F81C19" w:rsidR="00056F35" w:rsidRPr="00A057BC" w:rsidRDefault="008D1B42" w:rsidP="00056F35">
      <w:pPr>
        <w:pStyle w:val="20"/>
        <w:spacing w:after="0" w:line="276" w:lineRule="auto"/>
        <w:jc w:val="both"/>
        <w:rPr>
          <w:rFonts w:cs="Times New Roman"/>
          <w:color w:val="0D0D0D" w:themeColor="text1" w:themeTint="F2"/>
        </w:rPr>
      </w:pPr>
      <w:bookmarkStart w:id="1582" w:name="_Toc203135973"/>
      <w:bookmarkStart w:id="1583" w:name="_Toc233373602"/>
      <w:r w:rsidRPr="00A057BC">
        <w:rPr>
          <w:rFonts w:cs="Times New Roman"/>
          <w:color w:val="0D0D0D" w:themeColor="text1" w:themeTint="F2"/>
        </w:rPr>
        <w:t>11.8.</w:t>
      </w:r>
      <w:r w:rsidRPr="00A057BC">
        <w:rPr>
          <w:rFonts w:cs="Times New Roman"/>
          <w:color w:val="0D0D0D" w:themeColor="text1" w:themeTint="F2"/>
        </w:rPr>
        <w:tab/>
        <w:t>Обоснование размера выборки</w:t>
      </w:r>
      <w:bookmarkEnd w:id="1582"/>
      <w:bookmarkEnd w:id="1583"/>
    </w:p>
    <w:p w14:paraId="6F71526D" w14:textId="5FB1499B" w:rsidR="00056F35" w:rsidRPr="00A057BC" w:rsidRDefault="00056F35" w:rsidP="00056F35">
      <w:pPr>
        <w:pBdr>
          <w:top w:val="nil"/>
          <w:left w:val="nil"/>
          <w:bottom w:val="nil"/>
          <w:right w:val="nil"/>
          <w:between w:val="nil"/>
        </w:pBdr>
        <w:shd w:val="clear" w:color="auto" w:fill="FFFFFF"/>
        <w:spacing w:line="276" w:lineRule="auto"/>
        <w:jc w:val="both"/>
        <w:rPr>
          <w:color w:val="000000"/>
        </w:rPr>
      </w:pPr>
      <w:r w:rsidRPr="00A057BC">
        <w:rPr>
          <w:color w:val="000000"/>
        </w:rPr>
        <w:t xml:space="preserve">Расчет размера выборки для данного исследования проводился на основании литературных данных об исследованиях биоэквивалентности оригинального препарата </w:t>
      </w:r>
      <w:proofErr w:type="spellStart"/>
      <w:r w:rsidRPr="00A057BC">
        <w:rPr>
          <w:color w:val="000000"/>
        </w:rPr>
        <w:t>упадацитиниба</w:t>
      </w:r>
      <w:proofErr w:type="spellEnd"/>
      <w:r w:rsidRPr="00A057BC">
        <w:rPr>
          <w:color w:val="000000"/>
        </w:rPr>
        <w:t xml:space="preserve"> в различных дозировках и в разных режимах применения (натощак и после приема пищи).</w:t>
      </w:r>
    </w:p>
    <w:p w14:paraId="3E632FC6" w14:textId="63A79C16" w:rsidR="00056F35" w:rsidRPr="00A057BC" w:rsidRDefault="00056F35" w:rsidP="00750989">
      <w:pPr>
        <w:pBdr>
          <w:top w:val="nil"/>
          <w:left w:val="nil"/>
          <w:bottom w:val="nil"/>
          <w:right w:val="nil"/>
          <w:between w:val="nil"/>
        </w:pBdr>
        <w:shd w:val="clear" w:color="auto" w:fill="FFFFFF"/>
        <w:spacing w:line="276" w:lineRule="auto"/>
        <w:jc w:val="both"/>
        <w:rPr>
          <w:color w:val="000000"/>
        </w:rPr>
      </w:pPr>
      <w:r w:rsidRPr="00A057BC">
        <w:rPr>
          <w:color w:val="000000"/>
        </w:rPr>
        <w:t xml:space="preserve">В опубликованных исследованиях биоэквивалентности у здоровых добровольцев </w:t>
      </w:r>
      <w:proofErr w:type="spellStart"/>
      <w:r w:rsidRPr="00A057BC">
        <w:rPr>
          <w:color w:val="000000"/>
        </w:rPr>
        <w:t>внутрисубъектная</w:t>
      </w:r>
      <w:proofErr w:type="spellEnd"/>
      <w:r w:rsidRPr="00A057BC">
        <w:rPr>
          <w:color w:val="000000"/>
        </w:rPr>
        <w:t xml:space="preserve"> вариабельность </w:t>
      </w:r>
      <w:proofErr w:type="spellStart"/>
      <w:r w:rsidRPr="00A057BC">
        <w:rPr>
          <w:color w:val="000000"/>
        </w:rPr>
        <w:t>упадацитиниба</w:t>
      </w:r>
      <w:proofErr w:type="spellEnd"/>
      <w:r w:rsidRPr="00A057BC">
        <w:rPr>
          <w:color w:val="000000"/>
        </w:rPr>
        <w:t xml:space="preserve"> для ключевых PK-параметров находилась в диапазоне примерно 2</w:t>
      </w:r>
      <w:r w:rsidR="00750989" w:rsidRPr="00A057BC">
        <w:rPr>
          <w:color w:val="000000"/>
        </w:rPr>
        <w:t>1</w:t>
      </w:r>
      <w:r w:rsidRPr="00A057BC">
        <w:rPr>
          <w:color w:val="000000"/>
        </w:rPr>
        <w:t>-24% для C</w:t>
      </w:r>
      <w:r w:rsidRPr="00A057BC">
        <w:rPr>
          <w:color w:val="000000"/>
          <w:vertAlign w:val="subscript"/>
        </w:rPr>
        <w:t>max</w:t>
      </w:r>
      <w:r w:rsidRPr="00A057BC">
        <w:rPr>
          <w:color w:val="000000"/>
        </w:rPr>
        <w:t xml:space="preserve"> и 1</w:t>
      </w:r>
      <w:r w:rsidR="00750989" w:rsidRPr="00A057BC">
        <w:rPr>
          <w:color w:val="000000"/>
        </w:rPr>
        <w:t>2</w:t>
      </w:r>
      <w:r w:rsidRPr="00A057BC">
        <w:rPr>
          <w:color w:val="000000"/>
        </w:rPr>
        <w:t>-18% для AUC.</w:t>
      </w:r>
      <w:r w:rsidR="00750989" w:rsidRPr="00A057BC">
        <w:rPr>
          <w:color w:val="000000"/>
        </w:rPr>
        <w:t xml:space="preserve"> Сведения о значениях CV</w:t>
      </w:r>
      <w:r w:rsidR="00750989" w:rsidRPr="00A057BC">
        <w:rPr>
          <w:color w:val="000000"/>
          <w:vertAlign w:val="subscript"/>
        </w:rPr>
        <w:t>intra</w:t>
      </w:r>
      <w:r w:rsidR="00750989" w:rsidRPr="00A057BC">
        <w:rPr>
          <w:color w:val="000000"/>
        </w:rPr>
        <w:t xml:space="preserve"> фармакокинетических параметров AUC0-t и Сmах представлены</w:t>
      </w:r>
      <w:r w:rsidR="00546F4A" w:rsidRPr="00A057BC">
        <w:rPr>
          <w:color w:val="000000"/>
        </w:rPr>
        <w:t xml:space="preserve"> </w:t>
      </w:r>
      <w:r w:rsidR="00750989" w:rsidRPr="00A057BC">
        <w:rPr>
          <w:color w:val="000000"/>
        </w:rPr>
        <w:t>в Таблице 8</w:t>
      </w:r>
      <w:r w:rsidR="00546F4A" w:rsidRPr="00A057BC">
        <w:rPr>
          <w:color w:val="000000"/>
        </w:rPr>
        <w:t xml:space="preserve"> [10]</w:t>
      </w:r>
      <w:r w:rsidR="00750989" w:rsidRPr="00A057BC">
        <w:rPr>
          <w:color w:val="000000"/>
        </w:rPr>
        <w:t>.</w:t>
      </w:r>
      <w:r w:rsidRPr="00A057BC">
        <w:rPr>
          <w:color w:val="000000"/>
        </w:rPr>
        <w:t xml:space="preserve"> Как видно упадацитиниб является низко- или умеренно</w:t>
      </w:r>
      <w:r w:rsidR="00750989" w:rsidRPr="00A057BC">
        <w:rPr>
          <w:color w:val="000000"/>
        </w:rPr>
        <w:t xml:space="preserve"> </w:t>
      </w:r>
      <w:r w:rsidRPr="00A057BC">
        <w:rPr>
          <w:color w:val="000000"/>
        </w:rPr>
        <w:t xml:space="preserve">вариабельным препаратом, для которого возможно применение классического кроссовер-дизайна. </w:t>
      </w:r>
    </w:p>
    <w:p w14:paraId="60A862FC" w14:textId="77777777" w:rsidR="00663883" w:rsidRDefault="00663883" w:rsidP="00056F35">
      <w:pPr>
        <w:pBdr>
          <w:top w:val="nil"/>
          <w:left w:val="nil"/>
          <w:bottom w:val="nil"/>
          <w:right w:val="nil"/>
          <w:between w:val="nil"/>
        </w:pBdr>
        <w:shd w:val="clear" w:color="auto" w:fill="FFFFFF"/>
        <w:spacing w:line="276" w:lineRule="auto"/>
        <w:jc w:val="both"/>
        <w:rPr>
          <w:ins w:id="1584" w:author="Автор" w:date="2026-08-24T17:39:00Z"/>
          <w:color w:val="000000"/>
        </w:rPr>
      </w:pPr>
    </w:p>
    <w:p w14:paraId="2FBCFBF6" w14:textId="77777777" w:rsidR="00BF30B6" w:rsidRDefault="00BF30B6" w:rsidP="00056F35">
      <w:pPr>
        <w:pBdr>
          <w:top w:val="nil"/>
          <w:left w:val="nil"/>
          <w:bottom w:val="nil"/>
          <w:right w:val="nil"/>
          <w:between w:val="nil"/>
        </w:pBdr>
        <w:shd w:val="clear" w:color="auto" w:fill="FFFFFF"/>
        <w:spacing w:line="276" w:lineRule="auto"/>
        <w:jc w:val="both"/>
        <w:rPr>
          <w:ins w:id="1585" w:author="Автор" w:date="2026-08-24T17:39:00Z"/>
          <w:color w:val="000000"/>
        </w:rPr>
      </w:pPr>
    </w:p>
    <w:p w14:paraId="63ECF914" w14:textId="77777777" w:rsidR="00BF30B6" w:rsidRDefault="00BF30B6" w:rsidP="00056F35">
      <w:pPr>
        <w:pBdr>
          <w:top w:val="nil"/>
          <w:left w:val="nil"/>
          <w:bottom w:val="nil"/>
          <w:right w:val="nil"/>
          <w:between w:val="nil"/>
        </w:pBdr>
        <w:shd w:val="clear" w:color="auto" w:fill="FFFFFF"/>
        <w:spacing w:line="276" w:lineRule="auto"/>
        <w:jc w:val="both"/>
        <w:rPr>
          <w:ins w:id="1586" w:author="Автор" w:date="2026-08-24T17:39:00Z"/>
          <w:color w:val="000000"/>
        </w:rPr>
      </w:pPr>
    </w:p>
    <w:p w14:paraId="35697902" w14:textId="77777777" w:rsidR="00BF30B6" w:rsidRPr="00A057BC" w:rsidRDefault="00BF30B6" w:rsidP="00056F35">
      <w:pPr>
        <w:pBdr>
          <w:top w:val="nil"/>
          <w:left w:val="nil"/>
          <w:bottom w:val="nil"/>
          <w:right w:val="nil"/>
          <w:between w:val="nil"/>
        </w:pBdr>
        <w:shd w:val="clear" w:color="auto" w:fill="FFFFFF"/>
        <w:spacing w:line="276" w:lineRule="auto"/>
        <w:jc w:val="both"/>
        <w:rPr>
          <w:color w:val="000000"/>
        </w:rPr>
      </w:pPr>
    </w:p>
    <w:p w14:paraId="3C70CCC6" w14:textId="4D7C730E" w:rsidR="00663883" w:rsidRPr="00A057BC" w:rsidRDefault="00663883" w:rsidP="00663883">
      <w:pPr>
        <w:pStyle w:val="aff3"/>
        <w:keepNext/>
      </w:pPr>
      <w:bookmarkStart w:id="1587" w:name="_Toc236834397"/>
      <w:r w:rsidRPr="00A057BC">
        <w:t xml:space="preserve">Таблица </w:t>
      </w:r>
      <w:r w:rsidR="00000000">
        <w:fldChar w:fldCharType="begin"/>
      </w:r>
      <w:r w:rsidR="00000000">
        <w:instrText xml:space="preserve"> SEQ Таблица \* ARABIC </w:instrText>
      </w:r>
      <w:r w:rsidR="00000000">
        <w:fldChar w:fldCharType="separate"/>
      </w:r>
      <w:r w:rsidR="00D23E0D">
        <w:rPr>
          <w:noProof/>
        </w:rPr>
        <w:t>8</w:t>
      </w:r>
      <w:r w:rsidR="00000000">
        <w:rPr>
          <w:noProof/>
        </w:rPr>
        <w:fldChar w:fldCharType="end"/>
      </w:r>
      <w:r w:rsidR="00750989" w:rsidRPr="00A057BC">
        <w:t xml:space="preserve">. </w:t>
      </w:r>
      <w:proofErr w:type="spellStart"/>
      <w:r w:rsidRPr="00A057BC">
        <w:rPr>
          <w:lang w:val="en-US"/>
        </w:rPr>
        <w:t>Внутриндивидуальная</w:t>
      </w:r>
      <w:proofErr w:type="spellEnd"/>
      <w:r w:rsidRPr="00A057BC">
        <w:rPr>
          <w:lang w:val="en-US"/>
        </w:rPr>
        <w:t xml:space="preserve"> </w:t>
      </w:r>
      <w:proofErr w:type="spellStart"/>
      <w:r w:rsidRPr="00A057BC">
        <w:rPr>
          <w:lang w:val="en-US"/>
        </w:rPr>
        <w:t>вариабельность</w:t>
      </w:r>
      <w:proofErr w:type="spellEnd"/>
      <w:r w:rsidRPr="00A057BC">
        <w:rPr>
          <w:lang w:val="en-US"/>
        </w:rPr>
        <w:t xml:space="preserve"> </w:t>
      </w:r>
      <w:proofErr w:type="spellStart"/>
      <w:r w:rsidRPr="00A057BC">
        <w:rPr>
          <w:lang w:val="en-US"/>
        </w:rPr>
        <w:t>упадацитиниба</w:t>
      </w:r>
      <w:bookmarkEnd w:id="1587"/>
      <w:proofErr w:type="spellEnd"/>
    </w:p>
    <w:tbl>
      <w:tblPr>
        <w:tblStyle w:val="af9"/>
        <w:tblW w:w="0" w:type="auto"/>
        <w:tblLook w:val="04A0" w:firstRow="1" w:lastRow="0" w:firstColumn="1" w:lastColumn="0" w:noHBand="0" w:noVBand="1"/>
      </w:tblPr>
      <w:tblGrid>
        <w:gridCol w:w="4358"/>
        <w:gridCol w:w="1315"/>
        <w:gridCol w:w="1133"/>
        <w:gridCol w:w="1288"/>
        <w:gridCol w:w="1251"/>
      </w:tblGrid>
      <w:tr w:rsidR="00663883" w:rsidRPr="00A057BC" w14:paraId="276369A2" w14:textId="77777777" w:rsidTr="00750989">
        <w:tc>
          <w:tcPr>
            <w:tcW w:w="4390" w:type="dxa"/>
          </w:tcPr>
          <w:p w14:paraId="6BE44642" w14:textId="4CD5075B" w:rsidR="00663883" w:rsidRPr="00A057BC" w:rsidRDefault="00663883" w:rsidP="00750989">
            <w:pPr>
              <w:spacing w:line="276" w:lineRule="auto"/>
              <w:jc w:val="center"/>
              <w:rPr>
                <w:b/>
                <w:bCs/>
                <w:color w:val="000000"/>
                <w:lang w:val="en-US"/>
              </w:rPr>
            </w:pPr>
            <w:r w:rsidRPr="00A057BC">
              <w:rPr>
                <w:b/>
                <w:bCs/>
                <w:color w:val="000000"/>
              </w:rPr>
              <w:t>МНН, дозировка, условия приема</w:t>
            </w:r>
          </w:p>
        </w:tc>
        <w:tc>
          <w:tcPr>
            <w:tcW w:w="1275" w:type="dxa"/>
          </w:tcPr>
          <w:p w14:paraId="2F6845AB" w14:textId="75EC1313" w:rsidR="00663883" w:rsidRPr="00A057BC" w:rsidRDefault="00663883" w:rsidP="00750989">
            <w:pPr>
              <w:pStyle w:val="p1"/>
              <w:jc w:val="center"/>
              <w:rPr>
                <w:b/>
                <w:bCs/>
                <w:sz w:val="24"/>
                <w:szCs w:val="24"/>
                <w:lang w:val="en-US"/>
              </w:rPr>
            </w:pPr>
            <w:r w:rsidRPr="00A057BC">
              <w:rPr>
                <w:b/>
                <w:bCs/>
                <w:sz w:val="24"/>
                <w:szCs w:val="24"/>
              </w:rPr>
              <w:t>Кол-во субъектов</w:t>
            </w:r>
          </w:p>
        </w:tc>
        <w:tc>
          <w:tcPr>
            <w:tcW w:w="1134" w:type="dxa"/>
          </w:tcPr>
          <w:p w14:paraId="4E4575FB" w14:textId="0D29DF63" w:rsidR="00663883" w:rsidRPr="00A057BC" w:rsidRDefault="00663883" w:rsidP="00750989">
            <w:pPr>
              <w:spacing w:line="276" w:lineRule="auto"/>
              <w:jc w:val="center"/>
              <w:rPr>
                <w:b/>
                <w:bCs/>
                <w:color w:val="000000"/>
              </w:rPr>
            </w:pPr>
            <w:r w:rsidRPr="00A057BC">
              <w:rPr>
                <w:b/>
                <w:bCs/>
                <w:color w:val="000000"/>
              </w:rPr>
              <w:t>Дизайн</w:t>
            </w:r>
          </w:p>
        </w:tc>
        <w:tc>
          <w:tcPr>
            <w:tcW w:w="1292" w:type="dxa"/>
          </w:tcPr>
          <w:p w14:paraId="59CBF540" w14:textId="57C860C5" w:rsidR="00663883" w:rsidRPr="00A057BC" w:rsidRDefault="00663883" w:rsidP="00750989">
            <w:pPr>
              <w:spacing w:line="276" w:lineRule="auto"/>
              <w:jc w:val="center"/>
              <w:rPr>
                <w:b/>
                <w:bCs/>
                <w:color w:val="000000"/>
                <w:vertAlign w:val="subscript"/>
                <w:lang w:val="en-US"/>
              </w:rPr>
            </w:pPr>
            <w:r w:rsidRPr="00A057BC">
              <w:rPr>
                <w:b/>
                <w:bCs/>
                <w:color w:val="000000"/>
                <w:lang w:val="en-US"/>
              </w:rPr>
              <w:t>CV</w:t>
            </w:r>
            <w:r w:rsidRPr="00A057BC">
              <w:rPr>
                <w:b/>
                <w:bCs/>
                <w:color w:val="000000"/>
                <w:vertAlign w:val="subscript"/>
                <w:lang w:val="en-US"/>
              </w:rPr>
              <w:t>intra</w:t>
            </w:r>
            <w:r w:rsidRPr="00A057BC">
              <w:rPr>
                <w:b/>
                <w:bCs/>
                <w:color w:val="000000"/>
                <w:lang w:val="en-US"/>
              </w:rPr>
              <w:t xml:space="preserve"> C</w:t>
            </w:r>
            <w:r w:rsidRPr="00A057BC">
              <w:rPr>
                <w:b/>
                <w:bCs/>
                <w:color w:val="000000"/>
                <w:vertAlign w:val="subscript"/>
                <w:lang w:val="en-US"/>
              </w:rPr>
              <w:t>max</w:t>
            </w:r>
          </w:p>
        </w:tc>
        <w:tc>
          <w:tcPr>
            <w:tcW w:w="1254" w:type="dxa"/>
          </w:tcPr>
          <w:p w14:paraId="008C74A4" w14:textId="6EFC9F3B" w:rsidR="00663883" w:rsidRPr="00A057BC" w:rsidRDefault="00663883" w:rsidP="00750989">
            <w:pPr>
              <w:spacing w:line="276" w:lineRule="auto"/>
              <w:jc w:val="center"/>
              <w:rPr>
                <w:b/>
                <w:bCs/>
                <w:color w:val="000000"/>
              </w:rPr>
            </w:pPr>
            <w:r w:rsidRPr="00A057BC">
              <w:rPr>
                <w:b/>
                <w:bCs/>
                <w:color w:val="000000"/>
                <w:lang w:val="en-US"/>
              </w:rPr>
              <w:t>CV</w:t>
            </w:r>
            <w:r w:rsidRPr="00A057BC">
              <w:rPr>
                <w:b/>
                <w:bCs/>
                <w:color w:val="000000"/>
                <w:vertAlign w:val="subscript"/>
                <w:lang w:val="en-US"/>
              </w:rPr>
              <w:t xml:space="preserve">intra </w:t>
            </w:r>
            <w:r w:rsidRPr="00A057BC">
              <w:rPr>
                <w:b/>
                <w:bCs/>
                <w:color w:val="000000"/>
                <w:lang w:val="en-US"/>
              </w:rPr>
              <w:t>AUC</w:t>
            </w:r>
          </w:p>
        </w:tc>
      </w:tr>
      <w:tr w:rsidR="00663883" w:rsidRPr="00A057BC" w14:paraId="68B22CC1" w14:textId="77777777" w:rsidTr="00750989">
        <w:tc>
          <w:tcPr>
            <w:tcW w:w="4390" w:type="dxa"/>
            <w:vAlign w:val="center"/>
          </w:tcPr>
          <w:p w14:paraId="2BD82C38" w14:textId="23881DC7" w:rsidR="00663883" w:rsidRPr="00A057BC" w:rsidRDefault="009D375D" w:rsidP="00750989">
            <w:pPr>
              <w:spacing w:line="276" w:lineRule="auto"/>
              <w:rPr>
                <w:color w:val="000000"/>
                <w:lang w:val="en-US"/>
              </w:rPr>
            </w:pPr>
            <w:proofErr w:type="spellStart"/>
            <w:r w:rsidRPr="00A057BC">
              <w:t>Upadacitinib</w:t>
            </w:r>
            <w:proofErr w:type="spellEnd"/>
            <w:r w:rsidRPr="00A057BC">
              <w:t xml:space="preserve">, </w:t>
            </w:r>
            <w:r w:rsidRPr="00A057BC">
              <w:rPr>
                <w:lang w:val="en-US"/>
              </w:rPr>
              <w:t>t</w:t>
            </w:r>
            <w:proofErr w:type="spellStart"/>
            <w:r w:rsidRPr="00A057BC">
              <w:t>ablet</w:t>
            </w:r>
            <w:proofErr w:type="spellEnd"/>
            <w:r w:rsidRPr="00A057BC">
              <w:t xml:space="preserve">, 15 mg, </w:t>
            </w:r>
            <w:r w:rsidRPr="00A057BC">
              <w:rPr>
                <w:lang w:val="en-US"/>
              </w:rPr>
              <w:t>fasting</w:t>
            </w:r>
            <w:bookmarkStart w:id="1588" w:name="_Ref233368375"/>
            <w:r w:rsidR="00750989" w:rsidRPr="00A057BC">
              <w:rPr>
                <w:rStyle w:val="a7"/>
                <w:lang w:val="en-US"/>
              </w:rPr>
              <w:footnoteReference w:id="2"/>
            </w:r>
            <w:bookmarkEnd w:id="1588"/>
          </w:p>
        </w:tc>
        <w:tc>
          <w:tcPr>
            <w:tcW w:w="1275" w:type="dxa"/>
            <w:vAlign w:val="center"/>
          </w:tcPr>
          <w:p w14:paraId="1F252072" w14:textId="6BCC717B" w:rsidR="00663883" w:rsidRPr="00A057BC" w:rsidRDefault="009D375D" w:rsidP="00750989">
            <w:pPr>
              <w:spacing w:line="276" w:lineRule="auto"/>
              <w:jc w:val="center"/>
              <w:rPr>
                <w:color w:val="000000"/>
              </w:rPr>
            </w:pPr>
            <w:r w:rsidRPr="00A057BC">
              <w:rPr>
                <w:color w:val="000000"/>
              </w:rPr>
              <w:t>40</w:t>
            </w:r>
          </w:p>
        </w:tc>
        <w:tc>
          <w:tcPr>
            <w:tcW w:w="1134" w:type="dxa"/>
            <w:vAlign w:val="center"/>
          </w:tcPr>
          <w:p w14:paraId="6E5A8B2B" w14:textId="16F8BD00" w:rsidR="00663883" w:rsidRPr="00A057BC" w:rsidRDefault="009D375D" w:rsidP="00750989">
            <w:pPr>
              <w:spacing w:line="276" w:lineRule="auto"/>
              <w:jc w:val="center"/>
              <w:rPr>
                <w:color w:val="000000"/>
                <w:lang w:val="en-US"/>
              </w:rPr>
            </w:pPr>
            <w:r w:rsidRPr="00A057BC">
              <w:rPr>
                <w:color w:val="000000"/>
                <w:lang w:val="en-US"/>
              </w:rPr>
              <w:t>2x2</w:t>
            </w:r>
          </w:p>
        </w:tc>
        <w:tc>
          <w:tcPr>
            <w:tcW w:w="1292" w:type="dxa"/>
            <w:vAlign w:val="center"/>
          </w:tcPr>
          <w:p w14:paraId="2299D956" w14:textId="0F8942E3" w:rsidR="00663883" w:rsidRPr="00A057BC" w:rsidRDefault="009D375D" w:rsidP="00750989">
            <w:pPr>
              <w:spacing w:line="276" w:lineRule="auto"/>
              <w:jc w:val="center"/>
              <w:rPr>
                <w:color w:val="000000"/>
              </w:rPr>
            </w:pPr>
            <w:r w:rsidRPr="00A057BC">
              <w:rPr>
                <w:color w:val="000000"/>
                <w:lang w:val="en-US"/>
              </w:rPr>
              <w:t>22,83</w:t>
            </w:r>
            <w:r w:rsidRPr="00A057BC">
              <w:rPr>
                <w:color w:val="000000"/>
              </w:rPr>
              <w:t>%</w:t>
            </w:r>
          </w:p>
        </w:tc>
        <w:tc>
          <w:tcPr>
            <w:tcW w:w="1254" w:type="dxa"/>
            <w:vAlign w:val="center"/>
          </w:tcPr>
          <w:p w14:paraId="033378E9" w14:textId="3FEDA17E" w:rsidR="00663883" w:rsidRPr="00A057BC" w:rsidRDefault="009D375D" w:rsidP="00750989">
            <w:pPr>
              <w:spacing w:line="276" w:lineRule="auto"/>
              <w:jc w:val="center"/>
              <w:rPr>
                <w:color w:val="000000"/>
              </w:rPr>
            </w:pPr>
            <w:r w:rsidRPr="00A057BC">
              <w:rPr>
                <w:color w:val="000000"/>
              </w:rPr>
              <w:t>12,03%</w:t>
            </w:r>
          </w:p>
        </w:tc>
      </w:tr>
      <w:tr w:rsidR="00663883" w:rsidRPr="00A057BC" w14:paraId="5D0EF43F" w14:textId="77777777" w:rsidTr="00750989">
        <w:tc>
          <w:tcPr>
            <w:tcW w:w="4390" w:type="dxa"/>
            <w:vAlign w:val="center"/>
          </w:tcPr>
          <w:p w14:paraId="166BC51B" w14:textId="5643C825" w:rsidR="00663883" w:rsidRPr="00A057BC" w:rsidRDefault="009D375D" w:rsidP="00750989">
            <w:pPr>
              <w:spacing w:line="276" w:lineRule="auto"/>
              <w:rPr>
                <w:color w:val="000000"/>
                <w:lang w:val="en-US"/>
              </w:rPr>
            </w:pPr>
            <w:r w:rsidRPr="00A057BC">
              <w:rPr>
                <w:lang w:val="en-US"/>
              </w:rPr>
              <w:t>Upadacitinib, tablet, 15 mg, fasting vs fed</w:t>
            </w:r>
            <w:r w:rsidR="00750989" w:rsidRPr="00A057BC">
              <w:rPr>
                <w:vertAlign w:val="superscript"/>
                <w:lang w:val="en-US"/>
              </w:rPr>
              <w:fldChar w:fldCharType="begin"/>
            </w:r>
            <w:r w:rsidR="00750989" w:rsidRPr="00A057BC">
              <w:rPr>
                <w:vertAlign w:val="superscript"/>
                <w:lang w:val="en-US"/>
              </w:rPr>
              <w:instrText xml:space="preserve"> NOTEREF _Ref233368375 \h  \* MERGEFORMAT </w:instrText>
            </w:r>
            <w:r w:rsidR="00750989" w:rsidRPr="00A057BC">
              <w:rPr>
                <w:vertAlign w:val="superscript"/>
                <w:lang w:val="en-US"/>
              </w:rPr>
            </w:r>
            <w:r w:rsidR="00750989" w:rsidRPr="00A057BC">
              <w:rPr>
                <w:vertAlign w:val="superscript"/>
                <w:lang w:val="en-US"/>
              </w:rPr>
              <w:fldChar w:fldCharType="separate"/>
            </w:r>
            <w:r w:rsidR="00D23E0D">
              <w:rPr>
                <w:vertAlign w:val="superscript"/>
                <w:lang w:val="en-US"/>
              </w:rPr>
              <w:t>1</w:t>
            </w:r>
            <w:r w:rsidR="00750989" w:rsidRPr="00A057BC">
              <w:rPr>
                <w:vertAlign w:val="superscript"/>
                <w:lang w:val="en-US"/>
              </w:rPr>
              <w:fldChar w:fldCharType="end"/>
            </w:r>
          </w:p>
        </w:tc>
        <w:tc>
          <w:tcPr>
            <w:tcW w:w="1275" w:type="dxa"/>
            <w:vAlign w:val="center"/>
          </w:tcPr>
          <w:p w14:paraId="3F7550E2" w14:textId="7FC31D85" w:rsidR="00663883" w:rsidRPr="00A057BC" w:rsidRDefault="009D375D" w:rsidP="00750989">
            <w:pPr>
              <w:spacing w:line="276" w:lineRule="auto"/>
              <w:jc w:val="center"/>
              <w:rPr>
                <w:color w:val="000000"/>
              </w:rPr>
            </w:pPr>
            <w:r w:rsidRPr="00A057BC">
              <w:rPr>
                <w:color w:val="000000"/>
              </w:rPr>
              <w:t>48</w:t>
            </w:r>
          </w:p>
        </w:tc>
        <w:tc>
          <w:tcPr>
            <w:tcW w:w="1134" w:type="dxa"/>
            <w:vAlign w:val="center"/>
          </w:tcPr>
          <w:p w14:paraId="12ACD129" w14:textId="62E9EEED" w:rsidR="00663883" w:rsidRPr="00A057BC" w:rsidRDefault="009D375D" w:rsidP="00750989">
            <w:pPr>
              <w:spacing w:line="276" w:lineRule="auto"/>
              <w:jc w:val="center"/>
              <w:rPr>
                <w:color w:val="000000"/>
                <w:lang w:val="en-US"/>
              </w:rPr>
            </w:pPr>
            <w:r w:rsidRPr="00A057BC">
              <w:rPr>
                <w:color w:val="000000"/>
                <w:lang w:val="en-US"/>
              </w:rPr>
              <w:t>2x2</w:t>
            </w:r>
          </w:p>
        </w:tc>
        <w:tc>
          <w:tcPr>
            <w:tcW w:w="1292" w:type="dxa"/>
            <w:vAlign w:val="center"/>
          </w:tcPr>
          <w:p w14:paraId="0AE0CA52" w14:textId="7F3D7C7E" w:rsidR="00663883" w:rsidRPr="00A057BC" w:rsidRDefault="009D375D" w:rsidP="00750989">
            <w:pPr>
              <w:spacing w:line="276" w:lineRule="auto"/>
              <w:jc w:val="center"/>
              <w:rPr>
                <w:color w:val="000000"/>
              </w:rPr>
            </w:pPr>
            <w:r w:rsidRPr="00A057BC">
              <w:rPr>
                <w:color w:val="000000"/>
                <w:lang w:val="en-US"/>
              </w:rPr>
              <w:t>2</w:t>
            </w:r>
            <w:r w:rsidRPr="00A057BC">
              <w:rPr>
                <w:color w:val="000000"/>
              </w:rPr>
              <w:t>0,91</w:t>
            </w:r>
            <w:r w:rsidR="00750989" w:rsidRPr="00A057BC">
              <w:rPr>
                <w:color w:val="000000"/>
              </w:rPr>
              <w:t>%</w:t>
            </w:r>
          </w:p>
        </w:tc>
        <w:tc>
          <w:tcPr>
            <w:tcW w:w="1254" w:type="dxa"/>
            <w:vAlign w:val="center"/>
          </w:tcPr>
          <w:p w14:paraId="6CBE56A5" w14:textId="2F322ECC" w:rsidR="00663883" w:rsidRPr="00A057BC" w:rsidRDefault="009D375D" w:rsidP="00750989">
            <w:pPr>
              <w:spacing w:line="276" w:lineRule="auto"/>
              <w:jc w:val="center"/>
              <w:rPr>
                <w:color w:val="000000"/>
              </w:rPr>
            </w:pPr>
            <w:r w:rsidRPr="00A057BC">
              <w:rPr>
                <w:color w:val="000000"/>
              </w:rPr>
              <w:t>17,32%</w:t>
            </w:r>
          </w:p>
        </w:tc>
      </w:tr>
    </w:tbl>
    <w:p w14:paraId="2E6C237A" w14:textId="77777777" w:rsidR="00663883" w:rsidRPr="00A057BC" w:rsidRDefault="00663883" w:rsidP="00056F35">
      <w:pPr>
        <w:pBdr>
          <w:top w:val="nil"/>
          <w:left w:val="nil"/>
          <w:bottom w:val="nil"/>
          <w:right w:val="nil"/>
          <w:between w:val="nil"/>
        </w:pBdr>
        <w:shd w:val="clear" w:color="auto" w:fill="FFFFFF"/>
        <w:spacing w:line="276" w:lineRule="auto"/>
        <w:jc w:val="both"/>
        <w:rPr>
          <w:color w:val="000000"/>
          <w:lang w:val="en-US"/>
        </w:rPr>
      </w:pPr>
    </w:p>
    <w:p w14:paraId="0E4FA1DD" w14:textId="05828C2A" w:rsidR="00056F35" w:rsidRPr="00A057BC" w:rsidRDefault="00056F35" w:rsidP="00056F35">
      <w:pPr>
        <w:pBdr>
          <w:top w:val="nil"/>
          <w:left w:val="nil"/>
          <w:bottom w:val="nil"/>
          <w:right w:val="nil"/>
          <w:between w:val="nil"/>
        </w:pBdr>
        <w:shd w:val="clear" w:color="auto" w:fill="FFFFFF"/>
        <w:spacing w:line="276" w:lineRule="auto"/>
        <w:jc w:val="both"/>
        <w:rPr>
          <w:color w:val="000000"/>
        </w:rPr>
      </w:pPr>
      <w:r w:rsidRPr="00A057BC">
        <w:rPr>
          <w:color w:val="000000"/>
        </w:rPr>
        <w:t>Для планирования размера выборки в исследовании биоэквивалентности принято значение CV</w:t>
      </w:r>
      <w:r w:rsidRPr="00A057BC">
        <w:rPr>
          <w:color w:val="000000"/>
          <w:vertAlign w:val="subscript"/>
        </w:rPr>
        <w:t>intra</w:t>
      </w:r>
      <w:r w:rsidRPr="00A057BC">
        <w:rPr>
          <w:color w:val="000000"/>
        </w:rPr>
        <w:t xml:space="preserve"> для C</w:t>
      </w:r>
      <w:r w:rsidRPr="00A057BC">
        <w:rPr>
          <w:color w:val="000000"/>
          <w:vertAlign w:val="subscript"/>
        </w:rPr>
        <w:t>max</w:t>
      </w:r>
      <w:r w:rsidRPr="00A057BC">
        <w:rPr>
          <w:color w:val="000000"/>
        </w:rPr>
        <w:t xml:space="preserve"> = 23%.</w:t>
      </w:r>
    </w:p>
    <w:p w14:paraId="2001604C"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rPr>
      </w:pPr>
      <w:r w:rsidRPr="00A057BC">
        <w:rPr>
          <w:color w:val="000000"/>
        </w:rPr>
        <w:t>Выбор 23% располагается внутри приведенного диапазона и обеспечивает достаточный запас по мощности при возможных колебаниях вариабельности, что снижает риск недобора мощности и необходимости повторного исследования.</w:t>
      </w:r>
    </w:p>
    <w:p w14:paraId="6FD8023F"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rPr>
      </w:pPr>
      <w:r w:rsidRPr="00A057BC">
        <w:rPr>
          <w:color w:val="000000"/>
        </w:rPr>
        <w:t xml:space="preserve">Расчет выборки выполнен при помощи пакета </w:t>
      </w:r>
      <w:proofErr w:type="spellStart"/>
      <w:r w:rsidRPr="00A057BC">
        <w:rPr>
          <w:color w:val="000000"/>
        </w:rPr>
        <w:t>PowerTOST</w:t>
      </w:r>
      <w:proofErr w:type="spellEnd"/>
      <w:r w:rsidRPr="00A057BC">
        <w:rPr>
          <w:color w:val="000000"/>
        </w:rPr>
        <w:t xml:space="preserve"> (версия 1.5-7 от 2025-09-23) для свободной среды разработки программного обеспечения с открытым исходным кодом для языка программирования R (4.5.2 (2025-10-31) "</w:t>
      </w:r>
      <w:proofErr w:type="spellStart"/>
      <w:r w:rsidRPr="00A057BC">
        <w:rPr>
          <w:color w:val="000000"/>
        </w:rPr>
        <w:t>Not</w:t>
      </w:r>
      <w:proofErr w:type="spellEnd"/>
      <w:r w:rsidRPr="00A057BC">
        <w:rPr>
          <w:color w:val="000000"/>
        </w:rPr>
        <w:t xml:space="preserve"> </w:t>
      </w:r>
      <w:proofErr w:type="spellStart"/>
      <w:r w:rsidRPr="00A057BC">
        <w:rPr>
          <w:color w:val="000000"/>
        </w:rPr>
        <w:t>Part</w:t>
      </w:r>
      <w:proofErr w:type="spellEnd"/>
      <w:r w:rsidRPr="00A057BC">
        <w:rPr>
          <w:color w:val="000000"/>
        </w:rPr>
        <w:t xml:space="preserve"> in a </w:t>
      </w:r>
      <w:proofErr w:type="spellStart"/>
      <w:r w:rsidRPr="00A057BC">
        <w:rPr>
          <w:color w:val="000000"/>
        </w:rPr>
        <w:t>Rumble</w:t>
      </w:r>
      <w:proofErr w:type="spellEnd"/>
      <w:r w:rsidRPr="00A057BC">
        <w:rPr>
          <w:color w:val="000000"/>
        </w:rPr>
        <w:t>").</w:t>
      </w:r>
    </w:p>
    <w:p w14:paraId="4CDB2565"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rPr>
      </w:pPr>
    </w:p>
    <w:p w14:paraId="1BB2A588" w14:textId="36A1064D" w:rsidR="00056F35" w:rsidRPr="00A057BC" w:rsidRDefault="00056F35" w:rsidP="00056F35">
      <w:pPr>
        <w:pBdr>
          <w:top w:val="nil"/>
          <w:left w:val="nil"/>
          <w:bottom w:val="nil"/>
          <w:right w:val="nil"/>
          <w:between w:val="nil"/>
        </w:pBdr>
        <w:shd w:val="clear" w:color="auto" w:fill="FFFFFF"/>
        <w:spacing w:line="276" w:lineRule="auto"/>
        <w:jc w:val="both"/>
        <w:rPr>
          <w:color w:val="000000"/>
        </w:rPr>
      </w:pPr>
      <w:r w:rsidRPr="00A057BC">
        <w:rPr>
          <w:color w:val="000000"/>
        </w:rPr>
        <w:t xml:space="preserve">Для расчета использовался следующий программный код: &gt; </w:t>
      </w:r>
      <w:proofErr w:type="spellStart"/>
      <w:r w:rsidRPr="00A057BC">
        <w:rPr>
          <w:color w:val="000000"/>
        </w:rPr>
        <w:t>library</w:t>
      </w:r>
      <w:proofErr w:type="spellEnd"/>
      <w:r w:rsidRPr="00A057BC">
        <w:rPr>
          <w:color w:val="000000"/>
        </w:rPr>
        <w:t>(</w:t>
      </w:r>
      <w:proofErr w:type="spellStart"/>
      <w:r w:rsidRPr="00A057BC">
        <w:rPr>
          <w:color w:val="000000"/>
        </w:rPr>
        <w:t>PowerTOST</w:t>
      </w:r>
      <w:proofErr w:type="spellEnd"/>
      <w:r w:rsidRPr="00A057BC">
        <w:rPr>
          <w:color w:val="000000"/>
        </w:rPr>
        <w:t>):</w:t>
      </w:r>
      <w:r w:rsidR="00546F4A" w:rsidRPr="00A057BC">
        <w:rPr>
          <w:color w:val="000000"/>
        </w:rPr>
        <w:t xml:space="preserve"> </w:t>
      </w:r>
      <w:r w:rsidR="00750989" w:rsidRPr="00A057BC">
        <w:rPr>
          <w:color w:val="000000"/>
        </w:rPr>
        <w:t>«</w:t>
      </w:r>
      <w:proofErr w:type="spellStart"/>
      <w:r w:rsidRPr="00A057BC">
        <w:rPr>
          <w:color w:val="000000"/>
          <w:lang w:val="en-US"/>
        </w:rPr>
        <w:t>sampleN</w:t>
      </w:r>
      <w:proofErr w:type="spellEnd"/>
      <w:r w:rsidRPr="00A057BC">
        <w:rPr>
          <w:color w:val="000000"/>
        </w:rPr>
        <w:t>.</w:t>
      </w:r>
      <w:r w:rsidRPr="00A057BC">
        <w:rPr>
          <w:color w:val="000000"/>
          <w:lang w:val="en-US"/>
        </w:rPr>
        <w:t>TOST</w:t>
      </w:r>
      <w:r w:rsidRPr="00A057BC">
        <w:rPr>
          <w:color w:val="000000"/>
        </w:rPr>
        <w:t>(</w:t>
      </w:r>
      <w:r w:rsidRPr="00A057BC">
        <w:rPr>
          <w:color w:val="000000"/>
          <w:lang w:val="en-US"/>
        </w:rPr>
        <w:t>alpha</w:t>
      </w:r>
      <w:r w:rsidRPr="00A057BC">
        <w:rPr>
          <w:color w:val="000000"/>
        </w:rPr>
        <w:t xml:space="preserve"> = 0.05, </w:t>
      </w:r>
      <w:proofErr w:type="spellStart"/>
      <w:r w:rsidRPr="00A057BC">
        <w:rPr>
          <w:color w:val="000000"/>
          <w:lang w:val="en-US"/>
        </w:rPr>
        <w:t>targetpower</w:t>
      </w:r>
      <w:proofErr w:type="spellEnd"/>
      <w:r w:rsidRPr="00A057BC">
        <w:rPr>
          <w:color w:val="000000"/>
        </w:rPr>
        <w:t xml:space="preserve"> = 0.8, </w:t>
      </w:r>
      <w:r w:rsidRPr="00A057BC">
        <w:rPr>
          <w:color w:val="000000"/>
          <w:lang w:val="en-US"/>
        </w:rPr>
        <w:t>theta</w:t>
      </w:r>
      <w:r w:rsidRPr="00A057BC">
        <w:rPr>
          <w:color w:val="000000"/>
        </w:rPr>
        <w:t xml:space="preserve">0 = 0.95, </w:t>
      </w:r>
      <w:r w:rsidRPr="00A057BC">
        <w:rPr>
          <w:color w:val="000000"/>
          <w:lang w:val="en-US"/>
        </w:rPr>
        <w:t>CV</w:t>
      </w:r>
      <w:r w:rsidRPr="00A057BC">
        <w:rPr>
          <w:color w:val="000000"/>
        </w:rPr>
        <w:t xml:space="preserve"> = 0.23, </w:t>
      </w:r>
      <w:r w:rsidRPr="00A057BC">
        <w:rPr>
          <w:color w:val="000000"/>
          <w:lang w:val="en-US"/>
        </w:rPr>
        <w:t>design</w:t>
      </w:r>
      <w:r w:rsidRPr="00A057BC">
        <w:rPr>
          <w:color w:val="000000"/>
        </w:rPr>
        <w:t xml:space="preserve"> = "2</w:t>
      </w:r>
      <w:r w:rsidRPr="00A057BC">
        <w:rPr>
          <w:color w:val="000000"/>
          <w:lang w:val="en-US"/>
        </w:rPr>
        <w:t>x</w:t>
      </w:r>
      <w:r w:rsidRPr="00A057BC">
        <w:rPr>
          <w:color w:val="000000"/>
        </w:rPr>
        <w:t>2")</w:t>
      </w:r>
      <w:r w:rsidR="00750989" w:rsidRPr="00A057BC">
        <w:rPr>
          <w:color w:val="000000"/>
        </w:rPr>
        <w:t>»</w:t>
      </w:r>
    </w:p>
    <w:p w14:paraId="11B5E8D0" w14:textId="77777777" w:rsidR="00750989" w:rsidRPr="00A057BC" w:rsidRDefault="00750989" w:rsidP="00056F35">
      <w:pPr>
        <w:pBdr>
          <w:top w:val="nil"/>
          <w:left w:val="nil"/>
          <w:bottom w:val="nil"/>
          <w:right w:val="nil"/>
          <w:between w:val="nil"/>
        </w:pBdr>
        <w:shd w:val="clear" w:color="auto" w:fill="FFFFFF"/>
        <w:spacing w:line="276" w:lineRule="auto"/>
        <w:jc w:val="both"/>
        <w:rPr>
          <w:color w:val="000000"/>
        </w:rPr>
      </w:pPr>
    </w:p>
    <w:p w14:paraId="2F851DA3"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lang w:val="en-US"/>
        </w:rPr>
      </w:pPr>
      <w:r w:rsidRPr="00A057BC">
        <w:rPr>
          <w:color w:val="000000"/>
        </w:rPr>
        <w:t>Результат</w:t>
      </w:r>
      <w:r w:rsidRPr="00A057BC">
        <w:rPr>
          <w:color w:val="000000"/>
          <w:lang w:val="en-US"/>
        </w:rPr>
        <w:t>:</w:t>
      </w:r>
    </w:p>
    <w:p w14:paraId="356D24A9"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 Equivalence test - TOST +++++++++++</w:t>
      </w:r>
    </w:p>
    <w:p w14:paraId="3724394B"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 xml:space="preserve">            Sample size estimation</w:t>
      </w:r>
    </w:p>
    <w:p w14:paraId="03B6BA2E"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w:t>
      </w:r>
    </w:p>
    <w:p w14:paraId="14113893"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 xml:space="preserve">Study design: 2x2 crossover </w:t>
      </w:r>
    </w:p>
    <w:p w14:paraId="73B42C47"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log-transformed data (multiplicative model)</w:t>
      </w:r>
    </w:p>
    <w:p w14:paraId="2244B58C"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lastRenderedPageBreak/>
        <w:t>alpha = 0.05, target power = 0.8</w:t>
      </w:r>
    </w:p>
    <w:p w14:paraId="40F5769A"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 xml:space="preserve">BE margins = 0.8 ... 1.25 </w:t>
      </w:r>
    </w:p>
    <w:p w14:paraId="23D3DB5F"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True ratio = 0.95,  CV = 0.23</w:t>
      </w:r>
    </w:p>
    <w:p w14:paraId="65BFFBF2"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lang w:val="en-US"/>
        </w:rPr>
      </w:pPr>
      <w:r w:rsidRPr="00A057BC">
        <w:rPr>
          <w:color w:val="000000"/>
          <w:sz w:val="20"/>
          <w:szCs w:val="20"/>
          <w:lang w:val="en-US"/>
        </w:rPr>
        <w:t>Sample size (total)</w:t>
      </w:r>
    </w:p>
    <w:p w14:paraId="113168B4"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rPr>
      </w:pPr>
      <w:r w:rsidRPr="00A057BC">
        <w:rPr>
          <w:color w:val="000000"/>
          <w:sz w:val="20"/>
          <w:szCs w:val="20"/>
          <w:lang w:val="en-US"/>
        </w:rPr>
        <w:t xml:space="preserve"> </w:t>
      </w:r>
      <w:r w:rsidRPr="00A057BC">
        <w:rPr>
          <w:color w:val="000000"/>
          <w:sz w:val="20"/>
          <w:szCs w:val="20"/>
        </w:rPr>
        <w:t xml:space="preserve">n     </w:t>
      </w:r>
      <w:proofErr w:type="spellStart"/>
      <w:r w:rsidRPr="00A057BC">
        <w:rPr>
          <w:color w:val="000000"/>
          <w:sz w:val="20"/>
          <w:szCs w:val="20"/>
        </w:rPr>
        <w:t>power</w:t>
      </w:r>
      <w:proofErr w:type="spellEnd"/>
    </w:p>
    <w:p w14:paraId="2F8A898C" w14:textId="77777777" w:rsidR="00056F35" w:rsidRPr="00A057BC" w:rsidRDefault="00056F35" w:rsidP="00056F35">
      <w:pPr>
        <w:pBdr>
          <w:top w:val="nil"/>
          <w:left w:val="nil"/>
          <w:bottom w:val="nil"/>
          <w:right w:val="nil"/>
          <w:between w:val="nil"/>
        </w:pBdr>
        <w:shd w:val="clear" w:color="auto" w:fill="FFFFFF"/>
        <w:spacing w:line="276" w:lineRule="auto"/>
        <w:jc w:val="both"/>
        <w:rPr>
          <w:color w:val="000000"/>
          <w:sz w:val="20"/>
          <w:szCs w:val="20"/>
        </w:rPr>
      </w:pPr>
      <w:r w:rsidRPr="00A057BC">
        <w:rPr>
          <w:color w:val="000000"/>
          <w:sz w:val="20"/>
          <w:szCs w:val="20"/>
        </w:rPr>
        <w:t>24   0.806653</w:t>
      </w:r>
    </w:p>
    <w:p w14:paraId="3DB6470B" w14:textId="77777777" w:rsidR="00750989" w:rsidRPr="00A057BC" w:rsidRDefault="00750989" w:rsidP="00056F35">
      <w:pPr>
        <w:pBdr>
          <w:top w:val="nil"/>
          <w:left w:val="nil"/>
          <w:bottom w:val="nil"/>
          <w:right w:val="nil"/>
          <w:between w:val="nil"/>
        </w:pBdr>
        <w:shd w:val="clear" w:color="auto" w:fill="FFFFFF"/>
        <w:spacing w:line="276" w:lineRule="auto"/>
        <w:jc w:val="both"/>
        <w:rPr>
          <w:color w:val="000000"/>
          <w:sz w:val="20"/>
          <w:szCs w:val="20"/>
        </w:rPr>
      </w:pPr>
    </w:p>
    <w:p w14:paraId="158B5880" w14:textId="77777777" w:rsidR="00750989" w:rsidRPr="00A057BC" w:rsidRDefault="00750989" w:rsidP="00750989">
      <w:pPr>
        <w:spacing w:line="276" w:lineRule="auto"/>
        <w:jc w:val="both"/>
        <w:rPr>
          <w:color w:val="0D0D0D" w:themeColor="text1" w:themeTint="F2"/>
        </w:rPr>
      </w:pPr>
      <w:r w:rsidRPr="00A057BC">
        <w:rPr>
          <w:color w:val="000000"/>
        </w:rPr>
        <w:t xml:space="preserve">Исследование планируется проводить в соответствии с п. 45 Правил проведения исследований биоэквивалентности лекарственных препаратов в рамках ЕАЭС, утвержденных Решением Совета ЕЭК № 85 от 03.11.2016, и будет включать две независимые перекрестные части: исследование биоэквивалентности натощак и исследование биоэквивалентности после приема пищи. </w:t>
      </w:r>
      <w:r w:rsidRPr="00A057BC">
        <w:rPr>
          <w:color w:val="0D0D0D" w:themeColor="text1" w:themeTint="F2"/>
        </w:rPr>
        <w:t xml:space="preserve">Каждая часть исследования имеет </w:t>
      </w:r>
      <w:proofErr w:type="spellStart"/>
      <w:r w:rsidRPr="00A057BC">
        <w:rPr>
          <w:color w:val="0D0D0D" w:themeColor="text1" w:themeTint="F2"/>
        </w:rPr>
        <w:t>одноцентровой</w:t>
      </w:r>
      <w:proofErr w:type="spellEnd"/>
      <w:r w:rsidRPr="00A057BC">
        <w:rPr>
          <w:color w:val="0D0D0D" w:themeColor="text1" w:themeTint="F2"/>
        </w:rPr>
        <w:t xml:space="preserve">, открытый, рандомизированный, двухпериодный, </w:t>
      </w:r>
      <w:proofErr w:type="spellStart"/>
      <w:r w:rsidRPr="00A057BC">
        <w:rPr>
          <w:color w:val="0D0D0D" w:themeColor="text1" w:themeTint="F2"/>
        </w:rPr>
        <w:t>двухпоследовательный</w:t>
      </w:r>
      <w:proofErr w:type="spellEnd"/>
      <w:r w:rsidRPr="00A057BC">
        <w:rPr>
          <w:color w:val="0D0D0D" w:themeColor="text1" w:themeTint="F2"/>
        </w:rPr>
        <w:t>, перекрестный дизайн 2×2. В каждом периоде добровольцы однократно получают исследуемый или референтный препарат в соответствии с последовательностью рандомизации TR или RT. Добровольцы, включенные в одну часть исследования, не участвуют в другой части исследования.</w:t>
      </w:r>
    </w:p>
    <w:p w14:paraId="70CB96A0" w14:textId="024DAD6E" w:rsidR="00056F35" w:rsidRPr="00A057BC" w:rsidRDefault="00750989" w:rsidP="00750989">
      <w:pPr>
        <w:spacing w:line="276" w:lineRule="auto"/>
        <w:jc w:val="both"/>
        <w:rPr>
          <w:color w:val="0D0D0D" w:themeColor="text1" w:themeTint="F2"/>
        </w:rPr>
      </w:pPr>
      <w:r w:rsidRPr="00A057BC">
        <w:rPr>
          <w:color w:val="0D0D0D" w:themeColor="text1" w:themeTint="F2"/>
        </w:rPr>
        <w:t>Оценка биоэквивалентности и статистический анализ фармакокинетических параметров будут проводиться отдельно для условий приема натощак и после приема пищи.</w:t>
      </w:r>
    </w:p>
    <w:p w14:paraId="386F6BFA" w14:textId="17414DE0" w:rsidR="00056F35" w:rsidRPr="00A057BC" w:rsidRDefault="00056F35" w:rsidP="00056F35">
      <w:pPr>
        <w:pBdr>
          <w:top w:val="nil"/>
          <w:left w:val="nil"/>
          <w:bottom w:val="nil"/>
          <w:right w:val="nil"/>
          <w:between w:val="nil"/>
        </w:pBdr>
        <w:shd w:val="clear" w:color="auto" w:fill="FFFFFF"/>
        <w:spacing w:line="276" w:lineRule="auto"/>
        <w:jc w:val="both"/>
        <w:rPr>
          <w:color w:val="000000"/>
        </w:rPr>
      </w:pPr>
      <w:r w:rsidRPr="00A057BC">
        <w:rPr>
          <w:color w:val="000000"/>
        </w:rPr>
        <w:t xml:space="preserve">Таким образом в исследование следует включить минимум 24 добровольца в каждую из частей исследования. С учетом риска возможного выбывания </w:t>
      </w:r>
      <w:r w:rsidR="007A72F3" w:rsidRPr="00A057BC">
        <w:rPr>
          <w:color w:val="000000"/>
        </w:rPr>
        <w:t>добровольцев</w:t>
      </w:r>
      <w:r w:rsidRPr="00A057BC">
        <w:rPr>
          <w:color w:val="000000"/>
        </w:rPr>
        <w:t xml:space="preserve"> в ходе исследования по различным причинам, в каждую часть исследования планируется рандомизировать по 28 добровольцев (с учетом доли выбывших на уровне 15%). С учетом возможных скрининговых неудач планируется скринировать до 31 добровольца в каждую часть исследования.</w:t>
      </w:r>
    </w:p>
    <w:p w14:paraId="0430CFDA" w14:textId="00D72362" w:rsidR="00056F35" w:rsidRPr="00A057BC" w:rsidRDefault="00056F35" w:rsidP="004D10BF">
      <w:pPr>
        <w:pBdr>
          <w:top w:val="nil"/>
          <w:left w:val="nil"/>
          <w:bottom w:val="nil"/>
          <w:right w:val="nil"/>
          <w:between w:val="nil"/>
        </w:pBdr>
        <w:shd w:val="clear" w:color="auto" w:fill="FFFFFF"/>
        <w:spacing w:line="276" w:lineRule="auto"/>
        <w:jc w:val="both"/>
        <w:rPr>
          <w:color w:val="000000"/>
        </w:rPr>
      </w:pPr>
      <w:r w:rsidRPr="00A057BC">
        <w:rPr>
          <w:color w:val="000000"/>
        </w:rPr>
        <w:t>Таким образом общее количество рандомизированных добровольцев будет равным 56. С учетом возможных скрининговых неудач планируется скринировать 62 добровольцев.</w:t>
      </w:r>
    </w:p>
    <w:p w14:paraId="7CDE81F3" w14:textId="73DEE9DC" w:rsidR="003736CB" w:rsidRPr="00A057BC" w:rsidRDefault="00750989" w:rsidP="00750989">
      <w:pPr>
        <w:pBdr>
          <w:top w:val="nil"/>
          <w:left w:val="nil"/>
          <w:bottom w:val="nil"/>
          <w:right w:val="nil"/>
          <w:between w:val="nil"/>
        </w:pBdr>
        <w:shd w:val="clear" w:color="auto" w:fill="FFFFFF"/>
        <w:spacing w:line="276" w:lineRule="auto"/>
        <w:jc w:val="both"/>
        <w:rPr>
          <w:color w:val="000000"/>
        </w:rPr>
      </w:pPr>
      <w:r w:rsidRPr="00A057BC">
        <w:rPr>
          <w:color w:val="000000"/>
        </w:rPr>
        <w:t>Если число добровольцев, окончивших исследование, будет недостаточным для обеспечения 80%-ой мощности статистического критерия, будет введена поправка к протоколу о дополнительном исследовании и, после ее одобрения МЗ, проведено исследование с необходимым числом добровольцев.</w:t>
      </w:r>
    </w:p>
    <w:p w14:paraId="6B65D4C1" w14:textId="77777777" w:rsidR="00F322E7" w:rsidRPr="00A057BC" w:rsidRDefault="008D1B42" w:rsidP="004D10BF">
      <w:pPr>
        <w:pStyle w:val="20"/>
        <w:spacing w:after="0" w:line="276" w:lineRule="auto"/>
        <w:jc w:val="both"/>
        <w:rPr>
          <w:rFonts w:cs="Times New Roman"/>
          <w:color w:val="0D0D0D" w:themeColor="text1" w:themeTint="F2"/>
        </w:rPr>
      </w:pPr>
      <w:bookmarkStart w:id="1589" w:name="_Toc203135974"/>
      <w:bookmarkStart w:id="1590" w:name="_Toc233373603"/>
      <w:r w:rsidRPr="00A057BC">
        <w:rPr>
          <w:rFonts w:cs="Times New Roman"/>
          <w:color w:val="0D0D0D" w:themeColor="text1" w:themeTint="F2"/>
        </w:rPr>
        <w:t>11.9.</w:t>
      </w:r>
      <w:r w:rsidRPr="00A057BC">
        <w:rPr>
          <w:rFonts w:cs="Times New Roman"/>
          <w:color w:val="0D0D0D" w:themeColor="text1" w:themeTint="F2"/>
        </w:rPr>
        <w:tab/>
        <w:t>Применяемый уровень значимости</w:t>
      </w:r>
      <w:bookmarkEnd w:id="1589"/>
      <w:bookmarkEnd w:id="1590"/>
    </w:p>
    <w:p w14:paraId="54373F3F" w14:textId="6E1F9503" w:rsidR="004830FF" w:rsidRPr="00A057BC" w:rsidRDefault="003736CB" w:rsidP="004D10BF">
      <w:pPr>
        <w:spacing w:line="276" w:lineRule="auto"/>
        <w:jc w:val="both"/>
        <w:rPr>
          <w:b/>
        </w:rPr>
      </w:pPr>
      <w:r w:rsidRPr="00A057BC">
        <w:t>В данном исследовании общий уровень значимости установлен на α = 0,05</w:t>
      </w:r>
      <w:bookmarkStart w:id="1591" w:name="_Toc203135975"/>
      <w:r w:rsidR="006D21A3" w:rsidRPr="00A057BC">
        <w:t>.</w:t>
      </w:r>
    </w:p>
    <w:p w14:paraId="5CB99D48" w14:textId="09DF3D17" w:rsidR="00F322E7" w:rsidRPr="00A057BC" w:rsidRDefault="008D1B42" w:rsidP="004D10BF">
      <w:pPr>
        <w:pStyle w:val="20"/>
        <w:spacing w:after="0" w:line="276" w:lineRule="auto"/>
        <w:jc w:val="both"/>
        <w:rPr>
          <w:rFonts w:cs="Times New Roman"/>
          <w:color w:val="0D0D0D" w:themeColor="text1" w:themeTint="F2"/>
        </w:rPr>
      </w:pPr>
      <w:bookmarkStart w:id="1592" w:name="_Toc233373604"/>
      <w:r w:rsidRPr="00A057BC">
        <w:rPr>
          <w:rFonts w:cs="Times New Roman"/>
          <w:color w:val="0D0D0D" w:themeColor="text1" w:themeTint="F2"/>
        </w:rPr>
        <w:t>11.10.</w:t>
      </w:r>
      <w:r w:rsidRPr="00A057BC">
        <w:rPr>
          <w:rFonts w:cs="Times New Roman"/>
          <w:color w:val="0D0D0D" w:themeColor="text1" w:themeTint="F2"/>
        </w:rPr>
        <w:tab/>
        <w:t>Критерии прекращения исследования</w:t>
      </w:r>
      <w:bookmarkEnd w:id="1591"/>
      <w:bookmarkEnd w:id="1592"/>
    </w:p>
    <w:p w14:paraId="57D3AFEB"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Прекращения исследования по результатам статистического анализа не предусмотрено.</w:t>
      </w:r>
    </w:p>
    <w:p w14:paraId="6F109F43" w14:textId="77777777" w:rsidR="00F322E7" w:rsidRPr="00A057BC" w:rsidRDefault="008D1B42" w:rsidP="004D10BF">
      <w:pPr>
        <w:pStyle w:val="20"/>
        <w:spacing w:after="0" w:line="276" w:lineRule="auto"/>
        <w:jc w:val="both"/>
        <w:rPr>
          <w:rFonts w:cs="Times New Roman"/>
          <w:color w:val="0D0D0D" w:themeColor="text1" w:themeTint="F2"/>
        </w:rPr>
      </w:pPr>
      <w:bookmarkStart w:id="1593" w:name="_Toc203135976"/>
      <w:bookmarkStart w:id="1594" w:name="_Toc233373605"/>
      <w:r w:rsidRPr="00A057BC">
        <w:rPr>
          <w:rFonts w:cs="Times New Roman"/>
          <w:color w:val="0D0D0D" w:themeColor="text1" w:themeTint="F2"/>
        </w:rPr>
        <w:t>11.11.</w:t>
      </w:r>
      <w:r w:rsidRPr="00A057BC">
        <w:rPr>
          <w:rFonts w:cs="Times New Roman"/>
          <w:color w:val="0D0D0D" w:themeColor="text1" w:themeTint="F2"/>
        </w:rPr>
        <w:tab/>
        <w:t>Процедуры учета отсутствующих, не подлежащих анализу и сомнительных данных</w:t>
      </w:r>
      <w:bookmarkEnd w:id="1593"/>
      <w:bookmarkEnd w:id="1594"/>
    </w:p>
    <w:p w14:paraId="6BBAC5D2"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Замещение отсутствующих данных не предусмотрено.</w:t>
      </w:r>
    </w:p>
    <w:p w14:paraId="77440C7C" w14:textId="77777777" w:rsidR="00F322E7" w:rsidRPr="00A057BC" w:rsidRDefault="008D1B42" w:rsidP="004D10BF">
      <w:pPr>
        <w:pStyle w:val="20"/>
        <w:spacing w:after="0" w:line="276" w:lineRule="auto"/>
        <w:jc w:val="both"/>
        <w:rPr>
          <w:rFonts w:cs="Times New Roman"/>
          <w:color w:val="0D0D0D" w:themeColor="text1" w:themeTint="F2"/>
        </w:rPr>
      </w:pPr>
      <w:bookmarkStart w:id="1595" w:name="_Toc203135977"/>
      <w:bookmarkStart w:id="1596" w:name="_Toc233373606"/>
      <w:r w:rsidRPr="00A057BC">
        <w:rPr>
          <w:rFonts w:cs="Times New Roman"/>
          <w:color w:val="0D0D0D" w:themeColor="text1" w:themeTint="F2"/>
        </w:rPr>
        <w:t>11.12.</w:t>
      </w:r>
      <w:r w:rsidRPr="00A057BC">
        <w:rPr>
          <w:rFonts w:cs="Times New Roman"/>
          <w:color w:val="0D0D0D" w:themeColor="text1" w:themeTint="F2"/>
        </w:rPr>
        <w:tab/>
        <w:t>Процедуры сообщения о любых отклонениях от первоначального статистического плана</w:t>
      </w:r>
      <w:bookmarkEnd w:id="1595"/>
      <w:bookmarkEnd w:id="1596"/>
    </w:p>
    <w:p w14:paraId="089FF35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Все отклонения будут представлены и обоснованы в статистическом отчете.</w:t>
      </w:r>
    </w:p>
    <w:p w14:paraId="7B47725F" w14:textId="77777777" w:rsidR="00F322E7" w:rsidRPr="00A057BC" w:rsidRDefault="008D1B42" w:rsidP="004D10BF">
      <w:pPr>
        <w:pStyle w:val="20"/>
        <w:spacing w:after="0" w:line="276" w:lineRule="auto"/>
        <w:jc w:val="both"/>
        <w:rPr>
          <w:rFonts w:cs="Times New Roman"/>
          <w:color w:val="0D0D0D" w:themeColor="text1" w:themeTint="F2"/>
        </w:rPr>
      </w:pPr>
      <w:bookmarkStart w:id="1597" w:name="_Toc203135978"/>
      <w:bookmarkStart w:id="1598" w:name="_Toc233373607"/>
      <w:r w:rsidRPr="00A057BC">
        <w:rPr>
          <w:rFonts w:cs="Times New Roman"/>
          <w:color w:val="0D0D0D" w:themeColor="text1" w:themeTint="F2"/>
        </w:rPr>
        <w:lastRenderedPageBreak/>
        <w:t>11.13. Популяции для анализа</w:t>
      </w:r>
      <w:bookmarkEnd w:id="1597"/>
      <w:bookmarkEnd w:id="1598"/>
    </w:p>
    <w:p w14:paraId="7EFBACEE"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Индивидуальные параметры и профили фармакокинетики будут определены у всех добровольцев, у которых будут получены образцы крови для фармакокинетического анализа, в том числе у досрочно выбывших. В статистический анализ фармакокинетики и биоэквивалентности будут включены добровольцы, завершившие исследование в соответствии с данным протоколом.</w:t>
      </w:r>
    </w:p>
    <w:p w14:paraId="18262192"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Популяция безопасности будет состоять из всех добровольцев, получивших хотя бы одну дозу препарата исследования или препарата сравнения.</w:t>
      </w:r>
    </w:p>
    <w:p w14:paraId="09E2A24D" w14:textId="77777777" w:rsidR="00F322E7" w:rsidRPr="00A057BC" w:rsidRDefault="008D1B42" w:rsidP="004D10BF">
      <w:pPr>
        <w:pStyle w:val="20"/>
        <w:spacing w:after="0" w:line="276" w:lineRule="auto"/>
        <w:jc w:val="both"/>
        <w:rPr>
          <w:rFonts w:cs="Times New Roman"/>
          <w:color w:val="0D0D0D" w:themeColor="text1" w:themeTint="F2"/>
        </w:rPr>
      </w:pPr>
      <w:bookmarkStart w:id="1599" w:name="_Toc203135979"/>
      <w:bookmarkStart w:id="1600" w:name="_Toc233373608"/>
      <w:r w:rsidRPr="00A057BC">
        <w:rPr>
          <w:rFonts w:cs="Times New Roman"/>
          <w:color w:val="0D0D0D" w:themeColor="text1" w:themeTint="F2"/>
        </w:rPr>
        <w:t>11.14. Исключение резко выделяющихся наблюдений</w:t>
      </w:r>
      <w:bookmarkEnd w:id="1599"/>
      <w:bookmarkEnd w:id="1600"/>
      <w:r w:rsidRPr="00A057BC">
        <w:rPr>
          <w:rFonts w:cs="Times New Roman"/>
          <w:color w:val="0D0D0D" w:themeColor="text1" w:themeTint="F2"/>
        </w:rPr>
        <w:t xml:space="preserve"> </w:t>
      </w:r>
    </w:p>
    <w:p w14:paraId="567929A8" w14:textId="0328803D" w:rsidR="00F322E7" w:rsidRPr="00A057BC" w:rsidRDefault="008D1B42" w:rsidP="004D10BF">
      <w:pPr>
        <w:spacing w:line="276" w:lineRule="auto"/>
        <w:jc w:val="both"/>
        <w:rPr>
          <w:color w:val="0D0D0D" w:themeColor="text1" w:themeTint="F2"/>
        </w:rPr>
      </w:pPr>
      <w:r w:rsidRPr="00A057BC">
        <w:rPr>
          <w:color w:val="0D0D0D" w:themeColor="text1" w:themeTint="F2"/>
        </w:rPr>
        <w:t>Допускается исключение</w:t>
      </w:r>
      <w:r w:rsidR="00323C39" w:rsidRPr="00A057BC">
        <w:rPr>
          <w:color w:val="0D0D0D" w:themeColor="text1" w:themeTint="F2"/>
        </w:rPr>
        <w:t xml:space="preserve"> из статистического анализа данных</w:t>
      </w:r>
      <w:r w:rsidRPr="00A057BC">
        <w:rPr>
          <w:color w:val="0D0D0D" w:themeColor="text1" w:themeTint="F2"/>
        </w:rPr>
        <w:t xml:space="preserve"> добровольцев, у которых уровень лекарственного средства в нулевой пробе крови составлял более 5% от значения C</w:t>
      </w:r>
      <w:r w:rsidRPr="00A057BC">
        <w:rPr>
          <w:color w:val="0D0D0D" w:themeColor="text1" w:themeTint="F2"/>
          <w:vertAlign w:val="subscript"/>
        </w:rPr>
        <w:t>max</w:t>
      </w:r>
      <w:r w:rsidRPr="00A057BC">
        <w:rPr>
          <w:color w:val="0D0D0D" w:themeColor="text1" w:themeTint="F2"/>
        </w:rPr>
        <w:t xml:space="preserve">, и добровольцев, у которых после приема референтного препарата (R) значение AUC оказалось меньше 5% от среднегеометрического значения AUC, вычисленного для референтного препарата без учета выбросов. Эти случаи должны быть описаны и проанализированы в отчете. </w:t>
      </w:r>
    </w:p>
    <w:p w14:paraId="013FE907" w14:textId="43CC4B46" w:rsidR="00F322E7" w:rsidRPr="00A057BC" w:rsidRDefault="008D1B42" w:rsidP="004D10BF">
      <w:pPr>
        <w:pStyle w:val="20"/>
        <w:spacing w:after="0" w:line="276" w:lineRule="auto"/>
        <w:jc w:val="both"/>
        <w:rPr>
          <w:rFonts w:cs="Times New Roman"/>
          <w:color w:val="0D0D0D" w:themeColor="text1" w:themeTint="F2"/>
        </w:rPr>
      </w:pPr>
      <w:bookmarkStart w:id="1601" w:name="_Toc203135980"/>
      <w:bookmarkStart w:id="1602" w:name="_Toc233373609"/>
      <w:r w:rsidRPr="00A057BC">
        <w:rPr>
          <w:rFonts w:cs="Times New Roman"/>
          <w:color w:val="0D0D0D" w:themeColor="text1" w:themeTint="F2"/>
        </w:rPr>
        <w:t>11.15. Пред</w:t>
      </w:r>
      <w:r w:rsidR="00323C39" w:rsidRPr="00A057BC">
        <w:rPr>
          <w:rFonts w:cs="Times New Roman"/>
          <w:color w:val="0D0D0D" w:themeColor="text1" w:themeTint="F2"/>
        </w:rPr>
        <w:t>о</w:t>
      </w:r>
      <w:r w:rsidRPr="00A057BC">
        <w:rPr>
          <w:rFonts w:cs="Times New Roman"/>
          <w:color w:val="0D0D0D" w:themeColor="text1" w:themeTint="F2"/>
        </w:rPr>
        <w:t>ставление результатов</w:t>
      </w:r>
      <w:bookmarkEnd w:id="1601"/>
      <w:bookmarkEnd w:id="1602"/>
    </w:p>
    <w:p w14:paraId="0BDB609A" w14:textId="5D9C7560"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Результаты фармакокинетического и статистического анализа будут представлены в соответствии с требованиями Правил проведения исследований биоэквивалентности. В отчет будут включены все индивидуальные значения концентраций (в цифровом и графическом варианте) и фармакокинетических параметров, а также параметры описательной статистики (среднее арифметическое, среднее геометрическое, медиана, стандартное отклонение, коэффициент вариации, максимальные и минимальные значения) и результаты дисперсионного анализа и анализа 90% ДИ, оценка мощности исследования. </w:t>
      </w:r>
    </w:p>
    <w:p w14:paraId="7A15AA1E" w14:textId="77777777" w:rsidR="00F322E7" w:rsidRPr="00A057BC" w:rsidRDefault="008D1B42" w:rsidP="004D10BF">
      <w:pPr>
        <w:pStyle w:val="1"/>
        <w:spacing w:after="0" w:line="276" w:lineRule="auto"/>
        <w:jc w:val="both"/>
        <w:rPr>
          <w:rFonts w:cs="Times New Roman"/>
          <w:color w:val="0D0D0D" w:themeColor="text1" w:themeTint="F2"/>
        </w:rPr>
      </w:pPr>
      <w:bookmarkStart w:id="1603" w:name="_Toc203135981"/>
      <w:bookmarkStart w:id="1604" w:name="_Toc233373610"/>
      <w:r w:rsidRPr="00A057BC">
        <w:rPr>
          <w:rFonts w:cs="Times New Roman"/>
          <w:color w:val="0D0D0D" w:themeColor="text1" w:themeTint="F2"/>
        </w:rPr>
        <w:t>12. Прямой доступ к первичным данным</w:t>
      </w:r>
      <w:bookmarkEnd w:id="1603"/>
      <w:bookmarkEnd w:id="1604"/>
    </w:p>
    <w:p w14:paraId="2C2C32C1"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обязанность исследователя входит обеспечить прямой доступ к первичным данным/документации для целей мониторинга, аудита, экспертизы, а также инспекции со стороны уполномоченных органов.</w:t>
      </w:r>
    </w:p>
    <w:p w14:paraId="36A3DCEC"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Файл исследователя должен содержать полную информацию об исследовании, с указанием всех событий и времени, в которое они происходили.</w:t>
      </w:r>
    </w:p>
    <w:p w14:paraId="475F1629" w14:textId="77777777" w:rsidR="00F322E7" w:rsidRPr="00A057BC" w:rsidRDefault="008D1B42" w:rsidP="004D10BF">
      <w:pPr>
        <w:pStyle w:val="1"/>
        <w:spacing w:after="0" w:line="276" w:lineRule="auto"/>
        <w:jc w:val="both"/>
        <w:rPr>
          <w:rFonts w:cs="Times New Roman"/>
          <w:color w:val="0D0D0D" w:themeColor="text1" w:themeTint="F2"/>
        </w:rPr>
      </w:pPr>
      <w:bookmarkStart w:id="1605" w:name="_Toc203135982"/>
      <w:bookmarkStart w:id="1606" w:name="_Toc233373611"/>
      <w:r w:rsidRPr="00A057BC">
        <w:rPr>
          <w:rFonts w:cs="Times New Roman"/>
          <w:color w:val="0D0D0D" w:themeColor="text1" w:themeTint="F2"/>
        </w:rPr>
        <w:t>13. Поправки к протоколу и отклонения от протокола</w:t>
      </w:r>
      <w:bookmarkEnd w:id="1605"/>
      <w:bookmarkEnd w:id="1606"/>
    </w:p>
    <w:p w14:paraId="25E2073A" w14:textId="77777777" w:rsidR="00F322E7" w:rsidRPr="00A057BC" w:rsidRDefault="008D1B42" w:rsidP="004D10BF">
      <w:pPr>
        <w:pStyle w:val="20"/>
        <w:spacing w:after="0" w:line="276" w:lineRule="auto"/>
        <w:jc w:val="both"/>
        <w:rPr>
          <w:rFonts w:cs="Times New Roman"/>
          <w:color w:val="0D0D0D" w:themeColor="text1" w:themeTint="F2"/>
        </w:rPr>
      </w:pPr>
      <w:bookmarkStart w:id="1607" w:name="_Toc203135983"/>
      <w:bookmarkStart w:id="1608" w:name="_Toc233373612"/>
      <w:r w:rsidRPr="00A057BC">
        <w:rPr>
          <w:rFonts w:cs="Times New Roman"/>
          <w:color w:val="0D0D0D" w:themeColor="text1" w:themeTint="F2"/>
        </w:rPr>
        <w:t>13.1. Поправки к протоколу</w:t>
      </w:r>
      <w:bookmarkEnd w:id="1607"/>
      <w:bookmarkEnd w:id="1608"/>
    </w:p>
    <w:p w14:paraId="6B3BF7DC"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Поправки к разделам клинического исследования считаются существенными, если они могут повлиять на:</w:t>
      </w:r>
    </w:p>
    <w:p w14:paraId="76A0B12C"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а) безопасность или физическое либо психическое благополучие пациента;</w:t>
      </w:r>
    </w:p>
    <w:p w14:paraId="0DB9E7BD"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б) научную ценность исследования.</w:t>
      </w:r>
    </w:p>
    <w:p w14:paraId="2FFBEFCA"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В случае внесения изменений в протокол клинического исследования спонсор для рассмотрения поправки в качестве существенной дает оценку значимости поправки в отношении риска и ожидаемой пользы для пациента исследования, а также научной ценности исследования. В случае необходимости внесения существенной поправки будет получено соответствующее разрешение со стороны Министерства здравоохранения Российской Федерации после экспертизы предоставленных Спонсором материалов.</w:t>
      </w:r>
    </w:p>
    <w:p w14:paraId="6F2ADFB6" w14:textId="77777777" w:rsidR="00F322E7" w:rsidRPr="00A057BC" w:rsidRDefault="008D1B42" w:rsidP="004D10BF">
      <w:pPr>
        <w:pStyle w:val="20"/>
        <w:spacing w:after="0" w:line="276" w:lineRule="auto"/>
        <w:jc w:val="both"/>
        <w:rPr>
          <w:rFonts w:cs="Times New Roman"/>
          <w:color w:val="0D0D0D" w:themeColor="text1" w:themeTint="F2"/>
        </w:rPr>
      </w:pPr>
      <w:bookmarkStart w:id="1609" w:name="_Toc203135984"/>
      <w:bookmarkStart w:id="1610" w:name="_Toc233373613"/>
      <w:r w:rsidRPr="00A057BC">
        <w:rPr>
          <w:rFonts w:cs="Times New Roman"/>
          <w:color w:val="0D0D0D" w:themeColor="text1" w:themeTint="F2"/>
        </w:rPr>
        <w:lastRenderedPageBreak/>
        <w:t>13.2. Отклонения от протокола</w:t>
      </w:r>
      <w:bookmarkEnd w:id="1609"/>
      <w:bookmarkEnd w:id="1610"/>
    </w:p>
    <w:p w14:paraId="5AD54652"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Исследователь проводит исследование в соответствии с утвержденным протоколом, одобренным соответствующими регуляторными органами. </w:t>
      </w:r>
    </w:p>
    <w:p w14:paraId="42F7A5B6"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Любое отклонение от протокола в ходе его выполнения должно быть задокументировано.</w:t>
      </w:r>
    </w:p>
    <w:p w14:paraId="319CFC81" w14:textId="676F9CFB"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Все отклонения от протокола классифицируются на </w:t>
      </w:r>
      <w:commentRangeStart w:id="1611"/>
      <w:commentRangeStart w:id="1612"/>
      <w:r w:rsidRPr="00A057BC">
        <w:rPr>
          <w:color w:val="0D0D0D" w:themeColor="text1" w:themeTint="F2"/>
        </w:rPr>
        <w:t>Значи</w:t>
      </w:r>
      <w:r w:rsidR="00001A7B" w:rsidRPr="00A057BC">
        <w:rPr>
          <w:color w:val="0D0D0D" w:themeColor="text1" w:themeTint="F2"/>
        </w:rPr>
        <w:t>мые</w:t>
      </w:r>
      <w:r w:rsidRPr="00A057BC">
        <w:rPr>
          <w:color w:val="0D0D0D" w:themeColor="text1" w:themeTint="F2"/>
        </w:rPr>
        <w:t xml:space="preserve"> и Незначи</w:t>
      </w:r>
      <w:r w:rsidR="00001A7B" w:rsidRPr="00A057BC">
        <w:rPr>
          <w:color w:val="0D0D0D" w:themeColor="text1" w:themeTint="F2"/>
        </w:rPr>
        <w:t>мые</w:t>
      </w:r>
      <w:r w:rsidRPr="00A057BC">
        <w:rPr>
          <w:color w:val="0D0D0D" w:themeColor="text1" w:themeTint="F2"/>
        </w:rPr>
        <w:t>.</w:t>
      </w:r>
    </w:p>
    <w:p w14:paraId="6E8F9BFB" w14:textId="74DE56BD" w:rsidR="00F322E7" w:rsidRPr="00A057BC" w:rsidRDefault="008D1B42" w:rsidP="004D10BF">
      <w:pPr>
        <w:spacing w:line="276" w:lineRule="auto"/>
        <w:jc w:val="both"/>
        <w:rPr>
          <w:color w:val="0D0D0D" w:themeColor="text1" w:themeTint="F2"/>
        </w:rPr>
      </w:pPr>
      <w:commentRangeStart w:id="1613"/>
      <w:commentRangeStart w:id="1614"/>
      <w:r w:rsidRPr="00A057BC">
        <w:rPr>
          <w:color w:val="0D0D0D" w:themeColor="text1" w:themeTint="F2"/>
        </w:rPr>
        <w:t>Значи</w:t>
      </w:r>
      <w:r w:rsidR="00001A7B" w:rsidRPr="00A057BC">
        <w:rPr>
          <w:color w:val="0D0D0D" w:themeColor="text1" w:themeTint="F2"/>
        </w:rPr>
        <w:t>мыми</w:t>
      </w:r>
      <w:r w:rsidRPr="00A057BC">
        <w:rPr>
          <w:color w:val="0D0D0D" w:themeColor="text1" w:themeTint="F2"/>
        </w:rPr>
        <w:t xml:space="preserve"> отклонениями считаются отклонения, которые могут привести к исключению данных из анализа</w:t>
      </w:r>
      <w:ins w:id="1615" w:author="Автор" w:date="2026-08-25T17:53:00Z">
        <w:r w:rsidR="0010444D">
          <w:rPr>
            <w:color w:val="0D0D0D" w:themeColor="text1" w:themeTint="F2"/>
          </w:rPr>
          <w:t xml:space="preserve"> и</w:t>
        </w:r>
        <w:r w:rsidR="0010444D" w:rsidRPr="00361523">
          <w:rPr>
            <w:color w:val="0D0D0D" w:themeColor="text1" w:themeTint="F2"/>
            <w:rPrChange w:id="1616" w:author="Автор" w:date="2026-08-25T17:53:00Z">
              <w:rPr>
                <w:color w:val="0D0D0D" w:themeColor="text1" w:themeTint="F2"/>
                <w:lang w:val="en-US"/>
              </w:rPr>
            </w:rPrChange>
          </w:rPr>
          <w:t>/</w:t>
        </w:r>
        <w:r w:rsidR="0010444D">
          <w:rPr>
            <w:color w:val="0D0D0D" w:themeColor="text1" w:themeTint="F2"/>
          </w:rPr>
          <w:t>или повлиять на б</w:t>
        </w:r>
      </w:ins>
      <w:ins w:id="1617" w:author="Автор" w:date="2026-08-25T17:54:00Z">
        <w:r w:rsidR="0010444D">
          <w:rPr>
            <w:color w:val="0D0D0D" w:themeColor="text1" w:themeTint="F2"/>
          </w:rPr>
          <w:t>езопасность и права субъектов</w:t>
        </w:r>
      </w:ins>
      <w:r w:rsidRPr="00A057BC">
        <w:rPr>
          <w:color w:val="0D0D0D" w:themeColor="text1" w:themeTint="F2"/>
        </w:rPr>
        <w:t>.</w:t>
      </w:r>
      <w:commentRangeEnd w:id="1613"/>
      <w:r w:rsidR="00DB186D">
        <w:rPr>
          <w:rStyle w:val="a8"/>
        </w:rPr>
        <w:commentReference w:id="1613"/>
      </w:r>
      <w:commentRangeEnd w:id="1614"/>
      <w:r w:rsidR="0010444D">
        <w:rPr>
          <w:rStyle w:val="a8"/>
        </w:rPr>
        <w:commentReference w:id="1614"/>
      </w:r>
    </w:p>
    <w:p w14:paraId="6216E5ED" w14:textId="643F7E32" w:rsidR="00726764" w:rsidRPr="00A057BC" w:rsidRDefault="0072676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rPr>
        <w:t xml:space="preserve">Следующие отклонения от данного протокола считаются </w:t>
      </w:r>
      <w:del w:id="1618" w:author="Автор" w:date="2026-08-24T17:40:00Z">
        <w:r w:rsidRPr="00A057BC" w:rsidDel="00BF30B6">
          <w:rPr>
            <w:color w:val="0D0D0D" w:themeColor="text1" w:themeTint="F2"/>
            <w:u w:color="000000"/>
            <w:bdr w:val="nil"/>
          </w:rPr>
          <w:delText>значительными</w:delText>
        </w:r>
      </w:del>
      <w:ins w:id="1619" w:author="Автор" w:date="2026-08-24T17:40:00Z">
        <w:r w:rsidR="00BF30B6">
          <w:rPr>
            <w:color w:val="0D0D0D" w:themeColor="text1" w:themeTint="F2"/>
            <w:u w:color="000000"/>
            <w:bdr w:val="nil"/>
          </w:rPr>
          <w:t>значимыми</w:t>
        </w:r>
      </w:ins>
      <w:r w:rsidRPr="00A057BC">
        <w:rPr>
          <w:color w:val="0D0D0D" w:themeColor="text1" w:themeTint="F2"/>
          <w:u w:color="000000"/>
          <w:bdr w:val="nil"/>
        </w:rPr>
        <w:t>:</w:t>
      </w:r>
      <w:r w:rsidRPr="00A057BC">
        <w:rPr>
          <w:b/>
          <w:bCs/>
          <w:color w:val="0D0D0D" w:themeColor="text1" w:themeTint="F2"/>
          <w:u w:color="000000"/>
          <w:bdr w:val="nil"/>
        </w:rPr>
        <w:t xml:space="preserve"> </w:t>
      </w:r>
      <w:commentRangeEnd w:id="1611"/>
      <w:r w:rsidR="008E5F9C">
        <w:rPr>
          <w:rStyle w:val="a8"/>
        </w:rPr>
        <w:commentReference w:id="1611"/>
      </w:r>
      <w:commentRangeEnd w:id="1612"/>
      <w:r w:rsidR="0010444D">
        <w:rPr>
          <w:rStyle w:val="a8"/>
        </w:rPr>
        <w:commentReference w:id="1612"/>
      </w:r>
    </w:p>
    <w:p w14:paraId="237F9A41" w14:textId="6F800A60"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 xml:space="preserve">нарушение процедуры отбора здоровых </w:t>
      </w:r>
      <w:r w:rsidR="007A72F3" w:rsidRPr="00A057BC">
        <w:rPr>
          <w:color w:val="0D0D0D" w:themeColor="text1" w:themeTint="F2"/>
        </w:rPr>
        <w:t>добровольцев</w:t>
      </w:r>
      <w:r w:rsidRPr="00A057BC">
        <w:rPr>
          <w:color w:val="0D0D0D" w:themeColor="text1" w:themeTint="F2"/>
        </w:rPr>
        <w:t xml:space="preserve"> </w:t>
      </w:r>
      <w:commentRangeStart w:id="1620"/>
      <w:commentRangeStart w:id="1621"/>
      <w:r w:rsidRPr="00A057BC">
        <w:rPr>
          <w:color w:val="0D0D0D" w:themeColor="text1" w:themeTint="F2"/>
        </w:rPr>
        <w:t xml:space="preserve">(неподписанное Информированное согласие; </w:t>
      </w:r>
      <w:commentRangeEnd w:id="1620"/>
      <w:r w:rsidR="00D738D7">
        <w:rPr>
          <w:rStyle w:val="a8"/>
        </w:rPr>
        <w:commentReference w:id="1620"/>
      </w:r>
      <w:commentRangeEnd w:id="1621"/>
      <w:r w:rsidR="0010444D">
        <w:rPr>
          <w:rStyle w:val="a8"/>
        </w:rPr>
        <w:commentReference w:id="1621"/>
      </w:r>
      <w:r w:rsidRPr="00A057BC">
        <w:rPr>
          <w:color w:val="0D0D0D" w:themeColor="text1" w:themeTint="F2"/>
        </w:rPr>
        <w:t>несоответствие критериям включения/не включения);</w:t>
      </w:r>
    </w:p>
    <w:p w14:paraId="421B6CCD" w14:textId="77777777"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 xml:space="preserve">отклонение от последовательности приема препарата согласно </w:t>
      </w:r>
      <w:proofErr w:type="spellStart"/>
      <w:r w:rsidRPr="00A057BC">
        <w:rPr>
          <w:color w:val="0D0D0D" w:themeColor="text1" w:themeTint="F2"/>
        </w:rPr>
        <w:t>рандомизационному</w:t>
      </w:r>
      <w:proofErr w:type="spellEnd"/>
      <w:r w:rsidRPr="00A057BC">
        <w:rPr>
          <w:color w:val="0D0D0D" w:themeColor="text1" w:themeTint="F2"/>
        </w:rPr>
        <w:t xml:space="preserve"> коду;</w:t>
      </w:r>
    </w:p>
    <w:p w14:paraId="3129D4E8" w14:textId="4265CF85"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 xml:space="preserve">нарушения схемы забора </w:t>
      </w:r>
      <w:proofErr w:type="spellStart"/>
      <w:r w:rsidRPr="00A057BC">
        <w:rPr>
          <w:color w:val="0D0D0D" w:themeColor="text1" w:themeTint="F2"/>
        </w:rPr>
        <w:t>биообразцов</w:t>
      </w:r>
      <w:proofErr w:type="spellEnd"/>
      <w:r w:rsidRPr="00A057BC">
        <w:rPr>
          <w:color w:val="0D0D0D" w:themeColor="text1" w:themeTint="F2"/>
        </w:rPr>
        <w:t xml:space="preserve"> (значительные расхождения в реальном времени заборов крови по сравнению с указанным в протоколе</w:t>
      </w:r>
      <w:ins w:id="1622" w:author="Автор" w:date="2026-08-11T17:48:00Z">
        <w:r w:rsidR="00D738D7">
          <w:rPr>
            <w:color w:val="0D0D0D" w:themeColor="text1" w:themeTint="F2"/>
          </w:rPr>
          <w:t>,</w:t>
        </w:r>
      </w:ins>
      <w:r w:rsidRPr="00A057BC">
        <w:rPr>
          <w:color w:val="0D0D0D" w:themeColor="text1" w:themeTint="F2"/>
        </w:rPr>
        <w:t xml:space="preserve"> что приводит к возникновению неадекватного фармакокинетического профиля);</w:t>
      </w:r>
    </w:p>
    <w:p w14:paraId="2CD9995B" w14:textId="77777777"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 xml:space="preserve">не соответствующая протоколу подготовка </w:t>
      </w:r>
      <w:proofErr w:type="spellStart"/>
      <w:r w:rsidRPr="00A057BC">
        <w:rPr>
          <w:color w:val="0D0D0D" w:themeColor="text1" w:themeTint="F2"/>
        </w:rPr>
        <w:t>биообразцов</w:t>
      </w:r>
      <w:proofErr w:type="spellEnd"/>
      <w:r w:rsidRPr="00A057BC">
        <w:rPr>
          <w:color w:val="0D0D0D" w:themeColor="text1" w:themeTint="F2"/>
        </w:rPr>
        <w:t>, приводящая к их непригодности для биоанализа;</w:t>
      </w:r>
    </w:p>
    <w:p w14:paraId="32DD0011" w14:textId="77777777"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выполненный ненадлежащим образом мониторинг нежелательных явлений</w:t>
      </w:r>
      <w:r w:rsidRPr="00A057BC" w:rsidDel="00A60380">
        <w:rPr>
          <w:color w:val="0D0D0D" w:themeColor="text1" w:themeTint="F2"/>
        </w:rPr>
        <w:t xml:space="preserve"> </w:t>
      </w:r>
      <w:r w:rsidRPr="00A057BC">
        <w:rPr>
          <w:color w:val="0D0D0D" w:themeColor="text1" w:themeTint="F2"/>
        </w:rPr>
        <w:t xml:space="preserve">(отсутствие мониторинга/репортирования СНЯ и НЯ); </w:t>
      </w:r>
    </w:p>
    <w:p w14:paraId="63585501" w14:textId="5EA3CE43"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 xml:space="preserve">отсутствие следования описанным в протоколе ограничениям и требованиям для </w:t>
      </w:r>
      <w:r w:rsidR="007A72F3" w:rsidRPr="00A057BC">
        <w:rPr>
          <w:color w:val="0D0D0D" w:themeColor="text1" w:themeTint="F2"/>
        </w:rPr>
        <w:t>добровольцев</w:t>
      </w:r>
      <w:r w:rsidRPr="00A057BC">
        <w:rPr>
          <w:color w:val="0D0D0D" w:themeColor="text1" w:themeTint="F2"/>
        </w:rPr>
        <w:t xml:space="preserve">, которые могут оказать влияние на фармакокинетический профиль исследуемых препаратов; </w:t>
      </w:r>
    </w:p>
    <w:p w14:paraId="4EC1F67B" w14:textId="77777777"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 xml:space="preserve">значительные нарушения ведения записей (например, незаписанные существенные для исследования данные); </w:t>
      </w:r>
    </w:p>
    <w:p w14:paraId="2F3B3BA7" w14:textId="47A0FD65" w:rsidR="00726764" w:rsidRPr="00A057BC" w:rsidRDefault="00726764" w:rsidP="004D10BF">
      <w:pPr>
        <w:pStyle w:val="afd"/>
        <w:numPr>
          <w:ilvl w:val="0"/>
          <w:numId w:val="31"/>
        </w:numPr>
        <w:tabs>
          <w:tab w:val="left" w:pos="23"/>
        </w:tabs>
        <w:suppressAutoHyphens/>
        <w:spacing w:line="276" w:lineRule="auto"/>
        <w:contextualSpacing w:val="0"/>
        <w:jc w:val="both"/>
        <w:rPr>
          <w:color w:val="0D0D0D" w:themeColor="text1" w:themeTint="F2"/>
        </w:rPr>
      </w:pPr>
      <w:r w:rsidRPr="00A057BC">
        <w:rPr>
          <w:color w:val="0D0D0D" w:themeColor="text1" w:themeTint="F2"/>
        </w:rPr>
        <w:t>преднамеренные отклонения от протокола, нарушения GCP и/или требований регуляторных органов исследовательской командой.</w:t>
      </w:r>
    </w:p>
    <w:p w14:paraId="0E6C3B35" w14:textId="77777777" w:rsidR="00726764" w:rsidRPr="00A057BC" w:rsidRDefault="0072676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427853DF" w14:textId="63C85B5F" w:rsidR="00726764" w:rsidRPr="00A057BC" w:rsidDel="000A181E" w:rsidRDefault="00726764" w:rsidP="004D10BF">
      <w:pPr>
        <w:suppressAutoHyphens/>
        <w:spacing w:line="276" w:lineRule="auto"/>
        <w:jc w:val="both"/>
        <w:rPr>
          <w:del w:id="1623" w:author="Автор" w:date="2026-08-13T16:09:00Z"/>
          <w:color w:val="0D0D0D" w:themeColor="text1" w:themeTint="F2"/>
        </w:rPr>
      </w:pPr>
      <w:commentRangeStart w:id="1624"/>
      <w:del w:id="1625" w:author="Автор" w:date="2026-08-13T16:09:00Z">
        <w:r w:rsidRPr="00A057BC" w:rsidDel="000A181E">
          <w:rPr>
            <w:color w:val="0D0D0D" w:themeColor="text1" w:themeTint="F2"/>
          </w:rPr>
          <w:delText>Все не перечисленные в приведенном выше списке отклонения от протокола считаются незначительными.</w:delText>
        </w:r>
        <w:commentRangeEnd w:id="1624"/>
        <w:r w:rsidR="00FB2525" w:rsidDel="000A181E">
          <w:rPr>
            <w:rStyle w:val="a8"/>
          </w:rPr>
          <w:commentReference w:id="1624"/>
        </w:r>
      </w:del>
    </w:p>
    <w:p w14:paraId="1D366EA0" w14:textId="31E0E56C" w:rsidR="00726764" w:rsidRPr="00A057BC" w:rsidRDefault="0072676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b/>
          <w:bCs/>
          <w:color w:val="0D0D0D" w:themeColor="text1" w:themeTint="F2"/>
          <w:u w:color="000000"/>
          <w:bdr w:val="nil"/>
        </w:rPr>
        <w:t>Незначи</w:t>
      </w:r>
      <w:ins w:id="1626" w:author="Автор" w:date="2026-08-24T17:40:00Z">
        <w:r w:rsidR="00BF30B6">
          <w:rPr>
            <w:b/>
            <w:bCs/>
            <w:color w:val="0D0D0D" w:themeColor="text1" w:themeTint="F2"/>
            <w:u w:color="000000"/>
            <w:bdr w:val="nil"/>
          </w:rPr>
          <w:t>мые</w:t>
        </w:r>
      </w:ins>
      <w:del w:id="1627" w:author="Автор" w:date="2026-08-24T17:40:00Z">
        <w:r w:rsidRPr="00A057BC" w:rsidDel="00BF30B6">
          <w:rPr>
            <w:b/>
            <w:bCs/>
            <w:color w:val="0D0D0D" w:themeColor="text1" w:themeTint="F2"/>
            <w:u w:color="000000"/>
            <w:bdr w:val="nil"/>
          </w:rPr>
          <w:delText>тельные</w:delText>
        </w:r>
      </w:del>
      <w:r w:rsidRPr="00A057BC">
        <w:rPr>
          <w:b/>
          <w:bCs/>
          <w:color w:val="0D0D0D" w:themeColor="text1" w:themeTint="F2"/>
          <w:u w:color="000000"/>
          <w:bdr w:val="nil"/>
        </w:rPr>
        <w:t xml:space="preserve"> отклонения от протокола: </w:t>
      </w:r>
      <w:r w:rsidRPr="00A057BC">
        <w:rPr>
          <w:color w:val="0D0D0D" w:themeColor="text1" w:themeTint="F2"/>
          <w:u w:color="000000"/>
          <w:bdr w:val="nil"/>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ED1EF68" w14:textId="3A13A965" w:rsidR="00726764" w:rsidRPr="00A057BC" w:rsidRDefault="00726764" w:rsidP="004D10BF">
      <w:pPr>
        <w:pBdr>
          <w:top w:val="nil"/>
          <w:left w:val="nil"/>
          <w:bottom w:val="nil"/>
          <w:right w:val="nil"/>
          <w:between w:val="nil"/>
          <w:bar w:val="nil"/>
        </w:pBdr>
        <w:spacing w:line="276" w:lineRule="auto"/>
        <w:jc w:val="both"/>
        <w:rPr>
          <w:color w:val="0D0D0D" w:themeColor="text1" w:themeTint="F2"/>
          <w:u w:color="000000"/>
          <w:bdr w:val="nil"/>
        </w:rPr>
      </w:pPr>
      <w:r w:rsidRPr="00A057BC">
        <w:rPr>
          <w:color w:val="0D0D0D" w:themeColor="text1" w:themeTint="F2"/>
          <w:u w:color="000000"/>
          <w:bdr w:val="nil"/>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165FD217" w14:textId="386CB379" w:rsidR="00F322E7" w:rsidRPr="00A057BC" w:rsidRDefault="008D1B42" w:rsidP="004D10BF">
      <w:pPr>
        <w:spacing w:line="276" w:lineRule="auto"/>
        <w:jc w:val="both"/>
        <w:rPr>
          <w:color w:val="0D0D0D" w:themeColor="text1" w:themeTint="F2"/>
        </w:rPr>
      </w:pPr>
      <w:r w:rsidRPr="00A057BC">
        <w:rPr>
          <w:color w:val="0D0D0D" w:themeColor="text1" w:themeTint="F2"/>
        </w:rPr>
        <w:t>Исследователь должен проинформировать КИО о значи</w:t>
      </w:r>
      <w:r w:rsidR="00001A7B" w:rsidRPr="00A057BC">
        <w:rPr>
          <w:color w:val="0D0D0D" w:themeColor="text1" w:themeTint="F2"/>
        </w:rPr>
        <w:t>мом</w:t>
      </w:r>
      <w:r w:rsidRPr="00A057BC">
        <w:rPr>
          <w:color w:val="0D0D0D" w:themeColor="text1" w:themeTint="F2"/>
        </w:rPr>
        <w:t xml:space="preserve"> отклонении от протокола в как можно более короткие сроки, но не позднее дня </w:t>
      </w:r>
      <w:commentRangeStart w:id="1628"/>
      <w:commentRangeStart w:id="1629"/>
      <w:r w:rsidRPr="00A057BC">
        <w:rPr>
          <w:color w:val="0D0D0D" w:themeColor="text1" w:themeTint="F2"/>
        </w:rPr>
        <w:t>начала следующего периода исследования</w:t>
      </w:r>
      <w:ins w:id="1630" w:author="Автор" w:date="2026-08-25T19:52:00Z">
        <w:r w:rsidR="007078B7">
          <w:rPr>
            <w:color w:val="0D0D0D" w:themeColor="text1" w:themeTint="F2"/>
          </w:rPr>
          <w:t xml:space="preserve"> или </w:t>
        </w:r>
      </w:ins>
      <w:ins w:id="1631" w:author="Автор" w:date="2026-08-25T19:53:00Z">
        <w:r w:rsidR="007078B7">
          <w:rPr>
            <w:color w:val="0D0D0D" w:themeColor="text1" w:themeTint="F2"/>
          </w:rPr>
          <w:t xml:space="preserve">дня </w:t>
        </w:r>
      </w:ins>
      <w:ins w:id="1632" w:author="Автор" w:date="2026-08-25T19:52:00Z">
        <w:r w:rsidR="007078B7">
          <w:rPr>
            <w:color w:val="0D0D0D" w:themeColor="text1" w:themeTint="F2"/>
          </w:rPr>
          <w:t xml:space="preserve">завершения клинической части </w:t>
        </w:r>
      </w:ins>
      <w:ins w:id="1633" w:author="Автор" w:date="2026-08-25T19:53:00Z">
        <w:r w:rsidR="007078B7">
          <w:rPr>
            <w:color w:val="0D0D0D" w:themeColor="text1" w:themeTint="F2"/>
          </w:rPr>
          <w:t>исследования, если отклонение зарегистрировано во втором периоде</w:t>
        </w:r>
      </w:ins>
      <w:r w:rsidRPr="00A057BC">
        <w:rPr>
          <w:color w:val="0D0D0D" w:themeColor="text1" w:themeTint="F2"/>
        </w:rPr>
        <w:t xml:space="preserve">. </w:t>
      </w:r>
      <w:commentRangeEnd w:id="1628"/>
      <w:r w:rsidR="00FB2525">
        <w:rPr>
          <w:rStyle w:val="a8"/>
        </w:rPr>
        <w:commentReference w:id="1628"/>
      </w:r>
      <w:commentRangeEnd w:id="1629"/>
      <w:r w:rsidR="007078B7">
        <w:rPr>
          <w:rStyle w:val="a8"/>
        </w:rPr>
        <w:commentReference w:id="1629"/>
      </w:r>
    </w:p>
    <w:p w14:paraId="750B7107" w14:textId="77777777" w:rsidR="00F322E7" w:rsidRPr="00A057BC" w:rsidRDefault="008D1B42" w:rsidP="004D10BF">
      <w:pPr>
        <w:pStyle w:val="1"/>
        <w:spacing w:after="0" w:line="276" w:lineRule="auto"/>
        <w:jc w:val="both"/>
        <w:rPr>
          <w:rFonts w:cs="Times New Roman"/>
          <w:color w:val="0D0D0D" w:themeColor="text1" w:themeTint="F2"/>
        </w:rPr>
      </w:pPr>
      <w:bookmarkStart w:id="1634" w:name="_Toc203135985"/>
      <w:bookmarkStart w:id="1635" w:name="_Toc233373614"/>
      <w:r w:rsidRPr="00A057BC">
        <w:rPr>
          <w:rFonts w:cs="Times New Roman"/>
          <w:color w:val="0D0D0D" w:themeColor="text1" w:themeTint="F2"/>
        </w:rPr>
        <w:t>14. Этические и правовые аспекты</w:t>
      </w:r>
      <w:bookmarkEnd w:id="1634"/>
      <w:bookmarkEnd w:id="1635"/>
    </w:p>
    <w:p w14:paraId="52FC0DFB" w14:textId="77777777" w:rsidR="00F322E7" w:rsidRPr="00A057BC" w:rsidRDefault="008D1B42" w:rsidP="004D10BF">
      <w:pPr>
        <w:pStyle w:val="20"/>
        <w:spacing w:after="0" w:line="276" w:lineRule="auto"/>
        <w:jc w:val="both"/>
        <w:rPr>
          <w:rFonts w:cs="Times New Roman"/>
          <w:color w:val="0D0D0D" w:themeColor="text1" w:themeTint="F2"/>
        </w:rPr>
      </w:pPr>
      <w:bookmarkStart w:id="1636" w:name="_Toc203135986"/>
      <w:bookmarkStart w:id="1637" w:name="_Toc233373615"/>
      <w:r w:rsidRPr="00A057BC">
        <w:rPr>
          <w:rFonts w:cs="Times New Roman"/>
          <w:color w:val="0D0D0D" w:themeColor="text1" w:themeTint="F2"/>
        </w:rPr>
        <w:t>14.1. Общие сведения</w:t>
      </w:r>
      <w:bookmarkEnd w:id="1636"/>
      <w:bookmarkEnd w:id="1637"/>
    </w:p>
    <w:p w14:paraId="2AB13A84" w14:textId="64046D8E" w:rsidR="00F322E7" w:rsidRPr="007078B7" w:rsidRDefault="008D1B42" w:rsidP="00767CD6">
      <w:pPr>
        <w:spacing w:line="276" w:lineRule="auto"/>
        <w:jc w:val="both"/>
        <w:rPr>
          <w:color w:val="0D0D0D" w:themeColor="text1" w:themeTint="F2"/>
        </w:rPr>
      </w:pPr>
      <w:r w:rsidRPr="00A057BC">
        <w:rPr>
          <w:color w:val="0D0D0D" w:themeColor="text1" w:themeTint="F2"/>
        </w:rPr>
        <w:t xml:space="preserve">Исследование может быть начато только после получения разрешения на проведение клинического исследования Министерства здравоохранения РФ, одобрения Совета по </w:t>
      </w:r>
      <w:r w:rsidRPr="00A057BC">
        <w:rPr>
          <w:color w:val="0D0D0D" w:themeColor="text1" w:themeTint="F2"/>
        </w:rPr>
        <w:lastRenderedPageBreak/>
        <w:t xml:space="preserve">Этике Министерства здравоохранения РФ. Исследование будет проведено в соответствии с ГОСТ «Надлежащая клиническая </w:t>
      </w:r>
      <w:commentRangeStart w:id="1638"/>
      <w:commentRangeStart w:id="1639"/>
      <w:r w:rsidRPr="00A057BC">
        <w:rPr>
          <w:color w:val="0D0D0D" w:themeColor="text1" w:themeTint="F2"/>
        </w:rPr>
        <w:t>практика</w:t>
      </w:r>
      <w:commentRangeEnd w:id="1638"/>
      <w:r w:rsidR="00FB2525">
        <w:rPr>
          <w:rStyle w:val="a8"/>
        </w:rPr>
        <w:commentReference w:id="1638"/>
      </w:r>
      <w:commentRangeEnd w:id="1639"/>
      <w:r w:rsidR="00767CD6">
        <w:rPr>
          <w:rStyle w:val="a8"/>
        </w:rPr>
        <w:commentReference w:id="1639"/>
      </w:r>
      <w:r w:rsidRPr="00A057BC">
        <w:rPr>
          <w:color w:val="0D0D0D" w:themeColor="text1" w:themeTint="F2"/>
        </w:rPr>
        <w:t xml:space="preserve">», </w:t>
      </w:r>
      <w:ins w:id="1640" w:author="Автор" w:date="2026-08-25T19:53:00Z">
        <w:r w:rsidR="007078B7">
          <w:rPr>
            <w:color w:val="0D0D0D" w:themeColor="text1" w:themeTint="F2"/>
            <w:lang w:val="en-US"/>
          </w:rPr>
          <w:t>ICH</w:t>
        </w:r>
        <w:r w:rsidR="007078B7" w:rsidRPr="00767CD6">
          <w:rPr>
            <w:color w:val="0D0D0D" w:themeColor="text1" w:themeTint="F2"/>
            <w:rPrChange w:id="1641" w:author="Автор" w:date="2026-08-25T19:53:00Z">
              <w:rPr>
                <w:color w:val="0D0D0D" w:themeColor="text1" w:themeTint="F2"/>
                <w:lang w:val="en-US"/>
              </w:rPr>
            </w:rPrChange>
          </w:rPr>
          <w:t xml:space="preserve"> </w:t>
        </w:r>
        <w:r w:rsidR="007078B7">
          <w:rPr>
            <w:color w:val="0D0D0D" w:themeColor="text1" w:themeTint="F2"/>
            <w:lang w:val="en-US"/>
          </w:rPr>
          <w:t>GCP</w:t>
        </w:r>
        <w:r w:rsidR="007078B7">
          <w:rPr>
            <w:color w:val="0D0D0D" w:themeColor="text1" w:themeTint="F2"/>
          </w:rPr>
          <w:t xml:space="preserve">, </w:t>
        </w:r>
        <w:r w:rsidR="00767CD6" w:rsidRPr="00767CD6">
          <w:rPr>
            <w:color w:val="0D0D0D" w:themeColor="text1" w:themeTint="F2"/>
          </w:rPr>
          <w:t>Решение Совета Евразийской экономической комиссии</w:t>
        </w:r>
        <w:r w:rsidR="00767CD6">
          <w:rPr>
            <w:color w:val="0D0D0D" w:themeColor="text1" w:themeTint="F2"/>
          </w:rPr>
          <w:t xml:space="preserve"> </w:t>
        </w:r>
        <w:r w:rsidR="00767CD6" w:rsidRPr="00767CD6">
          <w:rPr>
            <w:color w:val="0D0D0D" w:themeColor="text1" w:themeTint="F2"/>
          </w:rPr>
          <w:t>от 3 ноября 2016 г. N 79</w:t>
        </w:r>
        <w:r w:rsidR="00767CD6">
          <w:rPr>
            <w:color w:val="0D0D0D" w:themeColor="text1" w:themeTint="F2"/>
          </w:rPr>
          <w:t xml:space="preserve"> </w:t>
        </w:r>
        <w:r w:rsidR="00767CD6" w:rsidRPr="00767CD6">
          <w:rPr>
            <w:color w:val="0D0D0D" w:themeColor="text1" w:themeTint="F2"/>
          </w:rPr>
          <w:t>"Об утверждении Правил</w:t>
        </w:r>
      </w:ins>
      <w:ins w:id="1642" w:author="Автор" w:date="2026-08-25T19:54:00Z">
        <w:r w:rsidR="00767CD6">
          <w:rPr>
            <w:color w:val="0D0D0D" w:themeColor="text1" w:themeTint="F2"/>
          </w:rPr>
          <w:t xml:space="preserve"> </w:t>
        </w:r>
      </w:ins>
      <w:ins w:id="1643" w:author="Автор" w:date="2026-08-25T19:53:00Z">
        <w:r w:rsidR="00767CD6" w:rsidRPr="00767CD6">
          <w:rPr>
            <w:color w:val="0D0D0D" w:themeColor="text1" w:themeTint="F2"/>
          </w:rPr>
          <w:t>надлежащей клинической практики Евразийского</w:t>
        </w:r>
      </w:ins>
      <w:ins w:id="1644" w:author="Автор" w:date="2026-08-25T19:54:00Z">
        <w:r w:rsidR="00767CD6">
          <w:rPr>
            <w:color w:val="0D0D0D" w:themeColor="text1" w:themeTint="F2"/>
          </w:rPr>
          <w:t xml:space="preserve"> </w:t>
        </w:r>
      </w:ins>
      <w:ins w:id="1645" w:author="Автор" w:date="2026-08-25T19:53:00Z">
        <w:r w:rsidR="00767CD6" w:rsidRPr="00767CD6">
          <w:rPr>
            <w:color w:val="0D0D0D" w:themeColor="text1" w:themeTint="F2"/>
          </w:rPr>
          <w:t>экономического союза"</w:t>
        </w:r>
      </w:ins>
      <w:ins w:id="1646" w:author="Автор" w:date="2026-08-25T19:54:00Z">
        <w:r w:rsidR="00767CD6">
          <w:rPr>
            <w:color w:val="0D0D0D" w:themeColor="text1" w:themeTint="F2"/>
          </w:rPr>
          <w:t>.</w:t>
        </w:r>
      </w:ins>
    </w:p>
    <w:p w14:paraId="6C1E95BE" w14:textId="64FECB6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Исследователи должны обеспечить начало и проведение клинического исследования под контролем и после одобрения Локального Этического Комитета (ЛЭК). Перед началом исследования </w:t>
      </w:r>
      <w:commentRangeStart w:id="1647"/>
      <w:r w:rsidRPr="0044328E">
        <w:rPr>
          <w:color w:val="0D0D0D" w:themeColor="text1" w:themeTint="F2"/>
        </w:rPr>
        <w:t xml:space="preserve">Исследователь </w:t>
      </w:r>
      <w:commentRangeStart w:id="1648"/>
      <w:del w:id="1649" w:author="Автор" w:date="2026-08-25T19:54:00Z">
        <w:r w:rsidRPr="0044328E" w:rsidDel="00767CD6">
          <w:rPr>
            <w:color w:val="0D0D0D" w:themeColor="text1" w:themeTint="F2"/>
          </w:rPr>
          <w:delText>или Спонсор</w:delText>
        </w:r>
        <w:r w:rsidRPr="00A057BC" w:rsidDel="00767CD6">
          <w:rPr>
            <w:color w:val="0D0D0D" w:themeColor="text1" w:themeTint="F2"/>
          </w:rPr>
          <w:delText xml:space="preserve"> </w:delText>
        </w:r>
        <w:commentRangeEnd w:id="1648"/>
        <w:r w:rsidR="0044328E" w:rsidDel="00767CD6">
          <w:rPr>
            <w:rStyle w:val="a8"/>
          </w:rPr>
          <w:commentReference w:id="1648"/>
        </w:r>
      </w:del>
      <w:r w:rsidRPr="00A057BC">
        <w:rPr>
          <w:color w:val="0D0D0D" w:themeColor="text1" w:themeTint="F2"/>
        </w:rPr>
        <w:t>должны направить копии Протокола</w:t>
      </w:r>
      <w:commentRangeEnd w:id="1647"/>
      <w:r w:rsidR="00767CD6">
        <w:rPr>
          <w:rStyle w:val="a8"/>
        </w:rPr>
        <w:commentReference w:id="1647"/>
      </w:r>
      <w:r w:rsidRPr="00A057BC">
        <w:rPr>
          <w:color w:val="0D0D0D" w:themeColor="text1" w:themeTint="F2"/>
        </w:rPr>
        <w:t>, Информационного листка добровольца с формой информированного согласия, Брошюры исследователя, резюме Исследователя в ЛЭК исследовательского центра для рассмотрения и одобрения.</w:t>
      </w:r>
    </w:p>
    <w:p w14:paraId="6C639846"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Перед началом исследования в центре Исследователь должен получить копию разрешения на проведение исследования МЗ РФ и одобрения Совета по Этике МЗ РФ, а также одобрение ЛЭК.</w:t>
      </w:r>
    </w:p>
    <w:p w14:paraId="43D5B82E" w14:textId="33040FB7" w:rsidR="00F322E7" w:rsidRDefault="008D1B42" w:rsidP="004D10BF">
      <w:pPr>
        <w:spacing w:line="276" w:lineRule="auto"/>
        <w:jc w:val="both"/>
        <w:rPr>
          <w:ins w:id="1650" w:author="Автор" w:date="2026-08-25T19:55:00Z"/>
          <w:color w:val="0D0D0D" w:themeColor="text1" w:themeTint="F2"/>
        </w:rPr>
      </w:pPr>
      <w:r w:rsidRPr="00A057BC">
        <w:rPr>
          <w:color w:val="0D0D0D" w:themeColor="text1" w:themeTint="F2"/>
        </w:rPr>
        <w:t xml:space="preserve">О начале клинического исследования от медицинской организации, проводящей клиническое исследование, должно быть направлено сообщение в МЗ РФ в течение 3 рабочих </w:t>
      </w:r>
      <w:commentRangeStart w:id="1651"/>
      <w:commentRangeStart w:id="1652"/>
      <w:r w:rsidRPr="00A057BC">
        <w:rPr>
          <w:color w:val="0D0D0D" w:themeColor="text1" w:themeTint="F2"/>
        </w:rPr>
        <w:t xml:space="preserve">дней </w:t>
      </w:r>
      <w:del w:id="1653" w:author="Автор" w:date="2026-08-25T19:54:00Z">
        <w:r w:rsidRPr="00A057BC" w:rsidDel="00767CD6">
          <w:rPr>
            <w:color w:val="0D0D0D" w:themeColor="text1" w:themeTint="F2"/>
          </w:rPr>
          <w:delText>от инициации</w:delText>
        </w:r>
      </w:del>
      <w:ins w:id="1654" w:author="Автор" w:date="2026-08-25T19:54:00Z">
        <w:r w:rsidR="00767CD6">
          <w:rPr>
            <w:color w:val="0D0D0D" w:themeColor="text1" w:themeTint="F2"/>
          </w:rPr>
          <w:t>с момента начала</w:t>
        </w:r>
      </w:ins>
      <w:r w:rsidRPr="00A057BC">
        <w:rPr>
          <w:color w:val="0D0D0D" w:themeColor="text1" w:themeTint="F2"/>
        </w:rPr>
        <w:t xml:space="preserve"> исследования</w:t>
      </w:r>
      <w:commentRangeEnd w:id="1651"/>
      <w:r w:rsidR="00DB186D">
        <w:rPr>
          <w:rStyle w:val="a8"/>
        </w:rPr>
        <w:commentReference w:id="1651"/>
      </w:r>
      <w:commentRangeEnd w:id="1652"/>
      <w:r w:rsidR="00767CD6">
        <w:rPr>
          <w:rStyle w:val="a8"/>
        </w:rPr>
        <w:commentReference w:id="1652"/>
      </w:r>
      <w:r w:rsidRPr="00A057BC">
        <w:rPr>
          <w:color w:val="0D0D0D" w:themeColor="text1" w:themeTint="F2"/>
        </w:rPr>
        <w:t>, согласно требованиями Федерального закона 12.04.2010 г. № 61-ФЗ «Об обращении лекарственных средств».</w:t>
      </w:r>
      <w:r w:rsidR="001B5781">
        <w:rPr>
          <w:color w:val="0D0D0D" w:themeColor="text1" w:themeTint="F2"/>
        </w:rPr>
        <w:t xml:space="preserve"> Спонсор исследования или уполномоченное им лицо должны уведомить МЗ РФ о завершении, приостановлении или прекращении клинического исследования в</w:t>
      </w:r>
      <w:r w:rsidR="001B5781" w:rsidRPr="001B5781">
        <w:rPr>
          <w:color w:val="0D0D0D" w:themeColor="text1" w:themeTint="F2"/>
        </w:rPr>
        <w:t xml:space="preserve"> срок, не превышающий пяти рабочих дней со дня завершения, приостановления или прекращения клинического исследования лекарственного препарата для медицинского применения</w:t>
      </w:r>
      <w:r w:rsidR="001B5781">
        <w:rPr>
          <w:color w:val="0D0D0D" w:themeColor="text1" w:themeTint="F2"/>
        </w:rPr>
        <w:t>.</w:t>
      </w:r>
    </w:p>
    <w:p w14:paraId="4298726C" w14:textId="5699D7CE" w:rsidR="00767CD6" w:rsidRPr="00A057BC" w:rsidRDefault="00767CD6" w:rsidP="004D10BF">
      <w:pPr>
        <w:spacing w:line="276" w:lineRule="auto"/>
        <w:jc w:val="both"/>
        <w:rPr>
          <w:color w:val="0D0D0D" w:themeColor="text1" w:themeTint="F2"/>
        </w:rPr>
      </w:pPr>
      <w:commentRangeStart w:id="1655"/>
      <w:commentRangeStart w:id="1656"/>
      <w:ins w:id="1657" w:author="Автор" w:date="2026-08-25T19:55:00Z">
        <w:r w:rsidRPr="00A057BC">
          <w:rPr>
            <w:color w:val="0D0D0D" w:themeColor="text1" w:themeTint="F2"/>
          </w:rPr>
          <w:t>После завершения клинического исследования (незапланированного прекращения, приостановки исследования) организатор КИ направляет об этом сообщение в МЗ РФ (Департамент регулирования обращения лекарственных средств) по форме, утвержденной Приказом Минздрава России №13н от 17.01.2025 - о завершении клинического исследования</w:t>
        </w:r>
        <w:commentRangeEnd w:id="1655"/>
        <w:r>
          <w:rPr>
            <w:rStyle w:val="a8"/>
          </w:rPr>
          <w:commentReference w:id="1655"/>
        </w:r>
        <w:commentRangeEnd w:id="1656"/>
        <w:r>
          <w:rPr>
            <w:rStyle w:val="a8"/>
          </w:rPr>
          <w:commentReference w:id="1656"/>
        </w:r>
        <w:r>
          <w:rPr>
            <w:color w:val="0D0D0D" w:themeColor="text1" w:themeTint="F2"/>
          </w:rPr>
          <w:t>.</w:t>
        </w:r>
      </w:ins>
    </w:p>
    <w:p w14:paraId="79079533"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Исследователи не должны вносить каких-либо изменений в проведение исследования без одобрения МЗ РФ, Совета по Этике МЗ РФ и ЛЭК за исключением случаев, когда эти изменения необходимы для устранения очевидных непосредственных угроз благополучию пациентов. Исправления незначительных неточностей в протоколе или изменения плана исследования без этической значимости будут направлены в Совет по Этике МЗ РФ и ЛЭК в уведомительных целях. В подобных случаях исследование может быть продолжено без формального одобрения Совета по Этике МЗ РФ и ЛЭК.</w:t>
      </w:r>
    </w:p>
    <w:p w14:paraId="32F3B339" w14:textId="71BBF7AD" w:rsidR="00F322E7" w:rsidRPr="00A057BC" w:rsidDel="00767CD6" w:rsidRDefault="008D1B42">
      <w:pPr>
        <w:spacing w:line="276" w:lineRule="auto"/>
        <w:jc w:val="both"/>
        <w:rPr>
          <w:del w:id="1658" w:author="Автор" w:date="2026-08-25T19:55:00Z"/>
          <w:color w:val="0D0D0D" w:themeColor="text1" w:themeTint="F2"/>
        </w:rPr>
      </w:pPr>
      <w:r w:rsidRPr="00A057BC">
        <w:rPr>
          <w:color w:val="0D0D0D" w:themeColor="text1" w:themeTint="F2"/>
        </w:rPr>
        <w:t>Исследователь должен немедленно сообщать в МЗ РФ, Совет по Этике МЗ РФ и ЛЭК о любых изменениях в исследовании, неожиданных проблемах, включая риски для пациентов или прочих лиц, а также о любых отклонениях от протокола с целью устранения непосредственной опасности для пациентов.</w:t>
      </w:r>
      <w:ins w:id="1659" w:author="Автор" w:date="2026-08-25T19:55:00Z">
        <w:r w:rsidR="00767CD6" w:rsidRPr="00A057BC" w:rsidDel="00767CD6">
          <w:rPr>
            <w:color w:val="0D0D0D" w:themeColor="text1" w:themeTint="F2"/>
          </w:rPr>
          <w:t xml:space="preserve"> </w:t>
        </w:r>
      </w:ins>
    </w:p>
    <w:p w14:paraId="4A2F688C" w14:textId="74192EB7" w:rsidR="00F322E7" w:rsidRPr="00A057BC" w:rsidRDefault="008D1B42" w:rsidP="00767CD6">
      <w:pPr>
        <w:spacing w:line="276" w:lineRule="auto"/>
        <w:jc w:val="both"/>
        <w:rPr>
          <w:color w:val="0D0D0D" w:themeColor="text1" w:themeTint="F2"/>
        </w:rPr>
      </w:pPr>
      <w:commentRangeStart w:id="1660"/>
      <w:del w:id="1661" w:author="Автор" w:date="2026-08-25T19:55:00Z">
        <w:r w:rsidRPr="00A057BC" w:rsidDel="00767CD6">
          <w:rPr>
            <w:color w:val="0D0D0D" w:themeColor="text1" w:themeTint="F2"/>
          </w:rPr>
          <w:delText xml:space="preserve">После завершения клинического исследования (незапланированного прекращения, приостановки исследования) организатор КИ направляет об этом сообщение в МЗ РФ (Департамент регулирования обращения </w:delText>
        </w:r>
        <w:r w:rsidR="00996ADF" w:rsidRPr="00A057BC" w:rsidDel="00767CD6">
          <w:rPr>
            <w:color w:val="0D0D0D" w:themeColor="text1" w:themeTint="F2"/>
          </w:rPr>
          <w:delText>лекарственных средств</w:delText>
        </w:r>
        <w:r w:rsidRPr="00A057BC" w:rsidDel="00767CD6">
          <w:rPr>
            <w:color w:val="0D0D0D" w:themeColor="text1" w:themeTint="F2"/>
          </w:rPr>
          <w:delText xml:space="preserve">) по форме, утвержденной </w:delText>
        </w:r>
        <w:r w:rsidR="006A033E" w:rsidRPr="00A057BC" w:rsidDel="00767CD6">
          <w:rPr>
            <w:color w:val="0D0D0D" w:themeColor="text1" w:themeTint="F2"/>
          </w:rPr>
          <w:delText xml:space="preserve">Приказом Минздрава России №13н от 17.01.2025 </w:delText>
        </w:r>
        <w:r w:rsidRPr="00A057BC" w:rsidDel="00767CD6">
          <w:rPr>
            <w:color w:val="0D0D0D" w:themeColor="text1" w:themeTint="F2"/>
          </w:rPr>
          <w:delText>- о завершении клинического исследования</w:delText>
        </w:r>
        <w:commentRangeEnd w:id="1660"/>
        <w:r w:rsidR="00DB186D" w:rsidDel="00767CD6">
          <w:rPr>
            <w:rStyle w:val="a8"/>
          </w:rPr>
          <w:commentReference w:id="1660"/>
        </w:r>
        <w:r w:rsidRPr="00A057BC" w:rsidDel="00767CD6">
          <w:rPr>
            <w:color w:val="0D0D0D" w:themeColor="text1" w:themeTint="F2"/>
          </w:rPr>
          <w:delText>.</w:delText>
        </w:r>
      </w:del>
    </w:p>
    <w:p w14:paraId="17CAB0B5" w14:textId="49744C2E" w:rsidR="00F322E7" w:rsidRPr="00A057BC" w:rsidRDefault="008D1B42" w:rsidP="004D10BF">
      <w:pPr>
        <w:pStyle w:val="20"/>
        <w:spacing w:after="0" w:line="276" w:lineRule="auto"/>
        <w:jc w:val="both"/>
        <w:rPr>
          <w:rFonts w:cs="Times New Roman"/>
          <w:color w:val="0D0D0D" w:themeColor="text1" w:themeTint="F2"/>
        </w:rPr>
      </w:pPr>
      <w:bookmarkStart w:id="1662" w:name="_Toc203135987"/>
      <w:bookmarkStart w:id="1663" w:name="_Toc233373616"/>
      <w:r w:rsidRPr="00A057BC">
        <w:rPr>
          <w:rFonts w:cs="Times New Roman"/>
          <w:color w:val="0D0D0D" w:themeColor="text1" w:themeTint="F2"/>
        </w:rPr>
        <w:lastRenderedPageBreak/>
        <w:t xml:space="preserve">14.2. Информация для </w:t>
      </w:r>
      <w:r w:rsidR="00E522DE" w:rsidRPr="00A057BC">
        <w:rPr>
          <w:rFonts w:cs="Times New Roman"/>
          <w:color w:val="0D0D0D" w:themeColor="text1" w:themeTint="F2"/>
        </w:rPr>
        <w:t>добровольцев</w:t>
      </w:r>
      <w:r w:rsidRPr="00A057BC">
        <w:rPr>
          <w:rFonts w:cs="Times New Roman"/>
          <w:color w:val="0D0D0D" w:themeColor="text1" w:themeTint="F2"/>
        </w:rPr>
        <w:t xml:space="preserve"> исследования и информированное согласие</w:t>
      </w:r>
      <w:bookmarkEnd w:id="1662"/>
      <w:bookmarkEnd w:id="1663"/>
    </w:p>
    <w:p w14:paraId="55E9CE2B" w14:textId="0D067BF1"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Добровольцы, являющиеся потенциальными </w:t>
      </w:r>
      <w:ins w:id="1664" w:author="Автор" w:date="2026-08-24T17:41:00Z">
        <w:r w:rsidR="00BF30B6">
          <w:rPr>
            <w:color w:val="0D0D0D" w:themeColor="text1" w:themeTint="F2"/>
          </w:rPr>
          <w:t>участниками</w:t>
        </w:r>
      </w:ins>
      <w:commentRangeStart w:id="1665"/>
      <w:commentRangeStart w:id="1666"/>
      <w:del w:id="1667" w:author="Автор" w:date="2026-08-24T17:41:00Z">
        <w:r w:rsidR="00E522DE" w:rsidRPr="00A057BC" w:rsidDel="00BF30B6">
          <w:rPr>
            <w:color w:val="0D0D0D" w:themeColor="text1" w:themeTint="F2"/>
          </w:rPr>
          <w:delText>добровольцами</w:delText>
        </w:r>
      </w:del>
      <w:commentRangeEnd w:id="1665"/>
      <w:r w:rsidR="004B6E58">
        <w:rPr>
          <w:rStyle w:val="a8"/>
        </w:rPr>
        <w:commentReference w:id="1665"/>
      </w:r>
      <w:commentRangeEnd w:id="1666"/>
      <w:r w:rsidR="00BF30B6">
        <w:rPr>
          <w:rStyle w:val="a8"/>
        </w:rPr>
        <w:commentReference w:id="1666"/>
      </w:r>
      <w:r w:rsidRPr="00A057BC">
        <w:rPr>
          <w:color w:val="0D0D0D" w:themeColor="text1" w:themeTint="F2"/>
        </w:rPr>
        <w:t xml:space="preserve">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Все добровольцы, включаемые в исследование, должны дать письменное согласие на участие в</w:t>
      </w:r>
      <w:commentRangeStart w:id="1668"/>
      <w:commentRangeStart w:id="1669"/>
      <w:r w:rsidRPr="00A057BC">
        <w:rPr>
          <w:color w:val="0D0D0D" w:themeColor="text1" w:themeTint="F2"/>
        </w:rPr>
        <w:t xml:space="preserve"> исследовании</w:t>
      </w:r>
      <w:commentRangeEnd w:id="1668"/>
      <w:r w:rsidR="004B6E58">
        <w:rPr>
          <w:rStyle w:val="a8"/>
        </w:rPr>
        <w:commentReference w:id="1668"/>
      </w:r>
      <w:commentRangeEnd w:id="1669"/>
      <w:r w:rsidR="00BF30B6">
        <w:rPr>
          <w:rStyle w:val="a8"/>
        </w:rPr>
        <w:commentReference w:id="1669"/>
      </w:r>
      <w:ins w:id="1670" w:author="Автор" w:date="2026-08-24T17:42:00Z">
        <w:r w:rsidR="00BF30B6">
          <w:rPr>
            <w:color w:val="0D0D0D" w:themeColor="text1" w:themeTint="F2"/>
          </w:rPr>
          <w:t xml:space="preserve"> до начала проведения любых процедур скрининга</w:t>
        </w:r>
      </w:ins>
      <w:r w:rsidRPr="00A057BC">
        <w:rPr>
          <w:color w:val="0D0D0D" w:themeColor="text1" w:themeTint="F2"/>
        </w:rPr>
        <w:t>. Форма письменного согласия заполняется добровольцем собственноручно.</w:t>
      </w:r>
    </w:p>
    <w:p w14:paraId="05972D3A" w14:textId="5AE42FAF"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Информированное согласие должно быть получено и оформлено в соответствии с требованиями Федерального закона 2010 года № 61-ФЗ «Об обращении лекарственных средств», Правилами надлежащей клинической практики </w:t>
      </w:r>
      <w:commentRangeStart w:id="1671"/>
      <w:commentRangeStart w:id="1672"/>
      <w:r w:rsidRPr="00A057BC">
        <w:rPr>
          <w:color w:val="0D0D0D" w:themeColor="text1" w:themeTint="F2"/>
        </w:rPr>
        <w:t>ЕАЭС № 79 от 03.11.2016 г</w:t>
      </w:r>
      <w:commentRangeEnd w:id="1671"/>
      <w:r w:rsidR="00FB2525">
        <w:rPr>
          <w:rStyle w:val="a8"/>
        </w:rPr>
        <w:commentReference w:id="1671"/>
      </w:r>
      <w:commentRangeEnd w:id="1672"/>
      <w:r w:rsidR="00767CD6">
        <w:rPr>
          <w:rStyle w:val="a8"/>
        </w:rPr>
        <w:commentReference w:id="1672"/>
      </w:r>
      <w:r w:rsidRPr="00A057BC">
        <w:rPr>
          <w:color w:val="0D0D0D" w:themeColor="text1" w:themeTint="F2"/>
        </w:rPr>
        <w:t>.</w:t>
      </w:r>
      <w:ins w:id="1673" w:author="Автор" w:date="2026-08-25T19:55:00Z">
        <w:r w:rsidR="00767CD6">
          <w:rPr>
            <w:color w:val="0D0D0D" w:themeColor="text1" w:themeTint="F2"/>
          </w:rPr>
          <w:t xml:space="preserve"> (актуальная редакция от 01.08.2025 г.)</w:t>
        </w:r>
      </w:ins>
      <w:r w:rsidRPr="00A057BC">
        <w:rPr>
          <w:color w:val="0D0D0D" w:themeColor="text1" w:themeTint="F2"/>
        </w:rPr>
        <w:t xml:space="preserve"> и этическими принципами, изложенными в Хельсинкской Декларации</w:t>
      </w:r>
      <w:ins w:id="1674" w:author="Автор" w:date="2026-08-25T19:55:00Z">
        <w:r w:rsidR="00767CD6">
          <w:rPr>
            <w:color w:val="0D0D0D" w:themeColor="text1" w:themeTint="F2"/>
          </w:rPr>
          <w:t xml:space="preserve"> (октябрь 2024 года)</w:t>
        </w:r>
      </w:ins>
      <w:r w:rsidRPr="00A057BC">
        <w:rPr>
          <w:color w:val="0D0D0D" w:themeColor="text1" w:themeTint="F2"/>
        </w:rPr>
        <w:t>.</w:t>
      </w:r>
    </w:p>
    <w:p w14:paraId="13AEC93D" w14:textId="0E6BEEC9" w:rsidR="00F322E7" w:rsidRPr="00A057BC" w:rsidRDefault="008D1B42" w:rsidP="004D10BF">
      <w:pPr>
        <w:spacing w:line="276" w:lineRule="auto"/>
        <w:jc w:val="both"/>
        <w:rPr>
          <w:color w:val="0D0D0D" w:themeColor="text1" w:themeTint="F2"/>
        </w:rPr>
      </w:pPr>
      <w:r w:rsidRPr="00A057BC">
        <w:rPr>
          <w:color w:val="0D0D0D" w:themeColor="text1" w:themeTint="F2"/>
        </w:rPr>
        <w:t>До получения информированного согласия, исследователь или уполномоченное им лицо должны представить добровольцу понятную ему информацию как в устном, так и в письменном виде</w:t>
      </w:r>
      <w:r w:rsidR="00741DF8" w:rsidRPr="00A057BC">
        <w:rPr>
          <w:color w:val="0D0D0D" w:themeColor="text1" w:themeTint="F2"/>
        </w:rPr>
        <w:t xml:space="preserve">, содержащаяся в </w:t>
      </w:r>
      <w:commentRangeStart w:id="1675"/>
      <w:commentRangeStart w:id="1676"/>
      <w:r w:rsidR="00741DF8" w:rsidRPr="00A057BC">
        <w:rPr>
          <w:color w:val="0D0D0D" w:themeColor="text1" w:themeTint="F2"/>
        </w:rPr>
        <w:t>ИЛД</w:t>
      </w:r>
      <w:commentRangeEnd w:id="1675"/>
      <w:r w:rsidR="00FB2525">
        <w:rPr>
          <w:rStyle w:val="a8"/>
        </w:rPr>
        <w:commentReference w:id="1675"/>
      </w:r>
      <w:commentRangeEnd w:id="1676"/>
      <w:r w:rsidR="00BF30B6">
        <w:rPr>
          <w:rStyle w:val="a8"/>
        </w:rPr>
        <w:commentReference w:id="1676"/>
      </w:r>
      <w:ins w:id="1677" w:author="Автор" w:date="2026-08-24T17:42:00Z">
        <w:r w:rsidR="00BF30B6">
          <w:rPr>
            <w:color w:val="0D0D0D" w:themeColor="text1" w:themeTint="F2"/>
          </w:rPr>
          <w:t xml:space="preserve"> с ФИС</w:t>
        </w:r>
      </w:ins>
      <w:r w:rsidR="00741DF8" w:rsidRPr="00A057BC">
        <w:rPr>
          <w:color w:val="0D0D0D" w:themeColor="text1" w:themeTint="F2"/>
        </w:rPr>
        <w:t xml:space="preserve">. </w:t>
      </w:r>
      <w:r w:rsidRPr="00A057BC">
        <w:rPr>
          <w:color w:val="0D0D0D" w:themeColor="text1" w:themeTint="F2"/>
        </w:rPr>
        <w:t>У каждого добровольца должна быть возможность обсудить исследование с ответственным Исследователем.</w:t>
      </w:r>
    </w:p>
    <w:p w14:paraId="336AE15C" w14:textId="65269552"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До участия в исследовании </w:t>
      </w:r>
      <w:r w:rsidR="00996ADF" w:rsidRPr="00A057BC">
        <w:rPr>
          <w:color w:val="0D0D0D" w:themeColor="text1" w:themeTint="F2"/>
        </w:rPr>
        <w:t>ИЛД</w:t>
      </w:r>
      <w:r w:rsidRPr="00A057BC">
        <w:rPr>
          <w:color w:val="0D0D0D" w:themeColor="text1" w:themeTint="F2"/>
        </w:rPr>
        <w:t xml:space="preserve"> с </w:t>
      </w:r>
      <w:del w:id="1678" w:author="Автор" w:date="2026-08-24T17:43:00Z">
        <w:r w:rsidRPr="00A057BC" w:rsidDel="00BF30B6">
          <w:rPr>
            <w:color w:val="0D0D0D" w:themeColor="text1" w:themeTint="F2"/>
          </w:rPr>
          <w:delText>формой информированного согласия</w:delText>
        </w:r>
      </w:del>
      <w:ins w:id="1679" w:author="Автор" w:date="2026-08-24T17:43:00Z">
        <w:r w:rsidR="00BF30B6">
          <w:rPr>
            <w:color w:val="0D0D0D" w:themeColor="text1" w:themeTint="F2"/>
          </w:rPr>
          <w:t>ФИС</w:t>
        </w:r>
      </w:ins>
      <w:r w:rsidRPr="00A057BC">
        <w:rPr>
          <w:color w:val="0D0D0D" w:themeColor="text1" w:themeTint="F2"/>
        </w:rPr>
        <w:t xml:space="preserve"> должен быть лично подписан добровольцем и лицом, проводившим обсуждение информированного согласия (Исследователем или уполномоченным им лицом) с указанием даты в 2 экземплярах. В Информационном листке добровольца регистрируется </w:t>
      </w:r>
      <w:r w:rsidR="00996ADF" w:rsidRPr="00A057BC">
        <w:t>индивидуальный идентификационный код добровольца</w:t>
      </w:r>
      <w:r w:rsidRPr="00A057BC">
        <w:rPr>
          <w:color w:val="0D0D0D" w:themeColor="text1" w:themeTint="F2"/>
        </w:rPr>
        <w:t xml:space="preserve">, который присваивается добровольцу при оформлении на него страхового полиса участника </w:t>
      </w:r>
      <w:r w:rsidR="00996ADF" w:rsidRPr="00A057BC">
        <w:rPr>
          <w:color w:val="0D0D0D" w:themeColor="text1" w:themeTint="F2"/>
        </w:rPr>
        <w:t>исследования</w:t>
      </w:r>
      <w:r w:rsidRPr="00A057BC">
        <w:rPr>
          <w:color w:val="0D0D0D" w:themeColor="text1" w:themeTint="F2"/>
        </w:rPr>
        <w:t xml:space="preserve">. Один экземпляр </w:t>
      </w:r>
      <w:r w:rsidR="00996ADF" w:rsidRPr="00A057BC">
        <w:rPr>
          <w:color w:val="0D0D0D" w:themeColor="text1" w:themeTint="F2"/>
        </w:rPr>
        <w:t>ИЛД</w:t>
      </w:r>
      <w:ins w:id="1680" w:author="Автор" w:date="2026-08-24T17:43:00Z">
        <w:r w:rsidR="00BF30B6">
          <w:rPr>
            <w:color w:val="0D0D0D" w:themeColor="text1" w:themeTint="F2"/>
          </w:rPr>
          <w:t xml:space="preserve"> с ФИС</w:t>
        </w:r>
      </w:ins>
      <w:r w:rsidRPr="00A057BC">
        <w:rPr>
          <w:color w:val="0D0D0D" w:themeColor="text1" w:themeTint="F2"/>
        </w:rPr>
        <w:t xml:space="preserve"> доброволец должен получить на руки, другой экземпляр должен быть сохранен Исследователем в основной папке по исследованию в центре.</w:t>
      </w:r>
    </w:p>
    <w:p w14:paraId="265442BE" w14:textId="26C56A59"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 </w:t>
      </w:r>
      <w:r w:rsidR="00996ADF" w:rsidRPr="00A057BC">
        <w:rPr>
          <w:color w:val="0D0D0D" w:themeColor="text1" w:themeTint="F2"/>
        </w:rPr>
        <w:t>ИЛД</w:t>
      </w:r>
      <w:ins w:id="1681" w:author="Автор" w:date="2026-08-24T17:43:00Z">
        <w:r w:rsidR="00BF30B6">
          <w:rPr>
            <w:color w:val="0D0D0D" w:themeColor="text1" w:themeTint="F2"/>
          </w:rPr>
          <w:t xml:space="preserve"> с ФИС</w:t>
        </w:r>
      </w:ins>
      <w:r w:rsidRPr="00A057BC">
        <w:rPr>
          <w:color w:val="0D0D0D" w:themeColor="text1" w:themeTint="F2"/>
        </w:rPr>
        <w:t xml:space="preserve"> вносятся изменения и дополнения при появлении новой информации, которая может иметь значение для </w:t>
      </w:r>
      <w:r w:rsidR="007A72F3" w:rsidRPr="00A057BC">
        <w:rPr>
          <w:color w:val="0D0D0D" w:themeColor="text1" w:themeTint="F2"/>
        </w:rPr>
        <w:t>добровольца</w:t>
      </w:r>
      <w:r w:rsidRPr="00A057BC">
        <w:rPr>
          <w:color w:val="0D0D0D" w:themeColor="text1" w:themeTint="F2"/>
        </w:rPr>
        <w:t xml:space="preserve"> исследования. Измененная версия Информационного листка должна быть одобрена МЗ РФ, Советом по этике МЗ РФ и ЛЭК. После этого доброволец должен подписать измененный </w:t>
      </w:r>
      <w:r w:rsidR="00996ADF" w:rsidRPr="00A057BC">
        <w:rPr>
          <w:color w:val="0D0D0D" w:themeColor="text1" w:themeTint="F2"/>
        </w:rPr>
        <w:t>ИЛД</w:t>
      </w:r>
      <w:ins w:id="1682" w:author="Автор" w:date="2026-08-24T17:43:00Z">
        <w:r w:rsidR="00BF30B6">
          <w:rPr>
            <w:color w:val="0D0D0D" w:themeColor="text1" w:themeTint="F2"/>
          </w:rPr>
          <w:t xml:space="preserve"> с ФИС</w:t>
        </w:r>
      </w:ins>
      <w:r w:rsidR="00996ADF" w:rsidRPr="00A057BC">
        <w:rPr>
          <w:color w:val="0D0D0D" w:themeColor="text1" w:themeTint="F2"/>
        </w:rPr>
        <w:t>.</w:t>
      </w:r>
    </w:p>
    <w:p w14:paraId="09912EF8" w14:textId="38C8E525" w:rsidR="00F322E7" w:rsidRPr="00A057BC" w:rsidRDefault="008D1B42" w:rsidP="004D10BF">
      <w:pPr>
        <w:pStyle w:val="20"/>
        <w:spacing w:after="0" w:line="276" w:lineRule="auto"/>
        <w:jc w:val="both"/>
        <w:rPr>
          <w:rFonts w:cs="Times New Roman"/>
          <w:color w:val="0D0D0D" w:themeColor="text1" w:themeTint="F2"/>
        </w:rPr>
      </w:pPr>
      <w:bookmarkStart w:id="1683" w:name="_Toc203135988"/>
      <w:bookmarkStart w:id="1684" w:name="_Toc233373617"/>
      <w:r w:rsidRPr="00A057BC">
        <w:rPr>
          <w:rFonts w:cs="Times New Roman"/>
          <w:color w:val="0D0D0D" w:themeColor="text1" w:themeTint="F2"/>
        </w:rPr>
        <w:t xml:space="preserve">14.3. Конфиденциальность и идентификация </w:t>
      </w:r>
      <w:r w:rsidR="00E522DE" w:rsidRPr="00A057BC">
        <w:rPr>
          <w:rFonts w:cs="Times New Roman"/>
          <w:color w:val="0D0D0D" w:themeColor="text1" w:themeTint="F2"/>
        </w:rPr>
        <w:t>добровольцев</w:t>
      </w:r>
      <w:r w:rsidRPr="00A057BC">
        <w:rPr>
          <w:rFonts w:cs="Times New Roman"/>
          <w:color w:val="0D0D0D" w:themeColor="text1" w:themeTint="F2"/>
        </w:rPr>
        <w:t xml:space="preserve"> исследования</w:t>
      </w:r>
      <w:bookmarkEnd w:id="1683"/>
      <w:bookmarkEnd w:id="1684"/>
    </w:p>
    <w:p w14:paraId="21C39F8F" w14:textId="41E43DFB"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Конфиденциальность записей, позволяющих идентифицировать участников исследования, будет обеспечиваться в соответствии с требованиями законодательства. Идентификация добровольцев будет осуществляться только по скрининговому или </w:t>
      </w:r>
      <w:proofErr w:type="spellStart"/>
      <w:r w:rsidRPr="00A057BC">
        <w:rPr>
          <w:color w:val="0D0D0D" w:themeColor="text1" w:themeTint="F2"/>
        </w:rPr>
        <w:t>рандомизационному</w:t>
      </w:r>
      <w:proofErr w:type="spellEnd"/>
      <w:r w:rsidRPr="00A057BC">
        <w:rPr>
          <w:color w:val="0D0D0D" w:themeColor="text1" w:themeTint="F2"/>
        </w:rPr>
        <w:t xml:space="preserve"> номеру добровольца.</w:t>
      </w:r>
    </w:p>
    <w:p w14:paraId="68CD0504" w14:textId="77777777" w:rsidR="00F322E7" w:rsidRPr="00A057BC" w:rsidRDefault="008D1B42" w:rsidP="004D10BF">
      <w:pPr>
        <w:pStyle w:val="1"/>
        <w:spacing w:after="0" w:line="276" w:lineRule="auto"/>
        <w:jc w:val="both"/>
        <w:rPr>
          <w:rFonts w:cs="Times New Roman"/>
          <w:color w:val="0D0D0D" w:themeColor="text1" w:themeTint="F2"/>
        </w:rPr>
      </w:pPr>
      <w:bookmarkStart w:id="1685" w:name="_Toc203135989"/>
      <w:bookmarkStart w:id="1686" w:name="_Toc233373618"/>
      <w:r w:rsidRPr="00A057BC">
        <w:rPr>
          <w:rFonts w:cs="Times New Roman"/>
          <w:color w:val="0D0D0D" w:themeColor="text1" w:themeTint="F2"/>
        </w:rPr>
        <w:t>15. Обработка и хранение данных</w:t>
      </w:r>
      <w:bookmarkEnd w:id="1685"/>
      <w:bookmarkEnd w:id="1686"/>
    </w:p>
    <w:p w14:paraId="1C466304" w14:textId="54E45CA3"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Исследователь несет </w:t>
      </w:r>
      <w:commentRangeStart w:id="1687"/>
      <w:commentRangeStart w:id="1688"/>
      <w:r w:rsidRPr="00A057BC">
        <w:rPr>
          <w:color w:val="0D0D0D" w:themeColor="text1" w:themeTint="F2"/>
        </w:rPr>
        <w:t xml:space="preserve">ответственность за предоставление точных, полных и достоверных данных в </w:t>
      </w:r>
      <w:ins w:id="1689" w:author="Автор" w:date="2026-08-25T19:56:00Z">
        <w:r w:rsidR="00767CD6">
          <w:rPr>
            <w:color w:val="0D0D0D" w:themeColor="text1" w:themeTint="F2"/>
          </w:rPr>
          <w:t xml:space="preserve">первичной документации, </w:t>
        </w:r>
      </w:ins>
      <w:r w:rsidRPr="00A057BC">
        <w:rPr>
          <w:color w:val="0D0D0D" w:themeColor="text1" w:themeTint="F2"/>
        </w:rPr>
        <w:t>индивидуальных регистрационных картах и всех требуемых отчетах.</w:t>
      </w:r>
      <w:commentRangeEnd w:id="1687"/>
      <w:r w:rsidR="004B6E58">
        <w:rPr>
          <w:rStyle w:val="a8"/>
        </w:rPr>
        <w:commentReference w:id="1687"/>
      </w:r>
      <w:commentRangeEnd w:id="1688"/>
      <w:r w:rsidR="00767CD6">
        <w:rPr>
          <w:rStyle w:val="a8"/>
        </w:rPr>
        <w:commentReference w:id="1688"/>
      </w:r>
    </w:p>
    <w:p w14:paraId="53514DE5" w14:textId="32A925E0"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 данном исследовании будет использована </w:t>
      </w:r>
      <w:proofErr w:type="spellStart"/>
      <w:r w:rsidR="006D21A3" w:rsidRPr="00A057BC">
        <w:rPr>
          <w:color w:val="0D0D0D" w:themeColor="text1" w:themeTint="F2"/>
        </w:rPr>
        <w:t>э</w:t>
      </w:r>
      <w:r w:rsidRPr="00A057BC">
        <w:rPr>
          <w:color w:val="0D0D0D" w:themeColor="text1" w:themeTint="F2"/>
        </w:rPr>
        <w:t>ИРК</w:t>
      </w:r>
      <w:proofErr w:type="spellEnd"/>
      <w:r w:rsidRPr="00A057BC">
        <w:rPr>
          <w:color w:val="0D0D0D" w:themeColor="text1" w:themeTint="F2"/>
        </w:rPr>
        <w:t xml:space="preserve"> добровольца. Внесение записей допускается только лично исследователем или уполномоченным им лицом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A057BC">
        <w:rPr>
          <w:color w:val="0D0D0D" w:themeColor="text1" w:themeTint="F2"/>
        </w:rPr>
        <w:t>эИРК</w:t>
      </w:r>
      <w:proofErr w:type="spellEnd"/>
      <w:r w:rsidRPr="00A057BC">
        <w:rPr>
          <w:color w:val="0D0D0D" w:themeColor="text1" w:themeTint="F2"/>
        </w:rPr>
        <w:t xml:space="preserve"> и </w:t>
      </w:r>
      <w:r w:rsidRPr="00A057BC">
        <w:rPr>
          <w:color w:val="0D0D0D" w:themeColor="text1" w:themeTint="F2"/>
        </w:rPr>
        <w:lastRenderedPageBreak/>
        <w:t>право электронной подписи запрашивается у организатора КИ и делегируется Главным исследователем центра ответственным со</w:t>
      </w:r>
      <w:r w:rsidR="00996ADF" w:rsidRPr="00A057BC">
        <w:rPr>
          <w:color w:val="0D0D0D" w:themeColor="text1" w:themeTint="F2"/>
        </w:rPr>
        <w:t>-</w:t>
      </w:r>
      <w:r w:rsidRPr="00A057BC">
        <w:rPr>
          <w:color w:val="0D0D0D" w:themeColor="text1" w:themeTint="F2"/>
        </w:rPr>
        <w:t>исследователям, если необходимо.</w:t>
      </w:r>
    </w:p>
    <w:p w14:paraId="712621EE" w14:textId="4E1B32D4"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w:t>
      </w:r>
      <w:commentRangeStart w:id="1690"/>
      <w:commentRangeStart w:id="1691"/>
      <w:r w:rsidRPr="00A057BC">
        <w:rPr>
          <w:color w:val="0D0D0D" w:themeColor="text1" w:themeTint="F2"/>
        </w:rPr>
        <w:t>дат</w:t>
      </w:r>
      <w:ins w:id="1692" w:author="Автор" w:date="2026-08-25T19:56:00Z">
        <w:r w:rsidR="00767CD6">
          <w:rPr>
            <w:color w:val="0D0D0D" w:themeColor="text1" w:themeTint="F2"/>
          </w:rPr>
          <w:t>, времени</w:t>
        </w:r>
      </w:ins>
      <w:del w:id="1693" w:author="Автор" w:date="2026-08-25T19:56:00Z">
        <w:r w:rsidRPr="00A057BC" w:rsidDel="00767CD6">
          <w:rPr>
            <w:color w:val="0D0D0D" w:themeColor="text1" w:themeTint="F2"/>
          </w:rPr>
          <w:delText>ы</w:delText>
        </w:r>
      </w:del>
      <w:r w:rsidRPr="00A057BC">
        <w:rPr>
          <w:color w:val="0D0D0D" w:themeColor="text1" w:themeTint="F2"/>
        </w:rPr>
        <w:t xml:space="preserve"> </w:t>
      </w:r>
      <w:commentRangeEnd w:id="1690"/>
      <w:r w:rsidR="00FB2525">
        <w:rPr>
          <w:rStyle w:val="a8"/>
        </w:rPr>
        <w:commentReference w:id="1690"/>
      </w:r>
      <w:commentRangeEnd w:id="1691"/>
      <w:r w:rsidR="00767CD6">
        <w:rPr>
          <w:rStyle w:val="a8"/>
        </w:rPr>
        <w:commentReference w:id="1691"/>
      </w:r>
      <w:r w:rsidRPr="00A057BC">
        <w:rPr>
          <w:color w:val="0D0D0D" w:themeColor="text1" w:themeTint="F2"/>
        </w:rPr>
        <w:t xml:space="preserve">и </w:t>
      </w:r>
      <w:r w:rsidR="00991177" w:rsidRPr="00A057BC">
        <w:rPr>
          <w:color w:val="0D0D0D" w:themeColor="text1" w:themeTint="F2"/>
        </w:rPr>
        <w:t>инициалов,</w:t>
      </w:r>
      <w:r w:rsidRPr="00A057BC">
        <w:rPr>
          <w:color w:val="0D0D0D" w:themeColor="text1" w:themeTint="F2"/>
        </w:rPr>
        <w:t xml:space="preserve"> и при необходимости разъяснены.</w:t>
      </w:r>
    </w:p>
    <w:p w14:paraId="5EF09C33" w14:textId="37D7F252"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Изменения, внесенные после просмотра и подписания индивидуальной регистрационной карты исследователем, должны быть повторно подписаны с указанием </w:t>
      </w:r>
      <w:commentRangeStart w:id="1694"/>
      <w:commentRangeStart w:id="1695"/>
      <w:r w:rsidRPr="00A057BC">
        <w:rPr>
          <w:color w:val="0D0D0D" w:themeColor="text1" w:themeTint="F2"/>
        </w:rPr>
        <w:t>даты</w:t>
      </w:r>
      <w:commentRangeEnd w:id="1694"/>
      <w:r w:rsidR="00FB2525">
        <w:rPr>
          <w:rStyle w:val="a8"/>
        </w:rPr>
        <w:commentReference w:id="1694"/>
      </w:r>
      <w:commentRangeEnd w:id="1695"/>
      <w:r w:rsidR="00767CD6">
        <w:rPr>
          <w:rStyle w:val="a8"/>
        </w:rPr>
        <w:commentReference w:id="1695"/>
      </w:r>
      <w:ins w:id="1696" w:author="Автор" w:date="2026-08-25T19:56:00Z">
        <w:r w:rsidR="00767CD6">
          <w:rPr>
            <w:color w:val="0D0D0D" w:themeColor="text1" w:themeTint="F2"/>
          </w:rPr>
          <w:t xml:space="preserve"> и времени</w:t>
        </w:r>
      </w:ins>
      <w:r w:rsidRPr="00A057BC">
        <w:rPr>
          <w:color w:val="0D0D0D" w:themeColor="text1" w:themeTint="F2"/>
        </w:rPr>
        <w:t xml:space="preserve">.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w:t>
      </w:r>
      <w:commentRangeStart w:id="1697"/>
      <w:commentRangeStart w:id="1698"/>
      <w:r w:rsidRPr="00A057BC">
        <w:rPr>
          <w:color w:val="0D0D0D" w:themeColor="text1" w:themeTint="F2"/>
        </w:rPr>
        <w:t xml:space="preserve">Список должен включать номер испытуемого добровольца, полное имя, дату рождения и дату включения и завершения участия в исследовании. </w:t>
      </w:r>
      <w:commentRangeEnd w:id="1697"/>
      <w:r w:rsidR="00FB2525">
        <w:rPr>
          <w:rStyle w:val="a8"/>
        </w:rPr>
        <w:commentReference w:id="1697"/>
      </w:r>
      <w:commentRangeEnd w:id="1698"/>
      <w:r w:rsidR="00767CD6">
        <w:rPr>
          <w:rStyle w:val="a8"/>
        </w:rPr>
        <w:commentReference w:id="1698"/>
      </w:r>
      <w:r w:rsidRPr="00A057BC">
        <w:rPr>
          <w:color w:val="0D0D0D" w:themeColor="text1" w:themeTint="F2"/>
        </w:rPr>
        <w:t>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4FA52A5E" w14:textId="5F959434"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Документация исследования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w:t>
      </w:r>
      <w:commentRangeStart w:id="1699"/>
      <w:commentRangeStart w:id="1700"/>
      <w:r w:rsidRPr="00A057BC">
        <w:rPr>
          <w:color w:val="0D0D0D" w:themeColor="text1" w:themeTint="F2"/>
        </w:rPr>
        <w:t>г</w:t>
      </w:r>
      <w:commentRangeEnd w:id="1699"/>
      <w:r w:rsidR="00FB2525">
        <w:rPr>
          <w:rStyle w:val="a8"/>
        </w:rPr>
        <w:commentReference w:id="1699"/>
      </w:r>
      <w:commentRangeEnd w:id="1700"/>
      <w:r w:rsidR="00767CD6">
        <w:rPr>
          <w:rStyle w:val="a8"/>
        </w:rPr>
        <w:commentReference w:id="1700"/>
      </w:r>
      <w:r w:rsidRPr="00A057BC">
        <w:rPr>
          <w:color w:val="0D0D0D" w:themeColor="text1" w:themeTint="F2"/>
        </w:rPr>
        <w:t>.</w:t>
      </w:r>
      <w:ins w:id="1701" w:author="Автор" w:date="2026-08-25T19:57:00Z">
        <w:r w:rsidR="00767CD6">
          <w:rPr>
            <w:color w:val="0D0D0D" w:themeColor="text1" w:themeTint="F2"/>
          </w:rPr>
          <w:t xml:space="preserve"> (актуальная редакция от 01.08.2025 г.)</w:t>
        </w:r>
      </w:ins>
      <w:r w:rsidRPr="00A057BC">
        <w:rPr>
          <w:color w:val="0D0D0D" w:themeColor="text1" w:themeTint="F2"/>
        </w:rPr>
        <w:t>,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w:t>
      </w:r>
    </w:p>
    <w:p w14:paraId="0E5729D3"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Исследователь должен обеспечить, чтобы никакое уничтожение медицинских документов не производилось без письменного разрешения Спонсора, и принять меры для предупреждения случайного уничтожения документов ранее положенного срока. </w:t>
      </w:r>
    </w:p>
    <w:p w14:paraId="40EC36AE" w14:textId="77777777" w:rsidR="00F322E7" w:rsidRPr="00A057BC" w:rsidRDefault="008D1B42" w:rsidP="004D10BF">
      <w:pPr>
        <w:pStyle w:val="1"/>
        <w:spacing w:after="0" w:line="276" w:lineRule="auto"/>
        <w:jc w:val="both"/>
        <w:rPr>
          <w:rFonts w:cs="Times New Roman"/>
          <w:color w:val="0D0D0D" w:themeColor="text1" w:themeTint="F2"/>
        </w:rPr>
      </w:pPr>
      <w:bookmarkStart w:id="1702" w:name="_Toc203135990"/>
      <w:bookmarkStart w:id="1703" w:name="_Toc233373619"/>
      <w:r w:rsidRPr="00A057BC">
        <w:rPr>
          <w:rFonts w:cs="Times New Roman"/>
          <w:color w:val="0D0D0D" w:themeColor="text1" w:themeTint="F2"/>
        </w:rPr>
        <w:t>16. Контроль и обеспечение качества</w:t>
      </w:r>
      <w:bookmarkEnd w:id="1702"/>
      <w:bookmarkEnd w:id="1703"/>
    </w:p>
    <w:p w14:paraId="40FA7F70"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Независимые мероприятия по обеспечению качества будут выполняться в отношении протокола клинического исследования, каждого этапа процедуры сбора данных и обработки данных, включая окончательный отчет о клиническом исследовании. Аудиты могут проводиться в любое время во время или после испытания, чтобы гарантировать достоверность и целостность данных исследования.</w:t>
      </w:r>
    </w:p>
    <w:p w14:paraId="64F7B770" w14:textId="630479C5"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Мониторинг этого исследования будет осуществляться в соответствии с международными правилами проведения клинических исследований и действующими требованиями законодательства Российской Федерации. Монитор будет регулярно посещать исследовательский центр. Во время мониторинга исследования, на визитах, </w:t>
      </w:r>
      <w:commentRangeStart w:id="1704"/>
      <w:commentRangeStart w:id="1705"/>
      <w:del w:id="1706" w:author="Автор" w:date="2026-08-25T19:57:00Z">
        <w:r w:rsidRPr="00A057BC" w:rsidDel="00767CD6">
          <w:rPr>
            <w:color w:val="0D0D0D" w:themeColor="text1" w:themeTint="F2"/>
          </w:rPr>
          <w:delText xml:space="preserve">заявленные </w:delText>
        </w:r>
      </w:del>
      <w:ins w:id="1707" w:author="Автор" w:date="2026-08-25T19:57:00Z">
        <w:r w:rsidR="00767CD6">
          <w:rPr>
            <w:color w:val="0D0D0D" w:themeColor="text1" w:themeTint="F2"/>
          </w:rPr>
          <w:t>собранные в ходе исследования</w:t>
        </w:r>
        <w:r w:rsidR="00767CD6" w:rsidRPr="00A057BC">
          <w:rPr>
            <w:color w:val="0D0D0D" w:themeColor="text1" w:themeTint="F2"/>
          </w:rPr>
          <w:t xml:space="preserve"> </w:t>
        </w:r>
      </w:ins>
      <w:r w:rsidRPr="00A057BC">
        <w:rPr>
          <w:color w:val="0D0D0D" w:themeColor="text1" w:themeTint="F2"/>
        </w:rPr>
        <w:t xml:space="preserve">данные </w:t>
      </w:r>
      <w:commentRangeEnd w:id="1704"/>
      <w:r w:rsidR="004B6E58">
        <w:rPr>
          <w:rStyle w:val="a8"/>
        </w:rPr>
        <w:commentReference w:id="1704"/>
      </w:r>
      <w:commentRangeEnd w:id="1705"/>
      <w:r w:rsidR="00767CD6">
        <w:rPr>
          <w:rStyle w:val="a8"/>
        </w:rPr>
        <w:commentReference w:id="1705"/>
      </w:r>
      <w:r w:rsidRPr="00A057BC">
        <w:rPr>
          <w:color w:val="0D0D0D" w:themeColor="text1" w:themeTint="F2"/>
        </w:rPr>
        <w:t xml:space="preserve">будут проверены в отношении их точности и полноты и сверены с исходными документами (например, медицинской документацией </w:t>
      </w:r>
      <w:r w:rsidR="007A72F3" w:rsidRPr="00A057BC">
        <w:rPr>
          <w:color w:val="0D0D0D" w:themeColor="text1" w:themeTint="F2"/>
        </w:rPr>
        <w:t>добровольца</w:t>
      </w:r>
      <w:r w:rsidRPr="00A057BC">
        <w:rPr>
          <w:color w:val="0D0D0D" w:themeColor="text1" w:themeTint="F2"/>
        </w:rPr>
        <w:t xml:space="preserve"> исследования, записями автоматизированных лабораторных аппаратов, записями ЭКГ и лабораторными заключениями). Все данные в индивидуальной регистрационной карте должны быть подтверждены исходными документами.</w:t>
      </w:r>
    </w:p>
    <w:p w14:paraId="0E453608" w14:textId="1E1ED70C"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Исследователь обязан обеспечить мониторам, представителям отдела обеспечения качества Спонсора и иным уполномоченным лицам доступ к документам исследования и другим материалам в исследовательском центре, включая файл исследования, заполненные </w:t>
      </w:r>
      <w:proofErr w:type="spellStart"/>
      <w:r w:rsidR="00996ADF" w:rsidRPr="00A057BC">
        <w:rPr>
          <w:color w:val="0D0D0D" w:themeColor="text1" w:themeTint="F2"/>
        </w:rPr>
        <w:t>э</w:t>
      </w:r>
      <w:r w:rsidRPr="00A057BC">
        <w:rPr>
          <w:color w:val="0D0D0D" w:themeColor="text1" w:themeTint="F2"/>
        </w:rPr>
        <w:t>ИРК</w:t>
      </w:r>
      <w:proofErr w:type="spellEnd"/>
      <w:r w:rsidRPr="00A057BC">
        <w:rPr>
          <w:color w:val="0D0D0D" w:themeColor="text1" w:themeTint="F2"/>
        </w:rPr>
        <w:t xml:space="preserve">, а также соответствующие первичные данные для поверки достоверности и целостности данных. </w:t>
      </w:r>
    </w:p>
    <w:p w14:paraId="10368B6E" w14:textId="77777777" w:rsidR="00F322E7" w:rsidRPr="00A057BC" w:rsidRDefault="008D1B42" w:rsidP="004D10BF">
      <w:pPr>
        <w:pStyle w:val="1"/>
        <w:spacing w:after="0" w:line="276" w:lineRule="auto"/>
        <w:jc w:val="both"/>
        <w:rPr>
          <w:rFonts w:cs="Times New Roman"/>
          <w:color w:val="0D0D0D" w:themeColor="text1" w:themeTint="F2"/>
        </w:rPr>
      </w:pPr>
      <w:bookmarkStart w:id="1708" w:name="_Toc203135991"/>
      <w:bookmarkStart w:id="1709" w:name="_Toc233373620"/>
      <w:r w:rsidRPr="00A057BC">
        <w:rPr>
          <w:rFonts w:cs="Times New Roman"/>
          <w:color w:val="0D0D0D" w:themeColor="text1" w:themeTint="F2"/>
        </w:rPr>
        <w:t>17. Финансирование и страхование</w:t>
      </w:r>
      <w:bookmarkEnd w:id="1708"/>
      <w:bookmarkEnd w:id="1709"/>
    </w:p>
    <w:p w14:paraId="2698764C" w14:textId="59E9781F" w:rsidR="001012F8" w:rsidRPr="004B6E58" w:rsidRDefault="001012F8">
      <w:pPr>
        <w:pStyle w:val="20"/>
        <w:spacing w:after="0" w:line="276" w:lineRule="auto"/>
        <w:jc w:val="both"/>
        <w:rPr>
          <w:color w:val="0D0D0D" w:themeColor="text1" w:themeTint="F2"/>
        </w:rPr>
        <w:pPrChange w:id="1710" w:author="Автор" w:date="2026-08-20T16:57:00Z">
          <w:pPr>
            <w:spacing w:line="276" w:lineRule="auto"/>
            <w:jc w:val="both"/>
          </w:pPr>
        </w:pPrChange>
      </w:pPr>
      <w:r w:rsidRPr="004B6E58">
        <w:rPr>
          <w:rFonts w:cs="Times New Roman"/>
          <w:color w:val="0D0D0D" w:themeColor="text1" w:themeTint="F2"/>
        </w:rPr>
        <w:t>Финансирование проведения исследования</w:t>
      </w:r>
    </w:p>
    <w:p w14:paraId="178FA91F" w14:textId="646C3775"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Финансирование исследования осуществляется Спонсором или уполномоченным им представителем в соответствии с соответствующим договором, заключенным до начала исследования. Финансовые аспекты являются конфиденциальной информацией. </w:t>
      </w:r>
    </w:p>
    <w:p w14:paraId="21854A47" w14:textId="77777777" w:rsidR="001012F8" w:rsidRPr="00A057BC" w:rsidRDefault="001012F8" w:rsidP="004D10BF">
      <w:pPr>
        <w:pStyle w:val="20"/>
        <w:spacing w:after="0" w:line="276" w:lineRule="auto"/>
        <w:jc w:val="both"/>
        <w:rPr>
          <w:rFonts w:cs="Times New Roman"/>
          <w:color w:val="0D0D0D" w:themeColor="text1" w:themeTint="F2"/>
          <w:szCs w:val="24"/>
        </w:rPr>
      </w:pPr>
      <w:bookmarkStart w:id="1711" w:name="_Toc416708507"/>
      <w:bookmarkStart w:id="1712" w:name="_Toc419207666"/>
      <w:bookmarkStart w:id="1713" w:name="_Toc435519937"/>
      <w:bookmarkStart w:id="1714" w:name="_Toc524097903"/>
      <w:bookmarkStart w:id="1715" w:name="_Toc525926743"/>
      <w:bookmarkStart w:id="1716" w:name="_Toc201328893"/>
      <w:bookmarkStart w:id="1717" w:name="_Toc203135992"/>
      <w:bookmarkStart w:id="1718" w:name="_Toc233373621"/>
      <w:r w:rsidRPr="00A057BC">
        <w:rPr>
          <w:rFonts w:cs="Times New Roman"/>
          <w:color w:val="0D0D0D" w:themeColor="text1" w:themeTint="F2"/>
        </w:rPr>
        <w:t>Материальная компенсация</w:t>
      </w:r>
      <w:bookmarkEnd w:id="1711"/>
      <w:bookmarkEnd w:id="1712"/>
      <w:bookmarkEnd w:id="1713"/>
      <w:bookmarkEnd w:id="1714"/>
      <w:bookmarkEnd w:id="1715"/>
      <w:bookmarkEnd w:id="1716"/>
      <w:bookmarkEnd w:id="1717"/>
      <w:bookmarkEnd w:id="1718"/>
      <w:r w:rsidRPr="00A057BC">
        <w:rPr>
          <w:rFonts w:cs="Times New Roman"/>
          <w:color w:val="0D0D0D" w:themeColor="text1" w:themeTint="F2"/>
        </w:rPr>
        <w:t xml:space="preserve"> </w:t>
      </w:r>
    </w:p>
    <w:p w14:paraId="7D57B98A" w14:textId="294CDF4E" w:rsidR="00F322E7" w:rsidRPr="00A057BC" w:rsidRDefault="008D1B42" w:rsidP="004D10BF">
      <w:pPr>
        <w:spacing w:line="276" w:lineRule="auto"/>
        <w:jc w:val="both"/>
        <w:rPr>
          <w:color w:val="0D0D0D" w:themeColor="text1" w:themeTint="F2"/>
        </w:rPr>
      </w:pPr>
      <w:r w:rsidRPr="00A057BC">
        <w:rPr>
          <w:color w:val="0D0D0D" w:themeColor="text1" w:themeTint="F2"/>
        </w:rPr>
        <w:t>Добровольцы получают денежн</w:t>
      </w:r>
      <w:r w:rsidR="00E522DE" w:rsidRPr="00A057BC">
        <w:rPr>
          <w:color w:val="0D0D0D" w:themeColor="text1" w:themeTint="F2"/>
        </w:rPr>
        <w:t>ую</w:t>
      </w:r>
      <w:r w:rsidRPr="00A057BC">
        <w:rPr>
          <w:color w:val="0D0D0D" w:themeColor="text1" w:themeTint="F2"/>
        </w:rPr>
        <w:t xml:space="preserve"> </w:t>
      </w:r>
      <w:r w:rsidR="00E522DE" w:rsidRPr="00A057BC">
        <w:rPr>
          <w:color w:val="0D0D0D" w:themeColor="text1" w:themeTint="F2"/>
        </w:rPr>
        <w:t>компенсацию</w:t>
      </w:r>
      <w:r w:rsidRPr="00A057BC">
        <w:rPr>
          <w:color w:val="0D0D0D" w:themeColor="text1" w:themeTint="F2"/>
        </w:rPr>
        <w:t xml:space="preserve"> за участие в исследовании согласно заключенным с ними договорам.</w:t>
      </w:r>
    </w:p>
    <w:p w14:paraId="3FFB5601" w14:textId="5EADB0C3" w:rsidR="001012F8" w:rsidRPr="00A057BC" w:rsidRDefault="001012F8" w:rsidP="004D10BF">
      <w:pPr>
        <w:spacing w:line="276" w:lineRule="auto"/>
        <w:jc w:val="both"/>
        <w:rPr>
          <w:b/>
          <w:bCs/>
          <w:color w:val="0D0D0D" w:themeColor="text1" w:themeTint="F2"/>
        </w:rPr>
      </w:pPr>
      <w:r w:rsidRPr="00A057BC">
        <w:rPr>
          <w:b/>
          <w:bCs/>
          <w:color w:val="0D0D0D" w:themeColor="text1" w:themeTint="F2"/>
        </w:rPr>
        <w:t xml:space="preserve">Страхование жизни </w:t>
      </w:r>
    </w:p>
    <w:p w14:paraId="2975D493"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Страхование жизни и здоровья добровольцев обеспечивается Спонсором исследования в соответствии с действующим законодательством.  На каждого добровольца оформляется полис страхования жизни и здоровья на случай причинения вреда жизни или здоровью в результате проведения клинических исследований лекарственного препарата для медицинского применения. Оригинал полиса должен быть выдан на руки каждому добровольцу, а копия полиса должна храниться в исследовательском центре. По завершении исследования в страховую компанию должен быть представлен реестр страховых полисов.  </w:t>
      </w:r>
    </w:p>
    <w:p w14:paraId="2868E58B" w14:textId="77777777" w:rsidR="00F322E7" w:rsidRPr="00A057BC" w:rsidRDefault="008D1B42" w:rsidP="004D10BF">
      <w:pPr>
        <w:pStyle w:val="1"/>
        <w:spacing w:after="0" w:line="276" w:lineRule="auto"/>
        <w:jc w:val="both"/>
        <w:rPr>
          <w:rFonts w:cs="Times New Roman"/>
          <w:color w:val="0D0D0D" w:themeColor="text1" w:themeTint="F2"/>
        </w:rPr>
      </w:pPr>
      <w:bookmarkStart w:id="1719" w:name="_Toc203135993"/>
      <w:bookmarkStart w:id="1720" w:name="_Toc233373622"/>
      <w:r w:rsidRPr="00A057BC">
        <w:rPr>
          <w:rFonts w:cs="Times New Roman"/>
          <w:color w:val="0D0D0D" w:themeColor="text1" w:themeTint="F2"/>
        </w:rPr>
        <w:t>18. Публикации</w:t>
      </w:r>
      <w:bookmarkEnd w:id="1719"/>
      <w:bookmarkEnd w:id="1720"/>
    </w:p>
    <w:p w14:paraId="5B3ACCAD" w14:textId="77777777" w:rsidR="00F322E7" w:rsidRPr="00A057BC" w:rsidRDefault="008D1B42" w:rsidP="004D10BF">
      <w:pPr>
        <w:spacing w:line="276" w:lineRule="auto"/>
        <w:jc w:val="both"/>
        <w:rPr>
          <w:color w:val="0D0D0D" w:themeColor="text1" w:themeTint="F2"/>
        </w:rPr>
      </w:pPr>
      <w:r w:rsidRPr="00A057BC">
        <w:rPr>
          <w:color w:val="0D0D0D" w:themeColor="text1" w:themeTint="F2"/>
        </w:rPr>
        <w:t xml:space="preserve">Все права на информацию, полученную в исследовании, принадлежат Спонсору исследования и не подлежит передаче третьим лицам без письменного разрешения Спонсора. Исследователь может использовать информацию, касающуюся настоящего исследования, для публикаций, научных докладов или презентаций только при условии получения письменного разрешения Спонсора и согласования с ним содержания публикации. </w:t>
      </w:r>
    </w:p>
    <w:p w14:paraId="3936A2F9" w14:textId="77777777" w:rsidR="00991177" w:rsidRPr="00A057BC" w:rsidRDefault="00991177" w:rsidP="004D10BF">
      <w:pPr>
        <w:jc w:val="both"/>
        <w:rPr>
          <w:rFonts w:eastAsiaTheme="majorEastAsia"/>
          <w:b/>
          <w:bCs/>
          <w:color w:val="0D0D0D" w:themeColor="text1" w:themeTint="F2"/>
          <w:szCs w:val="26"/>
          <w:u w:color="000000"/>
        </w:rPr>
      </w:pPr>
      <w:r w:rsidRPr="00A057BC">
        <w:rPr>
          <w:rFonts w:eastAsiaTheme="majorEastAsia"/>
          <w:b/>
          <w:bCs/>
          <w:color w:val="0D0D0D" w:themeColor="text1" w:themeTint="F2"/>
          <w:szCs w:val="26"/>
          <w:u w:color="000000"/>
        </w:rPr>
        <w:br w:type="page"/>
      </w:r>
    </w:p>
    <w:p w14:paraId="586BB076" w14:textId="77777777" w:rsidR="00991177" w:rsidRPr="00A057BC" w:rsidRDefault="00991177" w:rsidP="004D10BF">
      <w:pPr>
        <w:spacing w:line="276" w:lineRule="auto"/>
        <w:jc w:val="both"/>
        <w:rPr>
          <w:rFonts w:eastAsiaTheme="majorEastAsia"/>
          <w:b/>
          <w:bCs/>
          <w:color w:val="0D0D0D" w:themeColor="text1" w:themeTint="F2"/>
          <w:szCs w:val="26"/>
          <w:u w:color="000000"/>
        </w:rPr>
        <w:sectPr w:rsidR="00991177" w:rsidRPr="00A057BC" w:rsidSect="0089426D">
          <w:headerReference w:type="default" r:id="rId13"/>
          <w:footerReference w:type="default" r:id="rId14"/>
          <w:headerReference w:type="first" r:id="rId15"/>
          <w:pgSz w:w="11906" w:h="16838"/>
          <w:pgMar w:top="1134" w:right="850" w:bottom="1134" w:left="1701" w:header="567" w:footer="340" w:gutter="0"/>
          <w:cols w:space="708"/>
          <w:titlePg/>
          <w:docGrid w:linePitch="360"/>
        </w:sectPr>
      </w:pPr>
    </w:p>
    <w:p w14:paraId="114E38F3" w14:textId="2205C3FC" w:rsidR="00A526F3" w:rsidRPr="00A057BC" w:rsidRDefault="00991177" w:rsidP="00A526F3">
      <w:pPr>
        <w:pStyle w:val="20"/>
        <w:spacing w:after="0" w:line="276" w:lineRule="auto"/>
        <w:jc w:val="both"/>
        <w:rPr>
          <w:rFonts w:cs="Times New Roman"/>
          <w:color w:val="0D0D0D" w:themeColor="text1" w:themeTint="F2"/>
          <w:u w:color="000000"/>
        </w:rPr>
      </w:pPr>
      <w:bookmarkStart w:id="1732" w:name="_Toc203135995"/>
      <w:bookmarkStart w:id="1733" w:name="_Toc233373624"/>
      <w:r w:rsidRPr="00A057BC">
        <w:rPr>
          <w:rFonts w:cs="Times New Roman"/>
          <w:color w:val="0D0D0D" w:themeColor="text1" w:themeTint="F2"/>
          <w:u w:color="000000"/>
        </w:rPr>
        <w:t>Приложение 1. График процедур</w:t>
      </w:r>
      <w:bookmarkEnd w:id="1732"/>
      <w:bookmarkEnd w:id="1733"/>
    </w:p>
    <w:tbl>
      <w:tblPr>
        <w:tblW w:w="15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689"/>
        <w:gridCol w:w="567"/>
        <w:gridCol w:w="567"/>
        <w:gridCol w:w="567"/>
        <w:gridCol w:w="567"/>
        <w:gridCol w:w="567"/>
        <w:gridCol w:w="567"/>
        <w:gridCol w:w="409"/>
        <w:gridCol w:w="558"/>
        <w:gridCol w:w="558"/>
        <w:gridCol w:w="558"/>
        <w:gridCol w:w="558"/>
        <w:gridCol w:w="558"/>
        <w:gridCol w:w="558"/>
        <w:gridCol w:w="558"/>
        <w:gridCol w:w="558"/>
        <w:gridCol w:w="558"/>
        <w:gridCol w:w="560"/>
        <w:gridCol w:w="558"/>
        <w:gridCol w:w="396"/>
        <w:gridCol w:w="567"/>
        <w:gridCol w:w="709"/>
        <w:gridCol w:w="764"/>
      </w:tblGrid>
      <w:tr w:rsidR="00A526F3" w:rsidRPr="00A057BC" w14:paraId="3EA2AFE3" w14:textId="79ABACB4" w:rsidTr="00C31DFB">
        <w:trPr>
          <w:trHeight w:val="288"/>
          <w:tblHeader/>
        </w:trPr>
        <w:tc>
          <w:tcPr>
            <w:tcW w:w="2689" w:type="dxa"/>
            <w:vMerge w:val="restart"/>
            <w:shd w:val="clear" w:color="auto" w:fill="D9D9D9"/>
            <w:vAlign w:val="center"/>
          </w:tcPr>
          <w:p w14:paraId="69C65841" w14:textId="7E9458D8" w:rsidR="00A526F3" w:rsidRPr="00A057BC" w:rsidRDefault="00A526F3" w:rsidP="00C31DFB">
            <w:pPr>
              <w:jc w:val="center"/>
              <w:rPr>
                <w:color w:val="000000"/>
                <w:sz w:val="18"/>
                <w:szCs w:val="18"/>
              </w:rPr>
            </w:pPr>
            <w:r w:rsidRPr="00A057BC">
              <w:rPr>
                <w:b/>
                <w:color w:val="000000"/>
                <w:sz w:val="18"/>
                <w:szCs w:val="18"/>
              </w:rPr>
              <w:t>Процедура</w:t>
            </w:r>
          </w:p>
        </w:tc>
        <w:tc>
          <w:tcPr>
            <w:tcW w:w="567" w:type="dxa"/>
            <w:vMerge w:val="restart"/>
            <w:shd w:val="clear" w:color="auto" w:fill="D0CECE" w:themeFill="background2" w:themeFillShade="E6"/>
            <w:vAlign w:val="center"/>
          </w:tcPr>
          <w:p w14:paraId="79349FA2" w14:textId="38B76063" w:rsidR="00A526F3" w:rsidRPr="00A057BC" w:rsidRDefault="00A526F3" w:rsidP="00C31DFB">
            <w:pPr>
              <w:jc w:val="center"/>
              <w:rPr>
                <w:b/>
                <w:color w:val="000000"/>
                <w:sz w:val="18"/>
                <w:szCs w:val="18"/>
              </w:rPr>
            </w:pPr>
            <w:r w:rsidRPr="00A057BC">
              <w:rPr>
                <w:b/>
                <w:color w:val="000000"/>
                <w:sz w:val="18"/>
                <w:szCs w:val="18"/>
              </w:rPr>
              <w:t>Скрининг (от -14 до -0</w:t>
            </w:r>
          </w:p>
        </w:tc>
        <w:tc>
          <w:tcPr>
            <w:tcW w:w="11820" w:type="dxa"/>
            <w:gridSpan w:val="21"/>
            <w:shd w:val="clear" w:color="auto" w:fill="D0CECE" w:themeFill="background2" w:themeFillShade="E6"/>
            <w:vAlign w:val="center"/>
          </w:tcPr>
          <w:p w14:paraId="4A0D6808" w14:textId="7E7E5F74" w:rsidR="00A526F3" w:rsidRPr="00A057BC" w:rsidRDefault="00A526F3" w:rsidP="00C31DFB">
            <w:pPr>
              <w:jc w:val="center"/>
              <w:rPr>
                <w:b/>
                <w:color w:val="000000"/>
                <w:sz w:val="18"/>
                <w:szCs w:val="18"/>
              </w:rPr>
            </w:pPr>
            <w:r w:rsidRPr="00A057BC">
              <w:rPr>
                <w:b/>
                <w:color w:val="000000"/>
                <w:sz w:val="18"/>
                <w:szCs w:val="18"/>
              </w:rPr>
              <w:t>ПЕРИОД I</w:t>
            </w:r>
          </w:p>
        </w:tc>
      </w:tr>
      <w:tr w:rsidR="00A526F3" w:rsidRPr="00A057BC" w14:paraId="21EFD85B" w14:textId="03A292DF" w:rsidTr="00C31DFB">
        <w:trPr>
          <w:trHeight w:val="288"/>
          <w:tblHeader/>
        </w:trPr>
        <w:tc>
          <w:tcPr>
            <w:tcW w:w="2689" w:type="dxa"/>
            <w:vMerge/>
            <w:shd w:val="clear" w:color="auto" w:fill="D9D9D9"/>
            <w:vAlign w:val="center"/>
          </w:tcPr>
          <w:p w14:paraId="0AB99C18" w14:textId="77777777" w:rsidR="00A526F3" w:rsidRPr="00A057BC" w:rsidRDefault="00A526F3" w:rsidP="00C31DFB">
            <w:pPr>
              <w:jc w:val="center"/>
              <w:rPr>
                <w:color w:val="000000"/>
                <w:sz w:val="18"/>
                <w:szCs w:val="18"/>
              </w:rPr>
            </w:pPr>
          </w:p>
        </w:tc>
        <w:tc>
          <w:tcPr>
            <w:tcW w:w="567" w:type="dxa"/>
            <w:vMerge/>
            <w:shd w:val="clear" w:color="auto" w:fill="D0CECE" w:themeFill="background2" w:themeFillShade="E6"/>
            <w:vAlign w:val="center"/>
          </w:tcPr>
          <w:p w14:paraId="0DA5F174" w14:textId="77777777" w:rsidR="00A526F3" w:rsidRPr="00A057BC" w:rsidRDefault="00A526F3" w:rsidP="00C31DFB">
            <w:pPr>
              <w:jc w:val="center"/>
              <w:rPr>
                <w:b/>
                <w:color w:val="000000"/>
                <w:sz w:val="18"/>
                <w:szCs w:val="18"/>
              </w:rPr>
            </w:pPr>
          </w:p>
        </w:tc>
        <w:tc>
          <w:tcPr>
            <w:tcW w:w="9780" w:type="dxa"/>
            <w:gridSpan w:val="18"/>
            <w:shd w:val="clear" w:color="auto" w:fill="D0CECE" w:themeFill="background2" w:themeFillShade="E6"/>
            <w:vAlign w:val="center"/>
          </w:tcPr>
          <w:p w14:paraId="21AA6BA2" w14:textId="2C3E96D4" w:rsidR="00A526F3" w:rsidRPr="00A057BC" w:rsidRDefault="00A526F3" w:rsidP="00C31DFB">
            <w:pPr>
              <w:jc w:val="center"/>
              <w:rPr>
                <w:b/>
                <w:color w:val="000000"/>
                <w:sz w:val="18"/>
                <w:szCs w:val="18"/>
              </w:rPr>
            </w:pPr>
            <w:r w:rsidRPr="00A057BC">
              <w:rPr>
                <w:b/>
                <w:color w:val="000000"/>
                <w:sz w:val="18"/>
                <w:szCs w:val="18"/>
              </w:rPr>
              <w:t>Визит 1</w:t>
            </w:r>
          </w:p>
        </w:tc>
        <w:tc>
          <w:tcPr>
            <w:tcW w:w="567" w:type="dxa"/>
            <w:shd w:val="clear" w:color="auto" w:fill="D0CECE" w:themeFill="background2" w:themeFillShade="E6"/>
            <w:vAlign w:val="center"/>
          </w:tcPr>
          <w:p w14:paraId="0CFAD6C6" w14:textId="02AD2DF7" w:rsidR="00A526F3" w:rsidRPr="00A057BC" w:rsidRDefault="00A526F3" w:rsidP="00C31DFB">
            <w:pPr>
              <w:jc w:val="center"/>
              <w:rPr>
                <w:b/>
                <w:color w:val="000000"/>
                <w:sz w:val="18"/>
                <w:szCs w:val="18"/>
              </w:rPr>
            </w:pPr>
            <w:r w:rsidRPr="00A057BC">
              <w:rPr>
                <w:b/>
                <w:color w:val="000000"/>
                <w:sz w:val="18"/>
                <w:szCs w:val="18"/>
              </w:rPr>
              <w:t>Визит 2</w:t>
            </w:r>
          </w:p>
        </w:tc>
        <w:tc>
          <w:tcPr>
            <w:tcW w:w="709" w:type="dxa"/>
            <w:shd w:val="clear" w:color="auto" w:fill="D0CECE" w:themeFill="background2" w:themeFillShade="E6"/>
            <w:vAlign w:val="center"/>
          </w:tcPr>
          <w:p w14:paraId="5AF4E319" w14:textId="03B26983" w:rsidR="00A526F3" w:rsidRPr="00A057BC" w:rsidRDefault="00A526F3" w:rsidP="00C31DFB">
            <w:pPr>
              <w:jc w:val="center"/>
              <w:rPr>
                <w:b/>
                <w:color w:val="000000"/>
                <w:sz w:val="18"/>
                <w:szCs w:val="18"/>
              </w:rPr>
            </w:pPr>
            <w:r w:rsidRPr="00A057BC">
              <w:rPr>
                <w:b/>
                <w:color w:val="000000"/>
                <w:sz w:val="18"/>
                <w:szCs w:val="18"/>
              </w:rPr>
              <w:t>Визит 3</w:t>
            </w:r>
          </w:p>
        </w:tc>
        <w:tc>
          <w:tcPr>
            <w:tcW w:w="764" w:type="dxa"/>
            <w:shd w:val="clear" w:color="auto" w:fill="D0CECE" w:themeFill="background2" w:themeFillShade="E6"/>
            <w:vAlign w:val="center"/>
          </w:tcPr>
          <w:p w14:paraId="0EE93202" w14:textId="1DD4589B" w:rsidR="00A526F3" w:rsidRPr="00A057BC" w:rsidRDefault="00A526F3" w:rsidP="00C31DFB">
            <w:pPr>
              <w:jc w:val="center"/>
              <w:rPr>
                <w:b/>
                <w:color w:val="000000"/>
                <w:sz w:val="18"/>
                <w:szCs w:val="18"/>
              </w:rPr>
            </w:pPr>
            <w:r w:rsidRPr="00A057BC">
              <w:rPr>
                <w:b/>
                <w:color w:val="000000"/>
                <w:sz w:val="18"/>
                <w:szCs w:val="18"/>
              </w:rPr>
              <w:t>Визит 4</w:t>
            </w:r>
          </w:p>
        </w:tc>
      </w:tr>
      <w:tr w:rsidR="00A526F3" w:rsidRPr="00A057BC" w14:paraId="23388D86" w14:textId="233024A9" w:rsidTr="00C31DFB">
        <w:trPr>
          <w:trHeight w:val="288"/>
          <w:tblHeader/>
        </w:trPr>
        <w:tc>
          <w:tcPr>
            <w:tcW w:w="2689" w:type="dxa"/>
            <w:vMerge/>
            <w:shd w:val="clear" w:color="auto" w:fill="D9D9D9"/>
            <w:vAlign w:val="center"/>
          </w:tcPr>
          <w:p w14:paraId="1CD007BF" w14:textId="77777777" w:rsidR="00A526F3" w:rsidRPr="00A057BC" w:rsidRDefault="00A526F3" w:rsidP="00C31DFB">
            <w:pPr>
              <w:jc w:val="center"/>
              <w:rPr>
                <w:color w:val="000000"/>
                <w:sz w:val="18"/>
                <w:szCs w:val="18"/>
              </w:rPr>
            </w:pPr>
          </w:p>
        </w:tc>
        <w:tc>
          <w:tcPr>
            <w:tcW w:w="567" w:type="dxa"/>
            <w:vMerge/>
            <w:shd w:val="clear" w:color="auto" w:fill="D0CECE" w:themeFill="background2" w:themeFillShade="E6"/>
            <w:vAlign w:val="center"/>
          </w:tcPr>
          <w:p w14:paraId="73C5F35D" w14:textId="77777777" w:rsidR="00A526F3" w:rsidRPr="00A057BC" w:rsidRDefault="00A526F3" w:rsidP="00C31DFB">
            <w:pPr>
              <w:jc w:val="center"/>
              <w:rPr>
                <w:b/>
                <w:color w:val="000000"/>
                <w:sz w:val="18"/>
                <w:szCs w:val="18"/>
              </w:rPr>
            </w:pPr>
          </w:p>
        </w:tc>
        <w:tc>
          <w:tcPr>
            <w:tcW w:w="567" w:type="dxa"/>
            <w:shd w:val="clear" w:color="auto" w:fill="D0CECE" w:themeFill="background2" w:themeFillShade="E6"/>
            <w:vAlign w:val="center"/>
          </w:tcPr>
          <w:p w14:paraId="0C1633D8" w14:textId="53D0528A" w:rsidR="00A526F3" w:rsidRPr="00A057BC" w:rsidRDefault="00A526F3" w:rsidP="00C31DFB">
            <w:pPr>
              <w:jc w:val="center"/>
              <w:rPr>
                <w:b/>
                <w:color w:val="000000"/>
                <w:sz w:val="18"/>
                <w:szCs w:val="18"/>
              </w:rPr>
            </w:pPr>
            <w:r w:rsidRPr="00A057BC">
              <w:rPr>
                <w:b/>
                <w:color w:val="000000"/>
                <w:sz w:val="14"/>
                <w:szCs w:val="14"/>
              </w:rPr>
              <w:t>День 0</w:t>
            </w:r>
          </w:p>
        </w:tc>
        <w:tc>
          <w:tcPr>
            <w:tcW w:w="8817" w:type="dxa"/>
            <w:gridSpan w:val="16"/>
            <w:shd w:val="clear" w:color="auto" w:fill="D0CECE" w:themeFill="background2" w:themeFillShade="E6"/>
            <w:vAlign w:val="center"/>
          </w:tcPr>
          <w:p w14:paraId="6647633F" w14:textId="32DC5960" w:rsidR="00A526F3" w:rsidRPr="00A057BC" w:rsidRDefault="00A526F3" w:rsidP="00C31DFB">
            <w:pPr>
              <w:jc w:val="center"/>
              <w:rPr>
                <w:b/>
                <w:color w:val="000000"/>
                <w:sz w:val="18"/>
                <w:szCs w:val="18"/>
              </w:rPr>
            </w:pPr>
            <w:r w:rsidRPr="00A057BC">
              <w:rPr>
                <w:b/>
                <w:color w:val="000000"/>
                <w:sz w:val="18"/>
                <w:szCs w:val="18"/>
              </w:rPr>
              <w:t>День 1</w:t>
            </w:r>
          </w:p>
        </w:tc>
        <w:tc>
          <w:tcPr>
            <w:tcW w:w="963" w:type="dxa"/>
            <w:gridSpan w:val="2"/>
            <w:shd w:val="clear" w:color="auto" w:fill="D0CECE" w:themeFill="background2" w:themeFillShade="E6"/>
            <w:vAlign w:val="center"/>
          </w:tcPr>
          <w:p w14:paraId="4D20C0BF" w14:textId="0FAFF33A" w:rsidR="00A526F3" w:rsidRPr="00A057BC" w:rsidRDefault="00A526F3" w:rsidP="00C31DFB">
            <w:pPr>
              <w:jc w:val="center"/>
              <w:rPr>
                <w:b/>
                <w:color w:val="000000"/>
                <w:sz w:val="18"/>
                <w:szCs w:val="18"/>
              </w:rPr>
            </w:pPr>
            <w:r w:rsidRPr="00A057BC">
              <w:rPr>
                <w:b/>
                <w:color w:val="000000"/>
                <w:sz w:val="18"/>
                <w:szCs w:val="18"/>
              </w:rPr>
              <w:t>День 2</w:t>
            </w:r>
          </w:p>
        </w:tc>
        <w:tc>
          <w:tcPr>
            <w:tcW w:w="709" w:type="dxa"/>
            <w:shd w:val="clear" w:color="auto" w:fill="D0CECE" w:themeFill="background2" w:themeFillShade="E6"/>
            <w:vAlign w:val="center"/>
          </w:tcPr>
          <w:p w14:paraId="7B0072C1" w14:textId="17662CFC" w:rsidR="00A526F3" w:rsidRPr="00A057BC" w:rsidRDefault="00A526F3" w:rsidP="00C31DFB">
            <w:pPr>
              <w:jc w:val="center"/>
              <w:rPr>
                <w:b/>
                <w:color w:val="000000"/>
                <w:sz w:val="18"/>
                <w:szCs w:val="18"/>
              </w:rPr>
            </w:pPr>
            <w:r w:rsidRPr="00A057BC">
              <w:rPr>
                <w:b/>
                <w:color w:val="000000"/>
                <w:sz w:val="18"/>
                <w:szCs w:val="18"/>
              </w:rPr>
              <w:t>День 3</w:t>
            </w:r>
          </w:p>
        </w:tc>
        <w:tc>
          <w:tcPr>
            <w:tcW w:w="764" w:type="dxa"/>
            <w:shd w:val="clear" w:color="auto" w:fill="D0CECE" w:themeFill="background2" w:themeFillShade="E6"/>
            <w:vAlign w:val="center"/>
          </w:tcPr>
          <w:p w14:paraId="08FB2823" w14:textId="565FD32A" w:rsidR="00A526F3" w:rsidRPr="00A057BC" w:rsidRDefault="00A526F3" w:rsidP="00C31DFB">
            <w:pPr>
              <w:jc w:val="center"/>
              <w:rPr>
                <w:b/>
                <w:color w:val="000000"/>
                <w:sz w:val="18"/>
                <w:szCs w:val="18"/>
              </w:rPr>
            </w:pPr>
            <w:r w:rsidRPr="00A057BC">
              <w:rPr>
                <w:b/>
                <w:color w:val="000000"/>
                <w:sz w:val="18"/>
                <w:szCs w:val="18"/>
              </w:rPr>
              <w:t>День 4</w:t>
            </w:r>
          </w:p>
        </w:tc>
      </w:tr>
      <w:tr w:rsidR="00A526F3" w:rsidRPr="00A057BC" w14:paraId="10F44AFC" w14:textId="77777777" w:rsidTr="00C31DFB">
        <w:trPr>
          <w:trHeight w:val="288"/>
          <w:tblHeader/>
        </w:trPr>
        <w:tc>
          <w:tcPr>
            <w:tcW w:w="2689" w:type="dxa"/>
            <w:vMerge/>
            <w:shd w:val="clear" w:color="auto" w:fill="D9D9D9"/>
            <w:vAlign w:val="center"/>
          </w:tcPr>
          <w:p w14:paraId="4EC7C1E3" w14:textId="77777777" w:rsidR="00A526F3" w:rsidRPr="00A057BC" w:rsidRDefault="00A526F3" w:rsidP="00C31DFB">
            <w:pPr>
              <w:jc w:val="center"/>
              <w:rPr>
                <w:color w:val="000000"/>
                <w:sz w:val="18"/>
                <w:szCs w:val="18"/>
              </w:rPr>
            </w:pPr>
          </w:p>
        </w:tc>
        <w:tc>
          <w:tcPr>
            <w:tcW w:w="567" w:type="dxa"/>
            <w:vMerge/>
            <w:shd w:val="clear" w:color="auto" w:fill="D0CECE" w:themeFill="background2" w:themeFillShade="E6"/>
            <w:vAlign w:val="center"/>
          </w:tcPr>
          <w:p w14:paraId="6065F77B" w14:textId="77777777" w:rsidR="00A526F3" w:rsidRPr="00A057BC" w:rsidRDefault="00A526F3" w:rsidP="00C31DFB">
            <w:pPr>
              <w:jc w:val="center"/>
              <w:rPr>
                <w:b/>
                <w:color w:val="000000"/>
                <w:sz w:val="18"/>
                <w:szCs w:val="18"/>
              </w:rPr>
            </w:pPr>
          </w:p>
        </w:tc>
        <w:tc>
          <w:tcPr>
            <w:tcW w:w="11820" w:type="dxa"/>
            <w:gridSpan w:val="21"/>
            <w:shd w:val="clear" w:color="auto" w:fill="D0CECE" w:themeFill="background2" w:themeFillShade="E6"/>
            <w:vAlign w:val="center"/>
          </w:tcPr>
          <w:p w14:paraId="35F4F1FD" w14:textId="6AC30CDC" w:rsidR="00A526F3" w:rsidRPr="00A057BC" w:rsidRDefault="00A526F3" w:rsidP="00C31DFB">
            <w:pPr>
              <w:jc w:val="center"/>
              <w:rPr>
                <w:b/>
                <w:color w:val="000000"/>
                <w:sz w:val="18"/>
                <w:szCs w:val="18"/>
              </w:rPr>
            </w:pPr>
            <w:r w:rsidRPr="00A057BC">
              <w:rPr>
                <w:b/>
                <w:color w:val="000000"/>
                <w:sz w:val="18"/>
                <w:szCs w:val="18"/>
              </w:rPr>
              <w:t xml:space="preserve">Время </w:t>
            </w:r>
            <w:ins w:id="1734" w:author="Автор" w:date="2026-08-25T19:57:00Z">
              <w:r w:rsidR="00767CD6">
                <w:rPr>
                  <w:b/>
                  <w:color w:val="000000"/>
                  <w:sz w:val="18"/>
                  <w:szCs w:val="18"/>
                </w:rPr>
                <w:t xml:space="preserve">до и </w:t>
              </w:r>
            </w:ins>
            <w:commentRangeStart w:id="1735"/>
            <w:commentRangeStart w:id="1736"/>
            <w:r w:rsidRPr="00A057BC">
              <w:rPr>
                <w:b/>
                <w:color w:val="000000"/>
                <w:sz w:val="18"/>
                <w:szCs w:val="18"/>
              </w:rPr>
              <w:t xml:space="preserve">после </w:t>
            </w:r>
            <w:commentRangeEnd w:id="1735"/>
            <w:r w:rsidR="00BA1032">
              <w:rPr>
                <w:rStyle w:val="a8"/>
              </w:rPr>
              <w:commentReference w:id="1735"/>
            </w:r>
            <w:commentRangeEnd w:id="1736"/>
            <w:r w:rsidR="00767CD6">
              <w:rPr>
                <w:rStyle w:val="a8"/>
              </w:rPr>
              <w:commentReference w:id="1736"/>
            </w:r>
            <w:r w:rsidRPr="00A057BC">
              <w:rPr>
                <w:b/>
                <w:color w:val="000000"/>
                <w:sz w:val="18"/>
                <w:szCs w:val="18"/>
              </w:rPr>
              <w:t>приема препаратов, ч</w:t>
            </w:r>
          </w:p>
        </w:tc>
      </w:tr>
      <w:tr w:rsidR="00A526F3" w:rsidRPr="00A057BC" w14:paraId="41A38D84" w14:textId="263F77CB" w:rsidTr="00C31DFB">
        <w:trPr>
          <w:trHeight w:val="288"/>
          <w:tblHeader/>
        </w:trPr>
        <w:tc>
          <w:tcPr>
            <w:tcW w:w="2689" w:type="dxa"/>
            <w:vMerge/>
            <w:shd w:val="clear" w:color="auto" w:fill="D9D9D9"/>
            <w:vAlign w:val="center"/>
          </w:tcPr>
          <w:p w14:paraId="4F724220" w14:textId="77777777" w:rsidR="00A526F3" w:rsidRPr="00A057BC" w:rsidRDefault="00A526F3" w:rsidP="00C31DFB">
            <w:pPr>
              <w:jc w:val="center"/>
              <w:rPr>
                <w:color w:val="000000"/>
                <w:sz w:val="18"/>
                <w:szCs w:val="18"/>
              </w:rPr>
            </w:pPr>
          </w:p>
        </w:tc>
        <w:tc>
          <w:tcPr>
            <w:tcW w:w="567" w:type="dxa"/>
            <w:vMerge/>
            <w:shd w:val="clear" w:color="auto" w:fill="D0CECE" w:themeFill="background2" w:themeFillShade="E6"/>
            <w:vAlign w:val="center"/>
          </w:tcPr>
          <w:p w14:paraId="6D5FA7EE" w14:textId="77777777" w:rsidR="00A526F3" w:rsidRPr="00A057BC" w:rsidRDefault="00A526F3" w:rsidP="00C31DFB">
            <w:pPr>
              <w:jc w:val="center"/>
              <w:rPr>
                <w:b/>
                <w:color w:val="000000"/>
                <w:sz w:val="18"/>
                <w:szCs w:val="18"/>
              </w:rPr>
            </w:pPr>
          </w:p>
        </w:tc>
        <w:tc>
          <w:tcPr>
            <w:tcW w:w="567" w:type="dxa"/>
            <w:shd w:val="clear" w:color="auto" w:fill="D0CECE" w:themeFill="background2" w:themeFillShade="E6"/>
            <w:vAlign w:val="center"/>
          </w:tcPr>
          <w:p w14:paraId="09BA46C2" w14:textId="3E407DD6" w:rsidR="00A526F3" w:rsidRPr="00A057BC" w:rsidRDefault="00A526F3" w:rsidP="00C31DFB">
            <w:pPr>
              <w:jc w:val="center"/>
              <w:rPr>
                <w:b/>
                <w:color w:val="000000"/>
                <w:sz w:val="18"/>
                <w:szCs w:val="18"/>
              </w:rPr>
            </w:pPr>
            <w:r w:rsidRPr="00A057BC">
              <w:rPr>
                <w:b/>
                <w:color w:val="000000"/>
                <w:sz w:val="18"/>
                <w:szCs w:val="18"/>
              </w:rPr>
              <w:t>- 11 ч</w:t>
            </w:r>
          </w:p>
        </w:tc>
        <w:tc>
          <w:tcPr>
            <w:tcW w:w="567" w:type="dxa"/>
            <w:shd w:val="clear" w:color="auto" w:fill="D0CECE" w:themeFill="background2" w:themeFillShade="E6"/>
            <w:vAlign w:val="center"/>
          </w:tcPr>
          <w:p w14:paraId="4A39262A" w14:textId="4B2861C5" w:rsidR="00A526F3" w:rsidRPr="00A057BC" w:rsidRDefault="00A526F3" w:rsidP="00C31DFB">
            <w:pPr>
              <w:jc w:val="center"/>
              <w:rPr>
                <w:b/>
                <w:color w:val="000000"/>
                <w:sz w:val="18"/>
                <w:szCs w:val="18"/>
              </w:rPr>
            </w:pPr>
            <w:r w:rsidRPr="00A057BC">
              <w:rPr>
                <w:b/>
                <w:color w:val="000000"/>
                <w:sz w:val="18"/>
                <w:szCs w:val="18"/>
              </w:rPr>
              <w:t>-60 мин</w:t>
            </w:r>
          </w:p>
        </w:tc>
        <w:tc>
          <w:tcPr>
            <w:tcW w:w="567" w:type="dxa"/>
            <w:shd w:val="clear" w:color="auto" w:fill="D0CECE" w:themeFill="background2" w:themeFillShade="E6"/>
            <w:vAlign w:val="center"/>
          </w:tcPr>
          <w:p w14:paraId="0D7A011D" w14:textId="673B930A" w:rsidR="00A526F3" w:rsidRPr="00A057BC" w:rsidRDefault="00A526F3" w:rsidP="00C31DFB">
            <w:pPr>
              <w:jc w:val="center"/>
              <w:rPr>
                <w:b/>
                <w:color w:val="000000"/>
                <w:sz w:val="18"/>
                <w:szCs w:val="18"/>
              </w:rPr>
            </w:pPr>
            <w:r w:rsidRPr="00A057BC">
              <w:rPr>
                <w:b/>
                <w:color w:val="000000"/>
                <w:sz w:val="18"/>
                <w:szCs w:val="18"/>
              </w:rPr>
              <w:t>0 мин</w:t>
            </w:r>
          </w:p>
        </w:tc>
        <w:tc>
          <w:tcPr>
            <w:tcW w:w="567" w:type="dxa"/>
            <w:shd w:val="clear" w:color="auto" w:fill="D0CECE" w:themeFill="background2" w:themeFillShade="E6"/>
            <w:vAlign w:val="center"/>
          </w:tcPr>
          <w:p w14:paraId="1C895F93" w14:textId="1073BF1A" w:rsidR="00A526F3" w:rsidRPr="00A057BC" w:rsidRDefault="00A526F3" w:rsidP="00C31DFB">
            <w:pPr>
              <w:jc w:val="center"/>
              <w:rPr>
                <w:b/>
                <w:color w:val="000000"/>
                <w:sz w:val="18"/>
                <w:szCs w:val="18"/>
              </w:rPr>
            </w:pPr>
            <w:r w:rsidRPr="00A057BC">
              <w:rPr>
                <w:b/>
                <w:color w:val="000000"/>
                <w:sz w:val="18"/>
                <w:szCs w:val="18"/>
              </w:rPr>
              <w:t>15 мин</w:t>
            </w:r>
          </w:p>
        </w:tc>
        <w:tc>
          <w:tcPr>
            <w:tcW w:w="567" w:type="dxa"/>
            <w:shd w:val="clear" w:color="auto" w:fill="D0CECE" w:themeFill="background2" w:themeFillShade="E6"/>
            <w:vAlign w:val="center"/>
          </w:tcPr>
          <w:p w14:paraId="5D243A0E" w14:textId="4376F88D" w:rsidR="00A526F3" w:rsidRPr="00A057BC" w:rsidRDefault="00A526F3" w:rsidP="00C31DFB">
            <w:pPr>
              <w:jc w:val="center"/>
              <w:rPr>
                <w:b/>
                <w:color w:val="000000"/>
                <w:sz w:val="18"/>
                <w:szCs w:val="18"/>
              </w:rPr>
            </w:pPr>
            <w:r w:rsidRPr="00A057BC">
              <w:rPr>
                <w:b/>
                <w:color w:val="000000"/>
                <w:sz w:val="18"/>
                <w:szCs w:val="18"/>
              </w:rPr>
              <w:t>30 мин</w:t>
            </w:r>
          </w:p>
        </w:tc>
        <w:tc>
          <w:tcPr>
            <w:tcW w:w="409" w:type="dxa"/>
            <w:shd w:val="clear" w:color="auto" w:fill="D0CECE" w:themeFill="background2" w:themeFillShade="E6"/>
            <w:vAlign w:val="center"/>
          </w:tcPr>
          <w:p w14:paraId="51D41901" w14:textId="2CB45B2A" w:rsidR="00A526F3" w:rsidRPr="00A057BC" w:rsidRDefault="00A526F3" w:rsidP="00C31DFB">
            <w:pPr>
              <w:jc w:val="center"/>
              <w:rPr>
                <w:b/>
                <w:color w:val="000000"/>
                <w:sz w:val="18"/>
                <w:szCs w:val="18"/>
              </w:rPr>
            </w:pPr>
            <w:r w:rsidRPr="00A057BC">
              <w:rPr>
                <w:b/>
                <w:color w:val="000000"/>
                <w:sz w:val="18"/>
                <w:szCs w:val="18"/>
              </w:rPr>
              <w:t>1 ч</w:t>
            </w:r>
          </w:p>
        </w:tc>
        <w:tc>
          <w:tcPr>
            <w:tcW w:w="558" w:type="dxa"/>
            <w:shd w:val="clear" w:color="auto" w:fill="D0CECE" w:themeFill="background2" w:themeFillShade="E6"/>
            <w:vAlign w:val="center"/>
          </w:tcPr>
          <w:p w14:paraId="50D0271C" w14:textId="106D239F" w:rsidR="00A526F3" w:rsidRPr="00A057BC" w:rsidRDefault="00A526F3" w:rsidP="00C31DFB">
            <w:pPr>
              <w:jc w:val="center"/>
              <w:rPr>
                <w:b/>
                <w:color w:val="000000"/>
                <w:sz w:val="18"/>
                <w:szCs w:val="18"/>
              </w:rPr>
            </w:pPr>
            <w:r w:rsidRPr="00A057BC">
              <w:rPr>
                <w:b/>
                <w:color w:val="000000"/>
                <w:sz w:val="18"/>
                <w:szCs w:val="18"/>
              </w:rPr>
              <w:t>1 ч 30 мин</w:t>
            </w:r>
          </w:p>
        </w:tc>
        <w:tc>
          <w:tcPr>
            <w:tcW w:w="558" w:type="dxa"/>
            <w:shd w:val="clear" w:color="auto" w:fill="D0CECE" w:themeFill="background2" w:themeFillShade="E6"/>
            <w:vAlign w:val="center"/>
          </w:tcPr>
          <w:p w14:paraId="5C793EA7" w14:textId="7DBF2945" w:rsidR="00A526F3" w:rsidRPr="00A057BC" w:rsidRDefault="00A526F3" w:rsidP="00C31DFB">
            <w:pPr>
              <w:jc w:val="center"/>
              <w:rPr>
                <w:b/>
                <w:color w:val="000000"/>
                <w:sz w:val="18"/>
                <w:szCs w:val="18"/>
              </w:rPr>
            </w:pPr>
            <w:r w:rsidRPr="00A057BC">
              <w:rPr>
                <w:b/>
                <w:color w:val="000000"/>
                <w:sz w:val="18"/>
                <w:szCs w:val="18"/>
              </w:rPr>
              <w:t>2 ч</w:t>
            </w:r>
          </w:p>
        </w:tc>
        <w:tc>
          <w:tcPr>
            <w:tcW w:w="558" w:type="dxa"/>
            <w:shd w:val="clear" w:color="auto" w:fill="D0CECE" w:themeFill="background2" w:themeFillShade="E6"/>
            <w:vAlign w:val="center"/>
          </w:tcPr>
          <w:p w14:paraId="32657292" w14:textId="7D7A0C2B" w:rsidR="00A526F3" w:rsidRPr="00A057BC" w:rsidRDefault="00A526F3" w:rsidP="00C31DFB">
            <w:pPr>
              <w:jc w:val="center"/>
              <w:rPr>
                <w:b/>
                <w:color w:val="000000"/>
                <w:sz w:val="18"/>
                <w:szCs w:val="18"/>
              </w:rPr>
            </w:pPr>
            <w:r w:rsidRPr="00A057BC">
              <w:rPr>
                <w:b/>
                <w:color w:val="000000"/>
                <w:sz w:val="18"/>
                <w:szCs w:val="18"/>
              </w:rPr>
              <w:t>2 ч 30 мин</w:t>
            </w:r>
          </w:p>
        </w:tc>
        <w:tc>
          <w:tcPr>
            <w:tcW w:w="558" w:type="dxa"/>
            <w:shd w:val="clear" w:color="auto" w:fill="D0CECE" w:themeFill="background2" w:themeFillShade="E6"/>
            <w:vAlign w:val="center"/>
          </w:tcPr>
          <w:p w14:paraId="78E92613" w14:textId="15A150BB" w:rsidR="00A526F3" w:rsidRPr="00A057BC" w:rsidRDefault="00A526F3" w:rsidP="00C31DFB">
            <w:pPr>
              <w:jc w:val="center"/>
              <w:rPr>
                <w:b/>
                <w:color w:val="000000"/>
                <w:sz w:val="18"/>
                <w:szCs w:val="18"/>
              </w:rPr>
            </w:pPr>
            <w:r w:rsidRPr="00A057BC">
              <w:rPr>
                <w:b/>
                <w:color w:val="000000"/>
                <w:sz w:val="18"/>
                <w:szCs w:val="18"/>
              </w:rPr>
              <w:t>3 ч</w:t>
            </w:r>
          </w:p>
        </w:tc>
        <w:tc>
          <w:tcPr>
            <w:tcW w:w="558" w:type="dxa"/>
            <w:shd w:val="clear" w:color="auto" w:fill="D0CECE" w:themeFill="background2" w:themeFillShade="E6"/>
            <w:vAlign w:val="center"/>
          </w:tcPr>
          <w:p w14:paraId="23669B58" w14:textId="73A86A11" w:rsidR="00A526F3" w:rsidRPr="00A057BC" w:rsidRDefault="00A526F3" w:rsidP="00C31DFB">
            <w:pPr>
              <w:jc w:val="center"/>
              <w:rPr>
                <w:b/>
                <w:color w:val="000000"/>
                <w:sz w:val="18"/>
                <w:szCs w:val="18"/>
              </w:rPr>
            </w:pPr>
            <w:r w:rsidRPr="00A057BC">
              <w:rPr>
                <w:b/>
                <w:color w:val="000000"/>
                <w:sz w:val="18"/>
                <w:szCs w:val="18"/>
              </w:rPr>
              <w:t>3 ч 30 мин</w:t>
            </w:r>
          </w:p>
        </w:tc>
        <w:tc>
          <w:tcPr>
            <w:tcW w:w="558" w:type="dxa"/>
            <w:shd w:val="clear" w:color="auto" w:fill="D0CECE" w:themeFill="background2" w:themeFillShade="E6"/>
            <w:vAlign w:val="center"/>
          </w:tcPr>
          <w:p w14:paraId="32623CC9" w14:textId="6508A029" w:rsidR="00A526F3" w:rsidRPr="00A057BC" w:rsidRDefault="00A526F3" w:rsidP="00C31DFB">
            <w:pPr>
              <w:jc w:val="center"/>
              <w:rPr>
                <w:b/>
                <w:color w:val="000000"/>
                <w:sz w:val="18"/>
                <w:szCs w:val="18"/>
              </w:rPr>
            </w:pPr>
            <w:r w:rsidRPr="00A057BC">
              <w:rPr>
                <w:b/>
                <w:color w:val="000000"/>
                <w:sz w:val="18"/>
                <w:szCs w:val="18"/>
              </w:rPr>
              <w:t>4 ч</w:t>
            </w:r>
          </w:p>
        </w:tc>
        <w:tc>
          <w:tcPr>
            <w:tcW w:w="558" w:type="dxa"/>
            <w:shd w:val="clear" w:color="auto" w:fill="D0CECE" w:themeFill="background2" w:themeFillShade="E6"/>
            <w:vAlign w:val="center"/>
          </w:tcPr>
          <w:p w14:paraId="7DC2BF3C" w14:textId="0F4E4E37" w:rsidR="00A526F3" w:rsidRPr="00A057BC" w:rsidRDefault="00A526F3" w:rsidP="00C31DFB">
            <w:pPr>
              <w:jc w:val="center"/>
              <w:rPr>
                <w:b/>
                <w:color w:val="000000"/>
                <w:sz w:val="18"/>
                <w:szCs w:val="18"/>
              </w:rPr>
            </w:pPr>
            <w:r w:rsidRPr="00A057BC">
              <w:rPr>
                <w:b/>
                <w:color w:val="000000"/>
                <w:sz w:val="18"/>
                <w:szCs w:val="18"/>
              </w:rPr>
              <w:t>6 ч</w:t>
            </w:r>
          </w:p>
        </w:tc>
        <w:tc>
          <w:tcPr>
            <w:tcW w:w="558" w:type="dxa"/>
            <w:shd w:val="clear" w:color="auto" w:fill="D0CECE" w:themeFill="background2" w:themeFillShade="E6"/>
            <w:vAlign w:val="center"/>
          </w:tcPr>
          <w:p w14:paraId="332F674B" w14:textId="09517E49" w:rsidR="00A526F3" w:rsidRPr="00A057BC" w:rsidRDefault="00A526F3" w:rsidP="00C31DFB">
            <w:pPr>
              <w:jc w:val="center"/>
              <w:rPr>
                <w:b/>
                <w:color w:val="000000"/>
                <w:sz w:val="18"/>
                <w:szCs w:val="18"/>
              </w:rPr>
            </w:pPr>
            <w:r w:rsidRPr="00A057BC">
              <w:rPr>
                <w:b/>
                <w:color w:val="000000"/>
                <w:sz w:val="18"/>
                <w:szCs w:val="18"/>
              </w:rPr>
              <w:t>8 ч</w:t>
            </w:r>
          </w:p>
        </w:tc>
        <w:tc>
          <w:tcPr>
            <w:tcW w:w="558" w:type="dxa"/>
            <w:shd w:val="clear" w:color="auto" w:fill="D0CECE" w:themeFill="background2" w:themeFillShade="E6"/>
            <w:vAlign w:val="center"/>
          </w:tcPr>
          <w:p w14:paraId="3C9A83E2" w14:textId="41BD4817" w:rsidR="00A526F3" w:rsidRPr="00A057BC" w:rsidRDefault="00A526F3" w:rsidP="00C31DFB">
            <w:pPr>
              <w:jc w:val="center"/>
              <w:rPr>
                <w:b/>
                <w:color w:val="000000"/>
                <w:sz w:val="18"/>
                <w:szCs w:val="18"/>
              </w:rPr>
            </w:pPr>
            <w:r w:rsidRPr="00A057BC">
              <w:rPr>
                <w:b/>
                <w:color w:val="000000"/>
                <w:sz w:val="18"/>
                <w:szCs w:val="18"/>
              </w:rPr>
              <w:t>10 ч</w:t>
            </w:r>
          </w:p>
        </w:tc>
        <w:tc>
          <w:tcPr>
            <w:tcW w:w="560" w:type="dxa"/>
            <w:shd w:val="clear" w:color="auto" w:fill="D0CECE" w:themeFill="background2" w:themeFillShade="E6"/>
            <w:vAlign w:val="center"/>
          </w:tcPr>
          <w:p w14:paraId="0EC25490" w14:textId="2CE982C6" w:rsidR="00A526F3" w:rsidRPr="00A057BC" w:rsidRDefault="00A526F3" w:rsidP="00C31DFB">
            <w:pPr>
              <w:jc w:val="center"/>
              <w:rPr>
                <w:b/>
                <w:color w:val="000000"/>
                <w:sz w:val="18"/>
                <w:szCs w:val="18"/>
              </w:rPr>
            </w:pPr>
            <w:r w:rsidRPr="00A057BC">
              <w:rPr>
                <w:b/>
                <w:color w:val="000000"/>
                <w:sz w:val="18"/>
                <w:szCs w:val="18"/>
              </w:rPr>
              <w:t>12 ч</w:t>
            </w:r>
          </w:p>
        </w:tc>
        <w:tc>
          <w:tcPr>
            <w:tcW w:w="558" w:type="dxa"/>
            <w:shd w:val="clear" w:color="auto" w:fill="D0CECE" w:themeFill="background2" w:themeFillShade="E6"/>
            <w:vAlign w:val="center"/>
          </w:tcPr>
          <w:p w14:paraId="5032DB86" w14:textId="2F93D7D0" w:rsidR="00A526F3" w:rsidRPr="00A057BC" w:rsidRDefault="00A526F3" w:rsidP="00C31DFB">
            <w:pPr>
              <w:jc w:val="center"/>
              <w:rPr>
                <w:b/>
                <w:color w:val="000000"/>
                <w:sz w:val="18"/>
                <w:szCs w:val="18"/>
              </w:rPr>
            </w:pPr>
            <w:r w:rsidRPr="00A057BC">
              <w:rPr>
                <w:b/>
                <w:color w:val="000000"/>
                <w:sz w:val="18"/>
                <w:szCs w:val="18"/>
              </w:rPr>
              <w:t>16 ч</w:t>
            </w:r>
          </w:p>
        </w:tc>
        <w:tc>
          <w:tcPr>
            <w:tcW w:w="396" w:type="dxa"/>
            <w:shd w:val="clear" w:color="auto" w:fill="D0CECE" w:themeFill="background2" w:themeFillShade="E6"/>
            <w:vAlign w:val="center"/>
          </w:tcPr>
          <w:p w14:paraId="4A1C7AE5" w14:textId="46E7E75C" w:rsidR="00A526F3" w:rsidRPr="00A057BC" w:rsidRDefault="00A526F3" w:rsidP="00C31DFB">
            <w:pPr>
              <w:jc w:val="center"/>
              <w:rPr>
                <w:b/>
                <w:color w:val="000000"/>
                <w:sz w:val="18"/>
                <w:szCs w:val="18"/>
              </w:rPr>
            </w:pPr>
            <w:r w:rsidRPr="00A057BC">
              <w:rPr>
                <w:b/>
                <w:color w:val="000000"/>
                <w:sz w:val="18"/>
                <w:szCs w:val="18"/>
              </w:rPr>
              <w:t>24 ч</w:t>
            </w:r>
          </w:p>
        </w:tc>
        <w:tc>
          <w:tcPr>
            <w:tcW w:w="567" w:type="dxa"/>
            <w:shd w:val="clear" w:color="auto" w:fill="D0CECE" w:themeFill="background2" w:themeFillShade="E6"/>
            <w:vAlign w:val="center"/>
          </w:tcPr>
          <w:p w14:paraId="20959516" w14:textId="5A65B9AC" w:rsidR="00A526F3" w:rsidRPr="00A057BC" w:rsidRDefault="00A526F3" w:rsidP="00C31DFB">
            <w:pPr>
              <w:jc w:val="center"/>
              <w:rPr>
                <w:b/>
                <w:color w:val="000000"/>
                <w:sz w:val="18"/>
                <w:szCs w:val="18"/>
              </w:rPr>
            </w:pPr>
            <w:r w:rsidRPr="00A057BC">
              <w:rPr>
                <w:b/>
                <w:color w:val="000000"/>
                <w:sz w:val="18"/>
                <w:szCs w:val="18"/>
              </w:rPr>
              <w:t>36 ч</w:t>
            </w:r>
          </w:p>
        </w:tc>
        <w:tc>
          <w:tcPr>
            <w:tcW w:w="709" w:type="dxa"/>
            <w:shd w:val="clear" w:color="auto" w:fill="D0CECE" w:themeFill="background2" w:themeFillShade="E6"/>
            <w:vAlign w:val="center"/>
          </w:tcPr>
          <w:p w14:paraId="27D3B3B1" w14:textId="4D8D1B70" w:rsidR="00A526F3" w:rsidRPr="00A057BC" w:rsidRDefault="00A526F3" w:rsidP="00C31DFB">
            <w:pPr>
              <w:jc w:val="center"/>
              <w:rPr>
                <w:b/>
                <w:color w:val="000000"/>
                <w:sz w:val="18"/>
                <w:szCs w:val="18"/>
              </w:rPr>
            </w:pPr>
            <w:r w:rsidRPr="00A057BC">
              <w:rPr>
                <w:b/>
                <w:color w:val="000000"/>
                <w:sz w:val="18"/>
                <w:szCs w:val="18"/>
              </w:rPr>
              <w:t>48 ч</w:t>
            </w:r>
          </w:p>
        </w:tc>
        <w:tc>
          <w:tcPr>
            <w:tcW w:w="764" w:type="dxa"/>
            <w:shd w:val="clear" w:color="auto" w:fill="D0CECE" w:themeFill="background2" w:themeFillShade="E6"/>
            <w:vAlign w:val="center"/>
          </w:tcPr>
          <w:p w14:paraId="6BE37F9C" w14:textId="55CDEC11" w:rsidR="00A526F3" w:rsidRPr="00A057BC" w:rsidRDefault="00A526F3" w:rsidP="00C31DFB">
            <w:pPr>
              <w:jc w:val="center"/>
              <w:rPr>
                <w:b/>
                <w:color w:val="000000"/>
                <w:sz w:val="18"/>
                <w:szCs w:val="18"/>
              </w:rPr>
            </w:pPr>
            <w:r w:rsidRPr="00A057BC">
              <w:rPr>
                <w:b/>
                <w:color w:val="000000"/>
                <w:sz w:val="18"/>
                <w:szCs w:val="18"/>
              </w:rPr>
              <w:t>72 ч</w:t>
            </w:r>
          </w:p>
        </w:tc>
      </w:tr>
      <w:tr w:rsidR="00A526F3" w:rsidRPr="00A057BC" w14:paraId="44322411" w14:textId="11A36DD9" w:rsidTr="00C31DFB">
        <w:trPr>
          <w:trHeight w:val="288"/>
        </w:trPr>
        <w:tc>
          <w:tcPr>
            <w:tcW w:w="2689" w:type="dxa"/>
            <w:shd w:val="clear" w:color="auto" w:fill="D9D9D9"/>
            <w:vAlign w:val="center"/>
          </w:tcPr>
          <w:p w14:paraId="16156158" w14:textId="5A8E3A01" w:rsidR="00A526F3" w:rsidRPr="00A057BC" w:rsidRDefault="00C31DFB" w:rsidP="00C31DFB">
            <w:pPr>
              <w:rPr>
                <w:color w:val="000000"/>
                <w:sz w:val="18"/>
                <w:szCs w:val="18"/>
              </w:rPr>
            </w:pPr>
            <w:r w:rsidRPr="00A057BC">
              <w:rPr>
                <w:color w:val="000000"/>
                <w:sz w:val="18"/>
                <w:szCs w:val="18"/>
              </w:rPr>
              <w:t>Подписание ИЛД</w:t>
            </w:r>
            <w:ins w:id="1737" w:author="Автор" w:date="2026-08-24T17:43:00Z">
              <w:r w:rsidR="00BF30B6">
                <w:rPr>
                  <w:color w:val="000000"/>
                  <w:sz w:val="18"/>
                  <w:szCs w:val="18"/>
                </w:rPr>
                <w:t xml:space="preserve"> с ФИС</w:t>
              </w:r>
            </w:ins>
          </w:p>
        </w:tc>
        <w:tc>
          <w:tcPr>
            <w:tcW w:w="567" w:type="dxa"/>
            <w:shd w:val="clear" w:color="auto" w:fill="FFFFFF"/>
            <w:vAlign w:val="center"/>
          </w:tcPr>
          <w:p w14:paraId="4D441A60"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48B4B190" w14:textId="2E344889" w:rsidR="00A526F3" w:rsidRPr="00A057BC" w:rsidRDefault="00A526F3" w:rsidP="00C31DFB">
            <w:pPr>
              <w:jc w:val="center"/>
              <w:rPr>
                <w:b/>
                <w:color w:val="000000"/>
                <w:sz w:val="18"/>
                <w:szCs w:val="18"/>
              </w:rPr>
            </w:pPr>
          </w:p>
        </w:tc>
        <w:tc>
          <w:tcPr>
            <w:tcW w:w="567" w:type="dxa"/>
            <w:vAlign w:val="center"/>
          </w:tcPr>
          <w:p w14:paraId="570CAF3D" w14:textId="26CF7681" w:rsidR="00A526F3" w:rsidRPr="00A057BC" w:rsidRDefault="00A526F3" w:rsidP="00C31DFB">
            <w:pPr>
              <w:jc w:val="center"/>
              <w:rPr>
                <w:b/>
                <w:color w:val="000000"/>
                <w:sz w:val="18"/>
                <w:szCs w:val="18"/>
              </w:rPr>
            </w:pPr>
          </w:p>
        </w:tc>
        <w:tc>
          <w:tcPr>
            <w:tcW w:w="567" w:type="dxa"/>
            <w:vAlign w:val="center"/>
          </w:tcPr>
          <w:p w14:paraId="1CAB8D68" w14:textId="0001F853" w:rsidR="00A526F3" w:rsidRPr="00A057BC" w:rsidRDefault="00A526F3" w:rsidP="00C31DFB">
            <w:pPr>
              <w:jc w:val="center"/>
              <w:rPr>
                <w:b/>
                <w:color w:val="000000"/>
                <w:sz w:val="18"/>
                <w:szCs w:val="18"/>
              </w:rPr>
            </w:pPr>
          </w:p>
        </w:tc>
        <w:tc>
          <w:tcPr>
            <w:tcW w:w="567" w:type="dxa"/>
            <w:vAlign w:val="center"/>
          </w:tcPr>
          <w:p w14:paraId="7C5C84E0" w14:textId="66A04A3D" w:rsidR="00A526F3" w:rsidRPr="00A057BC" w:rsidRDefault="00A526F3" w:rsidP="00C31DFB">
            <w:pPr>
              <w:jc w:val="center"/>
              <w:rPr>
                <w:b/>
                <w:color w:val="000000"/>
                <w:sz w:val="18"/>
                <w:szCs w:val="18"/>
              </w:rPr>
            </w:pPr>
          </w:p>
        </w:tc>
        <w:tc>
          <w:tcPr>
            <w:tcW w:w="567" w:type="dxa"/>
            <w:vAlign w:val="center"/>
          </w:tcPr>
          <w:p w14:paraId="76BF4C22" w14:textId="77777777" w:rsidR="00A526F3" w:rsidRPr="00A057BC" w:rsidRDefault="00A526F3" w:rsidP="00C31DFB">
            <w:pPr>
              <w:jc w:val="center"/>
              <w:rPr>
                <w:b/>
                <w:color w:val="000000"/>
                <w:sz w:val="18"/>
                <w:szCs w:val="18"/>
              </w:rPr>
            </w:pPr>
          </w:p>
        </w:tc>
        <w:tc>
          <w:tcPr>
            <w:tcW w:w="409" w:type="dxa"/>
            <w:vAlign w:val="center"/>
          </w:tcPr>
          <w:p w14:paraId="57A841CD" w14:textId="77777777" w:rsidR="00A526F3" w:rsidRPr="00A057BC" w:rsidRDefault="00A526F3" w:rsidP="00C31DFB">
            <w:pPr>
              <w:jc w:val="center"/>
              <w:rPr>
                <w:b/>
                <w:color w:val="000000"/>
                <w:sz w:val="18"/>
                <w:szCs w:val="18"/>
              </w:rPr>
            </w:pPr>
          </w:p>
        </w:tc>
        <w:tc>
          <w:tcPr>
            <w:tcW w:w="558" w:type="dxa"/>
            <w:vAlign w:val="center"/>
          </w:tcPr>
          <w:p w14:paraId="04628B20" w14:textId="2E4CE7F2" w:rsidR="00A526F3" w:rsidRPr="00A057BC" w:rsidRDefault="00A526F3" w:rsidP="00C31DFB">
            <w:pPr>
              <w:jc w:val="center"/>
              <w:rPr>
                <w:b/>
                <w:color w:val="000000"/>
                <w:sz w:val="18"/>
                <w:szCs w:val="18"/>
              </w:rPr>
            </w:pPr>
          </w:p>
        </w:tc>
        <w:tc>
          <w:tcPr>
            <w:tcW w:w="558" w:type="dxa"/>
            <w:vAlign w:val="center"/>
          </w:tcPr>
          <w:p w14:paraId="538006F1" w14:textId="576AF1D3" w:rsidR="00A526F3" w:rsidRPr="00A057BC" w:rsidRDefault="00A526F3" w:rsidP="00C31DFB">
            <w:pPr>
              <w:jc w:val="center"/>
              <w:rPr>
                <w:b/>
                <w:color w:val="000000"/>
                <w:sz w:val="18"/>
                <w:szCs w:val="18"/>
              </w:rPr>
            </w:pPr>
          </w:p>
        </w:tc>
        <w:tc>
          <w:tcPr>
            <w:tcW w:w="558" w:type="dxa"/>
            <w:vAlign w:val="center"/>
          </w:tcPr>
          <w:p w14:paraId="71972DDB" w14:textId="3CCC0D5C" w:rsidR="00A526F3" w:rsidRPr="00A057BC" w:rsidRDefault="00A526F3" w:rsidP="00C31DFB">
            <w:pPr>
              <w:jc w:val="center"/>
              <w:rPr>
                <w:b/>
                <w:color w:val="000000"/>
                <w:sz w:val="18"/>
                <w:szCs w:val="18"/>
              </w:rPr>
            </w:pPr>
          </w:p>
        </w:tc>
        <w:tc>
          <w:tcPr>
            <w:tcW w:w="558" w:type="dxa"/>
            <w:vAlign w:val="center"/>
          </w:tcPr>
          <w:p w14:paraId="22CC7A1D" w14:textId="7B2956DD" w:rsidR="00A526F3" w:rsidRPr="00A057BC" w:rsidRDefault="00A526F3" w:rsidP="00C31DFB">
            <w:pPr>
              <w:jc w:val="center"/>
              <w:rPr>
                <w:b/>
                <w:color w:val="000000"/>
                <w:sz w:val="18"/>
                <w:szCs w:val="18"/>
              </w:rPr>
            </w:pPr>
          </w:p>
        </w:tc>
        <w:tc>
          <w:tcPr>
            <w:tcW w:w="558" w:type="dxa"/>
            <w:vAlign w:val="center"/>
          </w:tcPr>
          <w:p w14:paraId="468A8BED" w14:textId="7BF65152" w:rsidR="00A526F3" w:rsidRPr="00A057BC" w:rsidRDefault="00A526F3" w:rsidP="00C31DFB">
            <w:pPr>
              <w:jc w:val="center"/>
              <w:rPr>
                <w:b/>
                <w:color w:val="000000"/>
                <w:sz w:val="18"/>
                <w:szCs w:val="18"/>
              </w:rPr>
            </w:pPr>
          </w:p>
        </w:tc>
        <w:tc>
          <w:tcPr>
            <w:tcW w:w="558" w:type="dxa"/>
            <w:vAlign w:val="center"/>
          </w:tcPr>
          <w:p w14:paraId="09B497D6" w14:textId="339AAC5A" w:rsidR="00A526F3" w:rsidRPr="00A057BC" w:rsidRDefault="00A526F3" w:rsidP="00C31DFB">
            <w:pPr>
              <w:jc w:val="center"/>
              <w:rPr>
                <w:b/>
                <w:color w:val="000000"/>
                <w:sz w:val="18"/>
                <w:szCs w:val="18"/>
              </w:rPr>
            </w:pPr>
          </w:p>
        </w:tc>
        <w:tc>
          <w:tcPr>
            <w:tcW w:w="558" w:type="dxa"/>
            <w:vAlign w:val="center"/>
          </w:tcPr>
          <w:p w14:paraId="7031B1D3" w14:textId="4FD2D262" w:rsidR="00A526F3" w:rsidRPr="00A057BC" w:rsidRDefault="00A526F3" w:rsidP="00C31DFB">
            <w:pPr>
              <w:jc w:val="center"/>
              <w:rPr>
                <w:b/>
                <w:color w:val="000000"/>
                <w:sz w:val="18"/>
                <w:szCs w:val="18"/>
              </w:rPr>
            </w:pPr>
          </w:p>
        </w:tc>
        <w:tc>
          <w:tcPr>
            <w:tcW w:w="558" w:type="dxa"/>
            <w:vAlign w:val="center"/>
          </w:tcPr>
          <w:p w14:paraId="3D7FD7A0" w14:textId="65DDE3B3" w:rsidR="00A526F3" w:rsidRPr="00A057BC" w:rsidRDefault="00A526F3" w:rsidP="00C31DFB">
            <w:pPr>
              <w:jc w:val="center"/>
              <w:rPr>
                <w:b/>
                <w:color w:val="000000"/>
                <w:sz w:val="18"/>
                <w:szCs w:val="18"/>
              </w:rPr>
            </w:pPr>
          </w:p>
        </w:tc>
        <w:tc>
          <w:tcPr>
            <w:tcW w:w="558" w:type="dxa"/>
            <w:vAlign w:val="center"/>
          </w:tcPr>
          <w:p w14:paraId="6C7FE539" w14:textId="0C752BAA" w:rsidR="00A526F3" w:rsidRPr="00A057BC" w:rsidRDefault="00A526F3" w:rsidP="00C31DFB">
            <w:pPr>
              <w:jc w:val="center"/>
              <w:rPr>
                <w:b/>
                <w:color w:val="000000"/>
                <w:sz w:val="18"/>
                <w:szCs w:val="18"/>
              </w:rPr>
            </w:pPr>
          </w:p>
        </w:tc>
        <w:tc>
          <w:tcPr>
            <w:tcW w:w="560" w:type="dxa"/>
            <w:vAlign w:val="center"/>
          </w:tcPr>
          <w:p w14:paraId="01899C38" w14:textId="0618BFE0" w:rsidR="00A526F3" w:rsidRPr="00A057BC" w:rsidRDefault="00A526F3" w:rsidP="00C31DFB">
            <w:pPr>
              <w:jc w:val="center"/>
              <w:rPr>
                <w:b/>
                <w:color w:val="000000"/>
                <w:sz w:val="18"/>
                <w:szCs w:val="18"/>
              </w:rPr>
            </w:pPr>
          </w:p>
        </w:tc>
        <w:tc>
          <w:tcPr>
            <w:tcW w:w="558" w:type="dxa"/>
            <w:vAlign w:val="center"/>
          </w:tcPr>
          <w:p w14:paraId="0C34FDF1" w14:textId="77777777" w:rsidR="00A526F3" w:rsidRPr="00A057BC" w:rsidRDefault="00A526F3" w:rsidP="00C31DFB">
            <w:pPr>
              <w:jc w:val="center"/>
              <w:rPr>
                <w:b/>
                <w:color w:val="000000"/>
                <w:sz w:val="18"/>
                <w:szCs w:val="18"/>
              </w:rPr>
            </w:pPr>
          </w:p>
        </w:tc>
        <w:tc>
          <w:tcPr>
            <w:tcW w:w="396" w:type="dxa"/>
            <w:vAlign w:val="center"/>
          </w:tcPr>
          <w:p w14:paraId="173AC206" w14:textId="7E85A0CE" w:rsidR="00A526F3" w:rsidRPr="00A057BC" w:rsidRDefault="00A526F3" w:rsidP="00C31DFB">
            <w:pPr>
              <w:jc w:val="center"/>
              <w:rPr>
                <w:b/>
                <w:color w:val="000000"/>
                <w:sz w:val="18"/>
                <w:szCs w:val="18"/>
              </w:rPr>
            </w:pPr>
          </w:p>
        </w:tc>
        <w:tc>
          <w:tcPr>
            <w:tcW w:w="567" w:type="dxa"/>
            <w:vAlign w:val="center"/>
          </w:tcPr>
          <w:p w14:paraId="0060A014" w14:textId="77777777" w:rsidR="00A526F3" w:rsidRPr="00A057BC" w:rsidRDefault="00A526F3" w:rsidP="00C31DFB">
            <w:pPr>
              <w:jc w:val="center"/>
              <w:rPr>
                <w:b/>
                <w:color w:val="000000"/>
                <w:sz w:val="18"/>
                <w:szCs w:val="18"/>
              </w:rPr>
            </w:pPr>
          </w:p>
        </w:tc>
        <w:tc>
          <w:tcPr>
            <w:tcW w:w="709" w:type="dxa"/>
            <w:vAlign w:val="center"/>
          </w:tcPr>
          <w:p w14:paraId="6BB15C42" w14:textId="77777777" w:rsidR="00A526F3" w:rsidRPr="00A057BC" w:rsidRDefault="00A526F3" w:rsidP="00C31DFB">
            <w:pPr>
              <w:jc w:val="center"/>
              <w:rPr>
                <w:b/>
                <w:color w:val="000000"/>
                <w:sz w:val="18"/>
                <w:szCs w:val="18"/>
              </w:rPr>
            </w:pPr>
          </w:p>
        </w:tc>
        <w:tc>
          <w:tcPr>
            <w:tcW w:w="764" w:type="dxa"/>
            <w:vAlign w:val="center"/>
          </w:tcPr>
          <w:p w14:paraId="45B9E025" w14:textId="77777777" w:rsidR="00A526F3" w:rsidRPr="00A057BC" w:rsidRDefault="00A526F3" w:rsidP="00C31DFB">
            <w:pPr>
              <w:jc w:val="center"/>
              <w:rPr>
                <w:b/>
                <w:color w:val="000000"/>
                <w:sz w:val="18"/>
                <w:szCs w:val="18"/>
              </w:rPr>
            </w:pPr>
          </w:p>
        </w:tc>
      </w:tr>
      <w:tr w:rsidR="00A526F3" w:rsidRPr="00A057BC" w14:paraId="36ED2FA8" w14:textId="06D8BBC5" w:rsidTr="00C31DFB">
        <w:trPr>
          <w:trHeight w:val="288"/>
        </w:trPr>
        <w:tc>
          <w:tcPr>
            <w:tcW w:w="2689" w:type="dxa"/>
            <w:shd w:val="clear" w:color="auto" w:fill="D9D9D9"/>
            <w:vAlign w:val="center"/>
          </w:tcPr>
          <w:p w14:paraId="529E74E2" w14:textId="77777777" w:rsidR="00A526F3" w:rsidRPr="00A057BC" w:rsidRDefault="00A526F3" w:rsidP="00C31DFB">
            <w:pPr>
              <w:rPr>
                <w:color w:val="000000"/>
                <w:sz w:val="18"/>
                <w:szCs w:val="18"/>
              </w:rPr>
            </w:pPr>
            <w:r w:rsidRPr="00A057BC">
              <w:rPr>
                <w:color w:val="000000"/>
                <w:sz w:val="18"/>
                <w:szCs w:val="18"/>
              </w:rPr>
              <w:t>Госпитализация</w:t>
            </w:r>
          </w:p>
        </w:tc>
        <w:tc>
          <w:tcPr>
            <w:tcW w:w="567" w:type="dxa"/>
            <w:shd w:val="clear" w:color="auto" w:fill="FFFFFF"/>
            <w:vAlign w:val="center"/>
          </w:tcPr>
          <w:p w14:paraId="23F6D606" w14:textId="6776F406" w:rsidR="00A526F3" w:rsidRPr="00A057BC" w:rsidRDefault="00A526F3" w:rsidP="00C31DFB">
            <w:pPr>
              <w:jc w:val="center"/>
              <w:rPr>
                <w:b/>
                <w:color w:val="000000"/>
                <w:sz w:val="18"/>
                <w:szCs w:val="18"/>
              </w:rPr>
            </w:pPr>
          </w:p>
        </w:tc>
        <w:tc>
          <w:tcPr>
            <w:tcW w:w="567" w:type="dxa"/>
            <w:vAlign w:val="center"/>
          </w:tcPr>
          <w:p w14:paraId="4F7D6870"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91C7CBD" w14:textId="597C6750" w:rsidR="00A526F3" w:rsidRPr="00A057BC" w:rsidRDefault="00A526F3" w:rsidP="00C31DFB">
            <w:pPr>
              <w:jc w:val="center"/>
              <w:rPr>
                <w:b/>
                <w:color w:val="000000"/>
                <w:sz w:val="18"/>
                <w:szCs w:val="18"/>
              </w:rPr>
            </w:pPr>
          </w:p>
        </w:tc>
        <w:tc>
          <w:tcPr>
            <w:tcW w:w="567" w:type="dxa"/>
            <w:vAlign w:val="center"/>
          </w:tcPr>
          <w:p w14:paraId="74EA0F49" w14:textId="14945FCD" w:rsidR="00A526F3" w:rsidRPr="00A057BC" w:rsidRDefault="00A526F3" w:rsidP="00C31DFB">
            <w:pPr>
              <w:jc w:val="center"/>
              <w:rPr>
                <w:b/>
                <w:color w:val="000000"/>
                <w:sz w:val="18"/>
                <w:szCs w:val="18"/>
              </w:rPr>
            </w:pPr>
          </w:p>
        </w:tc>
        <w:tc>
          <w:tcPr>
            <w:tcW w:w="567" w:type="dxa"/>
            <w:vAlign w:val="center"/>
          </w:tcPr>
          <w:p w14:paraId="52595F4D" w14:textId="1B2BF8FE" w:rsidR="00A526F3" w:rsidRPr="00A057BC" w:rsidRDefault="00A526F3" w:rsidP="00C31DFB">
            <w:pPr>
              <w:jc w:val="center"/>
              <w:rPr>
                <w:b/>
                <w:color w:val="000000"/>
                <w:sz w:val="18"/>
                <w:szCs w:val="18"/>
              </w:rPr>
            </w:pPr>
          </w:p>
        </w:tc>
        <w:tc>
          <w:tcPr>
            <w:tcW w:w="567" w:type="dxa"/>
            <w:vAlign w:val="center"/>
          </w:tcPr>
          <w:p w14:paraId="4BA4BC8E" w14:textId="77777777" w:rsidR="00A526F3" w:rsidRPr="00A057BC" w:rsidRDefault="00A526F3" w:rsidP="00C31DFB">
            <w:pPr>
              <w:jc w:val="center"/>
              <w:rPr>
                <w:b/>
                <w:color w:val="000000"/>
                <w:sz w:val="18"/>
                <w:szCs w:val="18"/>
              </w:rPr>
            </w:pPr>
          </w:p>
        </w:tc>
        <w:tc>
          <w:tcPr>
            <w:tcW w:w="409" w:type="dxa"/>
            <w:vAlign w:val="center"/>
          </w:tcPr>
          <w:p w14:paraId="7B43A6A5" w14:textId="77777777" w:rsidR="00A526F3" w:rsidRPr="00A057BC" w:rsidRDefault="00A526F3" w:rsidP="00C31DFB">
            <w:pPr>
              <w:jc w:val="center"/>
              <w:rPr>
                <w:b/>
                <w:color w:val="000000"/>
                <w:sz w:val="18"/>
                <w:szCs w:val="18"/>
              </w:rPr>
            </w:pPr>
          </w:p>
        </w:tc>
        <w:tc>
          <w:tcPr>
            <w:tcW w:w="558" w:type="dxa"/>
            <w:vAlign w:val="center"/>
          </w:tcPr>
          <w:p w14:paraId="49A9E982" w14:textId="00FBE0A0" w:rsidR="00A526F3" w:rsidRPr="00A057BC" w:rsidRDefault="00A526F3" w:rsidP="00C31DFB">
            <w:pPr>
              <w:jc w:val="center"/>
              <w:rPr>
                <w:b/>
                <w:color w:val="000000"/>
                <w:sz w:val="18"/>
                <w:szCs w:val="18"/>
              </w:rPr>
            </w:pPr>
          </w:p>
        </w:tc>
        <w:tc>
          <w:tcPr>
            <w:tcW w:w="558" w:type="dxa"/>
            <w:vAlign w:val="center"/>
          </w:tcPr>
          <w:p w14:paraId="16700695" w14:textId="59E4FE04" w:rsidR="00A526F3" w:rsidRPr="00A057BC" w:rsidRDefault="00A526F3" w:rsidP="00C31DFB">
            <w:pPr>
              <w:jc w:val="center"/>
              <w:rPr>
                <w:b/>
                <w:color w:val="000000"/>
                <w:sz w:val="18"/>
                <w:szCs w:val="18"/>
              </w:rPr>
            </w:pPr>
          </w:p>
        </w:tc>
        <w:tc>
          <w:tcPr>
            <w:tcW w:w="558" w:type="dxa"/>
            <w:vAlign w:val="center"/>
          </w:tcPr>
          <w:p w14:paraId="62B93A40" w14:textId="40F1B985" w:rsidR="00A526F3" w:rsidRPr="00A057BC" w:rsidRDefault="00A526F3" w:rsidP="00C31DFB">
            <w:pPr>
              <w:jc w:val="center"/>
              <w:rPr>
                <w:b/>
                <w:color w:val="000000"/>
                <w:sz w:val="18"/>
                <w:szCs w:val="18"/>
              </w:rPr>
            </w:pPr>
          </w:p>
        </w:tc>
        <w:tc>
          <w:tcPr>
            <w:tcW w:w="558" w:type="dxa"/>
            <w:vAlign w:val="center"/>
          </w:tcPr>
          <w:p w14:paraId="5085B7CB" w14:textId="1466EEFF" w:rsidR="00A526F3" w:rsidRPr="00A057BC" w:rsidRDefault="00A526F3" w:rsidP="00C31DFB">
            <w:pPr>
              <w:jc w:val="center"/>
              <w:rPr>
                <w:b/>
                <w:color w:val="000000"/>
                <w:sz w:val="18"/>
                <w:szCs w:val="18"/>
              </w:rPr>
            </w:pPr>
          </w:p>
        </w:tc>
        <w:tc>
          <w:tcPr>
            <w:tcW w:w="558" w:type="dxa"/>
            <w:vAlign w:val="center"/>
          </w:tcPr>
          <w:p w14:paraId="61F177FD" w14:textId="4BEB71A5" w:rsidR="00A526F3" w:rsidRPr="00A057BC" w:rsidRDefault="00A526F3" w:rsidP="00C31DFB">
            <w:pPr>
              <w:jc w:val="center"/>
              <w:rPr>
                <w:b/>
                <w:color w:val="000000"/>
                <w:sz w:val="18"/>
                <w:szCs w:val="18"/>
              </w:rPr>
            </w:pPr>
          </w:p>
        </w:tc>
        <w:tc>
          <w:tcPr>
            <w:tcW w:w="558" w:type="dxa"/>
            <w:vAlign w:val="center"/>
          </w:tcPr>
          <w:p w14:paraId="7B510E28" w14:textId="2273ABF2" w:rsidR="00A526F3" w:rsidRPr="00A057BC" w:rsidRDefault="00A526F3" w:rsidP="00C31DFB">
            <w:pPr>
              <w:jc w:val="center"/>
              <w:rPr>
                <w:b/>
                <w:color w:val="000000"/>
                <w:sz w:val="18"/>
                <w:szCs w:val="18"/>
              </w:rPr>
            </w:pPr>
          </w:p>
        </w:tc>
        <w:tc>
          <w:tcPr>
            <w:tcW w:w="558" w:type="dxa"/>
            <w:vAlign w:val="center"/>
          </w:tcPr>
          <w:p w14:paraId="6F9920B8" w14:textId="4A98370F" w:rsidR="00A526F3" w:rsidRPr="00A057BC" w:rsidRDefault="00A526F3" w:rsidP="00C31DFB">
            <w:pPr>
              <w:jc w:val="center"/>
              <w:rPr>
                <w:b/>
                <w:color w:val="000000"/>
                <w:sz w:val="18"/>
                <w:szCs w:val="18"/>
              </w:rPr>
            </w:pPr>
          </w:p>
        </w:tc>
        <w:tc>
          <w:tcPr>
            <w:tcW w:w="558" w:type="dxa"/>
            <w:vAlign w:val="center"/>
          </w:tcPr>
          <w:p w14:paraId="60892D5A" w14:textId="4C85139D" w:rsidR="00A526F3" w:rsidRPr="00A057BC" w:rsidRDefault="00A526F3" w:rsidP="00C31DFB">
            <w:pPr>
              <w:jc w:val="center"/>
              <w:rPr>
                <w:b/>
                <w:color w:val="000000"/>
                <w:sz w:val="18"/>
                <w:szCs w:val="18"/>
              </w:rPr>
            </w:pPr>
          </w:p>
        </w:tc>
        <w:tc>
          <w:tcPr>
            <w:tcW w:w="558" w:type="dxa"/>
            <w:vAlign w:val="center"/>
          </w:tcPr>
          <w:p w14:paraId="099DAEF0" w14:textId="284E4DB8" w:rsidR="00A526F3" w:rsidRPr="00A057BC" w:rsidRDefault="00A526F3" w:rsidP="00C31DFB">
            <w:pPr>
              <w:jc w:val="center"/>
              <w:rPr>
                <w:b/>
                <w:color w:val="000000"/>
                <w:sz w:val="18"/>
                <w:szCs w:val="18"/>
              </w:rPr>
            </w:pPr>
          </w:p>
        </w:tc>
        <w:tc>
          <w:tcPr>
            <w:tcW w:w="560" w:type="dxa"/>
            <w:vAlign w:val="center"/>
          </w:tcPr>
          <w:p w14:paraId="014CED7B" w14:textId="5F0863F5" w:rsidR="00A526F3" w:rsidRPr="00A057BC" w:rsidRDefault="00A526F3" w:rsidP="00C31DFB">
            <w:pPr>
              <w:jc w:val="center"/>
              <w:rPr>
                <w:b/>
                <w:color w:val="000000"/>
                <w:sz w:val="18"/>
                <w:szCs w:val="18"/>
              </w:rPr>
            </w:pPr>
          </w:p>
        </w:tc>
        <w:tc>
          <w:tcPr>
            <w:tcW w:w="558" w:type="dxa"/>
            <w:vAlign w:val="center"/>
          </w:tcPr>
          <w:p w14:paraId="30450676" w14:textId="77777777" w:rsidR="00A526F3" w:rsidRPr="00A057BC" w:rsidRDefault="00A526F3" w:rsidP="00C31DFB">
            <w:pPr>
              <w:jc w:val="center"/>
              <w:rPr>
                <w:b/>
                <w:color w:val="000000"/>
                <w:sz w:val="18"/>
                <w:szCs w:val="18"/>
              </w:rPr>
            </w:pPr>
          </w:p>
        </w:tc>
        <w:tc>
          <w:tcPr>
            <w:tcW w:w="396" w:type="dxa"/>
            <w:vAlign w:val="center"/>
          </w:tcPr>
          <w:p w14:paraId="7F3F3550" w14:textId="5FEF9F38" w:rsidR="00A526F3" w:rsidRPr="00A057BC" w:rsidRDefault="00A526F3" w:rsidP="00C31DFB">
            <w:pPr>
              <w:jc w:val="center"/>
              <w:rPr>
                <w:b/>
                <w:color w:val="000000"/>
                <w:sz w:val="18"/>
                <w:szCs w:val="18"/>
              </w:rPr>
            </w:pPr>
          </w:p>
        </w:tc>
        <w:tc>
          <w:tcPr>
            <w:tcW w:w="567" w:type="dxa"/>
            <w:vAlign w:val="center"/>
          </w:tcPr>
          <w:p w14:paraId="467492A1" w14:textId="77777777" w:rsidR="00A526F3" w:rsidRPr="00A057BC" w:rsidRDefault="00A526F3" w:rsidP="00C31DFB">
            <w:pPr>
              <w:jc w:val="center"/>
              <w:rPr>
                <w:b/>
                <w:color w:val="000000"/>
                <w:sz w:val="18"/>
                <w:szCs w:val="18"/>
              </w:rPr>
            </w:pPr>
          </w:p>
        </w:tc>
        <w:tc>
          <w:tcPr>
            <w:tcW w:w="709" w:type="dxa"/>
            <w:vAlign w:val="center"/>
          </w:tcPr>
          <w:p w14:paraId="7B7B05AE" w14:textId="77777777" w:rsidR="00A526F3" w:rsidRPr="00A057BC" w:rsidRDefault="00A526F3" w:rsidP="00C31DFB">
            <w:pPr>
              <w:jc w:val="center"/>
              <w:rPr>
                <w:b/>
                <w:color w:val="000000"/>
                <w:sz w:val="18"/>
                <w:szCs w:val="18"/>
              </w:rPr>
            </w:pPr>
          </w:p>
        </w:tc>
        <w:tc>
          <w:tcPr>
            <w:tcW w:w="764" w:type="dxa"/>
            <w:vAlign w:val="center"/>
          </w:tcPr>
          <w:p w14:paraId="43A81D41" w14:textId="77777777" w:rsidR="00A526F3" w:rsidRPr="00A057BC" w:rsidRDefault="00A526F3" w:rsidP="00C31DFB">
            <w:pPr>
              <w:jc w:val="center"/>
              <w:rPr>
                <w:b/>
                <w:color w:val="000000"/>
                <w:sz w:val="18"/>
                <w:szCs w:val="18"/>
              </w:rPr>
            </w:pPr>
          </w:p>
        </w:tc>
      </w:tr>
      <w:tr w:rsidR="00A526F3" w:rsidRPr="00A057BC" w14:paraId="19AFF021" w14:textId="2377124B" w:rsidTr="00C31DFB">
        <w:trPr>
          <w:trHeight w:val="288"/>
        </w:trPr>
        <w:tc>
          <w:tcPr>
            <w:tcW w:w="2689" w:type="dxa"/>
            <w:shd w:val="clear" w:color="auto" w:fill="D9D9D9"/>
            <w:vAlign w:val="center"/>
          </w:tcPr>
          <w:p w14:paraId="444A0D22" w14:textId="24364996" w:rsidR="00A526F3" w:rsidRPr="00A057BC" w:rsidRDefault="00A526F3" w:rsidP="00C31DFB">
            <w:pPr>
              <w:rPr>
                <w:color w:val="000000"/>
                <w:sz w:val="18"/>
                <w:szCs w:val="18"/>
                <w:vertAlign w:val="superscript"/>
              </w:rPr>
            </w:pPr>
            <w:r w:rsidRPr="00A057BC">
              <w:rPr>
                <w:color w:val="000000"/>
                <w:sz w:val="18"/>
                <w:szCs w:val="18"/>
              </w:rPr>
              <w:t>Оценка критериев включения/невключения</w:t>
            </w:r>
            <w:r w:rsidRPr="00A057BC">
              <w:rPr>
                <w:color w:val="000000"/>
                <w:sz w:val="18"/>
                <w:szCs w:val="18"/>
                <w:vertAlign w:val="superscript"/>
              </w:rPr>
              <w:t>7</w:t>
            </w:r>
          </w:p>
        </w:tc>
        <w:tc>
          <w:tcPr>
            <w:tcW w:w="567" w:type="dxa"/>
            <w:shd w:val="clear" w:color="auto" w:fill="FFFFFF"/>
            <w:vAlign w:val="center"/>
          </w:tcPr>
          <w:p w14:paraId="67E6A7AB"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6BB2E8E" w14:textId="77777777" w:rsidR="00A526F3" w:rsidRPr="00A057BC" w:rsidRDefault="00A526F3" w:rsidP="00C31DFB">
            <w:pPr>
              <w:jc w:val="center"/>
              <w:rPr>
                <w:b/>
                <w:color w:val="000000"/>
                <w:sz w:val="18"/>
                <w:szCs w:val="18"/>
              </w:rPr>
            </w:pPr>
            <w:r w:rsidRPr="00A057BC">
              <w:rPr>
                <w:b/>
                <w:color w:val="000000"/>
                <w:sz w:val="18"/>
                <w:szCs w:val="18"/>
              </w:rPr>
              <w:t>Х</w:t>
            </w:r>
            <w:r w:rsidRPr="00A057BC">
              <w:rPr>
                <w:b/>
                <w:color w:val="000000"/>
                <w:sz w:val="18"/>
                <w:szCs w:val="18"/>
                <w:vertAlign w:val="superscript"/>
              </w:rPr>
              <w:t>7</w:t>
            </w:r>
          </w:p>
        </w:tc>
        <w:tc>
          <w:tcPr>
            <w:tcW w:w="567" w:type="dxa"/>
            <w:vAlign w:val="center"/>
          </w:tcPr>
          <w:p w14:paraId="25F5B27D" w14:textId="06BC12CB" w:rsidR="00A526F3" w:rsidRPr="00A057BC" w:rsidRDefault="00A526F3" w:rsidP="00C31DFB">
            <w:pPr>
              <w:jc w:val="center"/>
              <w:rPr>
                <w:b/>
                <w:color w:val="000000"/>
                <w:sz w:val="18"/>
                <w:szCs w:val="18"/>
              </w:rPr>
            </w:pPr>
          </w:p>
        </w:tc>
        <w:tc>
          <w:tcPr>
            <w:tcW w:w="567" w:type="dxa"/>
            <w:vAlign w:val="center"/>
          </w:tcPr>
          <w:p w14:paraId="5DCD2207" w14:textId="7829BB5A" w:rsidR="00A526F3" w:rsidRPr="00A057BC" w:rsidRDefault="00A526F3" w:rsidP="00C31DFB">
            <w:pPr>
              <w:jc w:val="center"/>
              <w:rPr>
                <w:b/>
                <w:color w:val="000000"/>
                <w:sz w:val="18"/>
                <w:szCs w:val="18"/>
              </w:rPr>
            </w:pPr>
          </w:p>
        </w:tc>
        <w:tc>
          <w:tcPr>
            <w:tcW w:w="567" w:type="dxa"/>
            <w:vAlign w:val="center"/>
          </w:tcPr>
          <w:p w14:paraId="219F3E5C" w14:textId="74056214" w:rsidR="00A526F3" w:rsidRPr="00A057BC" w:rsidRDefault="00A526F3" w:rsidP="00C31DFB">
            <w:pPr>
              <w:jc w:val="center"/>
              <w:rPr>
                <w:b/>
                <w:color w:val="000000"/>
                <w:sz w:val="18"/>
                <w:szCs w:val="18"/>
              </w:rPr>
            </w:pPr>
          </w:p>
        </w:tc>
        <w:tc>
          <w:tcPr>
            <w:tcW w:w="567" w:type="dxa"/>
            <w:vAlign w:val="center"/>
          </w:tcPr>
          <w:p w14:paraId="5191FD7B" w14:textId="77777777" w:rsidR="00A526F3" w:rsidRPr="00A057BC" w:rsidRDefault="00A526F3" w:rsidP="00C31DFB">
            <w:pPr>
              <w:jc w:val="center"/>
              <w:rPr>
                <w:b/>
                <w:color w:val="000000"/>
                <w:sz w:val="18"/>
                <w:szCs w:val="18"/>
              </w:rPr>
            </w:pPr>
          </w:p>
        </w:tc>
        <w:tc>
          <w:tcPr>
            <w:tcW w:w="409" w:type="dxa"/>
            <w:vAlign w:val="center"/>
          </w:tcPr>
          <w:p w14:paraId="2575C089" w14:textId="77777777" w:rsidR="00A526F3" w:rsidRPr="00A057BC" w:rsidRDefault="00A526F3" w:rsidP="00C31DFB">
            <w:pPr>
              <w:jc w:val="center"/>
              <w:rPr>
                <w:b/>
                <w:color w:val="000000"/>
                <w:sz w:val="18"/>
                <w:szCs w:val="18"/>
              </w:rPr>
            </w:pPr>
          </w:p>
        </w:tc>
        <w:tc>
          <w:tcPr>
            <w:tcW w:w="558" w:type="dxa"/>
            <w:vAlign w:val="center"/>
          </w:tcPr>
          <w:p w14:paraId="752824C3" w14:textId="0D90992C" w:rsidR="00A526F3" w:rsidRPr="00A057BC" w:rsidRDefault="00A526F3" w:rsidP="00C31DFB">
            <w:pPr>
              <w:jc w:val="center"/>
              <w:rPr>
                <w:b/>
                <w:color w:val="000000"/>
                <w:sz w:val="18"/>
                <w:szCs w:val="18"/>
              </w:rPr>
            </w:pPr>
          </w:p>
        </w:tc>
        <w:tc>
          <w:tcPr>
            <w:tcW w:w="558" w:type="dxa"/>
            <w:vAlign w:val="center"/>
          </w:tcPr>
          <w:p w14:paraId="201748C6" w14:textId="7F50E2DB" w:rsidR="00A526F3" w:rsidRPr="00A057BC" w:rsidRDefault="00A526F3" w:rsidP="00C31DFB">
            <w:pPr>
              <w:jc w:val="center"/>
              <w:rPr>
                <w:b/>
                <w:color w:val="000000"/>
                <w:sz w:val="18"/>
                <w:szCs w:val="18"/>
              </w:rPr>
            </w:pPr>
          </w:p>
        </w:tc>
        <w:tc>
          <w:tcPr>
            <w:tcW w:w="558" w:type="dxa"/>
            <w:vAlign w:val="center"/>
          </w:tcPr>
          <w:p w14:paraId="384F980A" w14:textId="5D1BDC66" w:rsidR="00A526F3" w:rsidRPr="00A057BC" w:rsidRDefault="00A526F3" w:rsidP="00C31DFB">
            <w:pPr>
              <w:jc w:val="center"/>
              <w:rPr>
                <w:b/>
                <w:color w:val="000000"/>
                <w:sz w:val="18"/>
                <w:szCs w:val="18"/>
              </w:rPr>
            </w:pPr>
          </w:p>
        </w:tc>
        <w:tc>
          <w:tcPr>
            <w:tcW w:w="558" w:type="dxa"/>
            <w:vAlign w:val="center"/>
          </w:tcPr>
          <w:p w14:paraId="72E57941" w14:textId="10E32407" w:rsidR="00A526F3" w:rsidRPr="00A057BC" w:rsidRDefault="00A526F3" w:rsidP="00C31DFB">
            <w:pPr>
              <w:jc w:val="center"/>
              <w:rPr>
                <w:b/>
                <w:color w:val="000000"/>
                <w:sz w:val="18"/>
                <w:szCs w:val="18"/>
              </w:rPr>
            </w:pPr>
          </w:p>
        </w:tc>
        <w:tc>
          <w:tcPr>
            <w:tcW w:w="558" w:type="dxa"/>
            <w:vAlign w:val="center"/>
          </w:tcPr>
          <w:p w14:paraId="39377686" w14:textId="74E9D464" w:rsidR="00A526F3" w:rsidRPr="00A057BC" w:rsidRDefault="00A526F3" w:rsidP="00C31DFB">
            <w:pPr>
              <w:jc w:val="center"/>
              <w:rPr>
                <w:b/>
                <w:color w:val="000000"/>
                <w:sz w:val="18"/>
                <w:szCs w:val="18"/>
              </w:rPr>
            </w:pPr>
          </w:p>
        </w:tc>
        <w:tc>
          <w:tcPr>
            <w:tcW w:w="558" w:type="dxa"/>
            <w:vAlign w:val="center"/>
          </w:tcPr>
          <w:p w14:paraId="3EA263B1" w14:textId="4985F4D7" w:rsidR="00A526F3" w:rsidRPr="00A057BC" w:rsidRDefault="00A526F3" w:rsidP="00C31DFB">
            <w:pPr>
              <w:jc w:val="center"/>
              <w:rPr>
                <w:b/>
                <w:color w:val="000000"/>
                <w:sz w:val="18"/>
                <w:szCs w:val="18"/>
              </w:rPr>
            </w:pPr>
          </w:p>
        </w:tc>
        <w:tc>
          <w:tcPr>
            <w:tcW w:w="558" w:type="dxa"/>
            <w:vAlign w:val="center"/>
          </w:tcPr>
          <w:p w14:paraId="76D755DD" w14:textId="330EC754" w:rsidR="00A526F3" w:rsidRPr="00A057BC" w:rsidRDefault="00A526F3" w:rsidP="00C31DFB">
            <w:pPr>
              <w:jc w:val="center"/>
              <w:rPr>
                <w:b/>
                <w:color w:val="000000"/>
                <w:sz w:val="18"/>
                <w:szCs w:val="18"/>
              </w:rPr>
            </w:pPr>
          </w:p>
        </w:tc>
        <w:tc>
          <w:tcPr>
            <w:tcW w:w="558" w:type="dxa"/>
            <w:vAlign w:val="center"/>
          </w:tcPr>
          <w:p w14:paraId="3E05F3F3" w14:textId="5901B895" w:rsidR="00A526F3" w:rsidRPr="00A057BC" w:rsidRDefault="00A526F3" w:rsidP="00C31DFB">
            <w:pPr>
              <w:jc w:val="center"/>
              <w:rPr>
                <w:b/>
                <w:color w:val="000000"/>
                <w:sz w:val="18"/>
                <w:szCs w:val="18"/>
              </w:rPr>
            </w:pPr>
          </w:p>
        </w:tc>
        <w:tc>
          <w:tcPr>
            <w:tcW w:w="558" w:type="dxa"/>
            <w:vAlign w:val="center"/>
          </w:tcPr>
          <w:p w14:paraId="056C8414" w14:textId="32130884" w:rsidR="00A526F3" w:rsidRPr="00A057BC" w:rsidRDefault="00A526F3" w:rsidP="00C31DFB">
            <w:pPr>
              <w:jc w:val="center"/>
              <w:rPr>
                <w:b/>
                <w:color w:val="000000"/>
                <w:sz w:val="18"/>
                <w:szCs w:val="18"/>
              </w:rPr>
            </w:pPr>
          </w:p>
        </w:tc>
        <w:tc>
          <w:tcPr>
            <w:tcW w:w="560" w:type="dxa"/>
            <w:vAlign w:val="center"/>
          </w:tcPr>
          <w:p w14:paraId="2F139BBA" w14:textId="1F3A885F" w:rsidR="00A526F3" w:rsidRPr="00A057BC" w:rsidRDefault="00A526F3" w:rsidP="00C31DFB">
            <w:pPr>
              <w:jc w:val="center"/>
              <w:rPr>
                <w:b/>
                <w:color w:val="000000"/>
                <w:sz w:val="18"/>
                <w:szCs w:val="18"/>
              </w:rPr>
            </w:pPr>
          </w:p>
        </w:tc>
        <w:tc>
          <w:tcPr>
            <w:tcW w:w="558" w:type="dxa"/>
            <w:vAlign w:val="center"/>
          </w:tcPr>
          <w:p w14:paraId="4FFB72DC" w14:textId="77777777" w:rsidR="00A526F3" w:rsidRPr="00A057BC" w:rsidRDefault="00A526F3" w:rsidP="00C31DFB">
            <w:pPr>
              <w:jc w:val="center"/>
              <w:rPr>
                <w:b/>
                <w:color w:val="000000"/>
                <w:sz w:val="18"/>
                <w:szCs w:val="18"/>
              </w:rPr>
            </w:pPr>
          </w:p>
        </w:tc>
        <w:tc>
          <w:tcPr>
            <w:tcW w:w="396" w:type="dxa"/>
            <w:vAlign w:val="center"/>
          </w:tcPr>
          <w:p w14:paraId="1E4A0BB5" w14:textId="238E64E1" w:rsidR="00A526F3" w:rsidRPr="00A057BC" w:rsidRDefault="00A526F3" w:rsidP="00C31DFB">
            <w:pPr>
              <w:jc w:val="center"/>
              <w:rPr>
                <w:b/>
                <w:color w:val="000000"/>
                <w:sz w:val="18"/>
                <w:szCs w:val="18"/>
              </w:rPr>
            </w:pPr>
          </w:p>
        </w:tc>
        <w:tc>
          <w:tcPr>
            <w:tcW w:w="567" w:type="dxa"/>
            <w:vAlign w:val="center"/>
          </w:tcPr>
          <w:p w14:paraId="41E8FBC7" w14:textId="77777777" w:rsidR="00A526F3" w:rsidRPr="00A057BC" w:rsidRDefault="00A526F3" w:rsidP="00C31DFB">
            <w:pPr>
              <w:jc w:val="center"/>
              <w:rPr>
                <w:b/>
                <w:color w:val="000000"/>
                <w:sz w:val="18"/>
                <w:szCs w:val="18"/>
              </w:rPr>
            </w:pPr>
          </w:p>
        </w:tc>
        <w:tc>
          <w:tcPr>
            <w:tcW w:w="709" w:type="dxa"/>
            <w:vAlign w:val="center"/>
          </w:tcPr>
          <w:p w14:paraId="43AE079B" w14:textId="77777777" w:rsidR="00A526F3" w:rsidRPr="00A057BC" w:rsidRDefault="00A526F3" w:rsidP="00C31DFB">
            <w:pPr>
              <w:jc w:val="center"/>
              <w:rPr>
                <w:b/>
                <w:color w:val="000000"/>
                <w:sz w:val="18"/>
                <w:szCs w:val="18"/>
              </w:rPr>
            </w:pPr>
          </w:p>
        </w:tc>
        <w:tc>
          <w:tcPr>
            <w:tcW w:w="764" w:type="dxa"/>
            <w:vAlign w:val="center"/>
          </w:tcPr>
          <w:p w14:paraId="2A058C42" w14:textId="77777777" w:rsidR="00A526F3" w:rsidRPr="00A057BC" w:rsidRDefault="00A526F3" w:rsidP="00C31DFB">
            <w:pPr>
              <w:jc w:val="center"/>
              <w:rPr>
                <w:b/>
                <w:color w:val="000000"/>
                <w:sz w:val="18"/>
                <w:szCs w:val="18"/>
              </w:rPr>
            </w:pPr>
          </w:p>
        </w:tc>
      </w:tr>
      <w:tr w:rsidR="00A526F3" w:rsidRPr="00A057BC" w14:paraId="2DAB9377" w14:textId="31E27E9E" w:rsidTr="00C31DFB">
        <w:trPr>
          <w:trHeight w:val="288"/>
        </w:trPr>
        <w:tc>
          <w:tcPr>
            <w:tcW w:w="2689" w:type="dxa"/>
            <w:shd w:val="clear" w:color="auto" w:fill="D9D9D9"/>
            <w:vAlign w:val="center"/>
          </w:tcPr>
          <w:p w14:paraId="0D9BDF82" w14:textId="77777777" w:rsidR="00A526F3" w:rsidRPr="00A057BC" w:rsidRDefault="00A526F3" w:rsidP="00C31DFB">
            <w:pPr>
              <w:rPr>
                <w:color w:val="000000"/>
                <w:sz w:val="18"/>
                <w:szCs w:val="18"/>
              </w:rPr>
            </w:pPr>
            <w:r w:rsidRPr="00A057BC">
              <w:rPr>
                <w:color w:val="000000"/>
                <w:sz w:val="18"/>
                <w:szCs w:val="18"/>
              </w:rPr>
              <w:t>Рандомизация</w:t>
            </w:r>
          </w:p>
        </w:tc>
        <w:tc>
          <w:tcPr>
            <w:tcW w:w="567" w:type="dxa"/>
            <w:shd w:val="clear" w:color="auto" w:fill="FFFFFF"/>
            <w:vAlign w:val="center"/>
          </w:tcPr>
          <w:p w14:paraId="2FDA3693" w14:textId="28C0C057" w:rsidR="00A526F3" w:rsidRPr="00A057BC" w:rsidRDefault="00A526F3" w:rsidP="00C31DFB">
            <w:pPr>
              <w:jc w:val="center"/>
              <w:rPr>
                <w:b/>
                <w:color w:val="000000"/>
                <w:sz w:val="18"/>
                <w:szCs w:val="18"/>
              </w:rPr>
            </w:pPr>
          </w:p>
        </w:tc>
        <w:tc>
          <w:tcPr>
            <w:tcW w:w="567" w:type="dxa"/>
            <w:vAlign w:val="center"/>
          </w:tcPr>
          <w:p w14:paraId="616C6FA8"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8045A19" w14:textId="059F90B7" w:rsidR="00A526F3" w:rsidRPr="00A057BC" w:rsidRDefault="00A526F3" w:rsidP="00C31DFB">
            <w:pPr>
              <w:jc w:val="center"/>
              <w:rPr>
                <w:b/>
                <w:color w:val="000000"/>
                <w:sz w:val="18"/>
                <w:szCs w:val="18"/>
              </w:rPr>
            </w:pPr>
          </w:p>
        </w:tc>
        <w:tc>
          <w:tcPr>
            <w:tcW w:w="567" w:type="dxa"/>
            <w:vAlign w:val="center"/>
          </w:tcPr>
          <w:p w14:paraId="7A01314B" w14:textId="557F7E6B" w:rsidR="00A526F3" w:rsidRPr="00A057BC" w:rsidRDefault="00A526F3" w:rsidP="00C31DFB">
            <w:pPr>
              <w:jc w:val="center"/>
              <w:rPr>
                <w:b/>
                <w:color w:val="000000"/>
                <w:sz w:val="18"/>
                <w:szCs w:val="18"/>
              </w:rPr>
            </w:pPr>
          </w:p>
        </w:tc>
        <w:tc>
          <w:tcPr>
            <w:tcW w:w="567" w:type="dxa"/>
            <w:vAlign w:val="center"/>
          </w:tcPr>
          <w:p w14:paraId="1ACCFDA3" w14:textId="1721A2B8" w:rsidR="00A526F3" w:rsidRPr="00A057BC" w:rsidRDefault="00A526F3" w:rsidP="00C31DFB">
            <w:pPr>
              <w:jc w:val="center"/>
              <w:rPr>
                <w:b/>
                <w:color w:val="000000"/>
                <w:sz w:val="18"/>
                <w:szCs w:val="18"/>
              </w:rPr>
            </w:pPr>
          </w:p>
        </w:tc>
        <w:tc>
          <w:tcPr>
            <w:tcW w:w="567" w:type="dxa"/>
            <w:vAlign w:val="center"/>
          </w:tcPr>
          <w:p w14:paraId="311DCD46" w14:textId="77777777" w:rsidR="00A526F3" w:rsidRPr="00A057BC" w:rsidRDefault="00A526F3" w:rsidP="00C31DFB">
            <w:pPr>
              <w:jc w:val="center"/>
              <w:rPr>
                <w:b/>
                <w:color w:val="000000"/>
                <w:sz w:val="18"/>
                <w:szCs w:val="18"/>
              </w:rPr>
            </w:pPr>
          </w:p>
        </w:tc>
        <w:tc>
          <w:tcPr>
            <w:tcW w:w="409" w:type="dxa"/>
            <w:vAlign w:val="center"/>
          </w:tcPr>
          <w:p w14:paraId="7EDEDD61" w14:textId="77777777" w:rsidR="00A526F3" w:rsidRPr="00A057BC" w:rsidRDefault="00A526F3" w:rsidP="00C31DFB">
            <w:pPr>
              <w:jc w:val="center"/>
              <w:rPr>
                <w:b/>
                <w:color w:val="000000"/>
                <w:sz w:val="18"/>
                <w:szCs w:val="18"/>
              </w:rPr>
            </w:pPr>
          </w:p>
        </w:tc>
        <w:tc>
          <w:tcPr>
            <w:tcW w:w="558" w:type="dxa"/>
            <w:vAlign w:val="center"/>
          </w:tcPr>
          <w:p w14:paraId="452B2590" w14:textId="006C2A24" w:rsidR="00A526F3" w:rsidRPr="00A057BC" w:rsidRDefault="00A526F3" w:rsidP="00C31DFB">
            <w:pPr>
              <w:jc w:val="center"/>
              <w:rPr>
                <w:b/>
                <w:color w:val="000000"/>
                <w:sz w:val="18"/>
                <w:szCs w:val="18"/>
              </w:rPr>
            </w:pPr>
          </w:p>
        </w:tc>
        <w:tc>
          <w:tcPr>
            <w:tcW w:w="558" w:type="dxa"/>
            <w:vAlign w:val="center"/>
          </w:tcPr>
          <w:p w14:paraId="234CECDE" w14:textId="50994A85" w:rsidR="00A526F3" w:rsidRPr="00A057BC" w:rsidRDefault="00A526F3" w:rsidP="00C31DFB">
            <w:pPr>
              <w:jc w:val="center"/>
              <w:rPr>
                <w:b/>
                <w:color w:val="000000"/>
                <w:sz w:val="18"/>
                <w:szCs w:val="18"/>
              </w:rPr>
            </w:pPr>
          </w:p>
        </w:tc>
        <w:tc>
          <w:tcPr>
            <w:tcW w:w="558" w:type="dxa"/>
            <w:vAlign w:val="center"/>
          </w:tcPr>
          <w:p w14:paraId="5927B52C" w14:textId="23CCA6F0" w:rsidR="00A526F3" w:rsidRPr="00A057BC" w:rsidRDefault="00A526F3" w:rsidP="00C31DFB">
            <w:pPr>
              <w:jc w:val="center"/>
              <w:rPr>
                <w:b/>
                <w:color w:val="000000"/>
                <w:sz w:val="18"/>
                <w:szCs w:val="18"/>
              </w:rPr>
            </w:pPr>
          </w:p>
        </w:tc>
        <w:tc>
          <w:tcPr>
            <w:tcW w:w="558" w:type="dxa"/>
            <w:vAlign w:val="center"/>
          </w:tcPr>
          <w:p w14:paraId="31B66478" w14:textId="7D2D033A" w:rsidR="00A526F3" w:rsidRPr="00A057BC" w:rsidRDefault="00A526F3" w:rsidP="00C31DFB">
            <w:pPr>
              <w:jc w:val="center"/>
              <w:rPr>
                <w:b/>
                <w:color w:val="000000"/>
                <w:sz w:val="18"/>
                <w:szCs w:val="18"/>
              </w:rPr>
            </w:pPr>
          </w:p>
        </w:tc>
        <w:tc>
          <w:tcPr>
            <w:tcW w:w="558" w:type="dxa"/>
            <w:vAlign w:val="center"/>
          </w:tcPr>
          <w:p w14:paraId="540303FD" w14:textId="42E1B132" w:rsidR="00A526F3" w:rsidRPr="00A057BC" w:rsidRDefault="00A526F3" w:rsidP="00C31DFB">
            <w:pPr>
              <w:jc w:val="center"/>
              <w:rPr>
                <w:b/>
                <w:color w:val="000000"/>
                <w:sz w:val="18"/>
                <w:szCs w:val="18"/>
              </w:rPr>
            </w:pPr>
          </w:p>
        </w:tc>
        <w:tc>
          <w:tcPr>
            <w:tcW w:w="558" w:type="dxa"/>
            <w:vAlign w:val="center"/>
          </w:tcPr>
          <w:p w14:paraId="72D02188" w14:textId="67579F02" w:rsidR="00A526F3" w:rsidRPr="00A057BC" w:rsidRDefault="00A526F3" w:rsidP="00C31DFB">
            <w:pPr>
              <w:jc w:val="center"/>
              <w:rPr>
                <w:b/>
                <w:color w:val="000000"/>
                <w:sz w:val="18"/>
                <w:szCs w:val="18"/>
              </w:rPr>
            </w:pPr>
          </w:p>
        </w:tc>
        <w:tc>
          <w:tcPr>
            <w:tcW w:w="558" w:type="dxa"/>
            <w:vAlign w:val="center"/>
          </w:tcPr>
          <w:p w14:paraId="35A348F5" w14:textId="277BF362" w:rsidR="00A526F3" w:rsidRPr="00A057BC" w:rsidRDefault="00A526F3" w:rsidP="00C31DFB">
            <w:pPr>
              <w:jc w:val="center"/>
              <w:rPr>
                <w:b/>
                <w:color w:val="000000"/>
                <w:sz w:val="18"/>
                <w:szCs w:val="18"/>
              </w:rPr>
            </w:pPr>
          </w:p>
        </w:tc>
        <w:tc>
          <w:tcPr>
            <w:tcW w:w="558" w:type="dxa"/>
            <w:vAlign w:val="center"/>
          </w:tcPr>
          <w:p w14:paraId="54329DB8" w14:textId="5934C068" w:rsidR="00A526F3" w:rsidRPr="00A057BC" w:rsidRDefault="00A526F3" w:rsidP="00C31DFB">
            <w:pPr>
              <w:jc w:val="center"/>
              <w:rPr>
                <w:b/>
                <w:color w:val="000000"/>
                <w:sz w:val="18"/>
                <w:szCs w:val="18"/>
              </w:rPr>
            </w:pPr>
          </w:p>
        </w:tc>
        <w:tc>
          <w:tcPr>
            <w:tcW w:w="558" w:type="dxa"/>
            <w:vAlign w:val="center"/>
          </w:tcPr>
          <w:p w14:paraId="34D976F5" w14:textId="57C62C66" w:rsidR="00A526F3" w:rsidRPr="00A057BC" w:rsidRDefault="00A526F3" w:rsidP="00C31DFB">
            <w:pPr>
              <w:jc w:val="center"/>
              <w:rPr>
                <w:b/>
                <w:color w:val="000000"/>
                <w:sz w:val="18"/>
                <w:szCs w:val="18"/>
              </w:rPr>
            </w:pPr>
          </w:p>
        </w:tc>
        <w:tc>
          <w:tcPr>
            <w:tcW w:w="560" w:type="dxa"/>
            <w:vAlign w:val="center"/>
          </w:tcPr>
          <w:p w14:paraId="15B56A0D" w14:textId="68A21DFE" w:rsidR="00A526F3" w:rsidRPr="00A057BC" w:rsidRDefault="00A526F3" w:rsidP="00C31DFB">
            <w:pPr>
              <w:jc w:val="center"/>
              <w:rPr>
                <w:b/>
                <w:color w:val="000000"/>
                <w:sz w:val="18"/>
                <w:szCs w:val="18"/>
              </w:rPr>
            </w:pPr>
          </w:p>
        </w:tc>
        <w:tc>
          <w:tcPr>
            <w:tcW w:w="558" w:type="dxa"/>
            <w:vAlign w:val="center"/>
          </w:tcPr>
          <w:p w14:paraId="47D85D94" w14:textId="77777777" w:rsidR="00A526F3" w:rsidRPr="00A057BC" w:rsidRDefault="00A526F3" w:rsidP="00C31DFB">
            <w:pPr>
              <w:jc w:val="center"/>
              <w:rPr>
                <w:b/>
                <w:color w:val="000000"/>
                <w:sz w:val="18"/>
                <w:szCs w:val="18"/>
              </w:rPr>
            </w:pPr>
          </w:p>
        </w:tc>
        <w:tc>
          <w:tcPr>
            <w:tcW w:w="396" w:type="dxa"/>
            <w:vAlign w:val="center"/>
          </w:tcPr>
          <w:p w14:paraId="6BB22E6A" w14:textId="2E658A6B" w:rsidR="00A526F3" w:rsidRPr="00A057BC" w:rsidRDefault="00A526F3" w:rsidP="00C31DFB">
            <w:pPr>
              <w:jc w:val="center"/>
              <w:rPr>
                <w:b/>
                <w:color w:val="000000"/>
                <w:sz w:val="18"/>
                <w:szCs w:val="18"/>
              </w:rPr>
            </w:pPr>
          </w:p>
        </w:tc>
        <w:tc>
          <w:tcPr>
            <w:tcW w:w="567" w:type="dxa"/>
            <w:vAlign w:val="center"/>
          </w:tcPr>
          <w:p w14:paraId="531A7E39" w14:textId="77777777" w:rsidR="00A526F3" w:rsidRPr="00A057BC" w:rsidRDefault="00A526F3" w:rsidP="00C31DFB">
            <w:pPr>
              <w:jc w:val="center"/>
              <w:rPr>
                <w:b/>
                <w:color w:val="000000"/>
                <w:sz w:val="18"/>
                <w:szCs w:val="18"/>
              </w:rPr>
            </w:pPr>
          </w:p>
        </w:tc>
        <w:tc>
          <w:tcPr>
            <w:tcW w:w="709" w:type="dxa"/>
            <w:vAlign w:val="center"/>
          </w:tcPr>
          <w:p w14:paraId="2A7B6066" w14:textId="77777777" w:rsidR="00A526F3" w:rsidRPr="00A057BC" w:rsidRDefault="00A526F3" w:rsidP="00C31DFB">
            <w:pPr>
              <w:jc w:val="center"/>
              <w:rPr>
                <w:b/>
                <w:color w:val="000000"/>
                <w:sz w:val="18"/>
                <w:szCs w:val="18"/>
              </w:rPr>
            </w:pPr>
          </w:p>
        </w:tc>
        <w:tc>
          <w:tcPr>
            <w:tcW w:w="764" w:type="dxa"/>
            <w:vAlign w:val="center"/>
          </w:tcPr>
          <w:p w14:paraId="5920478B" w14:textId="77777777" w:rsidR="00A526F3" w:rsidRPr="00A057BC" w:rsidRDefault="00A526F3" w:rsidP="00C31DFB">
            <w:pPr>
              <w:jc w:val="center"/>
              <w:rPr>
                <w:b/>
                <w:color w:val="000000"/>
                <w:sz w:val="18"/>
                <w:szCs w:val="18"/>
              </w:rPr>
            </w:pPr>
          </w:p>
        </w:tc>
      </w:tr>
      <w:tr w:rsidR="00A526F3" w:rsidRPr="00A057BC" w14:paraId="51DDD970" w14:textId="466578A9" w:rsidTr="00C31DFB">
        <w:trPr>
          <w:trHeight w:val="288"/>
        </w:trPr>
        <w:tc>
          <w:tcPr>
            <w:tcW w:w="2689" w:type="dxa"/>
            <w:shd w:val="clear" w:color="auto" w:fill="D9D9D9"/>
            <w:vAlign w:val="center"/>
          </w:tcPr>
          <w:p w14:paraId="2A4518EB" w14:textId="77777777" w:rsidR="00A526F3" w:rsidRPr="00A057BC" w:rsidRDefault="00A526F3" w:rsidP="00C31DFB">
            <w:pPr>
              <w:rPr>
                <w:color w:val="000000"/>
                <w:sz w:val="18"/>
                <w:szCs w:val="18"/>
              </w:rPr>
            </w:pPr>
            <w:r w:rsidRPr="00A057BC">
              <w:rPr>
                <w:color w:val="000000"/>
                <w:sz w:val="18"/>
                <w:szCs w:val="18"/>
              </w:rPr>
              <w:t>Оценка критериев исключения</w:t>
            </w:r>
          </w:p>
        </w:tc>
        <w:tc>
          <w:tcPr>
            <w:tcW w:w="567" w:type="dxa"/>
            <w:shd w:val="clear" w:color="auto" w:fill="FFFFFF"/>
            <w:vAlign w:val="center"/>
          </w:tcPr>
          <w:p w14:paraId="37D9BD4C" w14:textId="087BE8FE" w:rsidR="00A526F3" w:rsidRPr="00A057BC" w:rsidRDefault="00A526F3" w:rsidP="00C31DFB">
            <w:pPr>
              <w:jc w:val="center"/>
              <w:rPr>
                <w:b/>
                <w:color w:val="000000"/>
                <w:sz w:val="18"/>
                <w:szCs w:val="18"/>
              </w:rPr>
            </w:pPr>
          </w:p>
        </w:tc>
        <w:tc>
          <w:tcPr>
            <w:tcW w:w="567" w:type="dxa"/>
            <w:vAlign w:val="center"/>
          </w:tcPr>
          <w:p w14:paraId="373FE2DA" w14:textId="77777777" w:rsidR="00A526F3" w:rsidRPr="00A057BC" w:rsidRDefault="00A526F3" w:rsidP="00C31DFB">
            <w:pPr>
              <w:jc w:val="center"/>
              <w:rPr>
                <w:b/>
                <w:color w:val="000000"/>
                <w:sz w:val="18"/>
                <w:szCs w:val="18"/>
              </w:rPr>
            </w:pPr>
            <w:r w:rsidRPr="00A057BC">
              <w:rPr>
                <w:b/>
                <w:color w:val="000000"/>
                <w:sz w:val="18"/>
                <w:szCs w:val="18"/>
              </w:rPr>
              <w:t>Х</w:t>
            </w:r>
            <w:r w:rsidRPr="00A057BC">
              <w:rPr>
                <w:b/>
                <w:color w:val="000000"/>
                <w:sz w:val="18"/>
                <w:szCs w:val="18"/>
                <w:vertAlign w:val="superscript"/>
              </w:rPr>
              <w:t>7</w:t>
            </w:r>
          </w:p>
        </w:tc>
        <w:tc>
          <w:tcPr>
            <w:tcW w:w="567" w:type="dxa"/>
            <w:vAlign w:val="center"/>
          </w:tcPr>
          <w:p w14:paraId="28EEA1A9"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65BC896A"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0CF08A1E"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6CE19CBF" w14:textId="3CBB7B20" w:rsidR="00A526F3" w:rsidRPr="00A057BC" w:rsidRDefault="00A526F3" w:rsidP="00C31DFB">
            <w:pPr>
              <w:jc w:val="center"/>
              <w:rPr>
                <w:b/>
                <w:color w:val="000000"/>
                <w:sz w:val="18"/>
                <w:szCs w:val="18"/>
              </w:rPr>
            </w:pPr>
            <w:r w:rsidRPr="00A057BC">
              <w:rPr>
                <w:b/>
                <w:color w:val="000000"/>
                <w:sz w:val="18"/>
                <w:szCs w:val="18"/>
              </w:rPr>
              <w:t>Х</w:t>
            </w:r>
          </w:p>
        </w:tc>
        <w:tc>
          <w:tcPr>
            <w:tcW w:w="409" w:type="dxa"/>
            <w:vAlign w:val="center"/>
          </w:tcPr>
          <w:p w14:paraId="14EC3B8A" w14:textId="7F6F5BF4"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02EF55E0" w14:textId="46DFDB48"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32BE35F6"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4628F210"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14AE1CC1"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51C376F5"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65040508"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6641F07A"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0AB359BB"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1D861382" w14:textId="77777777" w:rsidR="00A526F3" w:rsidRPr="00A057BC" w:rsidRDefault="00A526F3" w:rsidP="00C31DFB">
            <w:pPr>
              <w:jc w:val="center"/>
              <w:rPr>
                <w:b/>
                <w:color w:val="000000"/>
                <w:sz w:val="18"/>
                <w:szCs w:val="18"/>
              </w:rPr>
            </w:pPr>
            <w:r w:rsidRPr="00A057BC">
              <w:rPr>
                <w:b/>
                <w:color w:val="000000"/>
                <w:sz w:val="18"/>
                <w:szCs w:val="18"/>
              </w:rPr>
              <w:t>Х</w:t>
            </w:r>
          </w:p>
        </w:tc>
        <w:tc>
          <w:tcPr>
            <w:tcW w:w="560" w:type="dxa"/>
            <w:vAlign w:val="center"/>
          </w:tcPr>
          <w:p w14:paraId="3BA71B06"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31356A35" w14:textId="6E279DF8" w:rsidR="00A526F3" w:rsidRPr="00A057BC" w:rsidRDefault="00A526F3" w:rsidP="00C31DFB">
            <w:pPr>
              <w:jc w:val="center"/>
              <w:rPr>
                <w:b/>
                <w:color w:val="000000"/>
                <w:sz w:val="18"/>
                <w:szCs w:val="18"/>
              </w:rPr>
            </w:pPr>
            <w:r w:rsidRPr="00A057BC">
              <w:rPr>
                <w:b/>
                <w:color w:val="000000"/>
                <w:sz w:val="18"/>
                <w:szCs w:val="18"/>
              </w:rPr>
              <w:t>Х</w:t>
            </w:r>
          </w:p>
        </w:tc>
        <w:tc>
          <w:tcPr>
            <w:tcW w:w="396" w:type="dxa"/>
            <w:vAlign w:val="center"/>
          </w:tcPr>
          <w:p w14:paraId="14C482E2" w14:textId="528AC85D"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7078042F" w14:textId="6C066363" w:rsidR="00A526F3" w:rsidRPr="00A057BC" w:rsidRDefault="00A526F3" w:rsidP="00C31DFB">
            <w:pPr>
              <w:jc w:val="center"/>
              <w:rPr>
                <w:b/>
                <w:color w:val="000000"/>
                <w:sz w:val="18"/>
                <w:szCs w:val="18"/>
              </w:rPr>
            </w:pPr>
            <w:r w:rsidRPr="00A057BC">
              <w:rPr>
                <w:b/>
                <w:color w:val="000000"/>
                <w:sz w:val="18"/>
                <w:szCs w:val="18"/>
              </w:rPr>
              <w:t>Х</w:t>
            </w:r>
          </w:p>
        </w:tc>
        <w:tc>
          <w:tcPr>
            <w:tcW w:w="709" w:type="dxa"/>
            <w:vAlign w:val="center"/>
          </w:tcPr>
          <w:p w14:paraId="31D8C0E0" w14:textId="4C1FB2DE" w:rsidR="00A526F3" w:rsidRPr="00A057BC" w:rsidRDefault="00A526F3" w:rsidP="00C31DFB">
            <w:pPr>
              <w:jc w:val="center"/>
              <w:rPr>
                <w:b/>
                <w:color w:val="000000"/>
                <w:sz w:val="18"/>
                <w:szCs w:val="18"/>
              </w:rPr>
            </w:pPr>
            <w:r w:rsidRPr="00A057BC">
              <w:rPr>
                <w:b/>
                <w:color w:val="000000"/>
                <w:sz w:val="18"/>
                <w:szCs w:val="18"/>
              </w:rPr>
              <w:t>Х</w:t>
            </w:r>
          </w:p>
        </w:tc>
        <w:tc>
          <w:tcPr>
            <w:tcW w:w="764" w:type="dxa"/>
            <w:vAlign w:val="center"/>
          </w:tcPr>
          <w:p w14:paraId="3DD2CB14" w14:textId="771DC9AF" w:rsidR="00A526F3" w:rsidRPr="00A057BC" w:rsidRDefault="00A526F3" w:rsidP="00C31DFB">
            <w:pPr>
              <w:jc w:val="center"/>
              <w:rPr>
                <w:b/>
                <w:color w:val="000000"/>
                <w:sz w:val="18"/>
                <w:szCs w:val="18"/>
              </w:rPr>
            </w:pPr>
            <w:r w:rsidRPr="00A057BC">
              <w:rPr>
                <w:b/>
                <w:color w:val="000000"/>
                <w:sz w:val="18"/>
                <w:szCs w:val="18"/>
              </w:rPr>
              <w:t>Х</w:t>
            </w:r>
          </w:p>
        </w:tc>
      </w:tr>
      <w:tr w:rsidR="00A526F3" w:rsidRPr="00A057BC" w14:paraId="6217D7B7" w14:textId="5AC59661" w:rsidTr="00C31DFB">
        <w:trPr>
          <w:trHeight w:val="288"/>
        </w:trPr>
        <w:tc>
          <w:tcPr>
            <w:tcW w:w="2689" w:type="dxa"/>
            <w:shd w:val="clear" w:color="auto" w:fill="D9D9D9"/>
            <w:vAlign w:val="center"/>
          </w:tcPr>
          <w:p w14:paraId="46EB8683" w14:textId="77777777" w:rsidR="00A526F3" w:rsidRPr="00A057BC" w:rsidRDefault="00A526F3" w:rsidP="00C31DFB">
            <w:pPr>
              <w:rPr>
                <w:color w:val="000000"/>
                <w:sz w:val="18"/>
                <w:szCs w:val="18"/>
              </w:rPr>
            </w:pPr>
            <w:r w:rsidRPr="00A057BC">
              <w:rPr>
                <w:color w:val="000000"/>
                <w:sz w:val="18"/>
                <w:szCs w:val="18"/>
              </w:rPr>
              <w:t>Анамнез и сбор демографических данных</w:t>
            </w:r>
          </w:p>
        </w:tc>
        <w:tc>
          <w:tcPr>
            <w:tcW w:w="567" w:type="dxa"/>
            <w:shd w:val="clear" w:color="auto" w:fill="FFFFFF"/>
            <w:vAlign w:val="center"/>
          </w:tcPr>
          <w:p w14:paraId="54942DD9"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53AFCB00" w14:textId="14A5FBA4" w:rsidR="00A526F3" w:rsidRPr="00A057BC" w:rsidRDefault="00A526F3" w:rsidP="00C31DFB">
            <w:pPr>
              <w:jc w:val="center"/>
              <w:rPr>
                <w:b/>
                <w:color w:val="000000"/>
                <w:sz w:val="18"/>
                <w:szCs w:val="18"/>
              </w:rPr>
            </w:pPr>
          </w:p>
        </w:tc>
        <w:tc>
          <w:tcPr>
            <w:tcW w:w="567" w:type="dxa"/>
            <w:vAlign w:val="center"/>
          </w:tcPr>
          <w:p w14:paraId="1A0BB1CB" w14:textId="3EB3923A" w:rsidR="00A526F3" w:rsidRPr="00A057BC" w:rsidRDefault="00A526F3" w:rsidP="00C31DFB">
            <w:pPr>
              <w:jc w:val="center"/>
              <w:rPr>
                <w:b/>
                <w:color w:val="000000"/>
                <w:sz w:val="18"/>
                <w:szCs w:val="18"/>
              </w:rPr>
            </w:pPr>
          </w:p>
        </w:tc>
        <w:tc>
          <w:tcPr>
            <w:tcW w:w="567" w:type="dxa"/>
            <w:vAlign w:val="center"/>
          </w:tcPr>
          <w:p w14:paraId="4DB076B6" w14:textId="09FD9823" w:rsidR="00A526F3" w:rsidRPr="00A057BC" w:rsidRDefault="00A526F3" w:rsidP="00C31DFB">
            <w:pPr>
              <w:jc w:val="center"/>
              <w:rPr>
                <w:b/>
                <w:color w:val="000000"/>
                <w:sz w:val="18"/>
                <w:szCs w:val="18"/>
              </w:rPr>
            </w:pPr>
          </w:p>
        </w:tc>
        <w:tc>
          <w:tcPr>
            <w:tcW w:w="567" w:type="dxa"/>
            <w:vAlign w:val="center"/>
          </w:tcPr>
          <w:p w14:paraId="05C70647" w14:textId="60C21AC1" w:rsidR="00A526F3" w:rsidRPr="00A057BC" w:rsidRDefault="00A526F3" w:rsidP="00C31DFB">
            <w:pPr>
              <w:jc w:val="center"/>
              <w:rPr>
                <w:b/>
                <w:color w:val="000000"/>
                <w:sz w:val="18"/>
                <w:szCs w:val="18"/>
              </w:rPr>
            </w:pPr>
          </w:p>
        </w:tc>
        <w:tc>
          <w:tcPr>
            <w:tcW w:w="567" w:type="dxa"/>
            <w:vAlign w:val="center"/>
          </w:tcPr>
          <w:p w14:paraId="14407EAA" w14:textId="77777777" w:rsidR="00A526F3" w:rsidRPr="00A057BC" w:rsidRDefault="00A526F3" w:rsidP="00C31DFB">
            <w:pPr>
              <w:jc w:val="center"/>
              <w:rPr>
                <w:b/>
                <w:color w:val="000000"/>
                <w:sz w:val="18"/>
                <w:szCs w:val="18"/>
              </w:rPr>
            </w:pPr>
          </w:p>
        </w:tc>
        <w:tc>
          <w:tcPr>
            <w:tcW w:w="409" w:type="dxa"/>
            <w:vAlign w:val="center"/>
          </w:tcPr>
          <w:p w14:paraId="478B01A0" w14:textId="77777777" w:rsidR="00A526F3" w:rsidRPr="00A057BC" w:rsidRDefault="00A526F3" w:rsidP="00C31DFB">
            <w:pPr>
              <w:jc w:val="center"/>
              <w:rPr>
                <w:b/>
                <w:color w:val="000000"/>
                <w:sz w:val="18"/>
                <w:szCs w:val="18"/>
              </w:rPr>
            </w:pPr>
          </w:p>
        </w:tc>
        <w:tc>
          <w:tcPr>
            <w:tcW w:w="558" w:type="dxa"/>
            <w:vAlign w:val="center"/>
          </w:tcPr>
          <w:p w14:paraId="3F488352" w14:textId="1189461E" w:rsidR="00A526F3" w:rsidRPr="00A057BC" w:rsidRDefault="00A526F3" w:rsidP="00C31DFB">
            <w:pPr>
              <w:jc w:val="center"/>
              <w:rPr>
                <w:b/>
                <w:color w:val="000000"/>
                <w:sz w:val="18"/>
                <w:szCs w:val="18"/>
              </w:rPr>
            </w:pPr>
          </w:p>
        </w:tc>
        <w:tc>
          <w:tcPr>
            <w:tcW w:w="558" w:type="dxa"/>
            <w:vAlign w:val="center"/>
          </w:tcPr>
          <w:p w14:paraId="5BE2BD19" w14:textId="5A53A4DE" w:rsidR="00A526F3" w:rsidRPr="00A057BC" w:rsidRDefault="00A526F3" w:rsidP="00C31DFB">
            <w:pPr>
              <w:jc w:val="center"/>
              <w:rPr>
                <w:b/>
                <w:color w:val="000000"/>
                <w:sz w:val="18"/>
                <w:szCs w:val="18"/>
              </w:rPr>
            </w:pPr>
          </w:p>
        </w:tc>
        <w:tc>
          <w:tcPr>
            <w:tcW w:w="558" w:type="dxa"/>
            <w:vAlign w:val="center"/>
          </w:tcPr>
          <w:p w14:paraId="247D5FE5" w14:textId="55E8CCC9" w:rsidR="00A526F3" w:rsidRPr="00A057BC" w:rsidRDefault="00A526F3" w:rsidP="00C31DFB">
            <w:pPr>
              <w:jc w:val="center"/>
              <w:rPr>
                <w:b/>
                <w:color w:val="000000"/>
                <w:sz w:val="18"/>
                <w:szCs w:val="18"/>
              </w:rPr>
            </w:pPr>
          </w:p>
        </w:tc>
        <w:tc>
          <w:tcPr>
            <w:tcW w:w="558" w:type="dxa"/>
            <w:vAlign w:val="center"/>
          </w:tcPr>
          <w:p w14:paraId="0EF1FF70" w14:textId="5F0529B0" w:rsidR="00A526F3" w:rsidRPr="00A057BC" w:rsidRDefault="00A526F3" w:rsidP="00C31DFB">
            <w:pPr>
              <w:jc w:val="center"/>
              <w:rPr>
                <w:b/>
                <w:color w:val="000000"/>
                <w:sz w:val="18"/>
                <w:szCs w:val="18"/>
              </w:rPr>
            </w:pPr>
          </w:p>
        </w:tc>
        <w:tc>
          <w:tcPr>
            <w:tcW w:w="558" w:type="dxa"/>
            <w:vAlign w:val="center"/>
          </w:tcPr>
          <w:p w14:paraId="7EF077D6" w14:textId="641D29A4" w:rsidR="00A526F3" w:rsidRPr="00A057BC" w:rsidRDefault="00A526F3" w:rsidP="00C31DFB">
            <w:pPr>
              <w:jc w:val="center"/>
              <w:rPr>
                <w:b/>
                <w:color w:val="000000"/>
                <w:sz w:val="18"/>
                <w:szCs w:val="18"/>
              </w:rPr>
            </w:pPr>
          </w:p>
        </w:tc>
        <w:tc>
          <w:tcPr>
            <w:tcW w:w="558" w:type="dxa"/>
            <w:vAlign w:val="center"/>
          </w:tcPr>
          <w:p w14:paraId="24F2C65B" w14:textId="4DD35736" w:rsidR="00A526F3" w:rsidRPr="00A057BC" w:rsidRDefault="00A526F3" w:rsidP="00C31DFB">
            <w:pPr>
              <w:jc w:val="center"/>
              <w:rPr>
                <w:b/>
                <w:color w:val="000000"/>
                <w:sz w:val="18"/>
                <w:szCs w:val="18"/>
              </w:rPr>
            </w:pPr>
          </w:p>
        </w:tc>
        <w:tc>
          <w:tcPr>
            <w:tcW w:w="558" w:type="dxa"/>
            <w:vAlign w:val="center"/>
          </w:tcPr>
          <w:p w14:paraId="10B05240" w14:textId="3FC59C44" w:rsidR="00A526F3" w:rsidRPr="00A057BC" w:rsidRDefault="00A526F3" w:rsidP="00C31DFB">
            <w:pPr>
              <w:jc w:val="center"/>
              <w:rPr>
                <w:b/>
                <w:color w:val="000000"/>
                <w:sz w:val="18"/>
                <w:szCs w:val="18"/>
              </w:rPr>
            </w:pPr>
          </w:p>
        </w:tc>
        <w:tc>
          <w:tcPr>
            <w:tcW w:w="558" w:type="dxa"/>
            <w:vAlign w:val="center"/>
          </w:tcPr>
          <w:p w14:paraId="575015C6" w14:textId="1B08BAE4" w:rsidR="00A526F3" w:rsidRPr="00A057BC" w:rsidRDefault="00A526F3" w:rsidP="00C31DFB">
            <w:pPr>
              <w:jc w:val="center"/>
              <w:rPr>
                <w:b/>
                <w:color w:val="000000"/>
                <w:sz w:val="18"/>
                <w:szCs w:val="18"/>
              </w:rPr>
            </w:pPr>
          </w:p>
        </w:tc>
        <w:tc>
          <w:tcPr>
            <w:tcW w:w="558" w:type="dxa"/>
            <w:vAlign w:val="center"/>
          </w:tcPr>
          <w:p w14:paraId="3660336F" w14:textId="38F67CAB" w:rsidR="00A526F3" w:rsidRPr="00A057BC" w:rsidRDefault="00A526F3" w:rsidP="00C31DFB">
            <w:pPr>
              <w:jc w:val="center"/>
              <w:rPr>
                <w:b/>
                <w:color w:val="000000"/>
                <w:sz w:val="18"/>
                <w:szCs w:val="18"/>
              </w:rPr>
            </w:pPr>
          </w:p>
        </w:tc>
        <w:tc>
          <w:tcPr>
            <w:tcW w:w="560" w:type="dxa"/>
            <w:vAlign w:val="center"/>
          </w:tcPr>
          <w:p w14:paraId="23A1EF62" w14:textId="63197CAB" w:rsidR="00A526F3" w:rsidRPr="00A057BC" w:rsidRDefault="00A526F3" w:rsidP="00C31DFB">
            <w:pPr>
              <w:jc w:val="center"/>
              <w:rPr>
                <w:b/>
                <w:color w:val="000000"/>
                <w:sz w:val="18"/>
                <w:szCs w:val="18"/>
              </w:rPr>
            </w:pPr>
          </w:p>
        </w:tc>
        <w:tc>
          <w:tcPr>
            <w:tcW w:w="558" w:type="dxa"/>
            <w:vAlign w:val="center"/>
          </w:tcPr>
          <w:p w14:paraId="2ED2F053" w14:textId="77777777" w:rsidR="00A526F3" w:rsidRPr="00A057BC" w:rsidRDefault="00A526F3" w:rsidP="00C31DFB">
            <w:pPr>
              <w:jc w:val="center"/>
              <w:rPr>
                <w:b/>
                <w:color w:val="000000"/>
                <w:sz w:val="18"/>
                <w:szCs w:val="18"/>
              </w:rPr>
            </w:pPr>
          </w:p>
        </w:tc>
        <w:tc>
          <w:tcPr>
            <w:tcW w:w="396" w:type="dxa"/>
            <w:vAlign w:val="center"/>
          </w:tcPr>
          <w:p w14:paraId="16695613" w14:textId="63D09013" w:rsidR="00A526F3" w:rsidRPr="00A057BC" w:rsidRDefault="00A526F3" w:rsidP="00C31DFB">
            <w:pPr>
              <w:jc w:val="center"/>
              <w:rPr>
                <w:b/>
                <w:color w:val="000000"/>
                <w:sz w:val="18"/>
                <w:szCs w:val="18"/>
              </w:rPr>
            </w:pPr>
          </w:p>
        </w:tc>
        <w:tc>
          <w:tcPr>
            <w:tcW w:w="567" w:type="dxa"/>
            <w:vAlign w:val="center"/>
          </w:tcPr>
          <w:p w14:paraId="4CB580A1" w14:textId="77777777" w:rsidR="00A526F3" w:rsidRPr="00A057BC" w:rsidRDefault="00A526F3" w:rsidP="00C31DFB">
            <w:pPr>
              <w:jc w:val="center"/>
              <w:rPr>
                <w:b/>
                <w:color w:val="000000"/>
                <w:sz w:val="18"/>
                <w:szCs w:val="18"/>
              </w:rPr>
            </w:pPr>
          </w:p>
        </w:tc>
        <w:tc>
          <w:tcPr>
            <w:tcW w:w="709" w:type="dxa"/>
            <w:vAlign w:val="center"/>
          </w:tcPr>
          <w:p w14:paraId="43D77BCA" w14:textId="77777777" w:rsidR="00A526F3" w:rsidRPr="00A057BC" w:rsidRDefault="00A526F3" w:rsidP="00C31DFB">
            <w:pPr>
              <w:jc w:val="center"/>
              <w:rPr>
                <w:b/>
                <w:color w:val="000000"/>
                <w:sz w:val="18"/>
                <w:szCs w:val="18"/>
              </w:rPr>
            </w:pPr>
          </w:p>
        </w:tc>
        <w:tc>
          <w:tcPr>
            <w:tcW w:w="764" w:type="dxa"/>
            <w:vAlign w:val="center"/>
          </w:tcPr>
          <w:p w14:paraId="6926F874" w14:textId="77777777" w:rsidR="00A526F3" w:rsidRPr="00A057BC" w:rsidRDefault="00A526F3" w:rsidP="00C31DFB">
            <w:pPr>
              <w:jc w:val="center"/>
              <w:rPr>
                <w:b/>
                <w:color w:val="000000"/>
                <w:sz w:val="18"/>
                <w:szCs w:val="18"/>
              </w:rPr>
            </w:pPr>
          </w:p>
        </w:tc>
      </w:tr>
      <w:tr w:rsidR="00A526F3" w:rsidRPr="00A057BC" w14:paraId="62B4A73D" w14:textId="17166597" w:rsidTr="00C31DFB">
        <w:trPr>
          <w:trHeight w:val="288"/>
        </w:trPr>
        <w:tc>
          <w:tcPr>
            <w:tcW w:w="2689" w:type="dxa"/>
            <w:shd w:val="clear" w:color="auto" w:fill="D9D9D9"/>
            <w:vAlign w:val="center"/>
          </w:tcPr>
          <w:p w14:paraId="47BB65E4" w14:textId="77777777" w:rsidR="00A526F3" w:rsidRPr="00A057BC" w:rsidRDefault="00A526F3" w:rsidP="00C31DFB">
            <w:pPr>
              <w:rPr>
                <w:color w:val="000000"/>
                <w:sz w:val="18"/>
                <w:szCs w:val="18"/>
              </w:rPr>
            </w:pPr>
            <w:r w:rsidRPr="00A057BC">
              <w:rPr>
                <w:color w:val="000000"/>
                <w:sz w:val="18"/>
                <w:szCs w:val="18"/>
              </w:rPr>
              <w:t>Масса тела, рост, ИМТ</w:t>
            </w:r>
          </w:p>
        </w:tc>
        <w:tc>
          <w:tcPr>
            <w:tcW w:w="567" w:type="dxa"/>
            <w:shd w:val="clear" w:color="auto" w:fill="FFFFFF"/>
            <w:vAlign w:val="center"/>
          </w:tcPr>
          <w:p w14:paraId="7B40B092"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7BC2BB95" w14:textId="53340E94" w:rsidR="00A526F3" w:rsidRPr="00A057BC" w:rsidRDefault="00A526F3" w:rsidP="00C31DFB">
            <w:pPr>
              <w:jc w:val="center"/>
              <w:rPr>
                <w:b/>
                <w:color w:val="000000"/>
                <w:sz w:val="18"/>
                <w:szCs w:val="18"/>
              </w:rPr>
            </w:pPr>
          </w:p>
        </w:tc>
        <w:tc>
          <w:tcPr>
            <w:tcW w:w="567" w:type="dxa"/>
            <w:vAlign w:val="center"/>
          </w:tcPr>
          <w:p w14:paraId="78A34E91" w14:textId="0F203044" w:rsidR="00A526F3" w:rsidRPr="00A057BC" w:rsidRDefault="00A526F3" w:rsidP="00C31DFB">
            <w:pPr>
              <w:jc w:val="center"/>
              <w:rPr>
                <w:b/>
                <w:color w:val="000000"/>
                <w:sz w:val="18"/>
                <w:szCs w:val="18"/>
              </w:rPr>
            </w:pPr>
          </w:p>
        </w:tc>
        <w:tc>
          <w:tcPr>
            <w:tcW w:w="567" w:type="dxa"/>
            <w:vAlign w:val="center"/>
          </w:tcPr>
          <w:p w14:paraId="2C0A123A" w14:textId="60E854C7" w:rsidR="00A526F3" w:rsidRPr="00A057BC" w:rsidRDefault="00A526F3" w:rsidP="00C31DFB">
            <w:pPr>
              <w:jc w:val="center"/>
              <w:rPr>
                <w:b/>
                <w:color w:val="000000"/>
                <w:sz w:val="18"/>
                <w:szCs w:val="18"/>
              </w:rPr>
            </w:pPr>
          </w:p>
        </w:tc>
        <w:tc>
          <w:tcPr>
            <w:tcW w:w="567" w:type="dxa"/>
            <w:vAlign w:val="center"/>
          </w:tcPr>
          <w:p w14:paraId="196A1729" w14:textId="4C093959" w:rsidR="00A526F3" w:rsidRPr="00A057BC" w:rsidRDefault="00A526F3" w:rsidP="00C31DFB">
            <w:pPr>
              <w:jc w:val="center"/>
              <w:rPr>
                <w:b/>
                <w:color w:val="000000"/>
                <w:sz w:val="18"/>
                <w:szCs w:val="18"/>
              </w:rPr>
            </w:pPr>
          </w:p>
        </w:tc>
        <w:tc>
          <w:tcPr>
            <w:tcW w:w="567" w:type="dxa"/>
            <w:vAlign w:val="center"/>
          </w:tcPr>
          <w:p w14:paraId="2B0B56C9" w14:textId="77777777" w:rsidR="00A526F3" w:rsidRPr="00A057BC" w:rsidRDefault="00A526F3" w:rsidP="00C31DFB">
            <w:pPr>
              <w:jc w:val="center"/>
              <w:rPr>
                <w:b/>
                <w:color w:val="000000"/>
                <w:sz w:val="18"/>
                <w:szCs w:val="18"/>
              </w:rPr>
            </w:pPr>
          </w:p>
        </w:tc>
        <w:tc>
          <w:tcPr>
            <w:tcW w:w="409" w:type="dxa"/>
            <w:vAlign w:val="center"/>
          </w:tcPr>
          <w:p w14:paraId="78AE71F2" w14:textId="77777777" w:rsidR="00A526F3" w:rsidRPr="00A057BC" w:rsidRDefault="00A526F3" w:rsidP="00C31DFB">
            <w:pPr>
              <w:jc w:val="center"/>
              <w:rPr>
                <w:b/>
                <w:color w:val="000000"/>
                <w:sz w:val="18"/>
                <w:szCs w:val="18"/>
              </w:rPr>
            </w:pPr>
          </w:p>
        </w:tc>
        <w:tc>
          <w:tcPr>
            <w:tcW w:w="558" w:type="dxa"/>
            <w:vAlign w:val="center"/>
          </w:tcPr>
          <w:p w14:paraId="16073C71" w14:textId="18E9EA1E" w:rsidR="00A526F3" w:rsidRPr="00A057BC" w:rsidRDefault="00A526F3" w:rsidP="00C31DFB">
            <w:pPr>
              <w:jc w:val="center"/>
              <w:rPr>
                <w:b/>
                <w:color w:val="000000"/>
                <w:sz w:val="18"/>
                <w:szCs w:val="18"/>
              </w:rPr>
            </w:pPr>
          </w:p>
        </w:tc>
        <w:tc>
          <w:tcPr>
            <w:tcW w:w="558" w:type="dxa"/>
            <w:vAlign w:val="center"/>
          </w:tcPr>
          <w:p w14:paraId="2EA66589" w14:textId="60C7521E" w:rsidR="00A526F3" w:rsidRPr="00A057BC" w:rsidRDefault="00A526F3" w:rsidP="00C31DFB">
            <w:pPr>
              <w:jc w:val="center"/>
              <w:rPr>
                <w:b/>
                <w:color w:val="000000"/>
                <w:sz w:val="18"/>
                <w:szCs w:val="18"/>
              </w:rPr>
            </w:pPr>
          </w:p>
        </w:tc>
        <w:tc>
          <w:tcPr>
            <w:tcW w:w="558" w:type="dxa"/>
            <w:vAlign w:val="center"/>
          </w:tcPr>
          <w:p w14:paraId="4092123C" w14:textId="59A64534" w:rsidR="00A526F3" w:rsidRPr="00A057BC" w:rsidRDefault="00A526F3" w:rsidP="00C31DFB">
            <w:pPr>
              <w:jc w:val="center"/>
              <w:rPr>
                <w:b/>
                <w:color w:val="000000"/>
                <w:sz w:val="18"/>
                <w:szCs w:val="18"/>
              </w:rPr>
            </w:pPr>
          </w:p>
        </w:tc>
        <w:tc>
          <w:tcPr>
            <w:tcW w:w="558" w:type="dxa"/>
            <w:vAlign w:val="center"/>
          </w:tcPr>
          <w:p w14:paraId="274643E8" w14:textId="5AB9C2D7" w:rsidR="00A526F3" w:rsidRPr="00A057BC" w:rsidRDefault="00A526F3" w:rsidP="00C31DFB">
            <w:pPr>
              <w:jc w:val="center"/>
              <w:rPr>
                <w:b/>
                <w:color w:val="000000"/>
                <w:sz w:val="18"/>
                <w:szCs w:val="18"/>
              </w:rPr>
            </w:pPr>
          </w:p>
        </w:tc>
        <w:tc>
          <w:tcPr>
            <w:tcW w:w="558" w:type="dxa"/>
            <w:vAlign w:val="center"/>
          </w:tcPr>
          <w:p w14:paraId="3D6E0F36" w14:textId="2374A1FA" w:rsidR="00A526F3" w:rsidRPr="00A057BC" w:rsidRDefault="00A526F3" w:rsidP="00C31DFB">
            <w:pPr>
              <w:jc w:val="center"/>
              <w:rPr>
                <w:b/>
                <w:color w:val="000000"/>
                <w:sz w:val="18"/>
                <w:szCs w:val="18"/>
              </w:rPr>
            </w:pPr>
          </w:p>
        </w:tc>
        <w:tc>
          <w:tcPr>
            <w:tcW w:w="558" w:type="dxa"/>
            <w:vAlign w:val="center"/>
          </w:tcPr>
          <w:p w14:paraId="3CD9D8B5" w14:textId="4C76AE90" w:rsidR="00A526F3" w:rsidRPr="00A057BC" w:rsidRDefault="00A526F3" w:rsidP="00C31DFB">
            <w:pPr>
              <w:jc w:val="center"/>
              <w:rPr>
                <w:b/>
                <w:color w:val="000000"/>
                <w:sz w:val="18"/>
                <w:szCs w:val="18"/>
              </w:rPr>
            </w:pPr>
          </w:p>
        </w:tc>
        <w:tc>
          <w:tcPr>
            <w:tcW w:w="558" w:type="dxa"/>
            <w:vAlign w:val="center"/>
          </w:tcPr>
          <w:p w14:paraId="0C5B7797" w14:textId="0013B3BE" w:rsidR="00A526F3" w:rsidRPr="00A057BC" w:rsidRDefault="00A526F3" w:rsidP="00C31DFB">
            <w:pPr>
              <w:jc w:val="center"/>
              <w:rPr>
                <w:b/>
                <w:color w:val="000000"/>
                <w:sz w:val="18"/>
                <w:szCs w:val="18"/>
              </w:rPr>
            </w:pPr>
          </w:p>
        </w:tc>
        <w:tc>
          <w:tcPr>
            <w:tcW w:w="558" w:type="dxa"/>
            <w:vAlign w:val="center"/>
          </w:tcPr>
          <w:p w14:paraId="2C079B8C" w14:textId="0EE322F1" w:rsidR="00A526F3" w:rsidRPr="00A057BC" w:rsidRDefault="00A526F3" w:rsidP="00C31DFB">
            <w:pPr>
              <w:jc w:val="center"/>
              <w:rPr>
                <w:b/>
                <w:color w:val="000000"/>
                <w:sz w:val="18"/>
                <w:szCs w:val="18"/>
              </w:rPr>
            </w:pPr>
          </w:p>
        </w:tc>
        <w:tc>
          <w:tcPr>
            <w:tcW w:w="558" w:type="dxa"/>
            <w:vAlign w:val="center"/>
          </w:tcPr>
          <w:p w14:paraId="3AE70C79" w14:textId="3AC043C1" w:rsidR="00A526F3" w:rsidRPr="00A057BC" w:rsidRDefault="00A526F3" w:rsidP="00C31DFB">
            <w:pPr>
              <w:jc w:val="center"/>
              <w:rPr>
                <w:b/>
                <w:color w:val="000000"/>
                <w:sz w:val="18"/>
                <w:szCs w:val="18"/>
              </w:rPr>
            </w:pPr>
          </w:p>
        </w:tc>
        <w:tc>
          <w:tcPr>
            <w:tcW w:w="560" w:type="dxa"/>
            <w:vAlign w:val="center"/>
          </w:tcPr>
          <w:p w14:paraId="4CD643CA" w14:textId="7CF42031" w:rsidR="00A526F3" w:rsidRPr="00A057BC" w:rsidRDefault="00A526F3" w:rsidP="00C31DFB">
            <w:pPr>
              <w:jc w:val="center"/>
              <w:rPr>
                <w:b/>
                <w:color w:val="000000"/>
                <w:sz w:val="18"/>
                <w:szCs w:val="18"/>
              </w:rPr>
            </w:pPr>
          </w:p>
        </w:tc>
        <w:tc>
          <w:tcPr>
            <w:tcW w:w="558" w:type="dxa"/>
            <w:vAlign w:val="center"/>
          </w:tcPr>
          <w:p w14:paraId="417A28CB" w14:textId="77777777" w:rsidR="00A526F3" w:rsidRPr="00A057BC" w:rsidRDefault="00A526F3" w:rsidP="00C31DFB">
            <w:pPr>
              <w:jc w:val="center"/>
              <w:rPr>
                <w:b/>
                <w:color w:val="000000"/>
                <w:sz w:val="18"/>
                <w:szCs w:val="18"/>
              </w:rPr>
            </w:pPr>
          </w:p>
        </w:tc>
        <w:tc>
          <w:tcPr>
            <w:tcW w:w="396" w:type="dxa"/>
            <w:vAlign w:val="center"/>
          </w:tcPr>
          <w:p w14:paraId="52F3814F" w14:textId="3C83E0B3" w:rsidR="00A526F3" w:rsidRPr="00A057BC" w:rsidRDefault="00A526F3" w:rsidP="00C31DFB">
            <w:pPr>
              <w:jc w:val="center"/>
              <w:rPr>
                <w:b/>
                <w:color w:val="000000"/>
                <w:sz w:val="18"/>
                <w:szCs w:val="18"/>
              </w:rPr>
            </w:pPr>
          </w:p>
        </w:tc>
        <w:tc>
          <w:tcPr>
            <w:tcW w:w="567" w:type="dxa"/>
            <w:vAlign w:val="center"/>
          </w:tcPr>
          <w:p w14:paraId="315A7B05" w14:textId="77777777" w:rsidR="00A526F3" w:rsidRPr="00A057BC" w:rsidRDefault="00A526F3" w:rsidP="00C31DFB">
            <w:pPr>
              <w:jc w:val="center"/>
              <w:rPr>
                <w:b/>
                <w:color w:val="000000"/>
                <w:sz w:val="18"/>
                <w:szCs w:val="18"/>
              </w:rPr>
            </w:pPr>
          </w:p>
        </w:tc>
        <w:tc>
          <w:tcPr>
            <w:tcW w:w="709" w:type="dxa"/>
            <w:vAlign w:val="center"/>
          </w:tcPr>
          <w:p w14:paraId="7C58B4E8" w14:textId="77777777" w:rsidR="00A526F3" w:rsidRPr="00A057BC" w:rsidRDefault="00A526F3" w:rsidP="00C31DFB">
            <w:pPr>
              <w:jc w:val="center"/>
              <w:rPr>
                <w:b/>
                <w:color w:val="000000"/>
                <w:sz w:val="18"/>
                <w:szCs w:val="18"/>
              </w:rPr>
            </w:pPr>
          </w:p>
        </w:tc>
        <w:tc>
          <w:tcPr>
            <w:tcW w:w="764" w:type="dxa"/>
            <w:vAlign w:val="center"/>
          </w:tcPr>
          <w:p w14:paraId="51441777" w14:textId="77777777" w:rsidR="00A526F3" w:rsidRPr="00A057BC" w:rsidRDefault="00A526F3" w:rsidP="00C31DFB">
            <w:pPr>
              <w:jc w:val="center"/>
              <w:rPr>
                <w:b/>
                <w:color w:val="000000"/>
                <w:sz w:val="18"/>
                <w:szCs w:val="18"/>
              </w:rPr>
            </w:pPr>
          </w:p>
        </w:tc>
      </w:tr>
      <w:tr w:rsidR="00A526F3" w:rsidRPr="00A057BC" w14:paraId="4FC5435C" w14:textId="3C450041" w:rsidTr="00C31DFB">
        <w:trPr>
          <w:trHeight w:val="288"/>
        </w:trPr>
        <w:tc>
          <w:tcPr>
            <w:tcW w:w="2689" w:type="dxa"/>
            <w:shd w:val="clear" w:color="auto" w:fill="D9D9D9"/>
            <w:vAlign w:val="center"/>
          </w:tcPr>
          <w:p w14:paraId="4780AC72" w14:textId="77777777" w:rsidR="00A526F3" w:rsidRPr="00A057BC" w:rsidRDefault="00A526F3" w:rsidP="00C31DFB">
            <w:pPr>
              <w:rPr>
                <w:color w:val="000000"/>
                <w:sz w:val="18"/>
                <w:szCs w:val="18"/>
              </w:rPr>
            </w:pPr>
            <w:r w:rsidRPr="00A057BC">
              <w:rPr>
                <w:color w:val="000000"/>
                <w:sz w:val="18"/>
                <w:szCs w:val="18"/>
              </w:rPr>
              <w:t>Физикальный осмотр</w:t>
            </w:r>
          </w:p>
        </w:tc>
        <w:tc>
          <w:tcPr>
            <w:tcW w:w="567" w:type="dxa"/>
            <w:shd w:val="clear" w:color="auto" w:fill="FFFFFF"/>
            <w:vAlign w:val="center"/>
          </w:tcPr>
          <w:p w14:paraId="2E6470B9"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5E4544D8"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226EF1EE"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543FAAD" w14:textId="2A501842" w:rsidR="00A526F3" w:rsidRPr="00A057BC" w:rsidRDefault="00A526F3" w:rsidP="00C31DFB">
            <w:pPr>
              <w:jc w:val="center"/>
              <w:rPr>
                <w:b/>
                <w:color w:val="000000"/>
                <w:sz w:val="18"/>
                <w:szCs w:val="18"/>
              </w:rPr>
            </w:pPr>
          </w:p>
        </w:tc>
        <w:tc>
          <w:tcPr>
            <w:tcW w:w="567" w:type="dxa"/>
            <w:vAlign w:val="center"/>
          </w:tcPr>
          <w:p w14:paraId="6BF46FB3" w14:textId="5DBF5EA9" w:rsidR="00A526F3" w:rsidRPr="00A057BC" w:rsidRDefault="00A526F3" w:rsidP="00C31DFB">
            <w:pPr>
              <w:jc w:val="center"/>
              <w:rPr>
                <w:b/>
                <w:color w:val="000000"/>
                <w:sz w:val="18"/>
                <w:szCs w:val="18"/>
              </w:rPr>
            </w:pPr>
          </w:p>
        </w:tc>
        <w:tc>
          <w:tcPr>
            <w:tcW w:w="567" w:type="dxa"/>
            <w:vAlign w:val="center"/>
          </w:tcPr>
          <w:p w14:paraId="2D189D74" w14:textId="77777777" w:rsidR="00A526F3" w:rsidRPr="00A057BC" w:rsidRDefault="00A526F3" w:rsidP="00C31DFB">
            <w:pPr>
              <w:jc w:val="center"/>
              <w:rPr>
                <w:b/>
                <w:color w:val="000000"/>
                <w:sz w:val="18"/>
                <w:szCs w:val="18"/>
              </w:rPr>
            </w:pPr>
          </w:p>
        </w:tc>
        <w:tc>
          <w:tcPr>
            <w:tcW w:w="409" w:type="dxa"/>
            <w:vAlign w:val="center"/>
          </w:tcPr>
          <w:p w14:paraId="220BC4C2" w14:textId="77777777" w:rsidR="00A526F3" w:rsidRPr="00A057BC" w:rsidRDefault="00A526F3" w:rsidP="00C31DFB">
            <w:pPr>
              <w:jc w:val="center"/>
              <w:rPr>
                <w:b/>
                <w:color w:val="000000"/>
                <w:sz w:val="18"/>
                <w:szCs w:val="18"/>
              </w:rPr>
            </w:pPr>
          </w:p>
        </w:tc>
        <w:tc>
          <w:tcPr>
            <w:tcW w:w="558" w:type="dxa"/>
            <w:vAlign w:val="center"/>
          </w:tcPr>
          <w:p w14:paraId="1B6E105A" w14:textId="119F6C90" w:rsidR="00A526F3" w:rsidRPr="00A057BC" w:rsidRDefault="00A526F3" w:rsidP="00C31DFB">
            <w:pPr>
              <w:jc w:val="center"/>
              <w:rPr>
                <w:b/>
                <w:color w:val="000000"/>
                <w:sz w:val="18"/>
                <w:szCs w:val="18"/>
              </w:rPr>
            </w:pPr>
          </w:p>
        </w:tc>
        <w:tc>
          <w:tcPr>
            <w:tcW w:w="558" w:type="dxa"/>
            <w:vAlign w:val="center"/>
          </w:tcPr>
          <w:p w14:paraId="68761CF1" w14:textId="2C148AC2" w:rsidR="00A526F3" w:rsidRPr="00A057BC" w:rsidRDefault="00A526F3" w:rsidP="00C31DFB">
            <w:pPr>
              <w:jc w:val="center"/>
              <w:rPr>
                <w:b/>
                <w:color w:val="000000"/>
                <w:sz w:val="18"/>
                <w:szCs w:val="18"/>
              </w:rPr>
            </w:pPr>
          </w:p>
        </w:tc>
        <w:tc>
          <w:tcPr>
            <w:tcW w:w="558" w:type="dxa"/>
            <w:vAlign w:val="center"/>
          </w:tcPr>
          <w:p w14:paraId="164137FF" w14:textId="2B1C0207" w:rsidR="00A526F3" w:rsidRPr="00A057BC" w:rsidRDefault="00A526F3" w:rsidP="00C31DFB">
            <w:pPr>
              <w:jc w:val="center"/>
              <w:rPr>
                <w:b/>
                <w:color w:val="000000"/>
                <w:sz w:val="18"/>
                <w:szCs w:val="18"/>
              </w:rPr>
            </w:pPr>
          </w:p>
        </w:tc>
        <w:tc>
          <w:tcPr>
            <w:tcW w:w="558" w:type="dxa"/>
            <w:vAlign w:val="center"/>
          </w:tcPr>
          <w:p w14:paraId="3759EA53" w14:textId="6C86A04E" w:rsidR="00A526F3" w:rsidRPr="00A057BC" w:rsidRDefault="00A526F3" w:rsidP="00C31DFB">
            <w:pPr>
              <w:jc w:val="center"/>
              <w:rPr>
                <w:b/>
                <w:color w:val="000000"/>
                <w:sz w:val="18"/>
                <w:szCs w:val="18"/>
              </w:rPr>
            </w:pPr>
          </w:p>
        </w:tc>
        <w:tc>
          <w:tcPr>
            <w:tcW w:w="558" w:type="dxa"/>
            <w:vAlign w:val="center"/>
          </w:tcPr>
          <w:p w14:paraId="1E06C9D1" w14:textId="03C0C168" w:rsidR="00A526F3" w:rsidRPr="00A057BC" w:rsidRDefault="00A526F3" w:rsidP="00C31DFB">
            <w:pPr>
              <w:jc w:val="center"/>
              <w:rPr>
                <w:b/>
                <w:color w:val="000000"/>
                <w:sz w:val="18"/>
                <w:szCs w:val="18"/>
              </w:rPr>
            </w:pPr>
          </w:p>
        </w:tc>
        <w:tc>
          <w:tcPr>
            <w:tcW w:w="558" w:type="dxa"/>
            <w:vAlign w:val="center"/>
          </w:tcPr>
          <w:p w14:paraId="0F2F277D" w14:textId="14C86A02" w:rsidR="00A526F3" w:rsidRPr="00A057BC" w:rsidRDefault="00A526F3" w:rsidP="00C31DFB">
            <w:pPr>
              <w:jc w:val="center"/>
              <w:rPr>
                <w:b/>
                <w:color w:val="000000"/>
                <w:sz w:val="18"/>
                <w:szCs w:val="18"/>
              </w:rPr>
            </w:pPr>
          </w:p>
        </w:tc>
        <w:tc>
          <w:tcPr>
            <w:tcW w:w="558" w:type="dxa"/>
            <w:vAlign w:val="center"/>
          </w:tcPr>
          <w:p w14:paraId="1F0AB277" w14:textId="67977D2E" w:rsidR="00A526F3" w:rsidRPr="00A057BC" w:rsidRDefault="00A526F3" w:rsidP="00C31DFB">
            <w:pPr>
              <w:jc w:val="center"/>
              <w:rPr>
                <w:b/>
                <w:color w:val="000000"/>
                <w:sz w:val="18"/>
                <w:szCs w:val="18"/>
              </w:rPr>
            </w:pPr>
          </w:p>
        </w:tc>
        <w:tc>
          <w:tcPr>
            <w:tcW w:w="558" w:type="dxa"/>
            <w:vAlign w:val="center"/>
          </w:tcPr>
          <w:p w14:paraId="786D40B7" w14:textId="39AA3F3A" w:rsidR="00A526F3" w:rsidRPr="00A057BC" w:rsidRDefault="00A526F3" w:rsidP="00C31DFB">
            <w:pPr>
              <w:jc w:val="center"/>
              <w:rPr>
                <w:b/>
                <w:color w:val="000000"/>
                <w:sz w:val="18"/>
                <w:szCs w:val="18"/>
              </w:rPr>
            </w:pPr>
          </w:p>
        </w:tc>
        <w:tc>
          <w:tcPr>
            <w:tcW w:w="558" w:type="dxa"/>
            <w:vAlign w:val="center"/>
          </w:tcPr>
          <w:p w14:paraId="1258A33F" w14:textId="53487507" w:rsidR="00A526F3" w:rsidRPr="00A057BC" w:rsidRDefault="00A526F3" w:rsidP="00C31DFB">
            <w:pPr>
              <w:jc w:val="center"/>
              <w:rPr>
                <w:b/>
                <w:color w:val="000000"/>
                <w:sz w:val="18"/>
                <w:szCs w:val="18"/>
              </w:rPr>
            </w:pPr>
          </w:p>
        </w:tc>
        <w:tc>
          <w:tcPr>
            <w:tcW w:w="560" w:type="dxa"/>
            <w:vAlign w:val="center"/>
          </w:tcPr>
          <w:p w14:paraId="6D7B579D" w14:textId="1DBE6908" w:rsidR="00A526F3" w:rsidRPr="00A057BC" w:rsidRDefault="00A526F3" w:rsidP="00C31DFB">
            <w:pPr>
              <w:jc w:val="center"/>
              <w:rPr>
                <w:b/>
                <w:color w:val="000000"/>
                <w:sz w:val="18"/>
                <w:szCs w:val="18"/>
              </w:rPr>
            </w:pPr>
          </w:p>
        </w:tc>
        <w:tc>
          <w:tcPr>
            <w:tcW w:w="558" w:type="dxa"/>
            <w:vAlign w:val="center"/>
          </w:tcPr>
          <w:p w14:paraId="5576D194" w14:textId="77777777" w:rsidR="00A526F3" w:rsidRPr="00A057BC" w:rsidRDefault="00A526F3" w:rsidP="00C31DFB">
            <w:pPr>
              <w:jc w:val="center"/>
              <w:rPr>
                <w:b/>
                <w:color w:val="000000"/>
                <w:sz w:val="18"/>
                <w:szCs w:val="18"/>
              </w:rPr>
            </w:pPr>
          </w:p>
        </w:tc>
        <w:tc>
          <w:tcPr>
            <w:tcW w:w="396" w:type="dxa"/>
            <w:vAlign w:val="center"/>
          </w:tcPr>
          <w:p w14:paraId="2FDD16ED" w14:textId="2CD0296E"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4638C01C" w14:textId="4CCF3303" w:rsidR="00A526F3" w:rsidRPr="00A057BC" w:rsidRDefault="00A526F3" w:rsidP="00C31DFB">
            <w:pPr>
              <w:jc w:val="center"/>
              <w:rPr>
                <w:b/>
                <w:color w:val="000000"/>
                <w:sz w:val="18"/>
                <w:szCs w:val="18"/>
              </w:rPr>
            </w:pPr>
            <w:r w:rsidRPr="00A057BC">
              <w:rPr>
                <w:b/>
                <w:color w:val="000000"/>
                <w:sz w:val="18"/>
                <w:szCs w:val="18"/>
              </w:rPr>
              <w:t>Х</w:t>
            </w:r>
          </w:p>
        </w:tc>
        <w:tc>
          <w:tcPr>
            <w:tcW w:w="709" w:type="dxa"/>
            <w:vAlign w:val="center"/>
          </w:tcPr>
          <w:p w14:paraId="7B352492" w14:textId="43E4DE45" w:rsidR="00A526F3" w:rsidRPr="00A057BC" w:rsidRDefault="00A526F3" w:rsidP="00C31DFB">
            <w:pPr>
              <w:jc w:val="center"/>
              <w:rPr>
                <w:b/>
                <w:color w:val="000000"/>
                <w:sz w:val="18"/>
                <w:szCs w:val="18"/>
              </w:rPr>
            </w:pPr>
            <w:r w:rsidRPr="00A057BC">
              <w:rPr>
                <w:b/>
                <w:color w:val="000000"/>
                <w:sz w:val="18"/>
                <w:szCs w:val="18"/>
              </w:rPr>
              <w:t>Х</w:t>
            </w:r>
          </w:p>
        </w:tc>
        <w:tc>
          <w:tcPr>
            <w:tcW w:w="764" w:type="dxa"/>
            <w:vAlign w:val="center"/>
          </w:tcPr>
          <w:p w14:paraId="3E279727" w14:textId="3E2FD149" w:rsidR="00A526F3" w:rsidRPr="00A057BC" w:rsidRDefault="00A526F3" w:rsidP="00C31DFB">
            <w:pPr>
              <w:jc w:val="center"/>
              <w:rPr>
                <w:b/>
                <w:color w:val="000000"/>
                <w:sz w:val="18"/>
                <w:szCs w:val="18"/>
              </w:rPr>
            </w:pPr>
            <w:r w:rsidRPr="00A057BC">
              <w:rPr>
                <w:b/>
                <w:color w:val="000000"/>
                <w:sz w:val="18"/>
                <w:szCs w:val="18"/>
              </w:rPr>
              <w:t>Х</w:t>
            </w:r>
          </w:p>
        </w:tc>
      </w:tr>
      <w:tr w:rsidR="00A526F3" w:rsidRPr="00A057BC" w14:paraId="3C2A017B" w14:textId="0FDE8F55" w:rsidTr="00C31DFB">
        <w:trPr>
          <w:trHeight w:val="288"/>
        </w:trPr>
        <w:tc>
          <w:tcPr>
            <w:tcW w:w="2689" w:type="dxa"/>
            <w:shd w:val="clear" w:color="auto" w:fill="D9D9D9"/>
            <w:vAlign w:val="center"/>
          </w:tcPr>
          <w:p w14:paraId="5DB60247" w14:textId="48D22C6A" w:rsidR="00A526F3" w:rsidRPr="00A057BC" w:rsidRDefault="00A526F3" w:rsidP="00C31DFB">
            <w:pPr>
              <w:rPr>
                <w:color w:val="000000"/>
                <w:sz w:val="18"/>
                <w:szCs w:val="18"/>
              </w:rPr>
            </w:pPr>
            <w:r w:rsidRPr="00A057BC">
              <w:rPr>
                <w:color w:val="000000"/>
                <w:sz w:val="18"/>
                <w:szCs w:val="18"/>
              </w:rPr>
              <w:t>Жизненно важные показатели</w:t>
            </w:r>
            <w:r w:rsidRPr="00A057BC">
              <w:rPr>
                <w:color w:val="000000"/>
                <w:sz w:val="18"/>
                <w:szCs w:val="18"/>
                <w:vertAlign w:val="superscript"/>
              </w:rPr>
              <w:t>1</w:t>
            </w:r>
          </w:p>
        </w:tc>
        <w:tc>
          <w:tcPr>
            <w:tcW w:w="567" w:type="dxa"/>
            <w:shd w:val="clear" w:color="auto" w:fill="FFFFFF"/>
            <w:vAlign w:val="center"/>
          </w:tcPr>
          <w:p w14:paraId="2A82402D"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61E4C4C7"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205DFC9B"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50B098E1" w14:textId="41FEB4FA" w:rsidR="00A526F3" w:rsidRPr="00A057BC" w:rsidRDefault="00A526F3" w:rsidP="00C31DFB">
            <w:pPr>
              <w:jc w:val="center"/>
              <w:rPr>
                <w:b/>
                <w:color w:val="000000"/>
                <w:sz w:val="18"/>
                <w:szCs w:val="18"/>
              </w:rPr>
            </w:pPr>
          </w:p>
        </w:tc>
        <w:tc>
          <w:tcPr>
            <w:tcW w:w="567" w:type="dxa"/>
            <w:vAlign w:val="center"/>
          </w:tcPr>
          <w:p w14:paraId="21E5D006" w14:textId="6371A5D2" w:rsidR="00A526F3" w:rsidRPr="00A057BC" w:rsidRDefault="00A526F3" w:rsidP="00C31DFB">
            <w:pPr>
              <w:jc w:val="center"/>
              <w:rPr>
                <w:b/>
                <w:color w:val="000000"/>
                <w:sz w:val="18"/>
                <w:szCs w:val="18"/>
              </w:rPr>
            </w:pPr>
          </w:p>
        </w:tc>
        <w:tc>
          <w:tcPr>
            <w:tcW w:w="567" w:type="dxa"/>
            <w:vAlign w:val="center"/>
          </w:tcPr>
          <w:p w14:paraId="24411B81" w14:textId="77777777" w:rsidR="00A526F3" w:rsidRPr="00A057BC" w:rsidRDefault="00A526F3" w:rsidP="00C31DFB">
            <w:pPr>
              <w:jc w:val="center"/>
              <w:rPr>
                <w:b/>
                <w:color w:val="000000"/>
                <w:sz w:val="18"/>
                <w:szCs w:val="18"/>
              </w:rPr>
            </w:pPr>
          </w:p>
        </w:tc>
        <w:tc>
          <w:tcPr>
            <w:tcW w:w="409" w:type="dxa"/>
            <w:vAlign w:val="center"/>
          </w:tcPr>
          <w:p w14:paraId="56A353BF" w14:textId="1E67658A"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086A3952" w14:textId="374648E6" w:rsidR="00A526F3" w:rsidRPr="00A057BC" w:rsidRDefault="00A526F3" w:rsidP="00C31DFB">
            <w:pPr>
              <w:jc w:val="center"/>
              <w:rPr>
                <w:b/>
                <w:color w:val="000000"/>
                <w:sz w:val="18"/>
                <w:szCs w:val="18"/>
              </w:rPr>
            </w:pPr>
          </w:p>
        </w:tc>
        <w:tc>
          <w:tcPr>
            <w:tcW w:w="558" w:type="dxa"/>
            <w:vAlign w:val="center"/>
          </w:tcPr>
          <w:p w14:paraId="6E25A8AC" w14:textId="19F362AD" w:rsidR="00A526F3" w:rsidRPr="00A057BC" w:rsidRDefault="00A526F3" w:rsidP="00C31DFB">
            <w:pPr>
              <w:jc w:val="center"/>
              <w:rPr>
                <w:b/>
                <w:color w:val="000000"/>
                <w:sz w:val="18"/>
                <w:szCs w:val="18"/>
              </w:rPr>
            </w:pPr>
          </w:p>
        </w:tc>
        <w:tc>
          <w:tcPr>
            <w:tcW w:w="558" w:type="dxa"/>
            <w:vAlign w:val="center"/>
          </w:tcPr>
          <w:p w14:paraId="35C4BCEE" w14:textId="77777777" w:rsidR="00A526F3" w:rsidRPr="00A057BC" w:rsidRDefault="00A526F3" w:rsidP="00C31DFB">
            <w:pPr>
              <w:jc w:val="center"/>
              <w:rPr>
                <w:b/>
                <w:color w:val="000000"/>
                <w:sz w:val="18"/>
                <w:szCs w:val="18"/>
              </w:rPr>
            </w:pPr>
          </w:p>
        </w:tc>
        <w:tc>
          <w:tcPr>
            <w:tcW w:w="558" w:type="dxa"/>
            <w:vAlign w:val="center"/>
          </w:tcPr>
          <w:p w14:paraId="6812BCF9" w14:textId="291D443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404279EF" w14:textId="62CEC2C0" w:rsidR="00A526F3" w:rsidRPr="00A057BC" w:rsidRDefault="00A526F3" w:rsidP="00C31DFB">
            <w:pPr>
              <w:jc w:val="center"/>
              <w:rPr>
                <w:b/>
                <w:color w:val="000000"/>
                <w:sz w:val="18"/>
                <w:szCs w:val="18"/>
              </w:rPr>
            </w:pPr>
          </w:p>
        </w:tc>
        <w:tc>
          <w:tcPr>
            <w:tcW w:w="558" w:type="dxa"/>
            <w:vAlign w:val="center"/>
          </w:tcPr>
          <w:p w14:paraId="033452D5" w14:textId="2DEB8213" w:rsidR="00A526F3" w:rsidRPr="00A057BC" w:rsidRDefault="00A526F3" w:rsidP="00C31DFB">
            <w:pPr>
              <w:jc w:val="center"/>
              <w:rPr>
                <w:b/>
                <w:color w:val="000000"/>
                <w:sz w:val="18"/>
                <w:szCs w:val="18"/>
              </w:rPr>
            </w:pPr>
          </w:p>
        </w:tc>
        <w:tc>
          <w:tcPr>
            <w:tcW w:w="558" w:type="dxa"/>
            <w:vAlign w:val="center"/>
          </w:tcPr>
          <w:p w14:paraId="095A5B12" w14:textId="3112389C"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6A648307" w14:textId="354067D5" w:rsidR="00A526F3" w:rsidRPr="00A057BC" w:rsidRDefault="00A526F3" w:rsidP="00C31DFB">
            <w:pPr>
              <w:jc w:val="center"/>
              <w:rPr>
                <w:b/>
                <w:color w:val="000000"/>
                <w:sz w:val="18"/>
                <w:szCs w:val="18"/>
              </w:rPr>
            </w:pPr>
          </w:p>
        </w:tc>
        <w:tc>
          <w:tcPr>
            <w:tcW w:w="558" w:type="dxa"/>
            <w:vAlign w:val="center"/>
          </w:tcPr>
          <w:p w14:paraId="2D038AF0" w14:textId="231291FD" w:rsidR="00A526F3" w:rsidRPr="00A057BC" w:rsidRDefault="00A526F3" w:rsidP="00C31DFB">
            <w:pPr>
              <w:jc w:val="center"/>
              <w:rPr>
                <w:b/>
                <w:color w:val="000000"/>
                <w:sz w:val="18"/>
                <w:szCs w:val="18"/>
              </w:rPr>
            </w:pPr>
          </w:p>
        </w:tc>
        <w:tc>
          <w:tcPr>
            <w:tcW w:w="560" w:type="dxa"/>
            <w:vAlign w:val="center"/>
          </w:tcPr>
          <w:p w14:paraId="7BF5D6DA" w14:textId="77777777" w:rsidR="00A526F3" w:rsidRPr="00A057BC" w:rsidRDefault="00A526F3" w:rsidP="00C31DFB">
            <w:pPr>
              <w:jc w:val="center"/>
              <w:rPr>
                <w:b/>
                <w:color w:val="000000"/>
                <w:sz w:val="18"/>
                <w:szCs w:val="18"/>
              </w:rPr>
            </w:pPr>
            <w:r w:rsidRPr="00A057BC">
              <w:rPr>
                <w:b/>
                <w:color w:val="000000"/>
                <w:sz w:val="18"/>
                <w:szCs w:val="18"/>
              </w:rPr>
              <w:t>Х</w:t>
            </w:r>
          </w:p>
        </w:tc>
        <w:tc>
          <w:tcPr>
            <w:tcW w:w="558" w:type="dxa"/>
            <w:vAlign w:val="center"/>
          </w:tcPr>
          <w:p w14:paraId="6D395C10" w14:textId="1A775E2B" w:rsidR="00A526F3" w:rsidRPr="00A057BC" w:rsidRDefault="00A526F3" w:rsidP="00C31DFB">
            <w:pPr>
              <w:jc w:val="center"/>
              <w:rPr>
                <w:b/>
                <w:color w:val="000000"/>
                <w:sz w:val="18"/>
                <w:szCs w:val="18"/>
              </w:rPr>
            </w:pPr>
          </w:p>
        </w:tc>
        <w:tc>
          <w:tcPr>
            <w:tcW w:w="396" w:type="dxa"/>
            <w:vAlign w:val="center"/>
          </w:tcPr>
          <w:p w14:paraId="214055D8" w14:textId="7064677E"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3D86C118" w14:textId="4B7CBDA7" w:rsidR="00A526F3" w:rsidRPr="00A057BC" w:rsidRDefault="00A526F3" w:rsidP="00C31DFB">
            <w:pPr>
              <w:jc w:val="center"/>
              <w:rPr>
                <w:b/>
                <w:color w:val="000000"/>
                <w:sz w:val="18"/>
                <w:szCs w:val="18"/>
              </w:rPr>
            </w:pPr>
            <w:r w:rsidRPr="00A057BC">
              <w:rPr>
                <w:b/>
                <w:color w:val="000000"/>
                <w:sz w:val="18"/>
                <w:szCs w:val="18"/>
              </w:rPr>
              <w:t>Х</w:t>
            </w:r>
          </w:p>
        </w:tc>
        <w:tc>
          <w:tcPr>
            <w:tcW w:w="709" w:type="dxa"/>
            <w:vAlign w:val="center"/>
          </w:tcPr>
          <w:p w14:paraId="7949D3B2" w14:textId="0B848B3C" w:rsidR="00A526F3" w:rsidRPr="00A057BC" w:rsidRDefault="00A526F3" w:rsidP="00C31DFB">
            <w:pPr>
              <w:jc w:val="center"/>
              <w:rPr>
                <w:b/>
                <w:color w:val="000000"/>
                <w:sz w:val="18"/>
                <w:szCs w:val="18"/>
              </w:rPr>
            </w:pPr>
            <w:r w:rsidRPr="00A057BC">
              <w:rPr>
                <w:b/>
                <w:color w:val="000000"/>
                <w:sz w:val="18"/>
                <w:szCs w:val="18"/>
              </w:rPr>
              <w:t>Х</w:t>
            </w:r>
          </w:p>
        </w:tc>
        <w:tc>
          <w:tcPr>
            <w:tcW w:w="764" w:type="dxa"/>
            <w:vAlign w:val="center"/>
          </w:tcPr>
          <w:p w14:paraId="682D7363" w14:textId="76DE2EEC" w:rsidR="00A526F3" w:rsidRPr="00A057BC" w:rsidRDefault="00A526F3" w:rsidP="00C31DFB">
            <w:pPr>
              <w:jc w:val="center"/>
              <w:rPr>
                <w:b/>
                <w:color w:val="000000"/>
                <w:sz w:val="18"/>
                <w:szCs w:val="18"/>
              </w:rPr>
            </w:pPr>
            <w:r w:rsidRPr="00A057BC">
              <w:rPr>
                <w:b/>
                <w:color w:val="000000"/>
                <w:sz w:val="18"/>
                <w:szCs w:val="18"/>
              </w:rPr>
              <w:t>Х</w:t>
            </w:r>
          </w:p>
        </w:tc>
      </w:tr>
      <w:tr w:rsidR="00A526F3" w:rsidRPr="00A057BC" w14:paraId="1CBD7B1C" w14:textId="32B0900E" w:rsidTr="00C31DFB">
        <w:trPr>
          <w:trHeight w:val="288"/>
        </w:trPr>
        <w:tc>
          <w:tcPr>
            <w:tcW w:w="2689" w:type="dxa"/>
            <w:shd w:val="clear" w:color="auto" w:fill="D9D9D9"/>
            <w:vAlign w:val="center"/>
          </w:tcPr>
          <w:p w14:paraId="3287A67F" w14:textId="77777777" w:rsidR="00A526F3" w:rsidRPr="00A057BC" w:rsidRDefault="00A526F3" w:rsidP="00C31DFB">
            <w:pPr>
              <w:rPr>
                <w:color w:val="000000"/>
                <w:sz w:val="18"/>
                <w:szCs w:val="18"/>
              </w:rPr>
            </w:pPr>
            <w:r w:rsidRPr="00A057BC">
              <w:rPr>
                <w:color w:val="000000"/>
                <w:sz w:val="18"/>
                <w:szCs w:val="18"/>
              </w:rPr>
              <w:t>ЭКГ</w:t>
            </w:r>
            <w:r w:rsidRPr="00A057BC">
              <w:rPr>
                <w:color w:val="000000"/>
                <w:sz w:val="18"/>
                <w:szCs w:val="18"/>
                <w:vertAlign w:val="superscript"/>
              </w:rPr>
              <w:t>2</w:t>
            </w:r>
          </w:p>
        </w:tc>
        <w:tc>
          <w:tcPr>
            <w:tcW w:w="567" w:type="dxa"/>
            <w:shd w:val="clear" w:color="auto" w:fill="FFFFFF"/>
            <w:vAlign w:val="center"/>
          </w:tcPr>
          <w:p w14:paraId="190B35AC"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5E16D1A9" w14:textId="56E33EBD" w:rsidR="00A526F3" w:rsidRPr="00A057BC" w:rsidRDefault="00A526F3" w:rsidP="00C31DFB">
            <w:pPr>
              <w:jc w:val="center"/>
              <w:rPr>
                <w:b/>
                <w:color w:val="000000"/>
                <w:sz w:val="18"/>
                <w:szCs w:val="18"/>
              </w:rPr>
            </w:pPr>
          </w:p>
        </w:tc>
        <w:tc>
          <w:tcPr>
            <w:tcW w:w="567" w:type="dxa"/>
            <w:vAlign w:val="center"/>
          </w:tcPr>
          <w:p w14:paraId="2C7639DB" w14:textId="66EABD23" w:rsidR="00A526F3" w:rsidRPr="00A057BC" w:rsidRDefault="00A526F3" w:rsidP="00C31DFB">
            <w:pPr>
              <w:jc w:val="center"/>
              <w:rPr>
                <w:b/>
                <w:color w:val="000000"/>
                <w:sz w:val="18"/>
                <w:szCs w:val="18"/>
              </w:rPr>
            </w:pPr>
          </w:p>
        </w:tc>
        <w:tc>
          <w:tcPr>
            <w:tcW w:w="567" w:type="dxa"/>
            <w:vAlign w:val="center"/>
          </w:tcPr>
          <w:p w14:paraId="4E964AE5" w14:textId="5666D7CE" w:rsidR="00A526F3" w:rsidRPr="00A057BC" w:rsidRDefault="00A526F3" w:rsidP="00C31DFB">
            <w:pPr>
              <w:jc w:val="center"/>
              <w:rPr>
                <w:b/>
                <w:color w:val="000000"/>
                <w:sz w:val="18"/>
                <w:szCs w:val="18"/>
              </w:rPr>
            </w:pPr>
          </w:p>
        </w:tc>
        <w:tc>
          <w:tcPr>
            <w:tcW w:w="567" w:type="dxa"/>
            <w:vAlign w:val="center"/>
          </w:tcPr>
          <w:p w14:paraId="76C3FFD7" w14:textId="4271EFD9" w:rsidR="00A526F3" w:rsidRPr="00A057BC" w:rsidRDefault="00A526F3" w:rsidP="00C31DFB">
            <w:pPr>
              <w:jc w:val="center"/>
              <w:rPr>
                <w:b/>
                <w:color w:val="000000"/>
                <w:sz w:val="18"/>
                <w:szCs w:val="18"/>
              </w:rPr>
            </w:pPr>
          </w:p>
        </w:tc>
        <w:tc>
          <w:tcPr>
            <w:tcW w:w="567" w:type="dxa"/>
            <w:vAlign w:val="center"/>
          </w:tcPr>
          <w:p w14:paraId="643373B0" w14:textId="77777777" w:rsidR="00A526F3" w:rsidRPr="00A057BC" w:rsidRDefault="00A526F3" w:rsidP="00C31DFB">
            <w:pPr>
              <w:jc w:val="center"/>
              <w:rPr>
                <w:b/>
                <w:color w:val="000000"/>
                <w:sz w:val="18"/>
                <w:szCs w:val="18"/>
              </w:rPr>
            </w:pPr>
          </w:p>
        </w:tc>
        <w:tc>
          <w:tcPr>
            <w:tcW w:w="409" w:type="dxa"/>
            <w:vAlign w:val="center"/>
          </w:tcPr>
          <w:p w14:paraId="2B31E521" w14:textId="77777777" w:rsidR="00A526F3" w:rsidRPr="00A057BC" w:rsidRDefault="00A526F3" w:rsidP="00C31DFB">
            <w:pPr>
              <w:jc w:val="center"/>
              <w:rPr>
                <w:b/>
                <w:color w:val="000000"/>
                <w:sz w:val="18"/>
                <w:szCs w:val="18"/>
              </w:rPr>
            </w:pPr>
          </w:p>
        </w:tc>
        <w:tc>
          <w:tcPr>
            <w:tcW w:w="558" w:type="dxa"/>
            <w:vAlign w:val="center"/>
          </w:tcPr>
          <w:p w14:paraId="583AD457" w14:textId="280B34E5" w:rsidR="00A526F3" w:rsidRPr="00A057BC" w:rsidRDefault="00A526F3" w:rsidP="00C31DFB">
            <w:pPr>
              <w:jc w:val="center"/>
              <w:rPr>
                <w:b/>
                <w:color w:val="000000"/>
                <w:sz w:val="18"/>
                <w:szCs w:val="18"/>
              </w:rPr>
            </w:pPr>
          </w:p>
        </w:tc>
        <w:tc>
          <w:tcPr>
            <w:tcW w:w="558" w:type="dxa"/>
            <w:vAlign w:val="center"/>
          </w:tcPr>
          <w:p w14:paraId="63F0E366" w14:textId="50F8FF98" w:rsidR="00A526F3" w:rsidRPr="00A057BC" w:rsidRDefault="00A526F3" w:rsidP="00C31DFB">
            <w:pPr>
              <w:jc w:val="center"/>
              <w:rPr>
                <w:b/>
                <w:color w:val="000000"/>
                <w:sz w:val="18"/>
                <w:szCs w:val="18"/>
              </w:rPr>
            </w:pPr>
          </w:p>
        </w:tc>
        <w:tc>
          <w:tcPr>
            <w:tcW w:w="558" w:type="dxa"/>
            <w:vAlign w:val="center"/>
          </w:tcPr>
          <w:p w14:paraId="2B509912" w14:textId="7B725237" w:rsidR="00A526F3" w:rsidRPr="00A057BC" w:rsidRDefault="00A526F3" w:rsidP="00C31DFB">
            <w:pPr>
              <w:jc w:val="center"/>
              <w:rPr>
                <w:b/>
                <w:color w:val="000000"/>
                <w:sz w:val="18"/>
                <w:szCs w:val="18"/>
              </w:rPr>
            </w:pPr>
          </w:p>
        </w:tc>
        <w:tc>
          <w:tcPr>
            <w:tcW w:w="558" w:type="dxa"/>
            <w:vAlign w:val="center"/>
          </w:tcPr>
          <w:p w14:paraId="678FE5E0" w14:textId="6BC90CAD" w:rsidR="00A526F3" w:rsidRPr="00A057BC" w:rsidRDefault="00A526F3" w:rsidP="00C31DFB">
            <w:pPr>
              <w:jc w:val="center"/>
              <w:rPr>
                <w:b/>
                <w:color w:val="000000"/>
                <w:sz w:val="18"/>
                <w:szCs w:val="18"/>
              </w:rPr>
            </w:pPr>
          </w:p>
        </w:tc>
        <w:tc>
          <w:tcPr>
            <w:tcW w:w="558" w:type="dxa"/>
            <w:vAlign w:val="center"/>
          </w:tcPr>
          <w:p w14:paraId="4943D498" w14:textId="1AF83D10" w:rsidR="00A526F3" w:rsidRPr="00A057BC" w:rsidRDefault="00A526F3" w:rsidP="00C31DFB">
            <w:pPr>
              <w:jc w:val="center"/>
              <w:rPr>
                <w:b/>
                <w:color w:val="000000"/>
                <w:sz w:val="18"/>
                <w:szCs w:val="18"/>
              </w:rPr>
            </w:pPr>
          </w:p>
        </w:tc>
        <w:tc>
          <w:tcPr>
            <w:tcW w:w="558" w:type="dxa"/>
            <w:vAlign w:val="center"/>
          </w:tcPr>
          <w:p w14:paraId="09D0DDEA" w14:textId="404B5E29" w:rsidR="00A526F3" w:rsidRPr="00A057BC" w:rsidRDefault="00A526F3" w:rsidP="00C31DFB">
            <w:pPr>
              <w:jc w:val="center"/>
              <w:rPr>
                <w:b/>
                <w:color w:val="000000"/>
                <w:sz w:val="18"/>
                <w:szCs w:val="18"/>
              </w:rPr>
            </w:pPr>
          </w:p>
        </w:tc>
        <w:tc>
          <w:tcPr>
            <w:tcW w:w="558" w:type="dxa"/>
            <w:vAlign w:val="center"/>
          </w:tcPr>
          <w:p w14:paraId="2CDE0A0A" w14:textId="26683273" w:rsidR="00A526F3" w:rsidRPr="00A057BC" w:rsidRDefault="00A526F3" w:rsidP="00C31DFB">
            <w:pPr>
              <w:jc w:val="center"/>
              <w:rPr>
                <w:b/>
                <w:color w:val="000000"/>
                <w:sz w:val="18"/>
                <w:szCs w:val="18"/>
              </w:rPr>
            </w:pPr>
          </w:p>
        </w:tc>
        <w:tc>
          <w:tcPr>
            <w:tcW w:w="558" w:type="dxa"/>
            <w:vAlign w:val="center"/>
          </w:tcPr>
          <w:p w14:paraId="5D33E5AB" w14:textId="06641A4E" w:rsidR="00A526F3" w:rsidRPr="00A057BC" w:rsidRDefault="00A526F3" w:rsidP="00C31DFB">
            <w:pPr>
              <w:jc w:val="center"/>
              <w:rPr>
                <w:b/>
                <w:color w:val="000000"/>
                <w:sz w:val="18"/>
                <w:szCs w:val="18"/>
              </w:rPr>
            </w:pPr>
          </w:p>
        </w:tc>
        <w:tc>
          <w:tcPr>
            <w:tcW w:w="558" w:type="dxa"/>
            <w:vAlign w:val="center"/>
          </w:tcPr>
          <w:p w14:paraId="2AFEA844" w14:textId="4951E279" w:rsidR="00A526F3" w:rsidRPr="00A057BC" w:rsidRDefault="00A526F3" w:rsidP="00C31DFB">
            <w:pPr>
              <w:jc w:val="center"/>
              <w:rPr>
                <w:b/>
                <w:color w:val="000000"/>
                <w:sz w:val="18"/>
                <w:szCs w:val="18"/>
              </w:rPr>
            </w:pPr>
          </w:p>
        </w:tc>
        <w:tc>
          <w:tcPr>
            <w:tcW w:w="560" w:type="dxa"/>
            <w:vAlign w:val="center"/>
          </w:tcPr>
          <w:p w14:paraId="0689F5B3" w14:textId="656A2860" w:rsidR="00A526F3" w:rsidRPr="00A057BC" w:rsidRDefault="00A526F3" w:rsidP="00C31DFB">
            <w:pPr>
              <w:jc w:val="center"/>
              <w:rPr>
                <w:b/>
                <w:color w:val="000000"/>
                <w:sz w:val="18"/>
                <w:szCs w:val="18"/>
              </w:rPr>
            </w:pPr>
          </w:p>
        </w:tc>
        <w:tc>
          <w:tcPr>
            <w:tcW w:w="558" w:type="dxa"/>
            <w:vAlign w:val="center"/>
          </w:tcPr>
          <w:p w14:paraId="748E59ED" w14:textId="77777777" w:rsidR="00A526F3" w:rsidRPr="00A057BC" w:rsidRDefault="00A526F3" w:rsidP="00C31DFB">
            <w:pPr>
              <w:jc w:val="center"/>
              <w:rPr>
                <w:b/>
                <w:color w:val="000000"/>
                <w:sz w:val="18"/>
                <w:szCs w:val="18"/>
              </w:rPr>
            </w:pPr>
          </w:p>
        </w:tc>
        <w:tc>
          <w:tcPr>
            <w:tcW w:w="396" w:type="dxa"/>
            <w:vAlign w:val="center"/>
          </w:tcPr>
          <w:p w14:paraId="75A381F5" w14:textId="349BE4B6" w:rsidR="00A526F3" w:rsidRPr="00A057BC" w:rsidRDefault="00A526F3" w:rsidP="00C31DFB">
            <w:pPr>
              <w:jc w:val="center"/>
              <w:rPr>
                <w:b/>
                <w:color w:val="000000"/>
                <w:sz w:val="18"/>
                <w:szCs w:val="18"/>
              </w:rPr>
            </w:pPr>
          </w:p>
        </w:tc>
        <w:tc>
          <w:tcPr>
            <w:tcW w:w="567" w:type="dxa"/>
            <w:vAlign w:val="center"/>
          </w:tcPr>
          <w:p w14:paraId="2A6C3CF8" w14:textId="77777777" w:rsidR="00A526F3" w:rsidRPr="00A057BC" w:rsidRDefault="00A526F3" w:rsidP="00C31DFB">
            <w:pPr>
              <w:jc w:val="center"/>
              <w:rPr>
                <w:b/>
                <w:color w:val="000000"/>
                <w:sz w:val="18"/>
                <w:szCs w:val="18"/>
              </w:rPr>
            </w:pPr>
          </w:p>
        </w:tc>
        <w:tc>
          <w:tcPr>
            <w:tcW w:w="709" w:type="dxa"/>
            <w:vAlign w:val="center"/>
          </w:tcPr>
          <w:p w14:paraId="06220EB6" w14:textId="77777777" w:rsidR="00A526F3" w:rsidRPr="00A057BC" w:rsidRDefault="00A526F3" w:rsidP="00C31DFB">
            <w:pPr>
              <w:jc w:val="center"/>
              <w:rPr>
                <w:b/>
                <w:color w:val="000000"/>
                <w:sz w:val="18"/>
                <w:szCs w:val="18"/>
              </w:rPr>
            </w:pPr>
          </w:p>
        </w:tc>
        <w:tc>
          <w:tcPr>
            <w:tcW w:w="764" w:type="dxa"/>
            <w:vAlign w:val="center"/>
          </w:tcPr>
          <w:p w14:paraId="3A9342ED" w14:textId="77777777" w:rsidR="00A526F3" w:rsidRPr="00A057BC" w:rsidRDefault="00A526F3" w:rsidP="00C31DFB">
            <w:pPr>
              <w:jc w:val="center"/>
              <w:rPr>
                <w:b/>
                <w:color w:val="000000"/>
                <w:sz w:val="18"/>
                <w:szCs w:val="18"/>
              </w:rPr>
            </w:pPr>
          </w:p>
        </w:tc>
      </w:tr>
      <w:tr w:rsidR="00A526F3" w:rsidRPr="00A057BC" w14:paraId="7E359D5A" w14:textId="3E7B4FC5" w:rsidTr="00C31DFB">
        <w:trPr>
          <w:trHeight w:val="288"/>
        </w:trPr>
        <w:tc>
          <w:tcPr>
            <w:tcW w:w="2689" w:type="dxa"/>
            <w:shd w:val="clear" w:color="auto" w:fill="D9D9D9"/>
            <w:vAlign w:val="center"/>
          </w:tcPr>
          <w:p w14:paraId="2C289240" w14:textId="77777777" w:rsidR="00A526F3" w:rsidRPr="00A057BC" w:rsidRDefault="00A526F3" w:rsidP="00C31DFB">
            <w:pPr>
              <w:rPr>
                <w:color w:val="000000"/>
                <w:sz w:val="18"/>
                <w:szCs w:val="18"/>
              </w:rPr>
            </w:pPr>
            <w:r w:rsidRPr="00A057BC">
              <w:rPr>
                <w:color w:val="000000"/>
                <w:sz w:val="18"/>
                <w:szCs w:val="18"/>
              </w:rPr>
              <w:t>Рентгенография/флюрография</w:t>
            </w:r>
            <w:r w:rsidRPr="00A057BC">
              <w:rPr>
                <w:color w:val="000000"/>
                <w:sz w:val="18"/>
                <w:szCs w:val="18"/>
                <w:vertAlign w:val="superscript"/>
              </w:rPr>
              <w:t>2</w:t>
            </w:r>
          </w:p>
        </w:tc>
        <w:tc>
          <w:tcPr>
            <w:tcW w:w="567" w:type="dxa"/>
            <w:shd w:val="clear" w:color="auto" w:fill="FFFFFF"/>
            <w:vAlign w:val="center"/>
          </w:tcPr>
          <w:p w14:paraId="2B7F7A1E"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547C94B5" w14:textId="5BA1DAEE" w:rsidR="00A526F3" w:rsidRPr="00A057BC" w:rsidRDefault="00A526F3" w:rsidP="00C31DFB">
            <w:pPr>
              <w:jc w:val="center"/>
              <w:rPr>
                <w:b/>
                <w:color w:val="000000"/>
                <w:sz w:val="18"/>
                <w:szCs w:val="18"/>
              </w:rPr>
            </w:pPr>
          </w:p>
        </w:tc>
        <w:tc>
          <w:tcPr>
            <w:tcW w:w="567" w:type="dxa"/>
            <w:vAlign w:val="center"/>
          </w:tcPr>
          <w:p w14:paraId="4A61CC5A" w14:textId="6B58BADE" w:rsidR="00A526F3" w:rsidRPr="00A057BC" w:rsidRDefault="00A526F3" w:rsidP="00C31DFB">
            <w:pPr>
              <w:jc w:val="center"/>
              <w:rPr>
                <w:b/>
                <w:color w:val="000000"/>
                <w:sz w:val="18"/>
                <w:szCs w:val="18"/>
              </w:rPr>
            </w:pPr>
          </w:p>
        </w:tc>
        <w:tc>
          <w:tcPr>
            <w:tcW w:w="567" w:type="dxa"/>
            <w:vAlign w:val="center"/>
          </w:tcPr>
          <w:p w14:paraId="24E9886A" w14:textId="4605D1C1" w:rsidR="00A526F3" w:rsidRPr="00A057BC" w:rsidRDefault="00A526F3" w:rsidP="00C31DFB">
            <w:pPr>
              <w:jc w:val="center"/>
              <w:rPr>
                <w:b/>
                <w:color w:val="000000"/>
                <w:sz w:val="18"/>
                <w:szCs w:val="18"/>
              </w:rPr>
            </w:pPr>
          </w:p>
        </w:tc>
        <w:tc>
          <w:tcPr>
            <w:tcW w:w="567" w:type="dxa"/>
            <w:vAlign w:val="center"/>
          </w:tcPr>
          <w:p w14:paraId="2E231DAE" w14:textId="684CC3BC" w:rsidR="00A526F3" w:rsidRPr="00A057BC" w:rsidRDefault="00A526F3" w:rsidP="00C31DFB">
            <w:pPr>
              <w:jc w:val="center"/>
              <w:rPr>
                <w:b/>
                <w:color w:val="000000"/>
                <w:sz w:val="18"/>
                <w:szCs w:val="18"/>
              </w:rPr>
            </w:pPr>
          </w:p>
        </w:tc>
        <w:tc>
          <w:tcPr>
            <w:tcW w:w="567" w:type="dxa"/>
            <w:vAlign w:val="center"/>
          </w:tcPr>
          <w:p w14:paraId="4500AC5B" w14:textId="77777777" w:rsidR="00A526F3" w:rsidRPr="00A057BC" w:rsidRDefault="00A526F3" w:rsidP="00C31DFB">
            <w:pPr>
              <w:jc w:val="center"/>
              <w:rPr>
                <w:b/>
                <w:color w:val="000000"/>
                <w:sz w:val="18"/>
                <w:szCs w:val="18"/>
              </w:rPr>
            </w:pPr>
          </w:p>
        </w:tc>
        <w:tc>
          <w:tcPr>
            <w:tcW w:w="409" w:type="dxa"/>
            <w:vAlign w:val="center"/>
          </w:tcPr>
          <w:p w14:paraId="2C7F6B2B" w14:textId="77777777" w:rsidR="00A526F3" w:rsidRPr="00A057BC" w:rsidRDefault="00A526F3" w:rsidP="00C31DFB">
            <w:pPr>
              <w:jc w:val="center"/>
              <w:rPr>
                <w:b/>
                <w:color w:val="000000"/>
                <w:sz w:val="18"/>
                <w:szCs w:val="18"/>
              </w:rPr>
            </w:pPr>
          </w:p>
        </w:tc>
        <w:tc>
          <w:tcPr>
            <w:tcW w:w="558" w:type="dxa"/>
            <w:vAlign w:val="center"/>
          </w:tcPr>
          <w:p w14:paraId="14366784" w14:textId="63FDEF57" w:rsidR="00A526F3" w:rsidRPr="00A057BC" w:rsidRDefault="00A526F3" w:rsidP="00C31DFB">
            <w:pPr>
              <w:jc w:val="center"/>
              <w:rPr>
                <w:b/>
                <w:color w:val="000000"/>
                <w:sz w:val="18"/>
                <w:szCs w:val="18"/>
              </w:rPr>
            </w:pPr>
          </w:p>
        </w:tc>
        <w:tc>
          <w:tcPr>
            <w:tcW w:w="558" w:type="dxa"/>
            <w:vAlign w:val="center"/>
          </w:tcPr>
          <w:p w14:paraId="062DFB7D" w14:textId="1FD3D9F6" w:rsidR="00A526F3" w:rsidRPr="00A057BC" w:rsidRDefault="00A526F3" w:rsidP="00C31DFB">
            <w:pPr>
              <w:jc w:val="center"/>
              <w:rPr>
                <w:b/>
                <w:color w:val="000000"/>
                <w:sz w:val="18"/>
                <w:szCs w:val="18"/>
              </w:rPr>
            </w:pPr>
          </w:p>
        </w:tc>
        <w:tc>
          <w:tcPr>
            <w:tcW w:w="558" w:type="dxa"/>
            <w:vAlign w:val="center"/>
          </w:tcPr>
          <w:p w14:paraId="2D15974B" w14:textId="1D5D87CA" w:rsidR="00A526F3" w:rsidRPr="00A057BC" w:rsidRDefault="00A526F3" w:rsidP="00C31DFB">
            <w:pPr>
              <w:jc w:val="center"/>
              <w:rPr>
                <w:b/>
                <w:color w:val="000000"/>
                <w:sz w:val="18"/>
                <w:szCs w:val="18"/>
              </w:rPr>
            </w:pPr>
          </w:p>
        </w:tc>
        <w:tc>
          <w:tcPr>
            <w:tcW w:w="558" w:type="dxa"/>
            <w:vAlign w:val="center"/>
          </w:tcPr>
          <w:p w14:paraId="0486B4BB" w14:textId="282F068F" w:rsidR="00A526F3" w:rsidRPr="00A057BC" w:rsidRDefault="00A526F3" w:rsidP="00C31DFB">
            <w:pPr>
              <w:jc w:val="center"/>
              <w:rPr>
                <w:b/>
                <w:color w:val="000000"/>
                <w:sz w:val="18"/>
                <w:szCs w:val="18"/>
              </w:rPr>
            </w:pPr>
          </w:p>
        </w:tc>
        <w:tc>
          <w:tcPr>
            <w:tcW w:w="558" w:type="dxa"/>
            <w:vAlign w:val="center"/>
          </w:tcPr>
          <w:p w14:paraId="5016818D" w14:textId="2F1B5BF0" w:rsidR="00A526F3" w:rsidRPr="00A057BC" w:rsidRDefault="00A526F3" w:rsidP="00C31DFB">
            <w:pPr>
              <w:jc w:val="center"/>
              <w:rPr>
                <w:b/>
                <w:color w:val="000000"/>
                <w:sz w:val="18"/>
                <w:szCs w:val="18"/>
              </w:rPr>
            </w:pPr>
          </w:p>
        </w:tc>
        <w:tc>
          <w:tcPr>
            <w:tcW w:w="558" w:type="dxa"/>
            <w:vAlign w:val="center"/>
          </w:tcPr>
          <w:p w14:paraId="3F04D5D2" w14:textId="47A2E4AC" w:rsidR="00A526F3" w:rsidRPr="00A057BC" w:rsidRDefault="00A526F3" w:rsidP="00C31DFB">
            <w:pPr>
              <w:jc w:val="center"/>
              <w:rPr>
                <w:b/>
                <w:color w:val="000000"/>
                <w:sz w:val="18"/>
                <w:szCs w:val="18"/>
              </w:rPr>
            </w:pPr>
          </w:p>
        </w:tc>
        <w:tc>
          <w:tcPr>
            <w:tcW w:w="558" w:type="dxa"/>
            <w:vAlign w:val="center"/>
          </w:tcPr>
          <w:p w14:paraId="378BBCCB" w14:textId="4F2B7632" w:rsidR="00A526F3" w:rsidRPr="00A057BC" w:rsidRDefault="00A526F3" w:rsidP="00C31DFB">
            <w:pPr>
              <w:jc w:val="center"/>
              <w:rPr>
                <w:b/>
                <w:color w:val="000000"/>
                <w:sz w:val="18"/>
                <w:szCs w:val="18"/>
              </w:rPr>
            </w:pPr>
          </w:p>
        </w:tc>
        <w:tc>
          <w:tcPr>
            <w:tcW w:w="558" w:type="dxa"/>
            <w:vAlign w:val="center"/>
          </w:tcPr>
          <w:p w14:paraId="06D699FB" w14:textId="51624297" w:rsidR="00A526F3" w:rsidRPr="00A057BC" w:rsidRDefault="00A526F3" w:rsidP="00C31DFB">
            <w:pPr>
              <w:jc w:val="center"/>
              <w:rPr>
                <w:b/>
                <w:color w:val="000000"/>
                <w:sz w:val="18"/>
                <w:szCs w:val="18"/>
              </w:rPr>
            </w:pPr>
          </w:p>
        </w:tc>
        <w:tc>
          <w:tcPr>
            <w:tcW w:w="558" w:type="dxa"/>
            <w:vAlign w:val="center"/>
          </w:tcPr>
          <w:p w14:paraId="71DDEAAD" w14:textId="41A1804F" w:rsidR="00A526F3" w:rsidRPr="00A057BC" w:rsidRDefault="00A526F3" w:rsidP="00C31DFB">
            <w:pPr>
              <w:jc w:val="center"/>
              <w:rPr>
                <w:b/>
                <w:color w:val="000000"/>
                <w:sz w:val="18"/>
                <w:szCs w:val="18"/>
              </w:rPr>
            </w:pPr>
          </w:p>
        </w:tc>
        <w:tc>
          <w:tcPr>
            <w:tcW w:w="560" w:type="dxa"/>
            <w:vAlign w:val="center"/>
          </w:tcPr>
          <w:p w14:paraId="6980ED66" w14:textId="6BC42E4A" w:rsidR="00A526F3" w:rsidRPr="00A057BC" w:rsidRDefault="00A526F3" w:rsidP="00C31DFB">
            <w:pPr>
              <w:jc w:val="center"/>
              <w:rPr>
                <w:b/>
                <w:color w:val="000000"/>
                <w:sz w:val="18"/>
                <w:szCs w:val="18"/>
              </w:rPr>
            </w:pPr>
          </w:p>
        </w:tc>
        <w:tc>
          <w:tcPr>
            <w:tcW w:w="558" w:type="dxa"/>
            <w:vAlign w:val="center"/>
          </w:tcPr>
          <w:p w14:paraId="2FEEE5FC" w14:textId="77777777" w:rsidR="00A526F3" w:rsidRPr="00A057BC" w:rsidRDefault="00A526F3" w:rsidP="00C31DFB">
            <w:pPr>
              <w:jc w:val="center"/>
              <w:rPr>
                <w:b/>
                <w:color w:val="000000"/>
                <w:sz w:val="18"/>
                <w:szCs w:val="18"/>
              </w:rPr>
            </w:pPr>
          </w:p>
        </w:tc>
        <w:tc>
          <w:tcPr>
            <w:tcW w:w="396" w:type="dxa"/>
            <w:vAlign w:val="center"/>
          </w:tcPr>
          <w:p w14:paraId="12205A51" w14:textId="6030B3AF" w:rsidR="00A526F3" w:rsidRPr="00A057BC" w:rsidRDefault="00A526F3" w:rsidP="00C31DFB">
            <w:pPr>
              <w:jc w:val="center"/>
              <w:rPr>
                <w:b/>
                <w:color w:val="000000"/>
                <w:sz w:val="18"/>
                <w:szCs w:val="18"/>
              </w:rPr>
            </w:pPr>
          </w:p>
        </w:tc>
        <w:tc>
          <w:tcPr>
            <w:tcW w:w="567" w:type="dxa"/>
            <w:vAlign w:val="center"/>
          </w:tcPr>
          <w:p w14:paraId="61ADB12C" w14:textId="77777777" w:rsidR="00A526F3" w:rsidRPr="00A057BC" w:rsidRDefault="00A526F3" w:rsidP="00C31DFB">
            <w:pPr>
              <w:jc w:val="center"/>
              <w:rPr>
                <w:b/>
                <w:color w:val="000000"/>
                <w:sz w:val="18"/>
                <w:szCs w:val="18"/>
              </w:rPr>
            </w:pPr>
          </w:p>
        </w:tc>
        <w:tc>
          <w:tcPr>
            <w:tcW w:w="709" w:type="dxa"/>
            <w:vAlign w:val="center"/>
          </w:tcPr>
          <w:p w14:paraId="4DD4B5D9" w14:textId="77777777" w:rsidR="00A526F3" w:rsidRPr="00A057BC" w:rsidRDefault="00A526F3" w:rsidP="00C31DFB">
            <w:pPr>
              <w:jc w:val="center"/>
              <w:rPr>
                <w:b/>
                <w:color w:val="000000"/>
                <w:sz w:val="18"/>
                <w:szCs w:val="18"/>
              </w:rPr>
            </w:pPr>
          </w:p>
        </w:tc>
        <w:tc>
          <w:tcPr>
            <w:tcW w:w="764" w:type="dxa"/>
            <w:vAlign w:val="center"/>
          </w:tcPr>
          <w:p w14:paraId="1BB011F5" w14:textId="77777777" w:rsidR="00A526F3" w:rsidRPr="00A057BC" w:rsidRDefault="00A526F3" w:rsidP="00C31DFB">
            <w:pPr>
              <w:jc w:val="center"/>
              <w:rPr>
                <w:b/>
                <w:color w:val="000000"/>
                <w:sz w:val="18"/>
                <w:szCs w:val="18"/>
              </w:rPr>
            </w:pPr>
          </w:p>
        </w:tc>
      </w:tr>
      <w:tr w:rsidR="00A526F3" w:rsidRPr="00A057BC" w14:paraId="41615967" w14:textId="4CADB23B" w:rsidTr="00C31DFB">
        <w:trPr>
          <w:trHeight w:val="288"/>
        </w:trPr>
        <w:tc>
          <w:tcPr>
            <w:tcW w:w="2689" w:type="dxa"/>
            <w:shd w:val="clear" w:color="auto" w:fill="D9D9D9"/>
            <w:vAlign w:val="center"/>
          </w:tcPr>
          <w:p w14:paraId="69E29448" w14:textId="77777777" w:rsidR="00A526F3" w:rsidRPr="00A057BC" w:rsidRDefault="00A526F3" w:rsidP="00C31DFB">
            <w:pPr>
              <w:rPr>
                <w:color w:val="000000"/>
                <w:sz w:val="18"/>
                <w:szCs w:val="18"/>
              </w:rPr>
            </w:pPr>
            <w:r w:rsidRPr="00A057BC">
              <w:rPr>
                <w:color w:val="000000"/>
                <w:sz w:val="18"/>
                <w:szCs w:val="18"/>
              </w:rPr>
              <w:t>Клинический анализ крови</w:t>
            </w:r>
            <w:r w:rsidRPr="00A057BC">
              <w:rPr>
                <w:color w:val="000000"/>
                <w:sz w:val="18"/>
                <w:szCs w:val="18"/>
                <w:vertAlign w:val="superscript"/>
              </w:rPr>
              <w:t>3</w:t>
            </w:r>
          </w:p>
        </w:tc>
        <w:tc>
          <w:tcPr>
            <w:tcW w:w="567" w:type="dxa"/>
            <w:shd w:val="clear" w:color="auto" w:fill="FFFFFF"/>
            <w:vAlign w:val="center"/>
          </w:tcPr>
          <w:p w14:paraId="345F8179"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4EF6C756" w14:textId="476A2281" w:rsidR="00A526F3" w:rsidRPr="00A057BC" w:rsidRDefault="00A526F3" w:rsidP="00C31DFB">
            <w:pPr>
              <w:jc w:val="center"/>
              <w:rPr>
                <w:b/>
                <w:color w:val="000000"/>
                <w:sz w:val="18"/>
                <w:szCs w:val="18"/>
              </w:rPr>
            </w:pPr>
          </w:p>
        </w:tc>
        <w:tc>
          <w:tcPr>
            <w:tcW w:w="567" w:type="dxa"/>
            <w:vAlign w:val="center"/>
          </w:tcPr>
          <w:p w14:paraId="6C4A19E9" w14:textId="4DBA9836" w:rsidR="00A526F3" w:rsidRPr="00A057BC" w:rsidRDefault="00A526F3" w:rsidP="00C31DFB">
            <w:pPr>
              <w:jc w:val="center"/>
              <w:rPr>
                <w:b/>
                <w:color w:val="000000"/>
                <w:sz w:val="18"/>
                <w:szCs w:val="18"/>
              </w:rPr>
            </w:pPr>
          </w:p>
        </w:tc>
        <w:tc>
          <w:tcPr>
            <w:tcW w:w="567" w:type="dxa"/>
            <w:vAlign w:val="center"/>
          </w:tcPr>
          <w:p w14:paraId="71D10085" w14:textId="0A6E384C" w:rsidR="00A526F3" w:rsidRPr="00A057BC" w:rsidRDefault="00A526F3" w:rsidP="00C31DFB">
            <w:pPr>
              <w:jc w:val="center"/>
              <w:rPr>
                <w:b/>
                <w:color w:val="000000"/>
                <w:sz w:val="18"/>
                <w:szCs w:val="18"/>
              </w:rPr>
            </w:pPr>
          </w:p>
        </w:tc>
        <w:tc>
          <w:tcPr>
            <w:tcW w:w="567" w:type="dxa"/>
            <w:vAlign w:val="center"/>
          </w:tcPr>
          <w:p w14:paraId="7A0DD856" w14:textId="41726592" w:rsidR="00A526F3" w:rsidRPr="00A057BC" w:rsidRDefault="00A526F3" w:rsidP="00C31DFB">
            <w:pPr>
              <w:jc w:val="center"/>
              <w:rPr>
                <w:b/>
                <w:color w:val="000000"/>
                <w:sz w:val="18"/>
                <w:szCs w:val="18"/>
              </w:rPr>
            </w:pPr>
          </w:p>
        </w:tc>
        <w:tc>
          <w:tcPr>
            <w:tcW w:w="567" w:type="dxa"/>
            <w:vAlign w:val="center"/>
          </w:tcPr>
          <w:p w14:paraId="618E6EAD" w14:textId="77777777" w:rsidR="00A526F3" w:rsidRPr="00A057BC" w:rsidRDefault="00A526F3" w:rsidP="00C31DFB">
            <w:pPr>
              <w:jc w:val="center"/>
              <w:rPr>
                <w:b/>
                <w:color w:val="000000"/>
                <w:sz w:val="18"/>
                <w:szCs w:val="18"/>
              </w:rPr>
            </w:pPr>
          </w:p>
        </w:tc>
        <w:tc>
          <w:tcPr>
            <w:tcW w:w="409" w:type="dxa"/>
            <w:vAlign w:val="center"/>
          </w:tcPr>
          <w:p w14:paraId="2310BC47" w14:textId="77777777" w:rsidR="00A526F3" w:rsidRPr="00A057BC" w:rsidRDefault="00A526F3" w:rsidP="00C31DFB">
            <w:pPr>
              <w:jc w:val="center"/>
              <w:rPr>
                <w:b/>
                <w:color w:val="000000"/>
                <w:sz w:val="18"/>
                <w:szCs w:val="18"/>
              </w:rPr>
            </w:pPr>
          </w:p>
        </w:tc>
        <w:tc>
          <w:tcPr>
            <w:tcW w:w="558" w:type="dxa"/>
            <w:vAlign w:val="center"/>
          </w:tcPr>
          <w:p w14:paraId="00315C59" w14:textId="5CAF6116" w:rsidR="00A526F3" w:rsidRPr="00A057BC" w:rsidRDefault="00A526F3" w:rsidP="00C31DFB">
            <w:pPr>
              <w:jc w:val="center"/>
              <w:rPr>
                <w:b/>
                <w:color w:val="000000"/>
                <w:sz w:val="18"/>
                <w:szCs w:val="18"/>
              </w:rPr>
            </w:pPr>
          </w:p>
        </w:tc>
        <w:tc>
          <w:tcPr>
            <w:tcW w:w="558" w:type="dxa"/>
            <w:vAlign w:val="center"/>
          </w:tcPr>
          <w:p w14:paraId="00B0749D" w14:textId="4F2C7B08" w:rsidR="00A526F3" w:rsidRPr="00A057BC" w:rsidRDefault="00A526F3" w:rsidP="00C31DFB">
            <w:pPr>
              <w:jc w:val="center"/>
              <w:rPr>
                <w:b/>
                <w:color w:val="000000"/>
                <w:sz w:val="18"/>
                <w:szCs w:val="18"/>
              </w:rPr>
            </w:pPr>
          </w:p>
        </w:tc>
        <w:tc>
          <w:tcPr>
            <w:tcW w:w="558" w:type="dxa"/>
            <w:vAlign w:val="center"/>
          </w:tcPr>
          <w:p w14:paraId="0C7659F2" w14:textId="7878CD46" w:rsidR="00A526F3" w:rsidRPr="00A057BC" w:rsidRDefault="00A526F3" w:rsidP="00C31DFB">
            <w:pPr>
              <w:jc w:val="center"/>
              <w:rPr>
                <w:b/>
                <w:color w:val="000000"/>
                <w:sz w:val="18"/>
                <w:szCs w:val="18"/>
              </w:rPr>
            </w:pPr>
          </w:p>
        </w:tc>
        <w:tc>
          <w:tcPr>
            <w:tcW w:w="558" w:type="dxa"/>
            <w:vAlign w:val="center"/>
          </w:tcPr>
          <w:p w14:paraId="50A8ABD7" w14:textId="4D6801CC" w:rsidR="00A526F3" w:rsidRPr="00A057BC" w:rsidRDefault="00A526F3" w:rsidP="00C31DFB">
            <w:pPr>
              <w:jc w:val="center"/>
              <w:rPr>
                <w:b/>
                <w:color w:val="000000"/>
                <w:sz w:val="18"/>
                <w:szCs w:val="18"/>
              </w:rPr>
            </w:pPr>
          </w:p>
        </w:tc>
        <w:tc>
          <w:tcPr>
            <w:tcW w:w="558" w:type="dxa"/>
            <w:vAlign w:val="center"/>
          </w:tcPr>
          <w:p w14:paraId="1B19C1B5" w14:textId="2A19C341" w:rsidR="00A526F3" w:rsidRPr="00A057BC" w:rsidRDefault="00A526F3" w:rsidP="00C31DFB">
            <w:pPr>
              <w:jc w:val="center"/>
              <w:rPr>
                <w:b/>
                <w:color w:val="000000"/>
                <w:sz w:val="18"/>
                <w:szCs w:val="18"/>
              </w:rPr>
            </w:pPr>
          </w:p>
        </w:tc>
        <w:tc>
          <w:tcPr>
            <w:tcW w:w="558" w:type="dxa"/>
            <w:vAlign w:val="center"/>
          </w:tcPr>
          <w:p w14:paraId="2FFBA669" w14:textId="39646DC7" w:rsidR="00A526F3" w:rsidRPr="00A057BC" w:rsidRDefault="00A526F3" w:rsidP="00C31DFB">
            <w:pPr>
              <w:jc w:val="center"/>
              <w:rPr>
                <w:b/>
                <w:color w:val="000000"/>
                <w:sz w:val="18"/>
                <w:szCs w:val="18"/>
              </w:rPr>
            </w:pPr>
          </w:p>
        </w:tc>
        <w:tc>
          <w:tcPr>
            <w:tcW w:w="558" w:type="dxa"/>
            <w:vAlign w:val="center"/>
          </w:tcPr>
          <w:p w14:paraId="642BDF56" w14:textId="5CD44AFA" w:rsidR="00A526F3" w:rsidRPr="00A057BC" w:rsidRDefault="00A526F3" w:rsidP="00C31DFB">
            <w:pPr>
              <w:jc w:val="center"/>
              <w:rPr>
                <w:b/>
                <w:color w:val="000000"/>
                <w:sz w:val="18"/>
                <w:szCs w:val="18"/>
              </w:rPr>
            </w:pPr>
          </w:p>
        </w:tc>
        <w:tc>
          <w:tcPr>
            <w:tcW w:w="558" w:type="dxa"/>
            <w:vAlign w:val="center"/>
          </w:tcPr>
          <w:p w14:paraId="0223D43E" w14:textId="574D30EF" w:rsidR="00A526F3" w:rsidRPr="00A057BC" w:rsidRDefault="00A526F3" w:rsidP="00C31DFB">
            <w:pPr>
              <w:jc w:val="center"/>
              <w:rPr>
                <w:b/>
                <w:color w:val="000000"/>
                <w:sz w:val="18"/>
                <w:szCs w:val="18"/>
              </w:rPr>
            </w:pPr>
          </w:p>
        </w:tc>
        <w:tc>
          <w:tcPr>
            <w:tcW w:w="558" w:type="dxa"/>
            <w:vAlign w:val="center"/>
          </w:tcPr>
          <w:p w14:paraId="3391F483" w14:textId="475B320A" w:rsidR="00A526F3" w:rsidRPr="00A057BC" w:rsidRDefault="00A526F3" w:rsidP="00C31DFB">
            <w:pPr>
              <w:jc w:val="center"/>
              <w:rPr>
                <w:b/>
                <w:color w:val="000000"/>
                <w:sz w:val="18"/>
                <w:szCs w:val="18"/>
              </w:rPr>
            </w:pPr>
          </w:p>
        </w:tc>
        <w:tc>
          <w:tcPr>
            <w:tcW w:w="560" w:type="dxa"/>
            <w:vAlign w:val="center"/>
          </w:tcPr>
          <w:p w14:paraId="015E22F5" w14:textId="109B9515" w:rsidR="00A526F3" w:rsidRPr="00A057BC" w:rsidRDefault="00A526F3" w:rsidP="00C31DFB">
            <w:pPr>
              <w:jc w:val="center"/>
              <w:rPr>
                <w:b/>
                <w:color w:val="000000"/>
                <w:sz w:val="18"/>
                <w:szCs w:val="18"/>
              </w:rPr>
            </w:pPr>
          </w:p>
        </w:tc>
        <w:tc>
          <w:tcPr>
            <w:tcW w:w="558" w:type="dxa"/>
            <w:vAlign w:val="center"/>
          </w:tcPr>
          <w:p w14:paraId="5AC8F0A5" w14:textId="77777777" w:rsidR="00A526F3" w:rsidRPr="00A057BC" w:rsidRDefault="00A526F3" w:rsidP="00C31DFB">
            <w:pPr>
              <w:jc w:val="center"/>
              <w:rPr>
                <w:b/>
                <w:color w:val="000000"/>
                <w:sz w:val="18"/>
                <w:szCs w:val="18"/>
              </w:rPr>
            </w:pPr>
          </w:p>
        </w:tc>
        <w:tc>
          <w:tcPr>
            <w:tcW w:w="396" w:type="dxa"/>
            <w:vAlign w:val="center"/>
          </w:tcPr>
          <w:p w14:paraId="136FC18F" w14:textId="3BB30C3D" w:rsidR="00A526F3" w:rsidRPr="00A057BC" w:rsidRDefault="00A526F3" w:rsidP="00C31DFB">
            <w:pPr>
              <w:jc w:val="center"/>
              <w:rPr>
                <w:b/>
                <w:color w:val="000000"/>
                <w:sz w:val="18"/>
                <w:szCs w:val="18"/>
              </w:rPr>
            </w:pPr>
          </w:p>
        </w:tc>
        <w:tc>
          <w:tcPr>
            <w:tcW w:w="567" w:type="dxa"/>
            <w:vAlign w:val="center"/>
          </w:tcPr>
          <w:p w14:paraId="4FECF7E0" w14:textId="77777777" w:rsidR="00A526F3" w:rsidRPr="00A057BC" w:rsidRDefault="00A526F3" w:rsidP="00C31DFB">
            <w:pPr>
              <w:jc w:val="center"/>
              <w:rPr>
                <w:b/>
                <w:color w:val="000000"/>
                <w:sz w:val="18"/>
                <w:szCs w:val="18"/>
              </w:rPr>
            </w:pPr>
          </w:p>
        </w:tc>
        <w:tc>
          <w:tcPr>
            <w:tcW w:w="709" w:type="dxa"/>
            <w:vAlign w:val="center"/>
          </w:tcPr>
          <w:p w14:paraId="68B729F4" w14:textId="77777777" w:rsidR="00A526F3" w:rsidRPr="00A057BC" w:rsidRDefault="00A526F3" w:rsidP="00C31DFB">
            <w:pPr>
              <w:jc w:val="center"/>
              <w:rPr>
                <w:b/>
                <w:color w:val="000000"/>
                <w:sz w:val="18"/>
                <w:szCs w:val="18"/>
              </w:rPr>
            </w:pPr>
          </w:p>
        </w:tc>
        <w:tc>
          <w:tcPr>
            <w:tcW w:w="764" w:type="dxa"/>
            <w:vAlign w:val="center"/>
          </w:tcPr>
          <w:p w14:paraId="3E9B4D30" w14:textId="77777777" w:rsidR="00A526F3" w:rsidRPr="00A057BC" w:rsidRDefault="00A526F3" w:rsidP="00C31DFB">
            <w:pPr>
              <w:jc w:val="center"/>
              <w:rPr>
                <w:b/>
                <w:color w:val="000000"/>
                <w:sz w:val="18"/>
                <w:szCs w:val="18"/>
              </w:rPr>
            </w:pPr>
          </w:p>
        </w:tc>
      </w:tr>
      <w:tr w:rsidR="00A526F3" w:rsidRPr="00A057BC" w14:paraId="183EE9AE" w14:textId="66ECF66A" w:rsidTr="00C31DFB">
        <w:trPr>
          <w:trHeight w:val="288"/>
        </w:trPr>
        <w:tc>
          <w:tcPr>
            <w:tcW w:w="2689" w:type="dxa"/>
            <w:shd w:val="clear" w:color="auto" w:fill="D9D9D9"/>
            <w:vAlign w:val="center"/>
          </w:tcPr>
          <w:p w14:paraId="4EAF8A37" w14:textId="77777777" w:rsidR="00A526F3" w:rsidRPr="00A057BC" w:rsidRDefault="00A526F3" w:rsidP="00C31DFB">
            <w:pPr>
              <w:rPr>
                <w:color w:val="000000"/>
                <w:sz w:val="18"/>
                <w:szCs w:val="18"/>
              </w:rPr>
            </w:pPr>
            <w:r w:rsidRPr="00A057BC">
              <w:rPr>
                <w:color w:val="000000"/>
                <w:sz w:val="18"/>
                <w:szCs w:val="18"/>
              </w:rPr>
              <w:t>Биохимический анализ крови</w:t>
            </w:r>
            <w:r w:rsidRPr="00A057BC">
              <w:rPr>
                <w:color w:val="000000"/>
                <w:sz w:val="18"/>
                <w:szCs w:val="18"/>
                <w:vertAlign w:val="superscript"/>
              </w:rPr>
              <w:t>3</w:t>
            </w:r>
          </w:p>
        </w:tc>
        <w:tc>
          <w:tcPr>
            <w:tcW w:w="567" w:type="dxa"/>
            <w:shd w:val="clear" w:color="auto" w:fill="FFFFFF"/>
            <w:vAlign w:val="center"/>
          </w:tcPr>
          <w:p w14:paraId="3F562E48"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683A52E0" w14:textId="5EE9502F" w:rsidR="00A526F3" w:rsidRPr="00A057BC" w:rsidRDefault="00A526F3" w:rsidP="00C31DFB">
            <w:pPr>
              <w:jc w:val="center"/>
              <w:rPr>
                <w:b/>
                <w:color w:val="000000"/>
                <w:sz w:val="18"/>
                <w:szCs w:val="18"/>
              </w:rPr>
            </w:pPr>
          </w:p>
        </w:tc>
        <w:tc>
          <w:tcPr>
            <w:tcW w:w="567" w:type="dxa"/>
            <w:vAlign w:val="center"/>
          </w:tcPr>
          <w:p w14:paraId="208A4999" w14:textId="37B5F49D" w:rsidR="00A526F3" w:rsidRPr="00A057BC" w:rsidRDefault="00A526F3" w:rsidP="00C31DFB">
            <w:pPr>
              <w:jc w:val="center"/>
              <w:rPr>
                <w:b/>
                <w:color w:val="000000"/>
                <w:sz w:val="18"/>
                <w:szCs w:val="18"/>
              </w:rPr>
            </w:pPr>
          </w:p>
        </w:tc>
        <w:tc>
          <w:tcPr>
            <w:tcW w:w="567" w:type="dxa"/>
            <w:vAlign w:val="center"/>
          </w:tcPr>
          <w:p w14:paraId="74362D79" w14:textId="5A760732" w:rsidR="00A526F3" w:rsidRPr="00A057BC" w:rsidRDefault="00A526F3" w:rsidP="00C31DFB">
            <w:pPr>
              <w:jc w:val="center"/>
              <w:rPr>
                <w:b/>
                <w:color w:val="000000"/>
                <w:sz w:val="18"/>
                <w:szCs w:val="18"/>
              </w:rPr>
            </w:pPr>
          </w:p>
        </w:tc>
        <w:tc>
          <w:tcPr>
            <w:tcW w:w="567" w:type="dxa"/>
            <w:vAlign w:val="center"/>
          </w:tcPr>
          <w:p w14:paraId="5D7B7251" w14:textId="7CFEF309" w:rsidR="00A526F3" w:rsidRPr="00A057BC" w:rsidRDefault="00A526F3" w:rsidP="00C31DFB">
            <w:pPr>
              <w:jc w:val="center"/>
              <w:rPr>
                <w:b/>
                <w:color w:val="000000"/>
                <w:sz w:val="18"/>
                <w:szCs w:val="18"/>
              </w:rPr>
            </w:pPr>
          </w:p>
        </w:tc>
        <w:tc>
          <w:tcPr>
            <w:tcW w:w="567" w:type="dxa"/>
            <w:vAlign w:val="center"/>
          </w:tcPr>
          <w:p w14:paraId="0C973302" w14:textId="77777777" w:rsidR="00A526F3" w:rsidRPr="00A057BC" w:rsidRDefault="00A526F3" w:rsidP="00C31DFB">
            <w:pPr>
              <w:jc w:val="center"/>
              <w:rPr>
                <w:b/>
                <w:color w:val="000000"/>
                <w:sz w:val="18"/>
                <w:szCs w:val="18"/>
              </w:rPr>
            </w:pPr>
          </w:p>
        </w:tc>
        <w:tc>
          <w:tcPr>
            <w:tcW w:w="409" w:type="dxa"/>
            <w:vAlign w:val="center"/>
          </w:tcPr>
          <w:p w14:paraId="1284E78F" w14:textId="77777777" w:rsidR="00A526F3" w:rsidRPr="00A057BC" w:rsidRDefault="00A526F3" w:rsidP="00C31DFB">
            <w:pPr>
              <w:jc w:val="center"/>
              <w:rPr>
                <w:b/>
                <w:color w:val="000000"/>
                <w:sz w:val="18"/>
                <w:szCs w:val="18"/>
              </w:rPr>
            </w:pPr>
          </w:p>
        </w:tc>
        <w:tc>
          <w:tcPr>
            <w:tcW w:w="558" w:type="dxa"/>
            <w:vAlign w:val="center"/>
          </w:tcPr>
          <w:p w14:paraId="63DD74E6" w14:textId="5BBE935C" w:rsidR="00A526F3" w:rsidRPr="00A057BC" w:rsidRDefault="00A526F3" w:rsidP="00C31DFB">
            <w:pPr>
              <w:jc w:val="center"/>
              <w:rPr>
                <w:b/>
                <w:color w:val="000000"/>
                <w:sz w:val="18"/>
                <w:szCs w:val="18"/>
              </w:rPr>
            </w:pPr>
          </w:p>
        </w:tc>
        <w:tc>
          <w:tcPr>
            <w:tcW w:w="558" w:type="dxa"/>
            <w:vAlign w:val="center"/>
          </w:tcPr>
          <w:p w14:paraId="41DA95D6" w14:textId="39280A43" w:rsidR="00A526F3" w:rsidRPr="00A057BC" w:rsidRDefault="00A526F3" w:rsidP="00C31DFB">
            <w:pPr>
              <w:jc w:val="center"/>
              <w:rPr>
                <w:b/>
                <w:color w:val="000000"/>
                <w:sz w:val="18"/>
                <w:szCs w:val="18"/>
              </w:rPr>
            </w:pPr>
          </w:p>
        </w:tc>
        <w:tc>
          <w:tcPr>
            <w:tcW w:w="558" w:type="dxa"/>
            <w:vAlign w:val="center"/>
          </w:tcPr>
          <w:p w14:paraId="79B31D5D" w14:textId="501E7E03" w:rsidR="00A526F3" w:rsidRPr="00A057BC" w:rsidRDefault="00A526F3" w:rsidP="00C31DFB">
            <w:pPr>
              <w:jc w:val="center"/>
              <w:rPr>
                <w:b/>
                <w:color w:val="000000"/>
                <w:sz w:val="18"/>
                <w:szCs w:val="18"/>
              </w:rPr>
            </w:pPr>
          </w:p>
        </w:tc>
        <w:tc>
          <w:tcPr>
            <w:tcW w:w="558" w:type="dxa"/>
            <w:vAlign w:val="center"/>
          </w:tcPr>
          <w:p w14:paraId="5D7B165F" w14:textId="3CD5127B" w:rsidR="00A526F3" w:rsidRPr="00A057BC" w:rsidRDefault="00A526F3" w:rsidP="00C31DFB">
            <w:pPr>
              <w:jc w:val="center"/>
              <w:rPr>
                <w:b/>
                <w:color w:val="000000"/>
                <w:sz w:val="18"/>
                <w:szCs w:val="18"/>
              </w:rPr>
            </w:pPr>
          </w:p>
        </w:tc>
        <w:tc>
          <w:tcPr>
            <w:tcW w:w="558" w:type="dxa"/>
            <w:vAlign w:val="center"/>
          </w:tcPr>
          <w:p w14:paraId="276DFA00" w14:textId="5532C6E8" w:rsidR="00A526F3" w:rsidRPr="00A057BC" w:rsidRDefault="00A526F3" w:rsidP="00C31DFB">
            <w:pPr>
              <w:jc w:val="center"/>
              <w:rPr>
                <w:b/>
                <w:color w:val="000000"/>
                <w:sz w:val="18"/>
                <w:szCs w:val="18"/>
              </w:rPr>
            </w:pPr>
          </w:p>
        </w:tc>
        <w:tc>
          <w:tcPr>
            <w:tcW w:w="558" w:type="dxa"/>
            <w:vAlign w:val="center"/>
          </w:tcPr>
          <w:p w14:paraId="00197566" w14:textId="1805A466" w:rsidR="00A526F3" w:rsidRPr="00A057BC" w:rsidRDefault="00A526F3" w:rsidP="00C31DFB">
            <w:pPr>
              <w:jc w:val="center"/>
              <w:rPr>
                <w:b/>
                <w:color w:val="000000"/>
                <w:sz w:val="18"/>
                <w:szCs w:val="18"/>
              </w:rPr>
            </w:pPr>
          </w:p>
        </w:tc>
        <w:tc>
          <w:tcPr>
            <w:tcW w:w="558" w:type="dxa"/>
            <w:vAlign w:val="center"/>
          </w:tcPr>
          <w:p w14:paraId="6BB97F67" w14:textId="2B80A909" w:rsidR="00A526F3" w:rsidRPr="00A057BC" w:rsidRDefault="00A526F3" w:rsidP="00C31DFB">
            <w:pPr>
              <w:jc w:val="center"/>
              <w:rPr>
                <w:b/>
                <w:color w:val="000000"/>
                <w:sz w:val="18"/>
                <w:szCs w:val="18"/>
              </w:rPr>
            </w:pPr>
          </w:p>
        </w:tc>
        <w:tc>
          <w:tcPr>
            <w:tcW w:w="558" w:type="dxa"/>
            <w:vAlign w:val="center"/>
          </w:tcPr>
          <w:p w14:paraId="465978D9" w14:textId="01E178CB" w:rsidR="00A526F3" w:rsidRPr="00A057BC" w:rsidRDefault="00A526F3" w:rsidP="00C31DFB">
            <w:pPr>
              <w:jc w:val="center"/>
              <w:rPr>
                <w:b/>
                <w:color w:val="000000"/>
                <w:sz w:val="18"/>
                <w:szCs w:val="18"/>
              </w:rPr>
            </w:pPr>
          </w:p>
        </w:tc>
        <w:tc>
          <w:tcPr>
            <w:tcW w:w="558" w:type="dxa"/>
            <w:vAlign w:val="center"/>
          </w:tcPr>
          <w:p w14:paraId="717DE9A1" w14:textId="41E3B1E7" w:rsidR="00A526F3" w:rsidRPr="00A057BC" w:rsidRDefault="00A526F3" w:rsidP="00C31DFB">
            <w:pPr>
              <w:jc w:val="center"/>
              <w:rPr>
                <w:b/>
                <w:color w:val="000000"/>
                <w:sz w:val="18"/>
                <w:szCs w:val="18"/>
              </w:rPr>
            </w:pPr>
          </w:p>
        </w:tc>
        <w:tc>
          <w:tcPr>
            <w:tcW w:w="560" w:type="dxa"/>
            <w:vAlign w:val="center"/>
          </w:tcPr>
          <w:p w14:paraId="0678CCAA" w14:textId="572CC090" w:rsidR="00A526F3" w:rsidRPr="00A057BC" w:rsidRDefault="00A526F3" w:rsidP="00C31DFB">
            <w:pPr>
              <w:jc w:val="center"/>
              <w:rPr>
                <w:b/>
                <w:color w:val="000000"/>
                <w:sz w:val="18"/>
                <w:szCs w:val="18"/>
              </w:rPr>
            </w:pPr>
          </w:p>
        </w:tc>
        <w:tc>
          <w:tcPr>
            <w:tcW w:w="558" w:type="dxa"/>
            <w:vAlign w:val="center"/>
          </w:tcPr>
          <w:p w14:paraId="41156D99" w14:textId="77777777" w:rsidR="00A526F3" w:rsidRPr="00A057BC" w:rsidRDefault="00A526F3" w:rsidP="00C31DFB">
            <w:pPr>
              <w:jc w:val="center"/>
              <w:rPr>
                <w:b/>
                <w:color w:val="000000"/>
                <w:sz w:val="18"/>
                <w:szCs w:val="18"/>
              </w:rPr>
            </w:pPr>
          </w:p>
        </w:tc>
        <w:tc>
          <w:tcPr>
            <w:tcW w:w="396" w:type="dxa"/>
            <w:vAlign w:val="center"/>
          </w:tcPr>
          <w:p w14:paraId="63503CF2" w14:textId="6AE43664" w:rsidR="00A526F3" w:rsidRPr="00A057BC" w:rsidRDefault="00A526F3" w:rsidP="00C31DFB">
            <w:pPr>
              <w:jc w:val="center"/>
              <w:rPr>
                <w:b/>
                <w:color w:val="000000"/>
                <w:sz w:val="18"/>
                <w:szCs w:val="18"/>
              </w:rPr>
            </w:pPr>
          </w:p>
        </w:tc>
        <w:tc>
          <w:tcPr>
            <w:tcW w:w="567" w:type="dxa"/>
            <w:vAlign w:val="center"/>
          </w:tcPr>
          <w:p w14:paraId="5CD50B49" w14:textId="77777777" w:rsidR="00A526F3" w:rsidRPr="00A057BC" w:rsidRDefault="00A526F3" w:rsidP="00C31DFB">
            <w:pPr>
              <w:jc w:val="center"/>
              <w:rPr>
                <w:b/>
                <w:color w:val="000000"/>
                <w:sz w:val="18"/>
                <w:szCs w:val="18"/>
              </w:rPr>
            </w:pPr>
          </w:p>
        </w:tc>
        <w:tc>
          <w:tcPr>
            <w:tcW w:w="709" w:type="dxa"/>
            <w:vAlign w:val="center"/>
          </w:tcPr>
          <w:p w14:paraId="5DEDC4CC" w14:textId="77777777" w:rsidR="00A526F3" w:rsidRPr="00A057BC" w:rsidRDefault="00A526F3" w:rsidP="00C31DFB">
            <w:pPr>
              <w:jc w:val="center"/>
              <w:rPr>
                <w:b/>
                <w:color w:val="000000"/>
                <w:sz w:val="18"/>
                <w:szCs w:val="18"/>
              </w:rPr>
            </w:pPr>
          </w:p>
        </w:tc>
        <w:tc>
          <w:tcPr>
            <w:tcW w:w="764" w:type="dxa"/>
            <w:vAlign w:val="center"/>
          </w:tcPr>
          <w:p w14:paraId="2BB62164" w14:textId="77777777" w:rsidR="00A526F3" w:rsidRPr="00A057BC" w:rsidRDefault="00A526F3" w:rsidP="00C31DFB">
            <w:pPr>
              <w:jc w:val="center"/>
              <w:rPr>
                <w:b/>
                <w:color w:val="000000"/>
                <w:sz w:val="18"/>
                <w:szCs w:val="18"/>
              </w:rPr>
            </w:pPr>
          </w:p>
        </w:tc>
      </w:tr>
      <w:tr w:rsidR="00A526F3" w:rsidRPr="00A057BC" w14:paraId="74AE954F" w14:textId="052BCDDA" w:rsidTr="00C31DFB">
        <w:trPr>
          <w:trHeight w:val="288"/>
        </w:trPr>
        <w:tc>
          <w:tcPr>
            <w:tcW w:w="2689" w:type="dxa"/>
            <w:shd w:val="clear" w:color="auto" w:fill="D9D9D9"/>
            <w:vAlign w:val="center"/>
          </w:tcPr>
          <w:p w14:paraId="409782EA" w14:textId="77777777" w:rsidR="00A526F3" w:rsidRPr="00A057BC" w:rsidRDefault="00A526F3" w:rsidP="00C31DFB">
            <w:pPr>
              <w:rPr>
                <w:color w:val="000000"/>
                <w:sz w:val="18"/>
                <w:szCs w:val="18"/>
              </w:rPr>
            </w:pPr>
            <w:r w:rsidRPr="00A057BC">
              <w:rPr>
                <w:color w:val="000000"/>
                <w:sz w:val="18"/>
                <w:szCs w:val="18"/>
              </w:rPr>
              <w:t>Клинический анализ мочи</w:t>
            </w:r>
            <w:r w:rsidRPr="00A057BC">
              <w:rPr>
                <w:color w:val="000000"/>
                <w:sz w:val="18"/>
                <w:szCs w:val="18"/>
                <w:vertAlign w:val="superscript"/>
              </w:rPr>
              <w:t>3</w:t>
            </w:r>
          </w:p>
        </w:tc>
        <w:tc>
          <w:tcPr>
            <w:tcW w:w="567" w:type="dxa"/>
            <w:shd w:val="clear" w:color="auto" w:fill="FFFFFF"/>
            <w:vAlign w:val="center"/>
          </w:tcPr>
          <w:p w14:paraId="0F862886"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28CD442B" w14:textId="5007919D" w:rsidR="00A526F3" w:rsidRPr="00A057BC" w:rsidRDefault="00A526F3" w:rsidP="00C31DFB">
            <w:pPr>
              <w:jc w:val="center"/>
              <w:rPr>
                <w:b/>
                <w:color w:val="000000"/>
                <w:sz w:val="18"/>
                <w:szCs w:val="18"/>
              </w:rPr>
            </w:pPr>
          </w:p>
        </w:tc>
        <w:tc>
          <w:tcPr>
            <w:tcW w:w="567" w:type="dxa"/>
            <w:vAlign w:val="center"/>
          </w:tcPr>
          <w:p w14:paraId="65BCF4E5" w14:textId="4D6A1478" w:rsidR="00A526F3" w:rsidRPr="00A057BC" w:rsidRDefault="00A526F3" w:rsidP="00C31DFB">
            <w:pPr>
              <w:jc w:val="center"/>
              <w:rPr>
                <w:b/>
                <w:color w:val="000000"/>
                <w:sz w:val="18"/>
                <w:szCs w:val="18"/>
              </w:rPr>
            </w:pPr>
          </w:p>
        </w:tc>
        <w:tc>
          <w:tcPr>
            <w:tcW w:w="567" w:type="dxa"/>
            <w:vAlign w:val="center"/>
          </w:tcPr>
          <w:p w14:paraId="1D0BD5C7" w14:textId="79A010AA" w:rsidR="00A526F3" w:rsidRPr="00A057BC" w:rsidRDefault="00A526F3" w:rsidP="00C31DFB">
            <w:pPr>
              <w:jc w:val="center"/>
              <w:rPr>
                <w:b/>
                <w:color w:val="000000"/>
                <w:sz w:val="18"/>
                <w:szCs w:val="18"/>
              </w:rPr>
            </w:pPr>
          </w:p>
        </w:tc>
        <w:tc>
          <w:tcPr>
            <w:tcW w:w="567" w:type="dxa"/>
            <w:vAlign w:val="center"/>
          </w:tcPr>
          <w:p w14:paraId="6A14EBF0" w14:textId="0CAC3821" w:rsidR="00A526F3" w:rsidRPr="00A057BC" w:rsidRDefault="00A526F3" w:rsidP="00C31DFB">
            <w:pPr>
              <w:jc w:val="center"/>
              <w:rPr>
                <w:b/>
                <w:color w:val="000000"/>
                <w:sz w:val="18"/>
                <w:szCs w:val="18"/>
              </w:rPr>
            </w:pPr>
          </w:p>
        </w:tc>
        <w:tc>
          <w:tcPr>
            <w:tcW w:w="567" w:type="dxa"/>
            <w:vAlign w:val="center"/>
          </w:tcPr>
          <w:p w14:paraId="6E341BA9" w14:textId="77777777" w:rsidR="00A526F3" w:rsidRPr="00A057BC" w:rsidRDefault="00A526F3" w:rsidP="00C31DFB">
            <w:pPr>
              <w:jc w:val="center"/>
              <w:rPr>
                <w:b/>
                <w:color w:val="000000"/>
                <w:sz w:val="18"/>
                <w:szCs w:val="18"/>
              </w:rPr>
            </w:pPr>
          </w:p>
        </w:tc>
        <w:tc>
          <w:tcPr>
            <w:tcW w:w="409" w:type="dxa"/>
            <w:vAlign w:val="center"/>
          </w:tcPr>
          <w:p w14:paraId="08BAE9DE" w14:textId="77777777" w:rsidR="00A526F3" w:rsidRPr="00A057BC" w:rsidRDefault="00A526F3" w:rsidP="00C31DFB">
            <w:pPr>
              <w:jc w:val="center"/>
              <w:rPr>
                <w:b/>
                <w:color w:val="000000"/>
                <w:sz w:val="18"/>
                <w:szCs w:val="18"/>
              </w:rPr>
            </w:pPr>
          </w:p>
        </w:tc>
        <w:tc>
          <w:tcPr>
            <w:tcW w:w="558" w:type="dxa"/>
            <w:vAlign w:val="center"/>
          </w:tcPr>
          <w:p w14:paraId="3FAC3C51" w14:textId="45F212E5" w:rsidR="00A526F3" w:rsidRPr="00A057BC" w:rsidRDefault="00A526F3" w:rsidP="00C31DFB">
            <w:pPr>
              <w:jc w:val="center"/>
              <w:rPr>
                <w:b/>
                <w:color w:val="000000"/>
                <w:sz w:val="18"/>
                <w:szCs w:val="18"/>
              </w:rPr>
            </w:pPr>
          </w:p>
        </w:tc>
        <w:tc>
          <w:tcPr>
            <w:tcW w:w="558" w:type="dxa"/>
            <w:vAlign w:val="center"/>
          </w:tcPr>
          <w:p w14:paraId="4D92B901" w14:textId="72CBAAEA" w:rsidR="00A526F3" w:rsidRPr="00A057BC" w:rsidRDefault="00A526F3" w:rsidP="00C31DFB">
            <w:pPr>
              <w:jc w:val="center"/>
              <w:rPr>
                <w:b/>
                <w:color w:val="000000"/>
                <w:sz w:val="18"/>
                <w:szCs w:val="18"/>
              </w:rPr>
            </w:pPr>
          </w:p>
        </w:tc>
        <w:tc>
          <w:tcPr>
            <w:tcW w:w="558" w:type="dxa"/>
            <w:vAlign w:val="center"/>
          </w:tcPr>
          <w:p w14:paraId="10D04371" w14:textId="0A68B70A" w:rsidR="00A526F3" w:rsidRPr="00A057BC" w:rsidRDefault="00A526F3" w:rsidP="00C31DFB">
            <w:pPr>
              <w:jc w:val="center"/>
              <w:rPr>
                <w:b/>
                <w:color w:val="000000"/>
                <w:sz w:val="18"/>
                <w:szCs w:val="18"/>
              </w:rPr>
            </w:pPr>
          </w:p>
        </w:tc>
        <w:tc>
          <w:tcPr>
            <w:tcW w:w="558" w:type="dxa"/>
            <w:vAlign w:val="center"/>
          </w:tcPr>
          <w:p w14:paraId="4EA44DED" w14:textId="6E42C0FD" w:rsidR="00A526F3" w:rsidRPr="00A057BC" w:rsidRDefault="00A526F3" w:rsidP="00C31DFB">
            <w:pPr>
              <w:jc w:val="center"/>
              <w:rPr>
                <w:b/>
                <w:color w:val="000000"/>
                <w:sz w:val="18"/>
                <w:szCs w:val="18"/>
              </w:rPr>
            </w:pPr>
          </w:p>
        </w:tc>
        <w:tc>
          <w:tcPr>
            <w:tcW w:w="558" w:type="dxa"/>
            <w:vAlign w:val="center"/>
          </w:tcPr>
          <w:p w14:paraId="2B978243" w14:textId="11F29942" w:rsidR="00A526F3" w:rsidRPr="00A057BC" w:rsidRDefault="00A526F3" w:rsidP="00C31DFB">
            <w:pPr>
              <w:jc w:val="center"/>
              <w:rPr>
                <w:b/>
                <w:color w:val="000000"/>
                <w:sz w:val="18"/>
                <w:szCs w:val="18"/>
              </w:rPr>
            </w:pPr>
          </w:p>
        </w:tc>
        <w:tc>
          <w:tcPr>
            <w:tcW w:w="558" w:type="dxa"/>
            <w:vAlign w:val="center"/>
          </w:tcPr>
          <w:p w14:paraId="68CD17AB" w14:textId="22EE294F" w:rsidR="00A526F3" w:rsidRPr="00A057BC" w:rsidRDefault="00A526F3" w:rsidP="00C31DFB">
            <w:pPr>
              <w:jc w:val="center"/>
              <w:rPr>
                <w:b/>
                <w:color w:val="000000"/>
                <w:sz w:val="18"/>
                <w:szCs w:val="18"/>
              </w:rPr>
            </w:pPr>
          </w:p>
        </w:tc>
        <w:tc>
          <w:tcPr>
            <w:tcW w:w="558" w:type="dxa"/>
            <w:vAlign w:val="center"/>
          </w:tcPr>
          <w:p w14:paraId="1F11EE23" w14:textId="25B3753F" w:rsidR="00A526F3" w:rsidRPr="00A057BC" w:rsidRDefault="00A526F3" w:rsidP="00C31DFB">
            <w:pPr>
              <w:jc w:val="center"/>
              <w:rPr>
                <w:b/>
                <w:color w:val="000000"/>
                <w:sz w:val="18"/>
                <w:szCs w:val="18"/>
              </w:rPr>
            </w:pPr>
          </w:p>
        </w:tc>
        <w:tc>
          <w:tcPr>
            <w:tcW w:w="558" w:type="dxa"/>
            <w:vAlign w:val="center"/>
          </w:tcPr>
          <w:p w14:paraId="0DE98797" w14:textId="70A5B88B" w:rsidR="00A526F3" w:rsidRPr="00A057BC" w:rsidRDefault="00A526F3" w:rsidP="00C31DFB">
            <w:pPr>
              <w:jc w:val="center"/>
              <w:rPr>
                <w:b/>
                <w:color w:val="000000"/>
                <w:sz w:val="18"/>
                <w:szCs w:val="18"/>
              </w:rPr>
            </w:pPr>
          </w:p>
        </w:tc>
        <w:tc>
          <w:tcPr>
            <w:tcW w:w="558" w:type="dxa"/>
            <w:vAlign w:val="center"/>
          </w:tcPr>
          <w:p w14:paraId="53035B49" w14:textId="20A5915A" w:rsidR="00A526F3" w:rsidRPr="00A057BC" w:rsidRDefault="00A526F3" w:rsidP="00C31DFB">
            <w:pPr>
              <w:jc w:val="center"/>
              <w:rPr>
                <w:b/>
                <w:color w:val="000000"/>
                <w:sz w:val="18"/>
                <w:szCs w:val="18"/>
              </w:rPr>
            </w:pPr>
          </w:p>
        </w:tc>
        <w:tc>
          <w:tcPr>
            <w:tcW w:w="560" w:type="dxa"/>
            <w:vAlign w:val="center"/>
          </w:tcPr>
          <w:p w14:paraId="42D1D889" w14:textId="0AC5EFE8" w:rsidR="00A526F3" w:rsidRPr="00A057BC" w:rsidRDefault="00A526F3" w:rsidP="00C31DFB">
            <w:pPr>
              <w:jc w:val="center"/>
              <w:rPr>
                <w:b/>
                <w:color w:val="000000"/>
                <w:sz w:val="18"/>
                <w:szCs w:val="18"/>
              </w:rPr>
            </w:pPr>
          </w:p>
        </w:tc>
        <w:tc>
          <w:tcPr>
            <w:tcW w:w="558" w:type="dxa"/>
            <w:vAlign w:val="center"/>
          </w:tcPr>
          <w:p w14:paraId="050E9F9E" w14:textId="77777777" w:rsidR="00A526F3" w:rsidRPr="00A057BC" w:rsidRDefault="00A526F3" w:rsidP="00C31DFB">
            <w:pPr>
              <w:jc w:val="center"/>
              <w:rPr>
                <w:b/>
                <w:color w:val="000000"/>
                <w:sz w:val="18"/>
                <w:szCs w:val="18"/>
              </w:rPr>
            </w:pPr>
          </w:p>
        </w:tc>
        <w:tc>
          <w:tcPr>
            <w:tcW w:w="396" w:type="dxa"/>
            <w:vAlign w:val="center"/>
          </w:tcPr>
          <w:p w14:paraId="076CD185" w14:textId="66915253" w:rsidR="00A526F3" w:rsidRPr="00A057BC" w:rsidRDefault="00A526F3" w:rsidP="00C31DFB">
            <w:pPr>
              <w:jc w:val="center"/>
              <w:rPr>
                <w:b/>
                <w:color w:val="000000"/>
                <w:sz w:val="18"/>
                <w:szCs w:val="18"/>
              </w:rPr>
            </w:pPr>
          </w:p>
        </w:tc>
        <w:tc>
          <w:tcPr>
            <w:tcW w:w="567" w:type="dxa"/>
            <w:vAlign w:val="center"/>
          </w:tcPr>
          <w:p w14:paraId="60586F77" w14:textId="77777777" w:rsidR="00A526F3" w:rsidRPr="00A057BC" w:rsidRDefault="00A526F3" w:rsidP="00C31DFB">
            <w:pPr>
              <w:jc w:val="center"/>
              <w:rPr>
                <w:b/>
                <w:color w:val="000000"/>
                <w:sz w:val="18"/>
                <w:szCs w:val="18"/>
              </w:rPr>
            </w:pPr>
          </w:p>
        </w:tc>
        <w:tc>
          <w:tcPr>
            <w:tcW w:w="709" w:type="dxa"/>
            <w:vAlign w:val="center"/>
          </w:tcPr>
          <w:p w14:paraId="730DA9FF" w14:textId="77777777" w:rsidR="00A526F3" w:rsidRPr="00A057BC" w:rsidRDefault="00A526F3" w:rsidP="00C31DFB">
            <w:pPr>
              <w:jc w:val="center"/>
              <w:rPr>
                <w:b/>
                <w:color w:val="000000"/>
                <w:sz w:val="18"/>
                <w:szCs w:val="18"/>
              </w:rPr>
            </w:pPr>
          </w:p>
        </w:tc>
        <w:tc>
          <w:tcPr>
            <w:tcW w:w="764" w:type="dxa"/>
            <w:vAlign w:val="center"/>
          </w:tcPr>
          <w:p w14:paraId="7C84D379" w14:textId="77777777" w:rsidR="00A526F3" w:rsidRPr="00A057BC" w:rsidRDefault="00A526F3" w:rsidP="00C31DFB">
            <w:pPr>
              <w:jc w:val="center"/>
              <w:rPr>
                <w:b/>
                <w:color w:val="000000"/>
                <w:sz w:val="18"/>
                <w:szCs w:val="18"/>
              </w:rPr>
            </w:pPr>
          </w:p>
        </w:tc>
      </w:tr>
      <w:tr w:rsidR="00A526F3" w:rsidRPr="00A057BC" w14:paraId="26457A24" w14:textId="0EB1BA67" w:rsidTr="00C31DFB">
        <w:trPr>
          <w:trHeight w:val="288"/>
        </w:trPr>
        <w:tc>
          <w:tcPr>
            <w:tcW w:w="2689" w:type="dxa"/>
            <w:shd w:val="clear" w:color="auto" w:fill="D9D9D9"/>
            <w:vAlign w:val="center"/>
          </w:tcPr>
          <w:p w14:paraId="4CB185D3" w14:textId="7D213E1D" w:rsidR="00A526F3" w:rsidRPr="00A057BC" w:rsidRDefault="00C31DFB" w:rsidP="00C31DFB">
            <w:pPr>
              <w:rPr>
                <w:color w:val="000000"/>
                <w:sz w:val="18"/>
                <w:szCs w:val="18"/>
              </w:rPr>
            </w:pPr>
            <w:r w:rsidRPr="00A057BC">
              <w:rPr>
                <w:color w:val="000000"/>
                <w:sz w:val="18"/>
                <w:szCs w:val="18"/>
              </w:rPr>
              <w:t>Серологический анализ крови</w:t>
            </w:r>
            <w:r w:rsidR="002F73AB" w:rsidRPr="00A057BC">
              <w:rPr>
                <w:color w:val="000000"/>
                <w:sz w:val="18"/>
                <w:szCs w:val="18"/>
                <w:vertAlign w:val="superscript"/>
              </w:rPr>
              <w:t>3,4</w:t>
            </w:r>
          </w:p>
        </w:tc>
        <w:tc>
          <w:tcPr>
            <w:tcW w:w="567" w:type="dxa"/>
            <w:shd w:val="clear" w:color="auto" w:fill="FFFFFF"/>
            <w:vAlign w:val="center"/>
          </w:tcPr>
          <w:p w14:paraId="5167BF13"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41A2A6D" w14:textId="70101915" w:rsidR="00A526F3" w:rsidRPr="00A057BC" w:rsidRDefault="00A526F3" w:rsidP="00C31DFB">
            <w:pPr>
              <w:jc w:val="center"/>
              <w:rPr>
                <w:b/>
                <w:color w:val="000000"/>
                <w:sz w:val="18"/>
                <w:szCs w:val="18"/>
              </w:rPr>
            </w:pPr>
          </w:p>
        </w:tc>
        <w:tc>
          <w:tcPr>
            <w:tcW w:w="567" w:type="dxa"/>
            <w:vAlign w:val="center"/>
          </w:tcPr>
          <w:p w14:paraId="4ADA4800" w14:textId="349F4027" w:rsidR="00A526F3" w:rsidRPr="00A057BC" w:rsidRDefault="00A526F3" w:rsidP="00C31DFB">
            <w:pPr>
              <w:jc w:val="center"/>
              <w:rPr>
                <w:b/>
                <w:color w:val="000000"/>
                <w:sz w:val="18"/>
                <w:szCs w:val="18"/>
              </w:rPr>
            </w:pPr>
          </w:p>
        </w:tc>
        <w:tc>
          <w:tcPr>
            <w:tcW w:w="567" w:type="dxa"/>
            <w:vAlign w:val="center"/>
          </w:tcPr>
          <w:p w14:paraId="33090EE1" w14:textId="5C6CE5DE" w:rsidR="00A526F3" w:rsidRPr="00A057BC" w:rsidRDefault="00A526F3" w:rsidP="00C31DFB">
            <w:pPr>
              <w:jc w:val="center"/>
              <w:rPr>
                <w:b/>
                <w:color w:val="000000"/>
                <w:sz w:val="18"/>
                <w:szCs w:val="18"/>
              </w:rPr>
            </w:pPr>
          </w:p>
        </w:tc>
        <w:tc>
          <w:tcPr>
            <w:tcW w:w="567" w:type="dxa"/>
            <w:vAlign w:val="center"/>
          </w:tcPr>
          <w:p w14:paraId="7D8C9045" w14:textId="58BB5D59" w:rsidR="00A526F3" w:rsidRPr="00A057BC" w:rsidRDefault="00A526F3" w:rsidP="00C31DFB">
            <w:pPr>
              <w:jc w:val="center"/>
              <w:rPr>
                <w:b/>
                <w:color w:val="000000"/>
                <w:sz w:val="18"/>
                <w:szCs w:val="18"/>
              </w:rPr>
            </w:pPr>
          </w:p>
        </w:tc>
        <w:tc>
          <w:tcPr>
            <w:tcW w:w="567" w:type="dxa"/>
            <w:vAlign w:val="center"/>
          </w:tcPr>
          <w:p w14:paraId="4CD55258" w14:textId="77777777" w:rsidR="00A526F3" w:rsidRPr="00A057BC" w:rsidRDefault="00A526F3" w:rsidP="00C31DFB">
            <w:pPr>
              <w:jc w:val="center"/>
              <w:rPr>
                <w:b/>
                <w:color w:val="000000"/>
                <w:sz w:val="18"/>
                <w:szCs w:val="18"/>
              </w:rPr>
            </w:pPr>
          </w:p>
        </w:tc>
        <w:tc>
          <w:tcPr>
            <w:tcW w:w="409" w:type="dxa"/>
            <w:vAlign w:val="center"/>
          </w:tcPr>
          <w:p w14:paraId="0009A764" w14:textId="77777777" w:rsidR="00A526F3" w:rsidRPr="00A057BC" w:rsidRDefault="00A526F3" w:rsidP="00C31DFB">
            <w:pPr>
              <w:jc w:val="center"/>
              <w:rPr>
                <w:b/>
                <w:color w:val="000000"/>
                <w:sz w:val="18"/>
                <w:szCs w:val="18"/>
              </w:rPr>
            </w:pPr>
          </w:p>
        </w:tc>
        <w:tc>
          <w:tcPr>
            <w:tcW w:w="558" w:type="dxa"/>
            <w:vAlign w:val="center"/>
          </w:tcPr>
          <w:p w14:paraId="1487B2A9" w14:textId="26F90829" w:rsidR="00A526F3" w:rsidRPr="00A057BC" w:rsidRDefault="00A526F3" w:rsidP="00C31DFB">
            <w:pPr>
              <w:jc w:val="center"/>
              <w:rPr>
                <w:b/>
                <w:color w:val="000000"/>
                <w:sz w:val="18"/>
                <w:szCs w:val="18"/>
              </w:rPr>
            </w:pPr>
          </w:p>
        </w:tc>
        <w:tc>
          <w:tcPr>
            <w:tcW w:w="558" w:type="dxa"/>
            <w:vAlign w:val="center"/>
          </w:tcPr>
          <w:p w14:paraId="34DDC028" w14:textId="3ABAC4CB" w:rsidR="00A526F3" w:rsidRPr="00A057BC" w:rsidRDefault="00A526F3" w:rsidP="00C31DFB">
            <w:pPr>
              <w:jc w:val="center"/>
              <w:rPr>
                <w:b/>
                <w:color w:val="000000"/>
                <w:sz w:val="18"/>
                <w:szCs w:val="18"/>
              </w:rPr>
            </w:pPr>
          </w:p>
        </w:tc>
        <w:tc>
          <w:tcPr>
            <w:tcW w:w="558" w:type="dxa"/>
            <w:vAlign w:val="center"/>
          </w:tcPr>
          <w:p w14:paraId="3A21924D" w14:textId="2A1C668E" w:rsidR="00A526F3" w:rsidRPr="00A057BC" w:rsidRDefault="00A526F3" w:rsidP="00C31DFB">
            <w:pPr>
              <w:jc w:val="center"/>
              <w:rPr>
                <w:b/>
                <w:color w:val="000000"/>
                <w:sz w:val="18"/>
                <w:szCs w:val="18"/>
              </w:rPr>
            </w:pPr>
          </w:p>
        </w:tc>
        <w:tc>
          <w:tcPr>
            <w:tcW w:w="558" w:type="dxa"/>
            <w:vAlign w:val="center"/>
          </w:tcPr>
          <w:p w14:paraId="6D4CD151" w14:textId="1E972204" w:rsidR="00A526F3" w:rsidRPr="00A057BC" w:rsidRDefault="00A526F3" w:rsidP="00C31DFB">
            <w:pPr>
              <w:jc w:val="center"/>
              <w:rPr>
                <w:b/>
                <w:color w:val="000000"/>
                <w:sz w:val="18"/>
                <w:szCs w:val="18"/>
              </w:rPr>
            </w:pPr>
          </w:p>
        </w:tc>
        <w:tc>
          <w:tcPr>
            <w:tcW w:w="558" w:type="dxa"/>
            <w:vAlign w:val="center"/>
          </w:tcPr>
          <w:p w14:paraId="248BC872" w14:textId="2700B16C" w:rsidR="00A526F3" w:rsidRPr="00A057BC" w:rsidRDefault="00A526F3" w:rsidP="00C31DFB">
            <w:pPr>
              <w:jc w:val="center"/>
              <w:rPr>
                <w:b/>
                <w:color w:val="000000"/>
                <w:sz w:val="18"/>
                <w:szCs w:val="18"/>
              </w:rPr>
            </w:pPr>
          </w:p>
        </w:tc>
        <w:tc>
          <w:tcPr>
            <w:tcW w:w="558" w:type="dxa"/>
            <w:vAlign w:val="center"/>
          </w:tcPr>
          <w:p w14:paraId="7EF8B6E6" w14:textId="60A33807" w:rsidR="00A526F3" w:rsidRPr="00A057BC" w:rsidRDefault="00A526F3" w:rsidP="00C31DFB">
            <w:pPr>
              <w:jc w:val="center"/>
              <w:rPr>
                <w:b/>
                <w:color w:val="000000"/>
                <w:sz w:val="18"/>
                <w:szCs w:val="18"/>
              </w:rPr>
            </w:pPr>
          </w:p>
        </w:tc>
        <w:tc>
          <w:tcPr>
            <w:tcW w:w="558" w:type="dxa"/>
            <w:vAlign w:val="center"/>
          </w:tcPr>
          <w:p w14:paraId="268D97A2" w14:textId="70A93C6E" w:rsidR="00A526F3" w:rsidRPr="00A057BC" w:rsidRDefault="00A526F3" w:rsidP="00C31DFB">
            <w:pPr>
              <w:jc w:val="center"/>
              <w:rPr>
                <w:b/>
                <w:color w:val="000000"/>
                <w:sz w:val="18"/>
                <w:szCs w:val="18"/>
              </w:rPr>
            </w:pPr>
          </w:p>
        </w:tc>
        <w:tc>
          <w:tcPr>
            <w:tcW w:w="558" w:type="dxa"/>
            <w:vAlign w:val="center"/>
          </w:tcPr>
          <w:p w14:paraId="20FEE1EB" w14:textId="27804AA3" w:rsidR="00A526F3" w:rsidRPr="00A057BC" w:rsidRDefault="00A526F3" w:rsidP="00C31DFB">
            <w:pPr>
              <w:jc w:val="center"/>
              <w:rPr>
                <w:b/>
                <w:color w:val="000000"/>
                <w:sz w:val="18"/>
                <w:szCs w:val="18"/>
              </w:rPr>
            </w:pPr>
          </w:p>
        </w:tc>
        <w:tc>
          <w:tcPr>
            <w:tcW w:w="558" w:type="dxa"/>
            <w:vAlign w:val="center"/>
          </w:tcPr>
          <w:p w14:paraId="6D2DB375" w14:textId="7FBC20A9" w:rsidR="00A526F3" w:rsidRPr="00A057BC" w:rsidRDefault="00A526F3" w:rsidP="00C31DFB">
            <w:pPr>
              <w:jc w:val="center"/>
              <w:rPr>
                <w:b/>
                <w:color w:val="000000"/>
                <w:sz w:val="18"/>
                <w:szCs w:val="18"/>
              </w:rPr>
            </w:pPr>
          </w:p>
        </w:tc>
        <w:tc>
          <w:tcPr>
            <w:tcW w:w="560" w:type="dxa"/>
            <w:vAlign w:val="center"/>
          </w:tcPr>
          <w:p w14:paraId="0D4A8D76" w14:textId="6F3DDE3D" w:rsidR="00A526F3" w:rsidRPr="00A057BC" w:rsidRDefault="00A526F3" w:rsidP="00C31DFB">
            <w:pPr>
              <w:jc w:val="center"/>
              <w:rPr>
                <w:b/>
                <w:color w:val="000000"/>
                <w:sz w:val="18"/>
                <w:szCs w:val="18"/>
              </w:rPr>
            </w:pPr>
          </w:p>
        </w:tc>
        <w:tc>
          <w:tcPr>
            <w:tcW w:w="558" w:type="dxa"/>
            <w:vAlign w:val="center"/>
          </w:tcPr>
          <w:p w14:paraId="42049FBD" w14:textId="77777777" w:rsidR="00A526F3" w:rsidRPr="00A057BC" w:rsidRDefault="00A526F3" w:rsidP="00C31DFB">
            <w:pPr>
              <w:jc w:val="center"/>
              <w:rPr>
                <w:b/>
                <w:color w:val="000000"/>
                <w:sz w:val="18"/>
                <w:szCs w:val="18"/>
              </w:rPr>
            </w:pPr>
          </w:p>
        </w:tc>
        <w:tc>
          <w:tcPr>
            <w:tcW w:w="396" w:type="dxa"/>
            <w:vAlign w:val="center"/>
          </w:tcPr>
          <w:p w14:paraId="0021A862" w14:textId="3383CB1D" w:rsidR="00A526F3" w:rsidRPr="00A057BC" w:rsidRDefault="00A526F3" w:rsidP="00C31DFB">
            <w:pPr>
              <w:jc w:val="center"/>
              <w:rPr>
                <w:b/>
                <w:color w:val="000000"/>
                <w:sz w:val="18"/>
                <w:szCs w:val="18"/>
              </w:rPr>
            </w:pPr>
          </w:p>
        </w:tc>
        <w:tc>
          <w:tcPr>
            <w:tcW w:w="567" w:type="dxa"/>
            <w:vAlign w:val="center"/>
          </w:tcPr>
          <w:p w14:paraId="4700D6A3" w14:textId="77777777" w:rsidR="00A526F3" w:rsidRPr="00A057BC" w:rsidRDefault="00A526F3" w:rsidP="00C31DFB">
            <w:pPr>
              <w:jc w:val="center"/>
              <w:rPr>
                <w:b/>
                <w:color w:val="000000"/>
                <w:sz w:val="18"/>
                <w:szCs w:val="18"/>
              </w:rPr>
            </w:pPr>
          </w:p>
        </w:tc>
        <w:tc>
          <w:tcPr>
            <w:tcW w:w="709" w:type="dxa"/>
            <w:vAlign w:val="center"/>
          </w:tcPr>
          <w:p w14:paraId="16E8F446" w14:textId="77777777" w:rsidR="00A526F3" w:rsidRPr="00A057BC" w:rsidRDefault="00A526F3" w:rsidP="00C31DFB">
            <w:pPr>
              <w:jc w:val="center"/>
              <w:rPr>
                <w:b/>
                <w:color w:val="000000"/>
                <w:sz w:val="18"/>
                <w:szCs w:val="18"/>
              </w:rPr>
            </w:pPr>
          </w:p>
        </w:tc>
        <w:tc>
          <w:tcPr>
            <w:tcW w:w="764" w:type="dxa"/>
            <w:vAlign w:val="center"/>
          </w:tcPr>
          <w:p w14:paraId="5348B50B" w14:textId="77777777" w:rsidR="00A526F3" w:rsidRPr="00A057BC" w:rsidRDefault="00A526F3" w:rsidP="00C31DFB">
            <w:pPr>
              <w:jc w:val="center"/>
              <w:rPr>
                <w:b/>
                <w:color w:val="000000"/>
                <w:sz w:val="18"/>
                <w:szCs w:val="18"/>
              </w:rPr>
            </w:pPr>
          </w:p>
        </w:tc>
      </w:tr>
      <w:tr w:rsidR="00A526F3" w:rsidRPr="00A057BC" w14:paraId="4184A719" w14:textId="2756469B" w:rsidTr="00C31DFB">
        <w:trPr>
          <w:trHeight w:val="288"/>
        </w:trPr>
        <w:tc>
          <w:tcPr>
            <w:tcW w:w="2689" w:type="dxa"/>
            <w:shd w:val="clear" w:color="auto" w:fill="D9D9D9"/>
            <w:vAlign w:val="center"/>
          </w:tcPr>
          <w:p w14:paraId="526B75F2" w14:textId="386D1BB8" w:rsidR="00A526F3" w:rsidRPr="00A057BC" w:rsidRDefault="00C31DFB" w:rsidP="00C31DFB">
            <w:pPr>
              <w:rPr>
                <w:color w:val="000000"/>
                <w:sz w:val="18"/>
                <w:szCs w:val="18"/>
                <w:vertAlign w:val="superscript"/>
              </w:rPr>
            </w:pPr>
            <w:r w:rsidRPr="00A057BC">
              <w:rPr>
                <w:color w:val="000000"/>
                <w:sz w:val="18"/>
                <w:szCs w:val="18"/>
              </w:rPr>
              <w:t>Тест на содержание наркотических средств и психотропных веществ в моче</w:t>
            </w:r>
            <w:r w:rsidRPr="00A057BC">
              <w:rPr>
                <w:color w:val="000000"/>
                <w:sz w:val="18"/>
                <w:szCs w:val="18"/>
                <w:vertAlign w:val="superscript"/>
              </w:rPr>
              <w:t>3</w:t>
            </w:r>
          </w:p>
        </w:tc>
        <w:tc>
          <w:tcPr>
            <w:tcW w:w="567" w:type="dxa"/>
            <w:shd w:val="clear" w:color="auto" w:fill="FFFFFF"/>
            <w:vAlign w:val="center"/>
          </w:tcPr>
          <w:p w14:paraId="7F9895FC"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BBED2EB"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02AE4A48" w14:textId="6213E23D" w:rsidR="00A526F3" w:rsidRPr="00A057BC" w:rsidRDefault="00A526F3" w:rsidP="00C31DFB">
            <w:pPr>
              <w:jc w:val="center"/>
              <w:rPr>
                <w:b/>
                <w:color w:val="000000"/>
                <w:sz w:val="18"/>
                <w:szCs w:val="18"/>
              </w:rPr>
            </w:pPr>
          </w:p>
        </w:tc>
        <w:tc>
          <w:tcPr>
            <w:tcW w:w="567" w:type="dxa"/>
            <w:vAlign w:val="center"/>
          </w:tcPr>
          <w:p w14:paraId="73645584" w14:textId="2FDB1BAC" w:rsidR="00A526F3" w:rsidRPr="00A057BC" w:rsidRDefault="00A526F3" w:rsidP="00C31DFB">
            <w:pPr>
              <w:jc w:val="center"/>
              <w:rPr>
                <w:b/>
                <w:color w:val="000000"/>
                <w:sz w:val="18"/>
                <w:szCs w:val="18"/>
              </w:rPr>
            </w:pPr>
          </w:p>
        </w:tc>
        <w:tc>
          <w:tcPr>
            <w:tcW w:w="567" w:type="dxa"/>
            <w:vAlign w:val="center"/>
          </w:tcPr>
          <w:p w14:paraId="6B318CFC" w14:textId="03C16357" w:rsidR="00A526F3" w:rsidRPr="00A057BC" w:rsidRDefault="00A526F3" w:rsidP="00C31DFB">
            <w:pPr>
              <w:jc w:val="center"/>
              <w:rPr>
                <w:b/>
                <w:color w:val="000000"/>
                <w:sz w:val="18"/>
                <w:szCs w:val="18"/>
              </w:rPr>
            </w:pPr>
          </w:p>
        </w:tc>
        <w:tc>
          <w:tcPr>
            <w:tcW w:w="567" w:type="dxa"/>
            <w:vAlign w:val="center"/>
          </w:tcPr>
          <w:p w14:paraId="521DC56D" w14:textId="77777777" w:rsidR="00A526F3" w:rsidRPr="00A057BC" w:rsidRDefault="00A526F3" w:rsidP="00C31DFB">
            <w:pPr>
              <w:jc w:val="center"/>
              <w:rPr>
                <w:b/>
                <w:color w:val="000000"/>
                <w:sz w:val="18"/>
                <w:szCs w:val="18"/>
              </w:rPr>
            </w:pPr>
          </w:p>
        </w:tc>
        <w:tc>
          <w:tcPr>
            <w:tcW w:w="409" w:type="dxa"/>
            <w:vAlign w:val="center"/>
          </w:tcPr>
          <w:p w14:paraId="52E22DB0" w14:textId="77777777" w:rsidR="00A526F3" w:rsidRPr="00A057BC" w:rsidRDefault="00A526F3" w:rsidP="00C31DFB">
            <w:pPr>
              <w:jc w:val="center"/>
              <w:rPr>
                <w:b/>
                <w:color w:val="000000"/>
                <w:sz w:val="18"/>
                <w:szCs w:val="18"/>
              </w:rPr>
            </w:pPr>
          </w:p>
        </w:tc>
        <w:tc>
          <w:tcPr>
            <w:tcW w:w="558" w:type="dxa"/>
            <w:vAlign w:val="center"/>
          </w:tcPr>
          <w:p w14:paraId="66FA7CD5" w14:textId="2D0CA985" w:rsidR="00A526F3" w:rsidRPr="00A057BC" w:rsidRDefault="00A526F3" w:rsidP="00C31DFB">
            <w:pPr>
              <w:jc w:val="center"/>
              <w:rPr>
                <w:b/>
                <w:color w:val="000000"/>
                <w:sz w:val="18"/>
                <w:szCs w:val="18"/>
              </w:rPr>
            </w:pPr>
          </w:p>
        </w:tc>
        <w:tc>
          <w:tcPr>
            <w:tcW w:w="558" w:type="dxa"/>
            <w:vAlign w:val="center"/>
          </w:tcPr>
          <w:p w14:paraId="3293D6C4" w14:textId="59D00D89" w:rsidR="00A526F3" w:rsidRPr="00A057BC" w:rsidRDefault="00A526F3" w:rsidP="00C31DFB">
            <w:pPr>
              <w:jc w:val="center"/>
              <w:rPr>
                <w:b/>
                <w:color w:val="000000"/>
                <w:sz w:val="18"/>
                <w:szCs w:val="18"/>
              </w:rPr>
            </w:pPr>
          </w:p>
        </w:tc>
        <w:tc>
          <w:tcPr>
            <w:tcW w:w="558" w:type="dxa"/>
            <w:vAlign w:val="center"/>
          </w:tcPr>
          <w:p w14:paraId="6CA2D971" w14:textId="1DA41FC8" w:rsidR="00A526F3" w:rsidRPr="00A057BC" w:rsidRDefault="00A526F3" w:rsidP="00C31DFB">
            <w:pPr>
              <w:jc w:val="center"/>
              <w:rPr>
                <w:b/>
                <w:color w:val="000000"/>
                <w:sz w:val="18"/>
                <w:szCs w:val="18"/>
              </w:rPr>
            </w:pPr>
          </w:p>
        </w:tc>
        <w:tc>
          <w:tcPr>
            <w:tcW w:w="558" w:type="dxa"/>
            <w:vAlign w:val="center"/>
          </w:tcPr>
          <w:p w14:paraId="53BB40C6" w14:textId="3C63FB6C" w:rsidR="00A526F3" w:rsidRPr="00A057BC" w:rsidRDefault="00A526F3" w:rsidP="00C31DFB">
            <w:pPr>
              <w:jc w:val="center"/>
              <w:rPr>
                <w:b/>
                <w:color w:val="000000"/>
                <w:sz w:val="18"/>
                <w:szCs w:val="18"/>
              </w:rPr>
            </w:pPr>
          </w:p>
        </w:tc>
        <w:tc>
          <w:tcPr>
            <w:tcW w:w="558" w:type="dxa"/>
            <w:vAlign w:val="center"/>
          </w:tcPr>
          <w:p w14:paraId="05BF86D2" w14:textId="62B127D0" w:rsidR="00A526F3" w:rsidRPr="00A057BC" w:rsidRDefault="00A526F3" w:rsidP="00C31DFB">
            <w:pPr>
              <w:jc w:val="center"/>
              <w:rPr>
                <w:b/>
                <w:color w:val="000000"/>
                <w:sz w:val="18"/>
                <w:szCs w:val="18"/>
              </w:rPr>
            </w:pPr>
          </w:p>
        </w:tc>
        <w:tc>
          <w:tcPr>
            <w:tcW w:w="558" w:type="dxa"/>
            <w:vAlign w:val="center"/>
          </w:tcPr>
          <w:p w14:paraId="6AC972AD" w14:textId="41513EA3" w:rsidR="00A526F3" w:rsidRPr="00A057BC" w:rsidRDefault="00A526F3" w:rsidP="00C31DFB">
            <w:pPr>
              <w:jc w:val="center"/>
              <w:rPr>
                <w:b/>
                <w:color w:val="000000"/>
                <w:sz w:val="18"/>
                <w:szCs w:val="18"/>
              </w:rPr>
            </w:pPr>
          </w:p>
        </w:tc>
        <w:tc>
          <w:tcPr>
            <w:tcW w:w="558" w:type="dxa"/>
            <w:vAlign w:val="center"/>
          </w:tcPr>
          <w:p w14:paraId="4D414897" w14:textId="64DCD884" w:rsidR="00A526F3" w:rsidRPr="00A057BC" w:rsidRDefault="00A526F3" w:rsidP="00C31DFB">
            <w:pPr>
              <w:jc w:val="center"/>
              <w:rPr>
                <w:b/>
                <w:color w:val="000000"/>
                <w:sz w:val="18"/>
                <w:szCs w:val="18"/>
              </w:rPr>
            </w:pPr>
          </w:p>
        </w:tc>
        <w:tc>
          <w:tcPr>
            <w:tcW w:w="558" w:type="dxa"/>
            <w:vAlign w:val="center"/>
          </w:tcPr>
          <w:p w14:paraId="5C8A985A" w14:textId="076B2FFA" w:rsidR="00A526F3" w:rsidRPr="00A057BC" w:rsidRDefault="00A526F3" w:rsidP="00C31DFB">
            <w:pPr>
              <w:jc w:val="center"/>
              <w:rPr>
                <w:b/>
                <w:color w:val="000000"/>
                <w:sz w:val="18"/>
                <w:szCs w:val="18"/>
              </w:rPr>
            </w:pPr>
          </w:p>
        </w:tc>
        <w:tc>
          <w:tcPr>
            <w:tcW w:w="558" w:type="dxa"/>
            <w:vAlign w:val="center"/>
          </w:tcPr>
          <w:p w14:paraId="4C03AA2F" w14:textId="361C2C23" w:rsidR="00A526F3" w:rsidRPr="00A057BC" w:rsidRDefault="00A526F3" w:rsidP="00C31DFB">
            <w:pPr>
              <w:jc w:val="center"/>
              <w:rPr>
                <w:b/>
                <w:color w:val="000000"/>
                <w:sz w:val="18"/>
                <w:szCs w:val="18"/>
              </w:rPr>
            </w:pPr>
          </w:p>
        </w:tc>
        <w:tc>
          <w:tcPr>
            <w:tcW w:w="560" w:type="dxa"/>
            <w:vAlign w:val="center"/>
          </w:tcPr>
          <w:p w14:paraId="43A49FB8" w14:textId="71D61BE5" w:rsidR="00A526F3" w:rsidRPr="00A057BC" w:rsidRDefault="00A526F3" w:rsidP="00C31DFB">
            <w:pPr>
              <w:jc w:val="center"/>
              <w:rPr>
                <w:b/>
                <w:color w:val="000000"/>
                <w:sz w:val="18"/>
                <w:szCs w:val="18"/>
              </w:rPr>
            </w:pPr>
          </w:p>
        </w:tc>
        <w:tc>
          <w:tcPr>
            <w:tcW w:w="558" w:type="dxa"/>
            <w:vAlign w:val="center"/>
          </w:tcPr>
          <w:p w14:paraId="73FD260D" w14:textId="77777777" w:rsidR="00A526F3" w:rsidRPr="00A057BC" w:rsidRDefault="00A526F3" w:rsidP="00C31DFB">
            <w:pPr>
              <w:jc w:val="center"/>
              <w:rPr>
                <w:b/>
                <w:color w:val="000000"/>
                <w:sz w:val="18"/>
                <w:szCs w:val="18"/>
              </w:rPr>
            </w:pPr>
          </w:p>
        </w:tc>
        <w:tc>
          <w:tcPr>
            <w:tcW w:w="396" w:type="dxa"/>
            <w:vAlign w:val="center"/>
          </w:tcPr>
          <w:p w14:paraId="1D903D19" w14:textId="3DF91096" w:rsidR="00A526F3" w:rsidRPr="00A057BC" w:rsidRDefault="00A526F3" w:rsidP="00C31DFB">
            <w:pPr>
              <w:jc w:val="center"/>
              <w:rPr>
                <w:b/>
                <w:color w:val="000000"/>
                <w:sz w:val="18"/>
                <w:szCs w:val="18"/>
              </w:rPr>
            </w:pPr>
          </w:p>
        </w:tc>
        <w:tc>
          <w:tcPr>
            <w:tcW w:w="567" w:type="dxa"/>
            <w:vAlign w:val="center"/>
          </w:tcPr>
          <w:p w14:paraId="08763400" w14:textId="181AEA65" w:rsidR="00A526F3"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68771D92" w14:textId="5B9EF623" w:rsidR="00A526F3" w:rsidRPr="00A057BC" w:rsidRDefault="00C31DFB" w:rsidP="00C31DFB">
            <w:pPr>
              <w:jc w:val="center"/>
              <w:rPr>
                <w:b/>
                <w:color w:val="000000"/>
                <w:sz w:val="18"/>
                <w:szCs w:val="18"/>
              </w:rPr>
            </w:pPr>
            <w:r w:rsidRPr="00A057BC">
              <w:rPr>
                <w:b/>
                <w:color w:val="000000"/>
                <w:sz w:val="18"/>
                <w:szCs w:val="18"/>
              </w:rPr>
              <w:t>Х</w:t>
            </w:r>
          </w:p>
        </w:tc>
        <w:tc>
          <w:tcPr>
            <w:tcW w:w="764" w:type="dxa"/>
            <w:vAlign w:val="center"/>
          </w:tcPr>
          <w:p w14:paraId="33DF7975" w14:textId="7C559537" w:rsidR="00A526F3" w:rsidRPr="00A057BC" w:rsidRDefault="00C31DFB" w:rsidP="00C31DFB">
            <w:pPr>
              <w:jc w:val="center"/>
              <w:rPr>
                <w:b/>
                <w:color w:val="000000"/>
                <w:sz w:val="18"/>
                <w:szCs w:val="18"/>
              </w:rPr>
            </w:pPr>
            <w:r w:rsidRPr="00A057BC">
              <w:rPr>
                <w:b/>
                <w:color w:val="000000"/>
                <w:sz w:val="18"/>
                <w:szCs w:val="18"/>
              </w:rPr>
              <w:t>Х</w:t>
            </w:r>
          </w:p>
        </w:tc>
      </w:tr>
      <w:tr w:rsidR="00A526F3" w:rsidRPr="00A057BC" w14:paraId="2B500278" w14:textId="1F434C7B" w:rsidTr="00C31DFB">
        <w:trPr>
          <w:trHeight w:val="288"/>
        </w:trPr>
        <w:tc>
          <w:tcPr>
            <w:tcW w:w="2689" w:type="dxa"/>
            <w:shd w:val="clear" w:color="auto" w:fill="D9D9D9"/>
            <w:vAlign w:val="center"/>
          </w:tcPr>
          <w:p w14:paraId="190B3AB5" w14:textId="71CDB332" w:rsidR="00A526F3" w:rsidRPr="00A057BC" w:rsidRDefault="00A526F3" w:rsidP="00C31DFB">
            <w:pPr>
              <w:rPr>
                <w:color w:val="000000"/>
                <w:sz w:val="18"/>
                <w:szCs w:val="18"/>
              </w:rPr>
            </w:pPr>
            <w:r w:rsidRPr="00A057BC">
              <w:rPr>
                <w:color w:val="000000"/>
                <w:sz w:val="18"/>
                <w:szCs w:val="18"/>
              </w:rPr>
              <w:t>Тест на наличие алкоголя в выдыхаемом воздухе с использованием алкотестера</w:t>
            </w:r>
          </w:p>
        </w:tc>
        <w:tc>
          <w:tcPr>
            <w:tcW w:w="567" w:type="dxa"/>
            <w:shd w:val="clear" w:color="auto" w:fill="FFFFFF"/>
            <w:vAlign w:val="center"/>
          </w:tcPr>
          <w:p w14:paraId="5ED7F650"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E113C9F"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164F6646" w14:textId="16FE0FA7" w:rsidR="00A526F3" w:rsidRPr="00A057BC" w:rsidRDefault="00A526F3" w:rsidP="00C31DFB">
            <w:pPr>
              <w:jc w:val="center"/>
              <w:rPr>
                <w:b/>
                <w:color w:val="000000"/>
                <w:sz w:val="18"/>
                <w:szCs w:val="18"/>
              </w:rPr>
            </w:pPr>
          </w:p>
        </w:tc>
        <w:tc>
          <w:tcPr>
            <w:tcW w:w="567" w:type="dxa"/>
            <w:vAlign w:val="center"/>
          </w:tcPr>
          <w:p w14:paraId="7F133BFB" w14:textId="2BAB463F" w:rsidR="00A526F3" w:rsidRPr="00A057BC" w:rsidRDefault="00A526F3" w:rsidP="00C31DFB">
            <w:pPr>
              <w:jc w:val="center"/>
              <w:rPr>
                <w:b/>
                <w:color w:val="000000"/>
                <w:sz w:val="18"/>
                <w:szCs w:val="18"/>
              </w:rPr>
            </w:pPr>
          </w:p>
        </w:tc>
        <w:tc>
          <w:tcPr>
            <w:tcW w:w="567" w:type="dxa"/>
            <w:vAlign w:val="center"/>
          </w:tcPr>
          <w:p w14:paraId="1FF10100" w14:textId="64B2AACA" w:rsidR="00A526F3" w:rsidRPr="00A057BC" w:rsidRDefault="00A526F3" w:rsidP="00C31DFB">
            <w:pPr>
              <w:jc w:val="center"/>
              <w:rPr>
                <w:b/>
                <w:color w:val="000000"/>
                <w:sz w:val="18"/>
                <w:szCs w:val="18"/>
              </w:rPr>
            </w:pPr>
          </w:p>
        </w:tc>
        <w:tc>
          <w:tcPr>
            <w:tcW w:w="567" w:type="dxa"/>
            <w:vAlign w:val="center"/>
          </w:tcPr>
          <w:p w14:paraId="3C734CF7" w14:textId="77777777" w:rsidR="00A526F3" w:rsidRPr="00A057BC" w:rsidRDefault="00A526F3" w:rsidP="00C31DFB">
            <w:pPr>
              <w:jc w:val="center"/>
              <w:rPr>
                <w:b/>
                <w:color w:val="000000"/>
                <w:sz w:val="18"/>
                <w:szCs w:val="18"/>
              </w:rPr>
            </w:pPr>
          </w:p>
        </w:tc>
        <w:tc>
          <w:tcPr>
            <w:tcW w:w="409" w:type="dxa"/>
            <w:vAlign w:val="center"/>
          </w:tcPr>
          <w:p w14:paraId="6CF742AE" w14:textId="77777777" w:rsidR="00A526F3" w:rsidRPr="00A057BC" w:rsidRDefault="00A526F3" w:rsidP="00C31DFB">
            <w:pPr>
              <w:jc w:val="center"/>
              <w:rPr>
                <w:b/>
                <w:color w:val="000000"/>
                <w:sz w:val="18"/>
                <w:szCs w:val="18"/>
              </w:rPr>
            </w:pPr>
          </w:p>
        </w:tc>
        <w:tc>
          <w:tcPr>
            <w:tcW w:w="558" w:type="dxa"/>
            <w:vAlign w:val="center"/>
          </w:tcPr>
          <w:p w14:paraId="7BC0175E" w14:textId="354EE14C" w:rsidR="00A526F3" w:rsidRPr="00A057BC" w:rsidRDefault="00A526F3" w:rsidP="00C31DFB">
            <w:pPr>
              <w:jc w:val="center"/>
              <w:rPr>
                <w:b/>
                <w:color w:val="000000"/>
                <w:sz w:val="18"/>
                <w:szCs w:val="18"/>
              </w:rPr>
            </w:pPr>
          </w:p>
        </w:tc>
        <w:tc>
          <w:tcPr>
            <w:tcW w:w="558" w:type="dxa"/>
            <w:vAlign w:val="center"/>
          </w:tcPr>
          <w:p w14:paraId="134D5E19" w14:textId="2E25F940" w:rsidR="00A526F3" w:rsidRPr="00A057BC" w:rsidRDefault="00A526F3" w:rsidP="00C31DFB">
            <w:pPr>
              <w:jc w:val="center"/>
              <w:rPr>
                <w:b/>
                <w:color w:val="000000"/>
                <w:sz w:val="18"/>
                <w:szCs w:val="18"/>
              </w:rPr>
            </w:pPr>
          </w:p>
        </w:tc>
        <w:tc>
          <w:tcPr>
            <w:tcW w:w="558" w:type="dxa"/>
            <w:vAlign w:val="center"/>
          </w:tcPr>
          <w:p w14:paraId="1A1F9C9B" w14:textId="01D7E186" w:rsidR="00A526F3" w:rsidRPr="00A057BC" w:rsidRDefault="00A526F3" w:rsidP="00C31DFB">
            <w:pPr>
              <w:jc w:val="center"/>
              <w:rPr>
                <w:b/>
                <w:color w:val="000000"/>
                <w:sz w:val="18"/>
                <w:szCs w:val="18"/>
              </w:rPr>
            </w:pPr>
          </w:p>
        </w:tc>
        <w:tc>
          <w:tcPr>
            <w:tcW w:w="558" w:type="dxa"/>
            <w:vAlign w:val="center"/>
          </w:tcPr>
          <w:p w14:paraId="0CD03E40" w14:textId="51F379EA" w:rsidR="00A526F3" w:rsidRPr="00A057BC" w:rsidRDefault="00A526F3" w:rsidP="00C31DFB">
            <w:pPr>
              <w:jc w:val="center"/>
              <w:rPr>
                <w:b/>
                <w:color w:val="000000"/>
                <w:sz w:val="18"/>
                <w:szCs w:val="18"/>
              </w:rPr>
            </w:pPr>
          </w:p>
        </w:tc>
        <w:tc>
          <w:tcPr>
            <w:tcW w:w="558" w:type="dxa"/>
            <w:vAlign w:val="center"/>
          </w:tcPr>
          <w:p w14:paraId="51CED25E" w14:textId="0498F49C" w:rsidR="00A526F3" w:rsidRPr="00A057BC" w:rsidRDefault="00A526F3" w:rsidP="00C31DFB">
            <w:pPr>
              <w:jc w:val="center"/>
              <w:rPr>
                <w:b/>
                <w:color w:val="000000"/>
                <w:sz w:val="18"/>
                <w:szCs w:val="18"/>
              </w:rPr>
            </w:pPr>
          </w:p>
        </w:tc>
        <w:tc>
          <w:tcPr>
            <w:tcW w:w="558" w:type="dxa"/>
            <w:vAlign w:val="center"/>
          </w:tcPr>
          <w:p w14:paraId="1188A68E" w14:textId="7AECACAE" w:rsidR="00A526F3" w:rsidRPr="00A057BC" w:rsidRDefault="00A526F3" w:rsidP="00C31DFB">
            <w:pPr>
              <w:jc w:val="center"/>
              <w:rPr>
                <w:b/>
                <w:color w:val="000000"/>
                <w:sz w:val="18"/>
                <w:szCs w:val="18"/>
              </w:rPr>
            </w:pPr>
          </w:p>
        </w:tc>
        <w:tc>
          <w:tcPr>
            <w:tcW w:w="558" w:type="dxa"/>
            <w:vAlign w:val="center"/>
          </w:tcPr>
          <w:p w14:paraId="426A4BFC" w14:textId="64A98F43" w:rsidR="00A526F3" w:rsidRPr="00A057BC" w:rsidRDefault="00A526F3" w:rsidP="00C31DFB">
            <w:pPr>
              <w:jc w:val="center"/>
              <w:rPr>
                <w:b/>
                <w:color w:val="000000"/>
                <w:sz w:val="18"/>
                <w:szCs w:val="18"/>
              </w:rPr>
            </w:pPr>
          </w:p>
        </w:tc>
        <w:tc>
          <w:tcPr>
            <w:tcW w:w="558" w:type="dxa"/>
            <w:vAlign w:val="center"/>
          </w:tcPr>
          <w:p w14:paraId="02F1D772" w14:textId="57E9E783" w:rsidR="00A526F3" w:rsidRPr="00A057BC" w:rsidRDefault="00A526F3" w:rsidP="00C31DFB">
            <w:pPr>
              <w:jc w:val="center"/>
              <w:rPr>
                <w:b/>
                <w:color w:val="000000"/>
                <w:sz w:val="18"/>
                <w:szCs w:val="18"/>
              </w:rPr>
            </w:pPr>
          </w:p>
        </w:tc>
        <w:tc>
          <w:tcPr>
            <w:tcW w:w="558" w:type="dxa"/>
            <w:vAlign w:val="center"/>
          </w:tcPr>
          <w:p w14:paraId="12E2DC2D" w14:textId="43637531" w:rsidR="00A526F3" w:rsidRPr="00A057BC" w:rsidRDefault="00A526F3" w:rsidP="00C31DFB">
            <w:pPr>
              <w:jc w:val="center"/>
              <w:rPr>
                <w:b/>
                <w:color w:val="000000"/>
                <w:sz w:val="18"/>
                <w:szCs w:val="18"/>
              </w:rPr>
            </w:pPr>
          </w:p>
        </w:tc>
        <w:tc>
          <w:tcPr>
            <w:tcW w:w="560" w:type="dxa"/>
            <w:vAlign w:val="center"/>
          </w:tcPr>
          <w:p w14:paraId="242560D3" w14:textId="5993A228" w:rsidR="00A526F3" w:rsidRPr="00A057BC" w:rsidRDefault="00A526F3" w:rsidP="00C31DFB">
            <w:pPr>
              <w:jc w:val="center"/>
              <w:rPr>
                <w:b/>
                <w:color w:val="000000"/>
                <w:sz w:val="18"/>
                <w:szCs w:val="18"/>
              </w:rPr>
            </w:pPr>
          </w:p>
        </w:tc>
        <w:tc>
          <w:tcPr>
            <w:tcW w:w="558" w:type="dxa"/>
            <w:vAlign w:val="center"/>
          </w:tcPr>
          <w:p w14:paraId="76782B91" w14:textId="77777777" w:rsidR="00A526F3" w:rsidRPr="00A057BC" w:rsidRDefault="00A526F3" w:rsidP="00C31DFB">
            <w:pPr>
              <w:jc w:val="center"/>
              <w:rPr>
                <w:b/>
                <w:color w:val="000000"/>
                <w:sz w:val="18"/>
                <w:szCs w:val="18"/>
              </w:rPr>
            </w:pPr>
          </w:p>
        </w:tc>
        <w:tc>
          <w:tcPr>
            <w:tcW w:w="396" w:type="dxa"/>
            <w:vAlign w:val="center"/>
          </w:tcPr>
          <w:p w14:paraId="49004B27" w14:textId="0FC0ABB4" w:rsidR="00A526F3" w:rsidRPr="00A057BC" w:rsidRDefault="00A526F3" w:rsidP="00C31DFB">
            <w:pPr>
              <w:jc w:val="center"/>
              <w:rPr>
                <w:b/>
                <w:color w:val="000000"/>
                <w:sz w:val="18"/>
                <w:szCs w:val="18"/>
              </w:rPr>
            </w:pPr>
          </w:p>
        </w:tc>
        <w:tc>
          <w:tcPr>
            <w:tcW w:w="567" w:type="dxa"/>
            <w:vAlign w:val="center"/>
          </w:tcPr>
          <w:p w14:paraId="09A0110B" w14:textId="7A4A5A4F" w:rsidR="00A526F3"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3D10F575" w14:textId="75EC4079" w:rsidR="00A526F3" w:rsidRPr="00A057BC" w:rsidRDefault="00C31DFB" w:rsidP="00C31DFB">
            <w:pPr>
              <w:jc w:val="center"/>
              <w:rPr>
                <w:b/>
                <w:color w:val="000000"/>
                <w:sz w:val="18"/>
                <w:szCs w:val="18"/>
              </w:rPr>
            </w:pPr>
            <w:r w:rsidRPr="00A057BC">
              <w:rPr>
                <w:b/>
                <w:color w:val="000000"/>
                <w:sz w:val="18"/>
                <w:szCs w:val="18"/>
              </w:rPr>
              <w:t>Х</w:t>
            </w:r>
          </w:p>
        </w:tc>
        <w:tc>
          <w:tcPr>
            <w:tcW w:w="764" w:type="dxa"/>
            <w:vAlign w:val="center"/>
          </w:tcPr>
          <w:p w14:paraId="73D9CF64" w14:textId="0372695B" w:rsidR="00A526F3" w:rsidRPr="00A057BC" w:rsidRDefault="00C31DFB" w:rsidP="00C31DFB">
            <w:pPr>
              <w:jc w:val="center"/>
              <w:rPr>
                <w:b/>
                <w:color w:val="000000"/>
                <w:sz w:val="18"/>
                <w:szCs w:val="18"/>
              </w:rPr>
            </w:pPr>
            <w:r w:rsidRPr="00A057BC">
              <w:rPr>
                <w:b/>
                <w:color w:val="000000"/>
                <w:sz w:val="18"/>
                <w:szCs w:val="18"/>
              </w:rPr>
              <w:t>Х</w:t>
            </w:r>
          </w:p>
        </w:tc>
      </w:tr>
      <w:tr w:rsidR="00A526F3" w:rsidRPr="00A057BC" w14:paraId="744A28EF" w14:textId="05F61ED3" w:rsidTr="00C31DFB">
        <w:trPr>
          <w:trHeight w:val="288"/>
        </w:trPr>
        <w:tc>
          <w:tcPr>
            <w:tcW w:w="2689" w:type="dxa"/>
            <w:shd w:val="clear" w:color="auto" w:fill="D9D9D9"/>
            <w:vAlign w:val="center"/>
          </w:tcPr>
          <w:p w14:paraId="5E11DBDE" w14:textId="6EF68777" w:rsidR="00A526F3" w:rsidRPr="00A057BC" w:rsidRDefault="00A526F3" w:rsidP="00C31DFB">
            <w:pPr>
              <w:rPr>
                <w:color w:val="000000"/>
                <w:sz w:val="18"/>
                <w:szCs w:val="18"/>
              </w:rPr>
            </w:pPr>
            <w:r w:rsidRPr="00A057BC">
              <w:rPr>
                <w:color w:val="000000"/>
                <w:sz w:val="18"/>
                <w:szCs w:val="18"/>
              </w:rPr>
              <w:t>Тест на котинин в моче</w:t>
            </w:r>
          </w:p>
        </w:tc>
        <w:tc>
          <w:tcPr>
            <w:tcW w:w="567" w:type="dxa"/>
            <w:shd w:val="clear" w:color="auto" w:fill="FFFFFF"/>
            <w:vAlign w:val="center"/>
          </w:tcPr>
          <w:p w14:paraId="6E2CB55A" w14:textId="4FFA1268"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44363881" w14:textId="47A0ED08"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6F227B9C" w14:textId="77777777" w:rsidR="00A526F3" w:rsidRPr="00A057BC" w:rsidRDefault="00A526F3" w:rsidP="00C31DFB">
            <w:pPr>
              <w:jc w:val="center"/>
              <w:rPr>
                <w:b/>
                <w:color w:val="000000"/>
                <w:sz w:val="18"/>
                <w:szCs w:val="18"/>
              </w:rPr>
            </w:pPr>
          </w:p>
        </w:tc>
        <w:tc>
          <w:tcPr>
            <w:tcW w:w="567" w:type="dxa"/>
            <w:vAlign w:val="center"/>
          </w:tcPr>
          <w:p w14:paraId="18ED0C35" w14:textId="77777777" w:rsidR="00A526F3" w:rsidRPr="00A057BC" w:rsidRDefault="00A526F3" w:rsidP="00C31DFB">
            <w:pPr>
              <w:jc w:val="center"/>
              <w:rPr>
                <w:b/>
                <w:color w:val="000000"/>
                <w:sz w:val="18"/>
                <w:szCs w:val="18"/>
              </w:rPr>
            </w:pPr>
          </w:p>
        </w:tc>
        <w:tc>
          <w:tcPr>
            <w:tcW w:w="567" w:type="dxa"/>
            <w:vAlign w:val="center"/>
          </w:tcPr>
          <w:p w14:paraId="58F9FC62" w14:textId="77777777" w:rsidR="00A526F3" w:rsidRPr="00A057BC" w:rsidRDefault="00A526F3" w:rsidP="00C31DFB">
            <w:pPr>
              <w:jc w:val="center"/>
              <w:rPr>
                <w:b/>
                <w:color w:val="000000"/>
                <w:sz w:val="18"/>
                <w:szCs w:val="18"/>
              </w:rPr>
            </w:pPr>
          </w:p>
        </w:tc>
        <w:tc>
          <w:tcPr>
            <w:tcW w:w="567" w:type="dxa"/>
            <w:vAlign w:val="center"/>
          </w:tcPr>
          <w:p w14:paraId="09541F1C" w14:textId="77777777" w:rsidR="00A526F3" w:rsidRPr="00A057BC" w:rsidRDefault="00A526F3" w:rsidP="00C31DFB">
            <w:pPr>
              <w:jc w:val="center"/>
              <w:rPr>
                <w:b/>
                <w:color w:val="000000"/>
                <w:sz w:val="18"/>
                <w:szCs w:val="18"/>
              </w:rPr>
            </w:pPr>
          </w:p>
        </w:tc>
        <w:tc>
          <w:tcPr>
            <w:tcW w:w="409" w:type="dxa"/>
            <w:vAlign w:val="center"/>
          </w:tcPr>
          <w:p w14:paraId="7B3A3109" w14:textId="77777777" w:rsidR="00A526F3" w:rsidRPr="00A057BC" w:rsidRDefault="00A526F3" w:rsidP="00C31DFB">
            <w:pPr>
              <w:jc w:val="center"/>
              <w:rPr>
                <w:b/>
                <w:color w:val="000000"/>
                <w:sz w:val="18"/>
                <w:szCs w:val="18"/>
              </w:rPr>
            </w:pPr>
          </w:p>
        </w:tc>
        <w:tc>
          <w:tcPr>
            <w:tcW w:w="558" w:type="dxa"/>
            <w:vAlign w:val="center"/>
          </w:tcPr>
          <w:p w14:paraId="02782B7F" w14:textId="77777777" w:rsidR="00A526F3" w:rsidRPr="00A057BC" w:rsidRDefault="00A526F3" w:rsidP="00C31DFB">
            <w:pPr>
              <w:jc w:val="center"/>
              <w:rPr>
                <w:b/>
                <w:color w:val="000000"/>
                <w:sz w:val="18"/>
                <w:szCs w:val="18"/>
              </w:rPr>
            </w:pPr>
          </w:p>
        </w:tc>
        <w:tc>
          <w:tcPr>
            <w:tcW w:w="558" w:type="dxa"/>
            <w:vAlign w:val="center"/>
          </w:tcPr>
          <w:p w14:paraId="572958F7" w14:textId="77777777" w:rsidR="00A526F3" w:rsidRPr="00A057BC" w:rsidRDefault="00A526F3" w:rsidP="00C31DFB">
            <w:pPr>
              <w:jc w:val="center"/>
              <w:rPr>
                <w:b/>
                <w:color w:val="000000"/>
                <w:sz w:val="18"/>
                <w:szCs w:val="18"/>
              </w:rPr>
            </w:pPr>
          </w:p>
        </w:tc>
        <w:tc>
          <w:tcPr>
            <w:tcW w:w="558" w:type="dxa"/>
            <w:vAlign w:val="center"/>
          </w:tcPr>
          <w:p w14:paraId="6846CD8D" w14:textId="77777777" w:rsidR="00A526F3" w:rsidRPr="00A057BC" w:rsidRDefault="00A526F3" w:rsidP="00C31DFB">
            <w:pPr>
              <w:jc w:val="center"/>
              <w:rPr>
                <w:b/>
                <w:color w:val="000000"/>
                <w:sz w:val="18"/>
                <w:szCs w:val="18"/>
              </w:rPr>
            </w:pPr>
          </w:p>
        </w:tc>
        <w:tc>
          <w:tcPr>
            <w:tcW w:w="558" w:type="dxa"/>
            <w:vAlign w:val="center"/>
          </w:tcPr>
          <w:p w14:paraId="7F48988C" w14:textId="77777777" w:rsidR="00A526F3" w:rsidRPr="00A057BC" w:rsidRDefault="00A526F3" w:rsidP="00C31DFB">
            <w:pPr>
              <w:jc w:val="center"/>
              <w:rPr>
                <w:b/>
                <w:color w:val="000000"/>
                <w:sz w:val="18"/>
                <w:szCs w:val="18"/>
              </w:rPr>
            </w:pPr>
          </w:p>
        </w:tc>
        <w:tc>
          <w:tcPr>
            <w:tcW w:w="558" w:type="dxa"/>
            <w:vAlign w:val="center"/>
          </w:tcPr>
          <w:p w14:paraId="1F113C81" w14:textId="77777777" w:rsidR="00A526F3" w:rsidRPr="00A057BC" w:rsidRDefault="00A526F3" w:rsidP="00C31DFB">
            <w:pPr>
              <w:jc w:val="center"/>
              <w:rPr>
                <w:b/>
                <w:color w:val="000000"/>
                <w:sz w:val="18"/>
                <w:szCs w:val="18"/>
              </w:rPr>
            </w:pPr>
          </w:p>
        </w:tc>
        <w:tc>
          <w:tcPr>
            <w:tcW w:w="558" w:type="dxa"/>
            <w:vAlign w:val="center"/>
          </w:tcPr>
          <w:p w14:paraId="734AEE43" w14:textId="77777777" w:rsidR="00A526F3" w:rsidRPr="00A057BC" w:rsidRDefault="00A526F3" w:rsidP="00C31DFB">
            <w:pPr>
              <w:jc w:val="center"/>
              <w:rPr>
                <w:b/>
                <w:color w:val="000000"/>
                <w:sz w:val="18"/>
                <w:szCs w:val="18"/>
              </w:rPr>
            </w:pPr>
          </w:p>
        </w:tc>
        <w:tc>
          <w:tcPr>
            <w:tcW w:w="558" w:type="dxa"/>
            <w:vAlign w:val="center"/>
          </w:tcPr>
          <w:p w14:paraId="1CA37288" w14:textId="77777777" w:rsidR="00A526F3" w:rsidRPr="00A057BC" w:rsidRDefault="00A526F3" w:rsidP="00C31DFB">
            <w:pPr>
              <w:jc w:val="center"/>
              <w:rPr>
                <w:b/>
                <w:color w:val="000000"/>
                <w:sz w:val="18"/>
                <w:szCs w:val="18"/>
              </w:rPr>
            </w:pPr>
          </w:p>
        </w:tc>
        <w:tc>
          <w:tcPr>
            <w:tcW w:w="558" w:type="dxa"/>
            <w:vAlign w:val="center"/>
          </w:tcPr>
          <w:p w14:paraId="456D9E5A" w14:textId="77777777" w:rsidR="00A526F3" w:rsidRPr="00A057BC" w:rsidRDefault="00A526F3" w:rsidP="00C31DFB">
            <w:pPr>
              <w:jc w:val="center"/>
              <w:rPr>
                <w:b/>
                <w:color w:val="000000"/>
                <w:sz w:val="18"/>
                <w:szCs w:val="18"/>
              </w:rPr>
            </w:pPr>
          </w:p>
        </w:tc>
        <w:tc>
          <w:tcPr>
            <w:tcW w:w="558" w:type="dxa"/>
            <w:vAlign w:val="center"/>
          </w:tcPr>
          <w:p w14:paraId="1960BF76" w14:textId="77777777" w:rsidR="00A526F3" w:rsidRPr="00A057BC" w:rsidRDefault="00A526F3" w:rsidP="00C31DFB">
            <w:pPr>
              <w:jc w:val="center"/>
              <w:rPr>
                <w:b/>
                <w:color w:val="000000"/>
                <w:sz w:val="18"/>
                <w:szCs w:val="18"/>
              </w:rPr>
            </w:pPr>
          </w:p>
        </w:tc>
        <w:tc>
          <w:tcPr>
            <w:tcW w:w="560" w:type="dxa"/>
            <w:vAlign w:val="center"/>
          </w:tcPr>
          <w:p w14:paraId="2F9DC066" w14:textId="77777777" w:rsidR="00A526F3" w:rsidRPr="00A057BC" w:rsidRDefault="00A526F3" w:rsidP="00C31DFB">
            <w:pPr>
              <w:jc w:val="center"/>
              <w:rPr>
                <w:b/>
                <w:color w:val="000000"/>
                <w:sz w:val="18"/>
                <w:szCs w:val="18"/>
              </w:rPr>
            </w:pPr>
          </w:p>
        </w:tc>
        <w:tc>
          <w:tcPr>
            <w:tcW w:w="558" w:type="dxa"/>
            <w:vAlign w:val="center"/>
          </w:tcPr>
          <w:p w14:paraId="51EADB2D" w14:textId="77777777" w:rsidR="00A526F3" w:rsidRPr="00A057BC" w:rsidRDefault="00A526F3" w:rsidP="00C31DFB">
            <w:pPr>
              <w:jc w:val="center"/>
              <w:rPr>
                <w:b/>
                <w:color w:val="000000"/>
                <w:sz w:val="18"/>
                <w:szCs w:val="18"/>
              </w:rPr>
            </w:pPr>
          </w:p>
        </w:tc>
        <w:tc>
          <w:tcPr>
            <w:tcW w:w="396" w:type="dxa"/>
            <w:vAlign w:val="center"/>
          </w:tcPr>
          <w:p w14:paraId="39E72A2F" w14:textId="77777777" w:rsidR="00A526F3" w:rsidRPr="00A057BC" w:rsidRDefault="00A526F3" w:rsidP="00C31DFB">
            <w:pPr>
              <w:jc w:val="center"/>
              <w:rPr>
                <w:b/>
                <w:color w:val="000000"/>
                <w:sz w:val="18"/>
                <w:szCs w:val="18"/>
              </w:rPr>
            </w:pPr>
          </w:p>
        </w:tc>
        <w:tc>
          <w:tcPr>
            <w:tcW w:w="567" w:type="dxa"/>
            <w:vAlign w:val="center"/>
          </w:tcPr>
          <w:p w14:paraId="7B7D9959" w14:textId="5740843A" w:rsidR="00A526F3"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39B01AD7" w14:textId="611D7970" w:rsidR="00A526F3" w:rsidRPr="00A057BC" w:rsidRDefault="00C31DFB" w:rsidP="00C31DFB">
            <w:pPr>
              <w:jc w:val="center"/>
              <w:rPr>
                <w:b/>
                <w:color w:val="000000"/>
                <w:sz w:val="18"/>
                <w:szCs w:val="18"/>
              </w:rPr>
            </w:pPr>
            <w:r w:rsidRPr="00A057BC">
              <w:rPr>
                <w:b/>
                <w:color w:val="000000"/>
                <w:sz w:val="18"/>
                <w:szCs w:val="18"/>
              </w:rPr>
              <w:t>Х</w:t>
            </w:r>
          </w:p>
        </w:tc>
        <w:tc>
          <w:tcPr>
            <w:tcW w:w="764" w:type="dxa"/>
            <w:vAlign w:val="center"/>
          </w:tcPr>
          <w:p w14:paraId="4E0942EB" w14:textId="42C8ABC2" w:rsidR="00A526F3" w:rsidRPr="00A057BC" w:rsidRDefault="00C31DFB" w:rsidP="00C31DFB">
            <w:pPr>
              <w:jc w:val="center"/>
              <w:rPr>
                <w:b/>
                <w:color w:val="000000"/>
                <w:sz w:val="18"/>
                <w:szCs w:val="18"/>
              </w:rPr>
            </w:pPr>
            <w:r w:rsidRPr="00A057BC">
              <w:rPr>
                <w:b/>
                <w:color w:val="000000"/>
                <w:sz w:val="18"/>
                <w:szCs w:val="18"/>
              </w:rPr>
              <w:t>Х</w:t>
            </w:r>
          </w:p>
        </w:tc>
      </w:tr>
      <w:tr w:rsidR="00C31DFB" w:rsidRPr="00A057BC" w14:paraId="0C2730A0" w14:textId="54590909" w:rsidTr="00C31DFB">
        <w:trPr>
          <w:trHeight w:val="288"/>
        </w:trPr>
        <w:tc>
          <w:tcPr>
            <w:tcW w:w="2689" w:type="dxa"/>
            <w:shd w:val="clear" w:color="auto" w:fill="D9D9D9"/>
            <w:vAlign w:val="center"/>
          </w:tcPr>
          <w:p w14:paraId="4E765E5A" w14:textId="7B103EBA" w:rsidR="00C31DFB" w:rsidRPr="00A057BC" w:rsidRDefault="00C31DFB" w:rsidP="00C31DFB">
            <w:pPr>
              <w:rPr>
                <w:color w:val="000000"/>
                <w:sz w:val="18"/>
                <w:szCs w:val="18"/>
              </w:rPr>
            </w:pPr>
            <w:r w:rsidRPr="00A057BC">
              <w:rPr>
                <w:color w:val="000000"/>
                <w:sz w:val="18"/>
                <w:szCs w:val="18"/>
              </w:rPr>
              <w:t>Регистрация жалоб добровольцев</w:t>
            </w:r>
          </w:p>
        </w:tc>
        <w:tc>
          <w:tcPr>
            <w:tcW w:w="567" w:type="dxa"/>
            <w:shd w:val="clear" w:color="auto" w:fill="FFFFFF"/>
            <w:vAlign w:val="center"/>
          </w:tcPr>
          <w:p w14:paraId="2E0E945D" w14:textId="44D81920"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005E7C52" w14:textId="2A0A3711"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43D402AC" w14:textId="64EF53FA"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377752C2" w14:textId="4C757EA1"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77AEAF45" w14:textId="5287B40A"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0386DF42" w14:textId="3B12BD66" w:rsidR="00C31DFB" w:rsidRPr="00A057BC" w:rsidRDefault="00C31DFB" w:rsidP="00C31DFB">
            <w:pPr>
              <w:jc w:val="center"/>
              <w:rPr>
                <w:b/>
                <w:color w:val="000000"/>
                <w:sz w:val="18"/>
                <w:szCs w:val="18"/>
              </w:rPr>
            </w:pPr>
            <w:r w:rsidRPr="00A057BC">
              <w:rPr>
                <w:b/>
                <w:color w:val="000000"/>
                <w:sz w:val="18"/>
                <w:szCs w:val="18"/>
              </w:rPr>
              <w:t>Х</w:t>
            </w:r>
          </w:p>
        </w:tc>
        <w:tc>
          <w:tcPr>
            <w:tcW w:w="409" w:type="dxa"/>
            <w:vAlign w:val="center"/>
          </w:tcPr>
          <w:p w14:paraId="682F9DBF" w14:textId="58F8BCC2"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05C3A020" w14:textId="596E3BFC"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3CE2A924" w14:textId="750026C2"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5E7FA8C9" w14:textId="21DBD61E"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627B17A3" w14:textId="09B1F71F"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2746A248" w14:textId="0B6218E9"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5BCC645E" w14:textId="4D626268"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4B335D8A" w14:textId="52661FB9"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0C98467C" w14:textId="32DBE449"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48D4C43C" w14:textId="38D18376" w:rsidR="00C31DFB" w:rsidRPr="00A057BC" w:rsidRDefault="00C31DFB" w:rsidP="00C31DFB">
            <w:pPr>
              <w:jc w:val="center"/>
              <w:rPr>
                <w:b/>
                <w:color w:val="000000"/>
                <w:sz w:val="18"/>
                <w:szCs w:val="18"/>
              </w:rPr>
            </w:pPr>
            <w:r w:rsidRPr="00A057BC">
              <w:rPr>
                <w:b/>
                <w:color w:val="000000"/>
                <w:sz w:val="18"/>
                <w:szCs w:val="18"/>
              </w:rPr>
              <w:t>Х</w:t>
            </w:r>
          </w:p>
        </w:tc>
        <w:tc>
          <w:tcPr>
            <w:tcW w:w="560" w:type="dxa"/>
            <w:vAlign w:val="center"/>
          </w:tcPr>
          <w:p w14:paraId="25790CB0" w14:textId="58AD0F85"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2FE87C14" w14:textId="0239505D" w:rsidR="00C31DFB" w:rsidRPr="00A057BC" w:rsidRDefault="00C31DFB" w:rsidP="00C31DFB">
            <w:pPr>
              <w:jc w:val="center"/>
              <w:rPr>
                <w:b/>
                <w:color w:val="000000"/>
                <w:sz w:val="18"/>
                <w:szCs w:val="18"/>
              </w:rPr>
            </w:pPr>
            <w:r w:rsidRPr="00A057BC">
              <w:rPr>
                <w:b/>
                <w:color w:val="000000"/>
                <w:sz w:val="18"/>
                <w:szCs w:val="18"/>
              </w:rPr>
              <w:t>Х</w:t>
            </w:r>
          </w:p>
        </w:tc>
        <w:tc>
          <w:tcPr>
            <w:tcW w:w="396" w:type="dxa"/>
            <w:vAlign w:val="center"/>
          </w:tcPr>
          <w:p w14:paraId="04ECD154" w14:textId="6BCCBA9A"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33AF7104" w14:textId="4072FE3F"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5E7B98DF" w14:textId="169096A6" w:rsidR="00C31DFB" w:rsidRPr="00A057BC" w:rsidRDefault="00C31DFB" w:rsidP="00C31DFB">
            <w:pPr>
              <w:jc w:val="center"/>
              <w:rPr>
                <w:b/>
                <w:color w:val="000000"/>
                <w:sz w:val="18"/>
                <w:szCs w:val="18"/>
              </w:rPr>
            </w:pPr>
            <w:r w:rsidRPr="00A057BC">
              <w:rPr>
                <w:b/>
                <w:color w:val="000000"/>
                <w:sz w:val="18"/>
                <w:szCs w:val="18"/>
              </w:rPr>
              <w:t>Х</w:t>
            </w:r>
          </w:p>
        </w:tc>
        <w:tc>
          <w:tcPr>
            <w:tcW w:w="764" w:type="dxa"/>
            <w:vAlign w:val="center"/>
          </w:tcPr>
          <w:p w14:paraId="76BC8C09" w14:textId="43F02E07" w:rsidR="00C31DFB" w:rsidRPr="00A057BC" w:rsidRDefault="00C31DFB" w:rsidP="00C31DFB">
            <w:pPr>
              <w:jc w:val="center"/>
              <w:rPr>
                <w:b/>
                <w:color w:val="000000"/>
                <w:sz w:val="18"/>
                <w:szCs w:val="18"/>
              </w:rPr>
            </w:pPr>
            <w:r w:rsidRPr="00A057BC">
              <w:rPr>
                <w:b/>
                <w:color w:val="000000"/>
                <w:sz w:val="18"/>
                <w:szCs w:val="18"/>
              </w:rPr>
              <w:t>Х</w:t>
            </w:r>
          </w:p>
        </w:tc>
      </w:tr>
      <w:tr w:rsidR="00C31DFB" w:rsidRPr="00A057BC" w14:paraId="4137EEE0" w14:textId="3A553972" w:rsidTr="00C31DFB">
        <w:trPr>
          <w:trHeight w:val="288"/>
        </w:trPr>
        <w:tc>
          <w:tcPr>
            <w:tcW w:w="2689" w:type="dxa"/>
            <w:shd w:val="clear" w:color="auto" w:fill="D9D9D9"/>
            <w:vAlign w:val="center"/>
          </w:tcPr>
          <w:p w14:paraId="3B175EA7" w14:textId="74F63557" w:rsidR="00C31DFB" w:rsidRPr="00A057BC" w:rsidRDefault="00C31DFB" w:rsidP="00C31DFB">
            <w:pPr>
              <w:rPr>
                <w:color w:val="000000"/>
                <w:sz w:val="18"/>
                <w:szCs w:val="18"/>
              </w:rPr>
            </w:pPr>
            <w:r w:rsidRPr="00A057BC">
              <w:rPr>
                <w:color w:val="000000"/>
                <w:sz w:val="18"/>
                <w:szCs w:val="18"/>
              </w:rPr>
              <w:t>Сбор данных для регистрации возможных НЯ/СНЯ</w:t>
            </w:r>
            <w:r w:rsidRPr="00A057BC">
              <w:rPr>
                <w:color w:val="000000"/>
                <w:sz w:val="18"/>
                <w:szCs w:val="18"/>
                <w:vertAlign w:val="superscript"/>
              </w:rPr>
              <w:t>5</w:t>
            </w:r>
          </w:p>
        </w:tc>
        <w:tc>
          <w:tcPr>
            <w:tcW w:w="567" w:type="dxa"/>
            <w:shd w:val="clear" w:color="auto" w:fill="FFFFFF"/>
            <w:vAlign w:val="center"/>
          </w:tcPr>
          <w:p w14:paraId="0A96F38E"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5C0A3B9E"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0F9DFC9C"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3AF0A8D7"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3D8A147A"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668518DA" w14:textId="2A059A68" w:rsidR="00C31DFB" w:rsidRPr="00A057BC" w:rsidRDefault="00C31DFB" w:rsidP="00C31DFB">
            <w:pPr>
              <w:jc w:val="center"/>
              <w:rPr>
                <w:b/>
                <w:color w:val="000000"/>
                <w:sz w:val="18"/>
                <w:szCs w:val="18"/>
              </w:rPr>
            </w:pPr>
            <w:r w:rsidRPr="00A057BC">
              <w:rPr>
                <w:b/>
                <w:color w:val="000000"/>
                <w:sz w:val="18"/>
                <w:szCs w:val="18"/>
              </w:rPr>
              <w:t>Х</w:t>
            </w:r>
          </w:p>
        </w:tc>
        <w:tc>
          <w:tcPr>
            <w:tcW w:w="409" w:type="dxa"/>
            <w:vAlign w:val="center"/>
          </w:tcPr>
          <w:p w14:paraId="69B748AB" w14:textId="340143A6"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75405406" w14:textId="08F63E0E"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3FE463DD"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37D7EE87"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30969DE0"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57D08CBE"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7879B156"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6F951B03"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463A3C26"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43225399" w14:textId="77777777" w:rsidR="00C31DFB" w:rsidRPr="00A057BC" w:rsidRDefault="00C31DFB" w:rsidP="00C31DFB">
            <w:pPr>
              <w:jc w:val="center"/>
              <w:rPr>
                <w:b/>
                <w:color w:val="000000"/>
                <w:sz w:val="18"/>
                <w:szCs w:val="18"/>
              </w:rPr>
            </w:pPr>
            <w:r w:rsidRPr="00A057BC">
              <w:rPr>
                <w:b/>
                <w:color w:val="000000"/>
                <w:sz w:val="18"/>
                <w:szCs w:val="18"/>
              </w:rPr>
              <w:t>Х</w:t>
            </w:r>
          </w:p>
        </w:tc>
        <w:tc>
          <w:tcPr>
            <w:tcW w:w="560" w:type="dxa"/>
            <w:vAlign w:val="center"/>
          </w:tcPr>
          <w:p w14:paraId="16EDED9A"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72CF6B72" w14:textId="2F8D162A" w:rsidR="00C31DFB" w:rsidRPr="00A057BC" w:rsidRDefault="00C31DFB" w:rsidP="00C31DFB">
            <w:pPr>
              <w:jc w:val="center"/>
              <w:rPr>
                <w:b/>
                <w:color w:val="000000"/>
                <w:sz w:val="18"/>
                <w:szCs w:val="18"/>
              </w:rPr>
            </w:pPr>
            <w:r w:rsidRPr="00A057BC">
              <w:rPr>
                <w:b/>
                <w:color w:val="000000"/>
                <w:sz w:val="18"/>
                <w:szCs w:val="18"/>
              </w:rPr>
              <w:t>Х</w:t>
            </w:r>
          </w:p>
        </w:tc>
        <w:tc>
          <w:tcPr>
            <w:tcW w:w="396" w:type="dxa"/>
            <w:vAlign w:val="center"/>
          </w:tcPr>
          <w:p w14:paraId="40C0D854" w14:textId="0E69257A"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57E072ED" w14:textId="20894EC6"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30731C11" w14:textId="4E9FB841" w:rsidR="00C31DFB" w:rsidRPr="00A057BC" w:rsidRDefault="00C31DFB" w:rsidP="00C31DFB">
            <w:pPr>
              <w:jc w:val="center"/>
              <w:rPr>
                <w:b/>
                <w:color w:val="000000"/>
                <w:sz w:val="18"/>
                <w:szCs w:val="18"/>
              </w:rPr>
            </w:pPr>
            <w:r w:rsidRPr="00A057BC">
              <w:rPr>
                <w:b/>
                <w:color w:val="000000"/>
                <w:sz w:val="18"/>
                <w:szCs w:val="18"/>
              </w:rPr>
              <w:t>Х</w:t>
            </w:r>
          </w:p>
        </w:tc>
        <w:tc>
          <w:tcPr>
            <w:tcW w:w="764" w:type="dxa"/>
            <w:vAlign w:val="center"/>
          </w:tcPr>
          <w:p w14:paraId="72898DC6" w14:textId="606C6389" w:rsidR="00C31DFB" w:rsidRPr="00A057BC" w:rsidRDefault="00C31DFB" w:rsidP="00C31DFB">
            <w:pPr>
              <w:jc w:val="center"/>
              <w:rPr>
                <w:b/>
                <w:color w:val="000000"/>
                <w:sz w:val="18"/>
                <w:szCs w:val="18"/>
              </w:rPr>
            </w:pPr>
            <w:r w:rsidRPr="00A057BC">
              <w:rPr>
                <w:b/>
                <w:color w:val="000000"/>
                <w:sz w:val="18"/>
                <w:szCs w:val="18"/>
              </w:rPr>
              <w:t>Х</w:t>
            </w:r>
          </w:p>
        </w:tc>
      </w:tr>
      <w:tr w:rsidR="00C31DFB" w:rsidRPr="00A057BC" w14:paraId="4C55C007" w14:textId="2210CA16" w:rsidTr="00C31DFB">
        <w:trPr>
          <w:trHeight w:val="288"/>
        </w:trPr>
        <w:tc>
          <w:tcPr>
            <w:tcW w:w="2689" w:type="dxa"/>
            <w:shd w:val="clear" w:color="auto" w:fill="D9D9D9"/>
            <w:vAlign w:val="center"/>
          </w:tcPr>
          <w:p w14:paraId="5B2E5709" w14:textId="5F00441E" w:rsidR="00C31DFB" w:rsidRPr="00A057BC" w:rsidRDefault="00C31DFB" w:rsidP="00C31DFB">
            <w:pPr>
              <w:rPr>
                <w:color w:val="000000"/>
                <w:sz w:val="18"/>
                <w:szCs w:val="18"/>
              </w:rPr>
            </w:pPr>
            <w:r w:rsidRPr="00A057BC">
              <w:rPr>
                <w:color w:val="000000"/>
                <w:sz w:val="18"/>
                <w:szCs w:val="18"/>
              </w:rPr>
              <w:t>Оценка приверженности добровольца исследованию</w:t>
            </w:r>
          </w:p>
        </w:tc>
        <w:tc>
          <w:tcPr>
            <w:tcW w:w="567" w:type="dxa"/>
            <w:shd w:val="clear" w:color="auto" w:fill="FFFFFF"/>
            <w:vAlign w:val="center"/>
          </w:tcPr>
          <w:p w14:paraId="1BCDE484" w14:textId="77777777" w:rsidR="00C31DFB" w:rsidRPr="00A057BC" w:rsidRDefault="00C31DFB" w:rsidP="00C31DFB">
            <w:pPr>
              <w:jc w:val="center"/>
              <w:rPr>
                <w:b/>
                <w:color w:val="000000"/>
                <w:sz w:val="18"/>
                <w:szCs w:val="18"/>
              </w:rPr>
            </w:pPr>
          </w:p>
        </w:tc>
        <w:tc>
          <w:tcPr>
            <w:tcW w:w="567" w:type="dxa"/>
            <w:vAlign w:val="center"/>
          </w:tcPr>
          <w:p w14:paraId="44C4532D" w14:textId="65D0E90B"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3AB7BA2B" w14:textId="1A8927FC"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356DCEC6" w14:textId="1ACFB1FC"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50A262E3" w14:textId="2CEBD64E"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00B879F5" w14:textId="6E894C4B" w:rsidR="00C31DFB" w:rsidRPr="00A057BC" w:rsidRDefault="00C31DFB" w:rsidP="00C31DFB">
            <w:pPr>
              <w:jc w:val="center"/>
              <w:rPr>
                <w:b/>
                <w:color w:val="000000"/>
                <w:sz w:val="18"/>
                <w:szCs w:val="18"/>
              </w:rPr>
            </w:pPr>
            <w:r w:rsidRPr="00A057BC">
              <w:rPr>
                <w:b/>
                <w:color w:val="000000"/>
                <w:sz w:val="18"/>
                <w:szCs w:val="18"/>
              </w:rPr>
              <w:t>Х</w:t>
            </w:r>
          </w:p>
        </w:tc>
        <w:tc>
          <w:tcPr>
            <w:tcW w:w="409" w:type="dxa"/>
            <w:vAlign w:val="center"/>
          </w:tcPr>
          <w:p w14:paraId="402B572A" w14:textId="2440D0E9"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59BBB1B6" w14:textId="659B3144"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109D750D" w14:textId="0DBDE781"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03A036B6" w14:textId="4967059F"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345FA66E" w14:textId="104F82BA"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54809A48" w14:textId="5556C481"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64ABB191" w14:textId="7CBD65C5"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29C7F9B8" w14:textId="08F63FC4"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77C3CCDA" w14:textId="69F8E5CB"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2D96AC33" w14:textId="0C94814E" w:rsidR="00C31DFB" w:rsidRPr="00A057BC" w:rsidRDefault="00C31DFB" w:rsidP="00C31DFB">
            <w:pPr>
              <w:jc w:val="center"/>
              <w:rPr>
                <w:b/>
                <w:color w:val="000000"/>
                <w:sz w:val="18"/>
                <w:szCs w:val="18"/>
              </w:rPr>
            </w:pPr>
            <w:r w:rsidRPr="00A057BC">
              <w:rPr>
                <w:b/>
                <w:color w:val="000000"/>
                <w:sz w:val="18"/>
                <w:szCs w:val="18"/>
              </w:rPr>
              <w:t>Х</w:t>
            </w:r>
          </w:p>
        </w:tc>
        <w:tc>
          <w:tcPr>
            <w:tcW w:w="560" w:type="dxa"/>
            <w:vAlign w:val="center"/>
          </w:tcPr>
          <w:p w14:paraId="0858F4AD" w14:textId="383137AC"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57AF43A6" w14:textId="53318D03" w:rsidR="00C31DFB" w:rsidRPr="00A057BC" w:rsidRDefault="00C31DFB" w:rsidP="00C31DFB">
            <w:pPr>
              <w:jc w:val="center"/>
              <w:rPr>
                <w:b/>
                <w:color w:val="000000"/>
                <w:sz w:val="18"/>
                <w:szCs w:val="18"/>
              </w:rPr>
            </w:pPr>
            <w:r w:rsidRPr="00A057BC">
              <w:rPr>
                <w:b/>
                <w:color w:val="000000"/>
                <w:sz w:val="18"/>
                <w:szCs w:val="18"/>
              </w:rPr>
              <w:t>Х</w:t>
            </w:r>
          </w:p>
        </w:tc>
        <w:tc>
          <w:tcPr>
            <w:tcW w:w="396" w:type="dxa"/>
            <w:vAlign w:val="center"/>
          </w:tcPr>
          <w:p w14:paraId="79C316FC" w14:textId="2EFB898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6CCB7EA6" w14:textId="59863550"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1F1EFFEF" w14:textId="0CB81150" w:rsidR="00C31DFB" w:rsidRPr="00A057BC" w:rsidRDefault="00C31DFB" w:rsidP="00C31DFB">
            <w:pPr>
              <w:jc w:val="center"/>
              <w:rPr>
                <w:b/>
                <w:color w:val="000000"/>
                <w:sz w:val="18"/>
                <w:szCs w:val="18"/>
              </w:rPr>
            </w:pPr>
            <w:r w:rsidRPr="00A057BC">
              <w:rPr>
                <w:b/>
                <w:color w:val="000000"/>
                <w:sz w:val="18"/>
                <w:szCs w:val="18"/>
              </w:rPr>
              <w:t>Х</w:t>
            </w:r>
          </w:p>
        </w:tc>
        <w:tc>
          <w:tcPr>
            <w:tcW w:w="764" w:type="dxa"/>
            <w:vAlign w:val="center"/>
          </w:tcPr>
          <w:p w14:paraId="792569B5" w14:textId="0C7CD5F9" w:rsidR="00C31DFB" w:rsidRPr="00A057BC" w:rsidRDefault="00C31DFB" w:rsidP="00C31DFB">
            <w:pPr>
              <w:jc w:val="center"/>
              <w:rPr>
                <w:b/>
                <w:color w:val="000000"/>
                <w:sz w:val="18"/>
                <w:szCs w:val="18"/>
              </w:rPr>
            </w:pPr>
            <w:r w:rsidRPr="00A057BC">
              <w:rPr>
                <w:b/>
                <w:color w:val="000000"/>
                <w:sz w:val="18"/>
                <w:szCs w:val="18"/>
              </w:rPr>
              <w:t>Х</w:t>
            </w:r>
          </w:p>
        </w:tc>
      </w:tr>
      <w:tr w:rsidR="00A526F3" w:rsidRPr="00A057BC" w14:paraId="395DFD1A" w14:textId="2B553C0B" w:rsidTr="00C31DFB">
        <w:trPr>
          <w:trHeight w:val="288"/>
        </w:trPr>
        <w:tc>
          <w:tcPr>
            <w:tcW w:w="2689" w:type="dxa"/>
            <w:shd w:val="clear" w:color="auto" w:fill="D9D9D9"/>
            <w:vAlign w:val="center"/>
          </w:tcPr>
          <w:p w14:paraId="19D3D17B" w14:textId="77777777" w:rsidR="00A526F3" w:rsidRPr="00A057BC" w:rsidRDefault="00A526F3" w:rsidP="00C31DFB">
            <w:pPr>
              <w:rPr>
                <w:color w:val="000000"/>
                <w:sz w:val="18"/>
                <w:szCs w:val="18"/>
              </w:rPr>
            </w:pPr>
            <w:r w:rsidRPr="00A057BC">
              <w:rPr>
                <w:color w:val="000000"/>
                <w:sz w:val="18"/>
                <w:szCs w:val="18"/>
              </w:rPr>
              <w:t>Установка катетера</w:t>
            </w:r>
          </w:p>
        </w:tc>
        <w:tc>
          <w:tcPr>
            <w:tcW w:w="567" w:type="dxa"/>
            <w:shd w:val="clear" w:color="auto" w:fill="FFFFFF"/>
            <w:vAlign w:val="center"/>
          </w:tcPr>
          <w:p w14:paraId="6E1827CF" w14:textId="6D87E3B1" w:rsidR="00A526F3" w:rsidRPr="00A057BC" w:rsidRDefault="00A526F3" w:rsidP="00C31DFB">
            <w:pPr>
              <w:jc w:val="center"/>
              <w:rPr>
                <w:b/>
                <w:color w:val="000000"/>
                <w:sz w:val="18"/>
                <w:szCs w:val="18"/>
              </w:rPr>
            </w:pPr>
          </w:p>
        </w:tc>
        <w:tc>
          <w:tcPr>
            <w:tcW w:w="567" w:type="dxa"/>
            <w:vAlign w:val="center"/>
          </w:tcPr>
          <w:p w14:paraId="2FBC1F05" w14:textId="1136EC33" w:rsidR="00A526F3" w:rsidRPr="00A057BC" w:rsidRDefault="00A526F3" w:rsidP="00C31DFB">
            <w:pPr>
              <w:jc w:val="center"/>
              <w:rPr>
                <w:b/>
                <w:color w:val="000000"/>
                <w:sz w:val="18"/>
                <w:szCs w:val="18"/>
              </w:rPr>
            </w:pPr>
          </w:p>
        </w:tc>
        <w:tc>
          <w:tcPr>
            <w:tcW w:w="567" w:type="dxa"/>
            <w:vAlign w:val="center"/>
          </w:tcPr>
          <w:p w14:paraId="5EFECF2B"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705E81FB" w14:textId="03100D6A" w:rsidR="00A526F3" w:rsidRPr="00A057BC" w:rsidRDefault="00A526F3" w:rsidP="00C31DFB">
            <w:pPr>
              <w:jc w:val="center"/>
              <w:rPr>
                <w:b/>
                <w:color w:val="000000"/>
                <w:sz w:val="18"/>
                <w:szCs w:val="18"/>
              </w:rPr>
            </w:pPr>
          </w:p>
        </w:tc>
        <w:tc>
          <w:tcPr>
            <w:tcW w:w="567" w:type="dxa"/>
            <w:vAlign w:val="center"/>
          </w:tcPr>
          <w:p w14:paraId="74AD6075" w14:textId="19DF476B" w:rsidR="00A526F3" w:rsidRPr="00A057BC" w:rsidRDefault="00A526F3" w:rsidP="00C31DFB">
            <w:pPr>
              <w:jc w:val="center"/>
              <w:rPr>
                <w:b/>
                <w:color w:val="000000"/>
                <w:sz w:val="18"/>
                <w:szCs w:val="18"/>
              </w:rPr>
            </w:pPr>
          </w:p>
        </w:tc>
        <w:tc>
          <w:tcPr>
            <w:tcW w:w="567" w:type="dxa"/>
            <w:vAlign w:val="center"/>
          </w:tcPr>
          <w:p w14:paraId="67679E9A" w14:textId="77777777" w:rsidR="00A526F3" w:rsidRPr="00A057BC" w:rsidRDefault="00A526F3" w:rsidP="00C31DFB">
            <w:pPr>
              <w:jc w:val="center"/>
              <w:rPr>
                <w:b/>
                <w:color w:val="000000"/>
                <w:sz w:val="18"/>
                <w:szCs w:val="18"/>
              </w:rPr>
            </w:pPr>
          </w:p>
        </w:tc>
        <w:tc>
          <w:tcPr>
            <w:tcW w:w="409" w:type="dxa"/>
            <w:vAlign w:val="center"/>
          </w:tcPr>
          <w:p w14:paraId="3BDA165F" w14:textId="77777777" w:rsidR="00A526F3" w:rsidRPr="00A057BC" w:rsidRDefault="00A526F3" w:rsidP="00C31DFB">
            <w:pPr>
              <w:jc w:val="center"/>
              <w:rPr>
                <w:b/>
                <w:color w:val="000000"/>
                <w:sz w:val="18"/>
                <w:szCs w:val="18"/>
              </w:rPr>
            </w:pPr>
          </w:p>
        </w:tc>
        <w:tc>
          <w:tcPr>
            <w:tcW w:w="558" w:type="dxa"/>
            <w:vAlign w:val="center"/>
          </w:tcPr>
          <w:p w14:paraId="3A5A6676" w14:textId="25C39849" w:rsidR="00A526F3" w:rsidRPr="00A057BC" w:rsidRDefault="00A526F3" w:rsidP="00C31DFB">
            <w:pPr>
              <w:jc w:val="center"/>
              <w:rPr>
                <w:b/>
                <w:color w:val="000000"/>
                <w:sz w:val="18"/>
                <w:szCs w:val="18"/>
              </w:rPr>
            </w:pPr>
          </w:p>
        </w:tc>
        <w:tc>
          <w:tcPr>
            <w:tcW w:w="558" w:type="dxa"/>
            <w:vAlign w:val="center"/>
          </w:tcPr>
          <w:p w14:paraId="39197D62" w14:textId="5BB5ECC7" w:rsidR="00A526F3" w:rsidRPr="00A057BC" w:rsidRDefault="00A526F3" w:rsidP="00C31DFB">
            <w:pPr>
              <w:jc w:val="center"/>
              <w:rPr>
                <w:b/>
                <w:color w:val="000000"/>
                <w:sz w:val="18"/>
                <w:szCs w:val="18"/>
              </w:rPr>
            </w:pPr>
          </w:p>
        </w:tc>
        <w:tc>
          <w:tcPr>
            <w:tcW w:w="558" w:type="dxa"/>
            <w:vAlign w:val="center"/>
          </w:tcPr>
          <w:p w14:paraId="21EBDB24" w14:textId="6D497A56" w:rsidR="00A526F3" w:rsidRPr="00A057BC" w:rsidRDefault="00A526F3" w:rsidP="00C31DFB">
            <w:pPr>
              <w:jc w:val="center"/>
              <w:rPr>
                <w:b/>
                <w:color w:val="000000"/>
                <w:sz w:val="18"/>
                <w:szCs w:val="18"/>
              </w:rPr>
            </w:pPr>
          </w:p>
        </w:tc>
        <w:tc>
          <w:tcPr>
            <w:tcW w:w="558" w:type="dxa"/>
            <w:vAlign w:val="center"/>
          </w:tcPr>
          <w:p w14:paraId="49D7B09A" w14:textId="36E73299" w:rsidR="00A526F3" w:rsidRPr="00A057BC" w:rsidRDefault="00A526F3" w:rsidP="00C31DFB">
            <w:pPr>
              <w:jc w:val="center"/>
              <w:rPr>
                <w:b/>
                <w:color w:val="000000"/>
                <w:sz w:val="18"/>
                <w:szCs w:val="18"/>
              </w:rPr>
            </w:pPr>
          </w:p>
        </w:tc>
        <w:tc>
          <w:tcPr>
            <w:tcW w:w="558" w:type="dxa"/>
            <w:vAlign w:val="center"/>
          </w:tcPr>
          <w:p w14:paraId="51BB1031" w14:textId="5E8CED13" w:rsidR="00A526F3" w:rsidRPr="00A057BC" w:rsidRDefault="00A526F3" w:rsidP="00C31DFB">
            <w:pPr>
              <w:jc w:val="center"/>
              <w:rPr>
                <w:b/>
                <w:color w:val="000000"/>
                <w:sz w:val="18"/>
                <w:szCs w:val="18"/>
              </w:rPr>
            </w:pPr>
          </w:p>
        </w:tc>
        <w:tc>
          <w:tcPr>
            <w:tcW w:w="558" w:type="dxa"/>
            <w:vAlign w:val="center"/>
          </w:tcPr>
          <w:p w14:paraId="2B59153F" w14:textId="5F6FD568" w:rsidR="00A526F3" w:rsidRPr="00A057BC" w:rsidRDefault="00A526F3" w:rsidP="00C31DFB">
            <w:pPr>
              <w:jc w:val="center"/>
              <w:rPr>
                <w:b/>
                <w:color w:val="000000"/>
                <w:sz w:val="18"/>
                <w:szCs w:val="18"/>
              </w:rPr>
            </w:pPr>
          </w:p>
        </w:tc>
        <w:tc>
          <w:tcPr>
            <w:tcW w:w="558" w:type="dxa"/>
            <w:vAlign w:val="center"/>
          </w:tcPr>
          <w:p w14:paraId="1390DC98" w14:textId="605AD903" w:rsidR="00A526F3" w:rsidRPr="00A057BC" w:rsidRDefault="00A526F3" w:rsidP="00C31DFB">
            <w:pPr>
              <w:jc w:val="center"/>
              <w:rPr>
                <w:b/>
                <w:color w:val="000000"/>
                <w:sz w:val="18"/>
                <w:szCs w:val="18"/>
              </w:rPr>
            </w:pPr>
          </w:p>
        </w:tc>
        <w:tc>
          <w:tcPr>
            <w:tcW w:w="558" w:type="dxa"/>
            <w:vAlign w:val="center"/>
          </w:tcPr>
          <w:p w14:paraId="376B6A5E" w14:textId="184426F4" w:rsidR="00A526F3" w:rsidRPr="00A057BC" w:rsidRDefault="00A526F3" w:rsidP="00C31DFB">
            <w:pPr>
              <w:jc w:val="center"/>
              <w:rPr>
                <w:b/>
                <w:color w:val="000000"/>
                <w:sz w:val="18"/>
                <w:szCs w:val="18"/>
              </w:rPr>
            </w:pPr>
          </w:p>
        </w:tc>
        <w:tc>
          <w:tcPr>
            <w:tcW w:w="558" w:type="dxa"/>
            <w:vAlign w:val="center"/>
          </w:tcPr>
          <w:p w14:paraId="2EDC6600" w14:textId="09971079" w:rsidR="00A526F3" w:rsidRPr="00A057BC" w:rsidRDefault="00A526F3" w:rsidP="00C31DFB">
            <w:pPr>
              <w:jc w:val="center"/>
              <w:rPr>
                <w:b/>
                <w:color w:val="000000"/>
                <w:sz w:val="18"/>
                <w:szCs w:val="18"/>
              </w:rPr>
            </w:pPr>
          </w:p>
        </w:tc>
        <w:tc>
          <w:tcPr>
            <w:tcW w:w="560" w:type="dxa"/>
            <w:vAlign w:val="center"/>
          </w:tcPr>
          <w:p w14:paraId="5841DD46" w14:textId="035F9D6B" w:rsidR="00A526F3" w:rsidRPr="00A057BC" w:rsidRDefault="00A526F3" w:rsidP="00C31DFB">
            <w:pPr>
              <w:jc w:val="center"/>
              <w:rPr>
                <w:b/>
                <w:color w:val="000000"/>
                <w:sz w:val="18"/>
                <w:szCs w:val="18"/>
              </w:rPr>
            </w:pPr>
          </w:p>
        </w:tc>
        <w:tc>
          <w:tcPr>
            <w:tcW w:w="558" w:type="dxa"/>
            <w:vAlign w:val="center"/>
          </w:tcPr>
          <w:p w14:paraId="05442305" w14:textId="77777777" w:rsidR="00A526F3" w:rsidRPr="00A057BC" w:rsidRDefault="00A526F3" w:rsidP="00C31DFB">
            <w:pPr>
              <w:jc w:val="center"/>
              <w:rPr>
                <w:b/>
                <w:color w:val="000000"/>
                <w:sz w:val="18"/>
                <w:szCs w:val="18"/>
              </w:rPr>
            </w:pPr>
          </w:p>
        </w:tc>
        <w:tc>
          <w:tcPr>
            <w:tcW w:w="396" w:type="dxa"/>
            <w:vAlign w:val="center"/>
          </w:tcPr>
          <w:p w14:paraId="71D2A702" w14:textId="0626D2D6" w:rsidR="00A526F3" w:rsidRPr="00A057BC" w:rsidRDefault="00A526F3" w:rsidP="00C31DFB">
            <w:pPr>
              <w:jc w:val="center"/>
              <w:rPr>
                <w:b/>
                <w:color w:val="000000"/>
                <w:sz w:val="18"/>
                <w:szCs w:val="18"/>
              </w:rPr>
            </w:pPr>
          </w:p>
        </w:tc>
        <w:tc>
          <w:tcPr>
            <w:tcW w:w="567" w:type="dxa"/>
            <w:vAlign w:val="center"/>
          </w:tcPr>
          <w:p w14:paraId="3D51049E" w14:textId="77777777" w:rsidR="00A526F3" w:rsidRPr="00A057BC" w:rsidRDefault="00A526F3" w:rsidP="00C31DFB">
            <w:pPr>
              <w:jc w:val="center"/>
              <w:rPr>
                <w:b/>
                <w:color w:val="000000"/>
                <w:sz w:val="18"/>
                <w:szCs w:val="18"/>
              </w:rPr>
            </w:pPr>
          </w:p>
        </w:tc>
        <w:tc>
          <w:tcPr>
            <w:tcW w:w="709" w:type="dxa"/>
            <w:vAlign w:val="center"/>
          </w:tcPr>
          <w:p w14:paraId="450B8290" w14:textId="77777777" w:rsidR="00A526F3" w:rsidRPr="00A057BC" w:rsidRDefault="00A526F3" w:rsidP="00C31DFB">
            <w:pPr>
              <w:jc w:val="center"/>
              <w:rPr>
                <w:b/>
                <w:color w:val="000000"/>
                <w:sz w:val="18"/>
                <w:szCs w:val="18"/>
              </w:rPr>
            </w:pPr>
          </w:p>
        </w:tc>
        <w:tc>
          <w:tcPr>
            <w:tcW w:w="764" w:type="dxa"/>
            <w:vAlign w:val="center"/>
          </w:tcPr>
          <w:p w14:paraId="7FED2C10" w14:textId="77777777" w:rsidR="00A526F3" w:rsidRPr="00A057BC" w:rsidRDefault="00A526F3" w:rsidP="00C31DFB">
            <w:pPr>
              <w:jc w:val="center"/>
              <w:rPr>
                <w:b/>
                <w:color w:val="000000"/>
                <w:sz w:val="18"/>
                <w:szCs w:val="18"/>
              </w:rPr>
            </w:pPr>
          </w:p>
        </w:tc>
      </w:tr>
      <w:tr w:rsidR="00A526F3" w:rsidRPr="00A057BC" w14:paraId="0CEC0808" w14:textId="48C0593F" w:rsidTr="00C31DFB">
        <w:trPr>
          <w:trHeight w:val="288"/>
        </w:trPr>
        <w:tc>
          <w:tcPr>
            <w:tcW w:w="2689" w:type="dxa"/>
            <w:shd w:val="clear" w:color="auto" w:fill="D9D9D9"/>
            <w:vAlign w:val="center"/>
          </w:tcPr>
          <w:p w14:paraId="65C38E35" w14:textId="77777777" w:rsidR="00A526F3" w:rsidRPr="00A057BC" w:rsidRDefault="00A526F3" w:rsidP="00C31DFB">
            <w:pPr>
              <w:rPr>
                <w:color w:val="000000"/>
                <w:sz w:val="18"/>
                <w:szCs w:val="18"/>
              </w:rPr>
            </w:pPr>
            <w:r w:rsidRPr="00A057BC">
              <w:rPr>
                <w:color w:val="000000"/>
                <w:sz w:val="18"/>
                <w:szCs w:val="18"/>
              </w:rPr>
              <w:t>Удаление катетера</w:t>
            </w:r>
          </w:p>
        </w:tc>
        <w:tc>
          <w:tcPr>
            <w:tcW w:w="567" w:type="dxa"/>
            <w:shd w:val="clear" w:color="auto" w:fill="FFFFFF"/>
            <w:vAlign w:val="center"/>
          </w:tcPr>
          <w:p w14:paraId="1A337733" w14:textId="1A7321BA" w:rsidR="00A526F3" w:rsidRPr="00A057BC" w:rsidRDefault="00A526F3" w:rsidP="00C31DFB">
            <w:pPr>
              <w:jc w:val="center"/>
              <w:rPr>
                <w:b/>
                <w:color w:val="000000"/>
                <w:sz w:val="18"/>
                <w:szCs w:val="18"/>
              </w:rPr>
            </w:pPr>
          </w:p>
        </w:tc>
        <w:tc>
          <w:tcPr>
            <w:tcW w:w="567" w:type="dxa"/>
            <w:vAlign w:val="center"/>
          </w:tcPr>
          <w:p w14:paraId="4370A13D" w14:textId="4DE1A912" w:rsidR="00A526F3" w:rsidRPr="00A057BC" w:rsidRDefault="00A526F3" w:rsidP="00C31DFB">
            <w:pPr>
              <w:jc w:val="center"/>
              <w:rPr>
                <w:b/>
                <w:color w:val="000000"/>
                <w:sz w:val="18"/>
                <w:szCs w:val="18"/>
              </w:rPr>
            </w:pPr>
          </w:p>
        </w:tc>
        <w:tc>
          <w:tcPr>
            <w:tcW w:w="567" w:type="dxa"/>
            <w:vAlign w:val="center"/>
          </w:tcPr>
          <w:p w14:paraId="52E68676" w14:textId="652002D6" w:rsidR="00A526F3" w:rsidRPr="00A057BC" w:rsidRDefault="00A526F3" w:rsidP="00C31DFB">
            <w:pPr>
              <w:jc w:val="center"/>
              <w:rPr>
                <w:b/>
                <w:color w:val="000000"/>
                <w:sz w:val="18"/>
                <w:szCs w:val="18"/>
              </w:rPr>
            </w:pPr>
          </w:p>
        </w:tc>
        <w:tc>
          <w:tcPr>
            <w:tcW w:w="567" w:type="dxa"/>
            <w:vAlign w:val="center"/>
          </w:tcPr>
          <w:p w14:paraId="70C14CE2" w14:textId="1819A9C8" w:rsidR="00A526F3" w:rsidRPr="00A057BC" w:rsidRDefault="00A526F3" w:rsidP="00C31DFB">
            <w:pPr>
              <w:jc w:val="center"/>
              <w:rPr>
                <w:b/>
                <w:color w:val="000000"/>
                <w:sz w:val="18"/>
                <w:szCs w:val="18"/>
              </w:rPr>
            </w:pPr>
          </w:p>
        </w:tc>
        <w:tc>
          <w:tcPr>
            <w:tcW w:w="567" w:type="dxa"/>
            <w:vAlign w:val="center"/>
          </w:tcPr>
          <w:p w14:paraId="42AF6925" w14:textId="2B930F8F" w:rsidR="00A526F3" w:rsidRPr="00A057BC" w:rsidRDefault="00A526F3" w:rsidP="00C31DFB">
            <w:pPr>
              <w:jc w:val="center"/>
              <w:rPr>
                <w:b/>
                <w:color w:val="000000"/>
                <w:sz w:val="18"/>
                <w:szCs w:val="18"/>
              </w:rPr>
            </w:pPr>
          </w:p>
        </w:tc>
        <w:tc>
          <w:tcPr>
            <w:tcW w:w="567" w:type="dxa"/>
            <w:vAlign w:val="center"/>
          </w:tcPr>
          <w:p w14:paraId="5FEB263B" w14:textId="77777777" w:rsidR="00A526F3" w:rsidRPr="00A057BC" w:rsidRDefault="00A526F3" w:rsidP="00C31DFB">
            <w:pPr>
              <w:jc w:val="center"/>
              <w:rPr>
                <w:b/>
                <w:color w:val="000000"/>
                <w:sz w:val="18"/>
                <w:szCs w:val="18"/>
              </w:rPr>
            </w:pPr>
          </w:p>
        </w:tc>
        <w:tc>
          <w:tcPr>
            <w:tcW w:w="409" w:type="dxa"/>
            <w:vAlign w:val="center"/>
          </w:tcPr>
          <w:p w14:paraId="6047998D" w14:textId="77777777" w:rsidR="00A526F3" w:rsidRPr="00A057BC" w:rsidRDefault="00A526F3" w:rsidP="00C31DFB">
            <w:pPr>
              <w:jc w:val="center"/>
              <w:rPr>
                <w:b/>
                <w:color w:val="000000"/>
                <w:sz w:val="18"/>
                <w:szCs w:val="18"/>
              </w:rPr>
            </w:pPr>
          </w:p>
        </w:tc>
        <w:tc>
          <w:tcPr>
            <w:tcW w:w="558" w:type="dxa"/>
            <w:vAlign w:val="center"/>
          </w:tcPr>
          <w:p w14:paraId="5E61919F" w14:textId="43C8B9BD" w:rsidR="00A526F3" w:rsidRPr="00A057BC" w:rsidRDefault="00A526F3" w:rsidP="00C31DFB">
            <w:pPr>
              <w:jc w:val="center"/>
              <w:rPr>
                <w:b/>
                <w:color w:val="000000"/>
                <w:sz w:val="18"/>
                <w:szCs w:val="18"/>
              </w:rPr>
            </w:pPr>
          </w:p>
        </w:tc>
        <w:tc>
          <w:tcPr>
            <w:tcW w:w="558" w:type="dxa"/>
            <w:vAlign w:val="center"/>
          </w:tcPr>
          <w:p w14:paraId="601C7127" w14:textId="068A6ADE" w:rsidR="00A526F3" w:rsidRPr="00A057BC" w:rsidRDefault="00A526F3" w:rsidP="00C31DFB">
            <w:pPr>
              <w:jc w:val="center"/>
              <w:rPr>
                <w:b/>
                <w:color w:val="000000"/>
                <w:sz w:val="18"/>
                <w:szCs w:val="18"/>
              </w:rPr>
            </w:pPr>
          </w:p>
        </w:tc>
        <w:tc>
          <w:tcPr>
            <w:tcW w:w="558" w:type="dxa"/>
            <w:vAlign w:val="center"/>
          </w:tcPr>
          <w:p w14:paraId="3E2DD0B1" w14:textId="07328D03" w:rsidR="00A526F3" w:rsidRPr="00A057BC" w:rsidRDefault="00A526F3" w:rsidP="00C31DFB">
            <w:pPr>
              <w:jc w:val="center"/>
              <w:rPr>
                <w:b/>
                <w:color w:val="000000"/>
                <w:sz w:val="18"/>
                <w:szCs w:val="18"/>
              </w:rPr>
            </w:pPr>
          </w:p>
        </w:tc>
        <w:tc>
          <w:tcPr>
            <w:tcW w:w="558" w:type="dxa"/>
            <w:vAlign w:val="center"/>
          </w:tcPr>
          <w:p w14:paraId="232B9DA5" w14:textId="39584EB5" w:rsidR="00A526F3" w:rsidRPr="00A057BC" w:rsidRDefault="00A526F3" w:rsidP="00C31DFB">
            <w:pPr>
              <w:jc w:val="center"/>
              <w:rPr>
                <w:b/>
                <w:color w:val="000000"/>
                <w:sz w:val="18"/>
                <w:szCs w:val="18"/>
              </w:rPr>
            </w:pPr>
          </w:p>
        </w:tc>
        <w:tc>
          <w:tcPr>
            <w:tcW w:w="558" w:type="dxa"/>
            <w:vAlign w:val="center"/>
          </w:tcPr>
          <w:p w14:paraId="79107848" w14:textId="0BD04C73" w:rsidR="00A526F3" w:rsidRPr="00A057BC" w:rsidRDefault="00A526F3" w:rsidP="00C31DFB">
            <w:pPr>
              <w:jc w:val="center"/>
              <w:rPr>
                <w:b/>
                <w:color w:val="000000"/>
                <w:sz w:val="18"/>
                <w:szCs w:val="18"/>
              </w:rPr>
            </w:pPr>
          </w:p>
        </w:tc>
        <w:tc>
          <w:tcPr>
            <w:tcW w:w="558" w:type="dxa"/>
            <w:vAlign w:val="center"/>
          </w:tcPr>
          <w:p w14:paraId="37F3C42C" w14:textId="51119152" w:rsidR="00A526F3" w:rsidRPr="00A057BC" w:rsidRDefault="00A526F3" w:rsidP="00C31DFB">
            <w:pPr>
              <w:jc w:val="center"/>
              <w:rPr>
                <w:b/>
                <w:color w:val="000000"/>
                <w:sz w:val="18"/>
                <w:szCs w:val="18"/>
              </w:rPr>
            </w:pPr>
          </w:p>
        </w:tc>
        <w:tc>
          <w:tcPr>
            <w:tcW w:w="558" w:type="dxa"/>
            <w:vAlign w:val="center"/>
          </w:tcPr>
          <w:p w14:paraId="1DB997AA" w14:textId="2A00E3D0" w:rsidR="00A526F3" w:rsidRPr="00A057BC" w:rsidRDefault="00A526F3" w:rsidP="00C31DFB">
            <w:pPr>
              <w:jc w:val="center"/>
              <w:rPr>
                <w:b/>
                <w:color w:val="000000"/>
                <w:sz w:val="18"/>
                <w:szCs w:val="18"/>
              </w:rPr>
            </w:pPr>
          </w:p>
        </w:tc>
        <w:tc>
          <w:tcPr>
            <w:tcW w:w="558" w:type="dxa"/>
            <w:vAlign w:val="center"/>
          </w:tcPr>
          <w:p w14:paraId="73FC19C4" w14:textId="7F30610D" w:rsidR="00A526F3" w:rsidRPr="00A057BC" w:rsidRDefault="00A526F3" w:rsidP="00C31DFB">
            <w:pPr>
              <w:jc w:val="center"/>
              <w:rPr>
                <w:b/>
                <w:color w:val="000000"/>
                <w:sz w:val="18"/>
                <w:szCs w:val="18"/>
              </w:rPr>
            </w:pPr>
          </w:p>
        </w:tc>
        <w:tc>
          <w:tcPr>
            <w:tcW w:w="558" w:type="dxa"/>
            <w:vAlign w:val="center"/>
          </w:tcPr>
          <w:p w14:paraId="29755935" w14:textId="7E081C4A" w:rsidR="00A526F3" w:rsidRPr="00A057BC" w:rsidRDefault="00A526F3" w:rsidP="00C31DFB">
            <w:pPr>
              <w:jc w:val="center"/>
              <w:rPr>
                <w:b/>
                <w:color w:val="000000"/>
                <w:sz w:val="18"/>
                <w:szCs w:val="18"/>
              </w:rPr>
            </w:pPr>
          </w:p>
        </w:tc>
        <w:tc>
          <w:tcPr>
            <w:tcW w:w="560" w:type="dxa"/>
            <w:vAlign w:val="center"/>
          </w:tcPr>
          <w:p w14:paraId="15EC1A67" w14:textId="18324ABB" w:rsidR="00A526F3" w:rsidRPr="00A057BC" w:rsidRDefault="00A526F3" w:rsidP="00C31DFB">
            <w:pPr>
              <w:jc w:val="center"/>
              <w:rPr>
                <w:b/>
                <w:color w:val="000000"/>
                <w:sz w:val="18"/>
                <w:szCs w:val="18"/>
              </w:rPr>
            </w:pPr>
          </w:p>
        </w:tc>
        <w:tc>
          <w:tcPr>
            <w:tcW w:w="558" w:type="dxa"/>
            <w:vAlign w:val="center"/>
          </w:tcPr>
          <w:p w14:paraId="78A3109A" w14:textId="77777777" w:rsidR="00A526F3" w:rsidRPr="00A057BC" w:rsidRDefault="00A526F3" w:rsidP="00C31DFB">
            <w:pPr>
              <w:jc w:val="center"/>
              <w:rPr>
                <w:b/>
                <w:color w:val="000000"/>
                <w:sz w:val="18"/>
                <w:szCs w:val="18"/>
              </w:rPr>
            </w:pPr>
          </w:p>
        </w:tc>
        <w:tc>
          <w:tcPr>
            <w:tcW w:w="396" w:type="dxa"/>
            <w:vAlign w:val="center"/>
          </w:tcPr>
          <w:p w14:paraId="1DBD9439" w14:textId="5C69A78C"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529394BD" w14:textId="77777777" w:rsidR="00A526F3" w:rsidRPr="00A057BC" w:rsidRDefault="00A526F3" w:rsidP="00C31DFB">
            <w:pPr>
              <w:jc w:val="center"/>
              <w:rPr>
                <w:b/>
                <w:color w:val="000000"/>
                <w:sz w:val="18"/>
                <w:szCs w:val="18"/>
              </w:rPr>
            </w:pPr>
          </w:p>
        </w:tc>
        <w:tc>
          <w:tcPr>
            <w:tcW w:w="709" w:type="dxa"/>
            <w:vAlign w:val="center"/>
          </w:tcPr>
          <w:p w14:paraId="4605A7AE" w14:textId="77777777" w:rsidR="00A526F3" w:rsidRPr="00A057BC" w:rsidRDefault="00A526F3" w:rsidP="00C31DFB">
            <w:pPr>
              <w:jc w:val="center"/>
              <w:rPr>
                <w:b/>
                <w:color w:val="000000"/>
                <w:sz w:val="18"/>
                <w:szCs w:val="18"/>
              </w:rPr>
            </w:pPr>
          </w:p>
        </w:tc>
        <w:tc>
          <w:tcPr>
            <w:tcW w:w="764" w:type="dxa"/>
            <w:vAlign w:val="center"/>
          </w:tcPr>
          <w:p w14:paraId="162CB442" w14:textId="77777777" w:rsidR="00A526F3" w:rsidRPr="00A057BC" w:rsidRDefault="00A526F3" w:rsidP="00C31DFB">
            <w:pPr>
              <w:jc w:val="center"/>
              <w:rPr>
                <w:b/>
                <w:color w:val="000000"/>
                <w:sz w:val="18"/>
                <w:szCs w:val="18"/>
              </w:rPr>
            </w:pPr>
          </w:p>
        </w:tc>
      </w:tr>
      <w:tr w:rsidR="00A526F3" w:rsidRPr="00A057BC" w14:paraId="75A70279" w14:textId="4C0C10CE" w:rsidTr="00C31DFB">
        <w:trPr>
          <w:trHeight w:val="288"/>
        </w:trPr>
        <w:tc>
          <w:tcPr>
            <w:tcW w:w="2689" w:type="dxa"/>
            <w:shd w:val="clear" w:color="auto" w:fill="D9D9D9"/>
            <w:vAlign w:val="center"/>
          </w:tcPr>
          <w:p w14:paraId="55FCCCA8" w14:textId="77777777" w:rsidR="00A526F3" w:rsidRPr="00A057BC" w:rsidRDefault="00A526F3" w:rsidP="00C31DFB">
            <w:pPr>
              <w:rPr>
                <w:color w:val="000000"/>
                <w:sz w:val="18"/>
                <w:szCs w:val="18"/>
              </w:rPr>
            </w:pPr>
            <w:r w:rsidRPr="00A057BC">
              <w:rPr>
                <w:color w:val="000000"/>
                <w:sz w:val="18"/>
                <w:szCs w:val="18"/>
              </w:rPr>
              <w:t>Прием препарата</w:t>
            </w:r>
            <w:r w:rsidRPr="00A057BC">
              <w:rPr>
                <w:color w:val="000000"/>
                <w:sz w:val="18"/>
                <w:szCs w:val="18"/>
                <w:vertAlign w:val="superscript"/>
              </w:rPr>
              <w:t>6</w:t>
            </w:r>
          </w:p>
        </w:tc>
        <w:tc>
          <w:tcPr>
            <w:tcW w:w="567" w:type="dxa"/>
            <w:shd w:val="clear" w:color="auto" w:fill="FFFFFF"/>
            <w:vAlign w:val="center"/>
          </w:tcPr>
          <w:p w14:paraId="5E443A3F" w14:textId="5C4D87DD" w:rsidR="00A526F3" w:rsidRPr="00A057BC" w:rsidRDefault="00A526F3" w:rsidP="00C31DFB">
            <w:pPr>
              <w:jc w:val="center"/>
              <w:rPr>
                <w:color w:val="000000"/>
                <w:sz w:val="18"/>
                <w:szCs w:val="18"/>
              </w:rPr>
            </w:pPr>
          </w:p>
        </w:tc>
        <w:tc>
          <w:tcPr>
            <w:tcW w:w="567" w:type="dxa"/>
            <w:vAlign w:val="center"/>
          </w:tcPr>
          <w:p w14:paraId="7A7B6E55" w14:textId="2562199B" w:rsidR="00A526F3" w:rsidRPr="00A057BC" w:rsidRDefault="00A526F3" w:rsidP="00C31DFB">
            <w:pPr>
              <w:jc w:val="center"/>
              <w:rPr>
                <w:b/>
                <w:color w:val="000000"/>
                <w:sz w:val="18"/>
                <w:szCs w:val="18"/>
              </w:rPr>
            </w:pPr>
          </w:p>
        </w:tc>
        <w:tc>
          <w:tcPr>
            <w:tcW w:w="567" w:type="dxa"/>
            <w:vAlign w:val="center"/>
          </w:tcPr>
          <w:p w14:paraId="6C449ED9" w14:textId="3F7D0D80" w:rsidR="00A526F3" w:rsidRPr="00A057BC" w:rsidRDefault="00A526F3" w:rsidP="00C31DFB">
            <w:pPr>
              <w:jc w:val="center"/>
              <w:rPr>
                <w:b/>
                <w:color w:val="000000"/>
                <w:sz w:val="18"/>
                <w:szCs w:val="18"/>
              </w:rPr>
            </w:pPr>
          </w:p>
        </w:tc>
        <w:tc>
          <w:tcPr>
            <w:tcW w:w="567" w:type="dxa"/>
            <w:vAlign w:val="center"/>
          </w:tcPr>
          <w:p w14:paraId="1F8EE14C" w14:textId="77777777"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4765DAD4" w14:textId="3B7BB833" w:rsidR="00A526F3" w:rsidRPr="00A057BC" w:rsidRDefault="00A526F3" w:rsidP="00C31DFB">
            <w:pPr>
              <w:jc w:val="center"/>
              <w:rPr>
                <w:b/>
                <w:color w:val="000000"/>
                <w:sz w:val="18"/>
                <w:szCs w:val="18"/>
              </w:rPr>
            </w:pPr>
          </w:p>
        </w:tc>
        <w:tc>
          <w:tcPr>
            <w:tcW w:w="567" w:type="dxa"/>
            <w:vAlign w:val="center"/>
          </w:tcPr>
          <w:p w14:paraId="71B931E6" w14:textId="77777777" w:rsidR="00A526F3" w:rsidRPr="00A057BC" w:rsidRDefault="00A526F3" w:rsidP="00C31DFB">
            <w:pPr>
              <w:jc w:val="center"/>
              <w:rPr>
                <w:b/>
                <w:color w:val="000000"/>
                <w:sz w:val="18"/>
                <w:szCs w:val="18"/>
              </w:rPr>
            </w:pPr>
          </w:p>
        </w:tc>
        <w:tc>
          <w:tcPr>
            <w:tcW w:w="409" w:type="dxa"/>
            <w:vAlign w:val="center"/>
          </w:tcPr>
          <w:p w14:paraId="1FEC03EC" w14:textId="77777777" w:rsidR="00A526F3" w:rsidRPr="00A057BC" w:rsidRDefault="00A526F3" w:rsidP="00C31DFB">
            <w:pPr>
              <w:jc w:val="center"/>
              <w:rPr>
                <w:b/>
                <w:color w:val="000000"/>
                <w:sz w:val="18"/>
                <w:szCs w:val="18"/>
              </w:rPr>
            </w:pPr>
          </w:p>
        </w:tc>
        <w:tc>
          <w:tcPr>
            <w:tcW w:w="558" w:type="dxa"/>
            <w:vAlign w:val="center"/>
          </w:tcPr>
          <w:p w14:paraId="2988D607" w14:textId="1456480F" w:rsidR="00A526F3" w:rsidRPr="00A057BC" w:rsidRDefault="00A526F3" w:rsidP="00C31DFB">
            <w:pPr>
              <w:jc w:val="center"/>
              <w:rPr>
                <w:b/>
                <w:color w:val="000000"/>
                <w:sz w:val="18"/>
                <w:szCs w:val="18"/>
              </w:rPr>
            </w:pPr>
          </w:p>
        </w:tc>
        <w:tc>
          <w:tcPr>
            <w:tcW w:w="558" w:type="dxa"/>
            <w:vAlign w:val="center"/>
          </w:tcPr>
          <w:p w14:paraId="01878A50" w14:textId="4D171E85" w:rsidR="00A526F3" w:rsidRPr="00A057BC" w:rsidRDefault="00A526F3" w:rsidP="00C31DFB">
            <w:pPr>
              <w:jc w:val="center"/>
              <w:rPr>
                <w:b/>
                <w:color w:val="000000"/>
                <w:sz w:val="18"/>
                <w:szCs w:val="18"/>
              </w:rPr>
            </w:pPr>
          </w:p>
        </w:tc>
        <w:tc>
          <w:tcPr>
            <w:tcW w:w="558" w:type="dxa"/>
            <w:vAlign w:val="center"/>
          </w:tcPr>
          <w:p w14:paraId="47D1C247" w14:textId="0AFAC191" w:rsidR="00A526F3" w:rsidRPr="00A057BC" w:rsidRDefault="00A526F3" w:rsidP="00C31DFB">
            <w:pPr>
              <w:jc w:val="center"/>
              <w:rPr>
                <w:b/>
                <w:color w:val="000000"/>
                <w:sz w:val="18"/>
                <w:szCs w:val="18"/>
              </w:rPr>
            </w:pPr>
          </w:p>
        </w:tc>
        <w:tc>
          <w:tcPr>
            <w:tcW w:w="558" w:type="dxa"/>
            <w:vAlign w:val="center"/>
          </w:tcPr>
          <w:p w14:paraId="6F49066A" w14:textId="50E084B5" w:rsidR="00A526F3" w:rsidRPr="00A057BC" w:rsidRDefault="00A526F3" w:rsidP="00C31DFB">
            <w:pPr>
              <w:jc w:val="center"/>
              <w:rPr>
                <w:b/>
                <w:color w:val="000000"/>
                <w:sz w:val="18"/>
                <w:szCs w:val="18"/>
              </w:rPr>
            </w:pPr>
          </w:p>
        </w:tc>
        <w:tc>
          <w:tcPr>
            <w:tcW w:w="558" w:type="dxa"/>
            <w:vAlign w:val="center"/>
          </w:tcPr>
          <w:p w14:paraId="7E55718F" w14:textId="504FF3F6" w:rsidR="00A526F3" w:rsidRPr="00A057BC" w:rsidRDefault="00A526F3" w:rsidP="00C31DFB">
            <w:pPr>
              <w:jc w:val="center"/>
              <w:rPr>
                <w:b/>
                <w:color w:val="000000"/>
                <w:sz w:val="18"/>
                <w:szCs w:val="18"/>
              </w:rPr>
            </w:pPr>
          </w:p>
        </w:tc>
        <w:tc>
          <w:tcPr>
            <w:tcW w:w="558" w:type="dxa"/>
            <w:vAlign w:val="center"/>
          </w:tcPr>
          <w:p w14:paraId="259C8DAA" w14:textId="264F06E6" w:rsidR="00A526F3" w:rsidRPr="00A057BC" w:rsidRDefault="00A526F3" w:rsidP="00C31DFB">
            <w:pPr>
              <w:jc w:val="center"/>
              <w:rPr>
                <w:b/>
                <w:color w:val="000000"/>
                <w:sz w:val="18"/>
                <w:szCs w:val="18"/>
              </w:rPr>
            </w:pPr>
          </w:p>
        </w:tc>
        <w:tc>
          <w:tcPr>
            <w:tcW w:w="558" w:type="dxa"/>
            <w:vAlign w:val="center"/>
          </w:tcPr>
          <w:p w14:paraId="01F3711A" w14:textId="40C879ED" w:rsidR="00A526F3" w:rsidRPr="00A057BC" w:rsidRDefault="00A526F3" w:rsidP="00C31DFB">
            <w:pPr>
              <w:jc w:val="center"/>
              <w:rPr>
                <w:b/>
                <w:color w:val="000000"/>
                <w:sz w:val="18"/>
                <w:szCs w:val="18"/>
              </w:rPr>
            </w:pPr>
          </w:p>
        </w:tc>
        <w:tc>
          <w:tcPr>
            <w:tcW w:w="558" w:type="dxa"/>
            <w:vAlign w:val="center"/>
          </w:tcPr>
          <w:p w14:paraId="7346AAB7" w14:textId="65FA40CD" w:rsidR="00A526F3" w:rsidRPr="00A057BC" w:rsidRDefault="00A526F3" w:rsidP="00C31DFB">
            <w:pPr>
              <w:jc w:val="center"/>
              <w:rPr>
                <w:b/>
                <w:color w:val="000000"/>
                <w:sz w:val="18"/>
                <w:szCs w:val="18"/>
              </w:rPr>
            </w:pPr>
          </w:p>
        </w:tc>
        <w:tc>
          <w:tcPr>
            <w:tcW w:w="558" w:type="dxa"/>
            <w:vAlign w:val="center"/>
          </w:tcPr>
          <w:p w14:paraId="79101821" w14:textId="4C94F228" w:rsidR="00A526F3" w:rsidRPr="00A057BC" w:rsidRDefault="00A526F3" w:rsidP="00C31DFB">
            <w:pPr>
              <w:jc w:val="center"/>
              <w:rPr>
                <w:b/>
                <w:color w:val="000000"/>
                <w:sz w:val="18"/>
                <w:szCs w:val="18"/>
              </w:rPr>
            </w:pPr>
          </w:p>
        </w:tc>
        <w:tc>
          <w:tcPr>
            <w:tcW w:w="560" w:type="dxa"/>
            <w:vAlign w:val="center"/>
          </w:tcPr>
          <w:p w14:paraId="797A9F19" w14:textId="091AC1C6" w:rsidR="00A526F3" w:rsidRPr="00A057BC" w:rsidRDefault="00A526F3" w:rsidP="00C31DFB">
            <w:pPr>
              <w:jc w:val="center"/>
              <w:rPr>
                <w:b/>
                <w:color w:val="000000"/>
                <w:sz w:val="18"/>
                <w:szCs w:val="18"/>
              </w:rPr>
            </w:pPr>
          </w:p>
        </w:tc>
        <w:tc>
          <w:tcPr>
            <w:tcW w:w="558" w:type="dxa"/>
            <w:vAlign w:val="center"/>
          </w:tcPr>
          <w:p w14:paraId="5900E563" w14:textId="77777777" w:rsidR="00A526F3" w:rsidRPr="00A057BC" w:rsidRDefault="00A526F3" w:rsidP="00C31DFB">
            <w:pPr>
              <w:jc w:val="center"/>
              <w:rPr>
                <w:b/>
                <w:color w:val="000000"/>
                <w:sz w:val="18"/>
                <w:szCs w:val="18"/>
              </w:rPr>
            </w:pPr>
          </w:p>
        </w:tc>
        <w:tc>
          <w:tcPr>
            <w:tcW w:w="396" w:type="dxa"/>
            <w:vAlign w:val="center"/>
          </w:tcPr>
          <w:p w14:paraId="70367EAF" w14:textId="62888937" w:rsidR="00A526F3" w:rsidRPr="00A057BC" w:rsidRDefault="00A526F3" w:rsidP="00C31DFB">
            <w:pPr>
              <w:jc w:val="center"/>
              <w:rPr>
                <w:b/>
                <w:color w:val="000000"/>
                <w:sz w:val="18"/>
                <w:szCs w:val="18"/>
              </w:rPr>
            </w:pPr>
          </w:p>
        </w:tc>
        <w:tc>
          <w:tcPr>
            <w:tcW w:w="567" w:type="dxa"/>
            <w:vAlign w:val="center"/>
          </w:tcPr>
          <w:p w14:paraId="4CE842DA" w14:textId="77777777" w:rsidR="00A526F3" w:rsidRPr="00A057BC" w:rsidRDefault="00A526F3" w:rsidP="00C31DFB">
            <w:pPr>
              <w:jc w:val="center"/>
              <w:rPr>
                <w:b/>
                <w:color w:val="000000"/>
                <w:sz w:val="18"/>
                <w:szCs w:val="18"/>
              </w:rPr>
            </w:pPr>
          </w:p>
        </w:tc>
        <w:tc>
          <w:tcPr>
            <w:tcW w:w="709" w:type="dxa"/>
            <w:vAlign w:val="center"/>
          </w:tcPr>
          <w:p w14:paraId="7DDFCA9E" w14:textId="77777777" w:rsidR="00A526F3" w:rsidRPr="00A057BC" w:rsidRDefault="00A526F3" w:rsidP="00C31DFB">
            <w:pPr>
              <w:jc w:val="center"/>
              <w:rPr>
                <w:b/>
                <w:color w:val="000000"/>
                <w:sz w:val="18"/>
                <w:szCs w:val="18"/>
              </w:rPr>
            </w:pPr>
          </w:p>
        </w:tc>
        <w:tc>
          <w:tcPr>
            <w:tcW w:w="764" w:type="dxa"/>
            <w:vAlign w:val="center"/>
          </w:tcPr>
          <w:p w14:paraId="05ED9DF5" w14:textId="77777777" w:rsidR="00A526F3" w:rsidRPr="00A057BC" w:rsidRDefault="00A526F3" w:rsidP="00C31DFB">
            <w:pPr>
              <w:jc w:val="center"/>
              <w:rPr>
                <w:b/>
                <w:color w:val="000000"/>
                <w:sz w:val="18"/>
                <w:szCs w:val="18"/>
              </w:rPr>
            </w:pPr>
          </w:p>
        </w:tc>
      </w:tr>
      <w:tr w:rsidR="00C31DFB" w:rsidRPr="00A057BC" w14:paraId="3806236A" w14:textId="07D181CB" w:rsidTr="00C31DFB">
        <w:trPr>
          <w:trHeight w:val="288"/>
        </w:trPr>
        <w:tc>
          <w:tcPr>
            <w:tcW w:w="2689" w:type="dxa"/>
            <w:shd w:val="clear" w:color="auto" w:fill="D9D9D9"/>
            <w:vAlign w:val="center"/>
          </w:tcPr>
          <w:p w14:paraId="2316C263" w14:textId="77777777" w:rsidR="00C31DFB" w:rsidRPr="00A057BC" w:rsidRDefault="00C31DFB" w:rsidP="00C31DFB">
            <w:pPr>
              <w:rPr>
                <w:color w:val="000000"/>
                <w:sz w:val="18"/>
                <w:szCs w:val="18"/>
              </w:rPr>
            </w:pPr>
            <w:r w:rsidRPr="00A057BC">
              <w:rPr>
                <w:color w:val="000000"/>
                <w:sz w:val="18"/>
                <w:szCs w:val="18"/>
              </w:rPr>
              <w:t>Забор крови для ФК</w:t>
            </w:r>
            <w:r w:rsidRPr="00A057BC">
              <w:rPr>
                <w:color w:val="000000"/>
                <w:sz w:val="18"/>
                <w:szCs w:val="18"/>
                <w:vertAlign w:val="superscript"/>
              </w:rPr>
              <w:t>8</w:t>
            </w:r>
          </w:p>
        </w:tc>
        <w:tc>
          <w:tcPr>
            <w:tcW w:w="567" w:type="dxa"/>
            <w:shd w:val="clear" w:color="auto" w:fill="FFFFFF"/>
            <w:vAlign w:val="center"/>
          </w:tcPr>
          <w:p w14:paraId="3B2C0F21" w14:textId="2B04FD57" w:rsidR="00C31DFB" w:rsidRPr="00A057BC" w:rsidRDefault="00C31DFB" w:rsidP="00C31DFB">
            <w:pPr>
              <w:jc w:val="center"/>
              <w:rPr>
                <w:color w:val="000000"/>
                <w:sz w:val="18"/>
                <w:szCs w:val="18"/>
              </w:rPr>
            </w:pPr>
          </w:p>
        </w:tc>
        <w:tc>
          <w:tcPr>
            <w:tcW w:w="567" w:type="dxa"/>
            <w:vAlign w:val="center"/>
          </w:tcPr>
          <w:p w14:paraId="244D438D" w14:textId="7977BDD5" w:rsidR="00C31DFB" w:rsidRPr="00A057BC" w:rsidRDefault="00C31DFB" w:rsidP="00C31DFB">
            <w:pPr>
              <w:jc w:val="center"/>
              <w:rPr>
                <w:b/>
                <w:color w:val="000000"/>
                <w:sz w:val="18"/>
                <w:szCs w:val="18"/>
              </w:rPr>
            </w:pPr>
          </w:p>
        </w:tc>
        <w:tc>
          <w:tcPr>
            <w:tcW w:w="567" w:type="dxa"/>
            <w:vAlign w:val="center"/>
          </w:tcPr>
          <w:p w14:paraId="4325348A"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055D7471" w14:textId="01BA7C4F" w:rsidR="00C31DFB" w:rsidRPr="00A057BC" w:rsidRDefault="00C31DFB" w:rsidP="00C31DFB">
            <w:pPr>
              <w:jc w:val="center"/>
              <w:rPr>
                <w:b/>
                <w:color w:val="000000"/>
                <w:sz w:val="18"/>
                <w:szCs w:val="18"/>
              </w:rPr>
            </w:pPr>
          </w:p>
        </w:tc>
        <w:tc>
          <w:tcPr>
            <w:tcW w:w="567" w:type="dxa"/>
            <w:vAlign w:val="center"/>
          </w:tcPr>
          <w:p w14:paraId="6D48D283"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15486A76" w14:textId="4E4BC9C8" w:rsidR="00C31DFB" w:rsidRPr="00A057BC" w:rsidRDefault="00C31DFB" w:rsidP="00C31DFB">
            <w:pPr>
              <w:jc w:val="center"/>
              <w:rPr>
                <w:b/>
                <w:color w:val="000000"/>
                <w:sz w:val="18"/>
                <w:szCs w:val="18"/>
              </w:rPr>
            </w:pPr>
            <w:r w:rsidRPr="00A057BC">
              <w:rPr>
                <w:b/>
                <w:color w:val="000000"/>
                <w:sz w:val="18"/>
                <w:szCs w:val="18"/>
              </w:rPr>
              <w:t>Х</w:t>
            </w:r>
          </w:p>
        </w:tc>
        <w:tc>
          <w:tcPr>
            <w:tcW w:w="409" w:type="dxa"/>
            <w:vAlign w:val="center"/>
          </w:tcPr>
          <w:p w14:paraId="2C28B3AD" w14:textId="4C88EEDF"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1DC0E606" w14:textId="3C5F395F"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0C454661"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58A9B4AE"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7232B503"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12783EA5"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0E0981EF"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1DCA6D37"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79CCA414"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3ABF8FF2" w14:textId="77777777" w:rsidR="00C31DFB" w:rsidRPr="00A057BC" w:rsidRDefault="00C31DFB" w:rsidP="00C31DFB">
            <w:pPr>
              <w:jc w:val="center"/>
              <w:rPr>
                <w:b/>
                <w:color w:val="000000"/>
                <w:sz w:val="18"/>
                <w:szCs w:val="18"/>
              </w:rPr>
            </w:pPr>
            <w:r w:rsidRPr="00A057BC">
              <w:rPr>
                <w:b/>
                <w:color w:val="000000"/>
                <w:sz w:val="18"/>
                <w:szCs w:val="18"/>
              </w:rPr>
              <w:t>Х</w:t>
            </w:r>
          </w:p>
        </w:tc>
        <w:tc>
          <w:tcPr>
            <w:tcW w:w="560" w:type="dxa"/>
            <w:vAlign w:val="center"/>
          </w:tcPr>
          <w:p w14:paraId="62021A58" w14:textId="77777777" w:rsidR="00C31DFB" w:rsidRPr="00A057BC" w:rsidRDefault="00C31DFB" w:rsidP="00C31DFB">
            <w:pPr>
              <w:jc w:val="center"/>
              <w:rPr>
                <w:b/>
                <w:color w:val="000000"/>
                <w:sz w:val="18"/>
                <w:szCs w:val="18"/>
              </w:rPr>
            </w:pPr>
            <w:r w:rsidRPr="00A057BC">
              <w:rPr>
                <w:b/>
                <w:color w:val="000000"/>
                <w:sz w:val="18"/>
                <w:szCs w:val="18"/>
              </w:rPr>
              <w:t>Х</w:t>
            </w:r>
          </w:p>
        </w:tc>
        <w:tc>
          <w:tcPr>
            <w:tcW w:w="558" w:type="dxa"/>
            <w:vAlign w:val="center"/>
          </w:tcPr>
          <w:p w14:paraId="76AE285B" w14:textId="3C40CC76" w:rsidR="00C31DFB" w:rsidRPr="00A057BC" w:rsidRDefault="00C31DFB" w:rsidP="00C31DFB">
            <w:pPr>
              <w:jc w:val="center"/>
              <w:rPr>
                <w:b/>
                <w:color w:val="000000"/>
                <w:sz w:val="18"/>
                <w:szCs w:val="18"/>
              </w:rPr>
            </w:pPr>
            <w:r w:rsidRPr="00A057BC">
              <w:rPr>
                <w:b/>
                <w:color w:val="000000"/>
                <w:sz w:val="18"/>
                <w:szCs w:val="18"/>
              </w:rPr>
              <w:t>Х</w:t>
            </w:r>
          </w:p>
        </w:tc>
        <w:tc>
          <w:tcPr>
            <w:tcW w:w="396" w:type="dxa"/>
            <w:vAlign w:val="center"/>
          </w:tcPr>
          <w:p w14:paraId="05B97D3C" w14:textId="1CF0907A"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54FB49FD" w14:textId="1AE8BC23"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2ADCE5A0" w14:textId="6D863CB1" w:rsidR="00C31DFB" w:rsidRPr="00A057BC" w:rsidRDefault="00C31DFB" w:rsidP="00C31DFB">
            <w:pPr>
              <w:jc w:val="center"/>
              <w:rPr>
                <w:b/>
                <w:color w:val="000000"/>
                <w:sz w:val="18"/>
                <w:szCs w:val="18"/>
              </w:rPr>
            </w:pPr>
            <w:r w:rsidRPr="00A057BC">
              <w:rPr>
                <w:b/>
                <w:color w:val="000000"/>
                <w:sz w:val="18"/>
                <w:szCs w:val="18"/>
              </w:rPr>
              <w:t>Х</w:t>
            </w:r>
          </w:p>
        </w:tc>
        <w:tc>
          <w:tcPr>
            <w:tcW w:w="764" w:type="dxa"/>
            <w:vAlign w:val="center"/>
          </w:tcPr>
          <w:p w14:paraId="0B6D0EA8" w14:textId="51D3320F" w:rsidR="00C31DFB" w:rsidRPr="00A057BC" w:rsidRDefault="00C31DFB" w:rsidP="00C31DFB">
            <w:pPr>
              <w:jc w:val="center"/>
              <w:rPr>
                <w:b/>
                <w:color w:val="000000"/>
                <w:sz w:val="18"/>
                <w:szCs w:val="18"/>
              </w:rPr>
            </w:pPr>
            <w:r w:rsidRPr="00A057BC">
              <w:rPr>
                <w:b/>
                <w:color w:val="000000"/>
                <w:sz w:val="18"/>
                <w:szCs w:val="18"/>
              </w:rPr>
              <w:t>Х</w:t>
            </w:r>
          </w:p>
        </w:tc>
      </w:tr>
      <w:tr w:rsidR="00A526F3" w:rsidRPr="00A057BC" w14:paraId="78C479EF" w14:textId="71D80890" w:rsidTr="00C31DFB">
        <w:trPr>
          <w:trHeight w:val="288"/>
        </w:trPr>
        <w:tc>
          <w:tcPr>
            <w:tcW w:w="2689" w:type="dxa"/>
            <w:shd w:val="clear" w:color="auto" w:fill="D9D9D9"/>
            <w:vAlign w:val="center"/>
          </w:tcPr>
          <w:p w14:paraId="5E897152" w14:textId="77777777" w:rsidR="00A526F3" w:rsidRPr="00A057BC" w:rsidRDefault="00A526F3" w:rsidP="00C31DFB">
            <w:pPr>
              <w:rPr>
                <w:color w:val="000000"/>
                <w:sz w:val="18"/>
                <w:szCs w:val="18"/>
              </w:rPr>
            </w:pPr>
            <w:r w:rsidRPr="00A057BC">
              <w:rPr>
                <w:color w:val="000000"/>
                <w:sz w:val="18"/>
                <w:szCs w:val="18"/>
              </w:rPr>
              <w:t>Выписка из стационара</w:t>
            </w:r>
          </w:p>
        </w:tc>
        <w:tc>
          <w:tcPr>
            <w:tcW w:w="567" w:type="dxa"/>
            <w:shd w:val="clear" w:color="auto" w:fill="FFFFFF"/>
            <w:vAlign w:val="center"/>
          </w:tcPr>
          <w:p w14:paraId="59CD527F" w14:textId="6A3F93C6" w:rsidR="00A526F3" w:rsidRPr="00A057BC" w:rsidRDefault="00A526F3" w:rsidP="00C31DFB">
            <w:pPr>
              <w:jc w:val="center"/>
              <w:rPr>
                <w:color w:val="000000"/>
                <w:sz w:val="18"/>
                <w:szCs w:val="18"/>
              </w:rPr>
            </w:pPr>
          </w:p>
        </w:tc>
        <w:tc>
          <w:tcPr>
            <w:tcW w:w="567" w:type="dxa"/>
            <w:vAlign w:val="center"/>
          </w:tcPr>
          <w:p w14:paraId="34E2A7B5" w14:textId="2415122A" w:rsidR="00A526F3" w:rsidRPr="00A057BC" w:rsidRDefault="00A526F3" w:rsidP="00C31DFB">
            <w:pPr>
              <w:jc w:val="center"/>
              <w:rPr>
                <w:b/>
                <w:color w:val="000000"/>
                <w:sz w:val="18"/>
                <w:szCs w:val="18"/>
              </w:rPr>
            </w:pPr>
          </w:p>
        </w:tc>
        <w:tc>
          <w:tcPr>
            <w:tcW w:w="567" w:type="dxa"/>
            <w:vAlign w:val="center"/>
          </w:tcPr>
          <w:p w14:paraId="76488EDC" w14:textId="576689B5" w:rsidR="00A526F3" w:rsidRPr="00A057BC" w:rsidRDefault="00A526F3" w:rsidP="00C31DFB">
            <w:pPr>
              <w:jc w:val="center"/>
              <w:rPr>
                <w:b/>
                <w:color w:val="000000"/>
                <w:sz w:val="18"/>
                <w:szCs w:val="18"/>
              </w:rPr>
            </w:pPr>
          </w:p>
        </w:tc>
        <w:tc>
          <w:tcPr>
            <w:tcW w:w="567" w:type="dxa"/>
            <w:vAlign w:val="center"/>
          </w:tcPr>
          <w:p w14:paraId="589D9265" w14:textId="13BDC44A" w:rsidR="00A526F3" w:rsidRPr="00A057BC" w:rsidRDefault="00A526F3" w:rsidP="00C31DFB">
            <w:pPr>
              <w:jc w:val="center"/>
              <w:rPr>
                <w:b/>
                <w:color w:val="000000"/>
                <w:sz w:val="18"/>
                <w:szCs w:val="18"/>
              </w:rPr>
            </w:pPr>
          </w:p>
        </w:tc>
        <w:tc>
          <w:tcPr>
            <w:tcW w:w="567" w:type="dxa"/>
            <w:vAlign w:val="center"/>
          </w:tcPr>
          <w:p w14:paraId="30060BED" w14:textId="7220150F" w:rsidR="00A526F3" w:rsidRPr="00A057BC" w:rsidRDefault="00A526F3" w:rsidP="00C31DFB">
            <w:pPr>
              <w:jc w:val="center"/>
              <w:rPr>
                <w:b/>
                <w:color w:val="000000"/>
                <w:sz w:val="18"/>
                <w:szCs w:val="18"/>
              </w:rPr>
            </w:pPr>
          </w:p>
        </w:tc>
        <w:tc>
          <w:tcPr>
            <w:tcW w:w="567" w:type="dxa"/>
            <w:vAlign w:val="center"/>
          </w:tcPr>
          <w:p w14:paraId="38824484" w14:textId="77777777" w:rsidR="00A526F3" w:rsidRPr="00A057BC" w:rsidRDefault="00A526F3" w:rsidP="00C31DFB">
            <w:pPr>
              <w:jc w:val="center"/>
              <w:rPr>
                <w:b/>
                <w:color w:val="000000"/>
                <w:sz w:val="18"/>
                <w:szCs w:val="18"/>
              </w:rPr>
            </w:pPr>
          </w:p>
        </w:tc>
        <w:tc>
          <w:tcPr>
            <w:tcW w:w="409" w:type="dxa"/>
            <w:vAlign w:val="center"/>
          </w:tcPr>
          <w:p w14:paraId="7B38F316" w14:textId="77777777" w:rsidR="00A526F3" w:rsidRPr="00A057BC" w:rsidRDefault="00A526F3" w:rsidP="00C31DFB">
            <w:pPr>
              <w:jc w:val="center"/>
              <w:rPr>
                <w:b/>
                <w:color w:val="000000"/>
                <w:sz w:val="18"/>
                <w:szCs w:val="18"/>
              </w:rPr>
            </w:pPr>
          </w:p>
        </w:tc>
        <w:tc>
          <w:tcPr>
            <w:tcW w:w="558" w:type="dxa"/>
            <w:vAlign w:val="center"/>
          </w:tcPr>
          <w:p w14:paraId="730457C4" w14:textId="53D4D9E8" w:rsidR="00A526F3" w:rsidRPr="00A057BC" w:rsidRDefault="00A526F3" w:rsidP="00C31DFB">
            <w:pPr>
              <w:jc w:val="center"/>
              <w:rPr>
                <w:b/>
                <w:color w:val="000000"/>
                <w:sz w:val="18"/>
                <w:szCs w:val="18"/>
              </w:rPr>
            </w:pPr>
          </w:p>
        </w:tc>
        <w:tc>
          <w:tcPr>
            <w:tcW w:w="558" w:type="dxa"/>
            <w:vAlign w:val="center"/>
          </w:tcPr>
          <w:p w14:paraId="08A7DDC9" w14:textId="27B8840E" w:rsidR="00A526F3" w:rsidRPr="00A057BC" w:rsidRDefault="00A526F3" w:rsidP="00C31DFB">
            <w:pPr>
              <w:jc w:val="center"/>
              <w:rPr>
                <w:b/>
                <w:color w:val="000000"/>
                <w:sz w:val="18"/>
                <w:szCs w:val="18"/>
              </w:rPr>
            </w:pPr>
          </w:p>
        </w:tc>
        <w:tc>
          <w:tcPr>
            <w:tcW w:w="558" w:type="dxa"/>
            <w:vAlign w:val="center"/>
          </w:tcPr>
          <w:p w14:paraId="2AF42AEF" w14:textId="6CAEE0B4" w:rsidR="00A526F3" w:rsidRPr="00A057BC" w:rsidRDefault="00A526F3" w:rsidP="00C31DFB">
            <w:pPr>
              <w:jc w:val="center"/>
              <w:rPr>
                <w:b/>
                <w:color w:val="000000"/>
                <w:sz w:val="18"/>
                <w:szCs w:val="18"/>
              </w:rPr>
            </w:pPr>
          </w:p>
        </w:tc>
        <w:tc>
          <w:tcPr>
            <w:tcW w:w="558" w:type="dxa"/>
            <w:vAlign w:val="center"/>
          </w:tcPr>
          <w:p w14:paraId="03351C12" w14:textId="0BEF4E82" w:rsidR="00A526F3" w:rsidRPr="00A057BC" w:rsidRDefault="00A526F3" w:rsidP="00C31DFB">
            <w:pPr>
              <w:jc w:val="center"/>
              <w:rPr>
                <w:b/>
                <w:color w:val="000000"/>
                <w:sz w:val="18"/>
                <w:szCs w:val="18"/>
              </w:rPr>
            </w:pPr>
          </w:p>
        </w:tc>
        <w:tc>
          <w:tcPr>
            <w:tcW w:w="558" w:type="dxa"/>
            <w:vAlign w:val="center"/>
          </w:tcPr>
          <w:p w14:paraId="557F0844" w14:textId="76A3811A" w:rsidR="00A526F3" w:rsidRPr="00A057BC" w:rsidRDefault="00A526F3" w:rsidP="00C31DFB">
            <w:pPr>
              <w:jc w:val="center"/>
              <w:rPr>
                <w:b/>
                <w:color w:val="000000"/>
                <w:sz w:val="18"/>
                <w:szCs w:val="18"/>
              </w:rPr>
            </w:pPr>
          </w:p>
        </w:tc>
        <w:tc>
          <w:tcPr>
            <w:tcW w:w="558" w:type="dxa"/>
            <w:vAlign w:val="center"/>
          </w:tcPr>
          <w:p w14:paraId="426D4FF7" w14:textId="799CC544" w:rsidR="00A526F3" w:rsidRPr="00A057BC" w:rsidRDefault="00A526F3" w:rsidP="00C31DFB">
            <w:pPr>
              <w:jc w:val="center"/>
              <w:rPr>
                <w:b/>
                <w:color w:val="000000"/>
                <w:sz w:val="18"/>
                <w:szCs w:val="18"/>
              </w:rPr>
            </w:pPr>
          </w:p>
        </w:tc>
        <w:tc>
          <w:tcPr>
            <w:tcW w:w="558" w:type="dxa"/>
            <w:vAlign w:val="center"/>
          </w:tcPr>
          <w:p w14:paraId="76A199C8" w14:textId="0E48C774" w:rsidR="00A526F3" w:rsidRPr="00A057BC" w:rsidRDefault="00A526F3" w:rsidP="00C31DFB">
            <w:pPr>
              <w:jc w:val="center"/>
              <w:rPr>
                <w:b/>
                <w:color w:val="000000"/>
                <w:sz w:val="18"/>
                <w:szCs w:val="18"/>
              </w:rPr>
            </w:pPr>
          </w:p>
        </w:tc>
        <w:tc>
          <w:tcPr>
            <w:tcW w:w="558" w:type="dxa"/>
            <w:vAlign w:val="center"/>
          </w:tcPr>
          <w:p w14:paraId="309592CE" w14:textId="19186976" w:rsidR="00A526F3" w:rsidRPr="00A057BC" w:rsidRDefault="00A526F3" w:rsidP="00C31DFB">
            <w:pPr>
              <w:jc w:val="center"/>
              <w:rPr>
                <w:b/>
                <w:color w:val="000000"/>
                <w:sz w:val="18"/>
                <w:szCs w:val="18"/>
              </w:rPr>
            </w:pPr>
          </w:p>
        </w:tc>
        <w:tc>
          <w:tcPr>
            <w:tcW w:w="558" w:type="dxa"/>
            <w:vAlign w:val="center"/>
          </w:tcPr>
          <w:p w14:paraId="752DBA21" w14:textId="58928FCF" w:rsidR="00A526F3" w:rsidRPr="00A057BC" w:rsidRDefault="00A526F3" w:rsidP="00C31DFB">
            <w:pPr>
              <w:jc w:val="center"/>
              <w:rPr>
                <w:b/>
                <w:color w:val="000000"/>
                <w:sz w:val="18"/>
                <w:szCs w:val="18"/>
              </w:rPr>
            </w:pPr>
          </w:p>
        </w:tc>
        <w:tc>
          <w:tcPr>
            <w:tcW w:w="560" w:type="dxa"/>
            <w:vAlign w:val="center"/>
          </w:tcPr>
          <w:p w14:paraId="764A8742" w14:textId="09A3DE08" w:rsidR="00A526F3" w:rsidRPr="00A057BC" w:rsidRDefault="00A526F3" w:rsidP="00C31DFB">
            <w:pPr>
              <w:jc w:val="center"/>
              <w:rPr>
                <w:b/>
                <w:color w:val="000000"/>
                <w:sz w:val="18"/>
                <w:szCs w:val="18"/>
              </w:rPr>
            </w:pPr>
          </w:p>
        </w:tc>
        <w:tc>
          <w:tcPr>
            <w:tcW w:w="558" w:type="dxa"/>
            <w:vAlign w:val="center"/>
          </w:tcPr>
          <w:p w14:paraId="03804C67" w14:textId="77777777" w:rsidR="00A526F3" w:rsidRPr="00A057BC" w:rsidRDefault="00A526F3" w:rsidP="00C31DFB">
            <w:pPr>
              <w:jc w:val="center"/>
              <w:rPr>
                <w:b/>
                <w:color w:val="000000"/>
                <w:sz w:val="18"/>
                <w:szCs w:val="18"/>
              </w:rPr>
            </w:pPr>
          </w:p>
        </w:tc>
        <w:tc>
          <w:tcPr>
            <w:tcW w:w="396" w:type="dxa"/>
            <w:vAlign w:val="center"/>
          </w:tcPr>
          <w:p w14:paraId="2433F82C" w14:textId="6E89869C" w:rsidR="00A526F3" w:rsidRPr="00A057BC" w:rsidRDefault="00A526F3" w:rsidP="00C31DFB">
            <w:pPr>
              <w:jc w:val="center"/>
              <w:rPr>
                <w:b/>
                <w:color w:val="000000"/>
                <w:sz w:val="18"/>
                <w:szCs w:val="18"/>
              </w:rPr>
            </w:pPr>
            <w:r w:rsidRPr="00A057BC">
              <w:rPr>
                <w:b/>
                <w:color w:val="000000"/>
                <w:sz w:val="18"/>
                <w:szCs w:val="18"/>
              </w:rPr>
              <w:t>Х</w:t>
            </w:r>
          </w:p>
        </w:tc>
        <w:tc>
          <w:tcPr>
            <w:tcW w:w="567" w:type="dxa"/>
            <w:vAlign w:val="center"/>
          </w:tcPr>
          <w:p w14:paraId="3A67834D" w14:textId="77777777" w:rsidR="00A526F3" w:rsidRPr="00A057BC" w:rsidRDefault="00A526F3" w:rsidP="00C31DFB">
            <w:pPr>
              <w:jc w:val="center"/>
              <w:rPr>
                <w:b/>
                <w:color w:val="000000"/>
                <w:sz w:val="18"/>
                <w:szCs w:val="18"/>
              </w:rPr>
            </w:pPr>
          </w:p>
        </w:tc>
        <w:tc>
          <w:tcPr>
            <w:tcW w:w="709" w:type="dxa"/>
            <w:vAlign w:val="center"/>
          </w:tcPr>
          <w:p w14:paraId="05E3EF3A" w14:textId="77777777" w:rsidR="00A526F3" w:rsidRPr="00A057BC" w:rsidRDefault="00A526F3" w:rsidP="00C31DFB">
            <w:pPr>
              <w:jc w:val="center"/>
              <w:rPr>
                <w:b/>
                <w:color w:val="000000"/>
                <w:sz w:val="18"/>
                <w:szCs w:val="18"/>
              </w:rPr>
            </w:pPr>
          </w:p>
        </w:tc>
        <w:tc>
          <w:tcPr>
            <w:tcW w:w="764" w:type="dxa"/>
            <w:vAlign w:val="center"/>
          </w:tcPr>
          <w:p w14:paraId="07CD6BBC" w14:textId="77777777" w:rsidR="00A526F3" w:rsidRPr="00A057BC" w:rsidRDefault="00A526F3" w:rsidP="00C31DFB">
            <w:pPr>
              <w:jc w:val="center"/>
              <w:rPr>
                <w:b/>
                <w:color w:val="000000"/>
                <w:sz w:val="18"/>
                <w:szCs w:val="18"/>
              </w:rPr>
            </w:pPr>
          </w:p>
        </w:tc>
      </w:tr>
    </w:tbl>
    <w:p w14:paraId="1AD3F722" w14:textId="0F2BFBA9" w:rsidR="006D21A3" w:rsidRPr="00A057BC" w:rsidRDefault="006D21A3" w:rsidP="004D10BF">
      <w:pPr>
        <w:spacing w:line="276" w:lineRule="auto"/>
        <w:jc w:val="both"/>
      </w:pPr>
      <w:r w:rsidRPr="00A057BC">
        <w:rPr>
          <w:i/>
          <w:sz w:val="20"/>
          <w:szCs w:val="20"/>
          <w:vertAlign w:val="superscript"/>
        </w:rPr>
        <w:t>1</w:t>
      </w:r>
      <w:r w:rsidRPr="00A057BC">
        <w:rPr>
          <w:i/>
          <w:sz w:val="20"/>
          <w:szCs w:val="20"/>
        </w:rPr>
        <w:t xml:space="preserve"> </w:t>
      </w:r>
      <w:r w:rsidR="004E2608" w:rsidRPr="00A057BC">
        <w:rPr>
          <w:i/>
          <w:sz w:val="20"/>
          <w:szCs w:val="20"/>
        </w:rPr>
        <w:t>САД, ДАД, ЧСС, ЧДД и температура тела</w:t>
      </w:r>
      <w:r w:rsidRPr="00A057BC">
        <w:rPr>
          <w:i/>
          <w:sz w:val="20"/>
          <w:szCs w:val="20"/>
        </w:rPr>
        <w:t>.</w:t>
      </w:r>
    </w:p>
    <w:p w14:paraId="50BCA46C" w14:textId="77777777" w:rsidR="006D21A3" w:rsidRPr="00A057BC" w:rsidRDefault="006D21A3" w:rsidP="004D10BF">
      <w:pPr>
        <w:spacing w:line="276" w:lineRule="auto"/>
        <w:jc w:val="both"/>
        <w:rPr>
          <w:i/>
          <w:sz w:val="20"/>
          <w:szCs w:val="20"/>
        </w:rPr>
      </w:pPr>
      <w:r w:rsidRPr="00A057BC">
        <w:rPr>
          <w:i/>
          <w:sz w:val="20"/>
          <w:szCs w:val="20"/>
          <w:vertAlign w:val="superscript"/>
        </w:rPr>
        <w:t>2</w:t>
      </w:r>
      <w:r w:rsidRPr="00A057BC">
        <w:rPr>
          <w:i/>
          <w:sz w:val="20"/>
          <w:szCs w:val="20"/>
        </w:rPr>
        <w:t>Регистрация ЭКГ в 12 отведениях, на скрининге допустимо использовать результаты ранее выполненных исследований, если их давность не превышает 14 дней для ЭКГ и 12 месяцев для рентгенографии/флюорографии до даты проведения скрининга.</w:t>
      </w:r>
    </w:p>
    <w:p w14:paraId="6FFCB19A" w14:textId="09DAD0FD" w:rsidR="006D21A3" w:rsidRPr="00A057BC" w:rsidRDefault="006D21A3" w:rsidP="004D10BF">
      <w:pPr>
        <w:spacing w:line="276" w:lineRule="auto"/>
        <w:jc w:val="both"/>
        <w:rPr>
          <w:i/>
          <w:sz w:val="20"/>
          <w:szCs w:val="20"/>
        </w:rPr>
      </w:pPr>
      <w:r w:rsidRPr="00A057BC">
        <w:rPr>
          <w:i/>
          <w:sz w:val="20"/>
          <w:szCs w:val="20"/>
          <w:vertAlign w:val="superscript"/>
        </w:rPr>
        <w:t>3</w:t>
      </w:r>
      <w:r w:rsidRPr="00A057BC">
        <w:rPr>
          <w:i/>
          <w:sz w:val="20"/>
          <w:szCs w:val="20"/>
        </w:rPr>
        <w:t xml:space="preserve"> Перечень параметров указан в Таблице </w:t>
      </w:r>
      <w:r w:rsidR="00CE3F12" w:rsidRPr="00A057BC">
        <w:rPr>
          <w:i/>
          <w:sz w:val="20"/>
          <w:szCs w:val="20"/>
        </w:rPr>
        <w:t>6</w:t>
      </w:r>
      <w:r w:rsidRPr="00A057BC">
        <w:rPr>
          <w:i/>
          <w:sz w:val="20"/>
          <w:szCs w:val="20"/>
        </w:rPr>
        <w:t>.</w:t>
      </w:r>
    </w:p>
    <w:p w14:paraId="4C365023" w14:textId="77777777" w:rsidR="006D21A3" w:rsidRPr="00A057BC" w:rsidRDefault="006D21A3" w:rsidP="004D10BF">
      <w:pPr>
        <w:spacing w:line="276" w:lineRule="auto"/>
        <w:jc w:val="both"/>
        <w:rPr>
          <w:i/>
          <w:sz w:val="20"/>
          <w:szCs w:val="20"/>
        </w:rPr>
      </w:pPr>
      <w:r w:rsidRPr="00A057BC">
        <w:rPr>
          <w:i/>
          <w:sz w:val="20"/>
          <w:szCs w:val="20"/>
          <w:vertAlign w:val="superscript"/>
        </w:rPr>
        <w:t>4</w:t>
      </w:r>
      <w:r w:rsidRPr="00A057BC">
        <w:rPr>
          <w:i/>
          <w:sz w:val="20"/>
          <w:szCs w:val="20"/>
        </w:rPr>
        <w:t xml:space="preserve"> Допустимо использовать результаты ранее выполненных обследований, если их давность не превышает 60 дней до даты проведения скрининга</w:t>
      </w:r>
    </w:p>
    <w:p w14:paraId="5AAD3DD5" w14:textId="3C1578E1" w:rsidR="006D21A3" w:rsidRPr="00A057BC" w:rsidRDefault="006D21A3" w:rsidP="004D10BF">
      <w:pPr>
        <w:spacing w:line="276" w:lineRule="auto"/>
        <w:jc w:val="both"/>
        <w:rPr>
          <w:i/>
          <w:sz w:val="20"/>
          <w:szCs w:val="20"/>
        </w:rPr>
      </w:pPr>
      <w:r w:rsidRPr="00A057BC">
        <w:rPr>
          <w:i/>
          <w:sz w:val="20"/>
          <w:szCs w:val="20"/>
          <w:vertAlign w:val="superscript"/>
        </w:rPr>
        <w:t>5</w:t>
      </w:r>
      <w:r w:rsidRPr="00A057BC">
        <w:rPr>
          <w:i/>
          <w:sz w:val="20"/>
          <w:szCs w:val="20"/>
        </w:rPr>
        <w:t xml:space="preserve">Оценка наличия СНЯ </w:t>
      </w:r>
      <w:r w:rsidR="00996ADF" w:rsidRPr="00A057BC">
        <w:rPr>
          <w:i/>
          <w:sz w:val="20"/>
          <w:szCs w:val="20"/>
        </w:rPr>
        <w:t xml:space="preserve">и медицинских событий </w:t>
      </w:r>
      <w:r w:rsidRPr="00A057BC">
        <w:rPr>
          <w:i/>
          <w:sz w:val="20"/>
          <w:szCs w:val="20"/>
        </w:rPr>
        <w:t xml:space="preserve">с момента подписания информированного согласия, оценка наличия НЯ с момента приема препаратов исследования в </w:t>
      </w:r>
      <w:r w:rsidR="00996ADF" w:rsidRPr="00A057BC">
        <w:rPr>
          <w:i/>
          <w:sz w:val="20"/>
          <w:szCs w:val="20"/>
          <w:lang w:val="en-US"/>
        </w:rPr>
        <w:t>I</w:t>
      </w:r>
      <w:r w:rsidR="00996ADF" w:rsidRPr="00A057BC">
        <w:rPr>
          <w:i/>
          <w:sz w:val="20"/>
          <w:szCs w:val="20"/>
        </w:rPr>
        <w:t xml:space="preserve"> </w:t>
      </w:r>
      <w:r w:rsidRPr="00A057BC">
        <w:rPr>
          <w:i/>
          <w:sz w:val="20"/>
          <w:szCs w:val="20"/>
        </w:rPr>
        <w:t>периоде исследования.</w:t>
      </w:r>
    </w:p>
    <w:p w14:paraId="4329FC88" w14:textId="77777777" w:rsidR="006D21A3" w:rsidRPr="00A057BC" w:rsidRDefault="006D21A3" w:rsidP="004D10BF">
      <w:pPr>
        <w:spacing w:line="276" w:lineRule="auto"/>
        <w:jc w:val="both"/>
        <w:rPr>
          <w:i/>
          <w:sz w:val="20"/>
          <w:szCs w:val="20"/>
        </w:rPr>
      </w:pPr>
      <w:r w:rsidRPr="00A057BC">
        <w:rPr>
          <w:i/>
          <w:sz w:val="20"/>
          <w:szCs w:val="20"/>
          <w:vertAlign w:val="superscript"/>
        </w:rPr>
        <w:t>6</w:t>
      </w:r>
      <w:r w:rsidRPr="00A057BC">
        <w:rPr>
          <w:i/>
          <w:sz w:val="20"/>
          <w:szCs w:val="20"/>
        </w:rPr>
        <w:t>Прием препаратов выполняется после отбора исходной пробы крови «0».</w:t>
      </w:r>
    </w:p>
    <w:p w14:paraId="3CC9B351" w14:textId="77777777" w:rsidR="006D21A3" w:rsidRPr="00A057BC" w:rsidRDefault="006D21A3" w:rsidP="004D10BF">
      <w:pPr>
        <w:spacing w:line="276" w:lineRule="auto"/>
        <w:jc w:val="both"/>
        <w:rPr>
          <w:i/>
          <w:sz w:val="20"/>
          <w:szCs w:val="20"/>
        </w:rPr>
      </w:pPr>
      <w:r w:rsidRPr="00A057BC">
        <w:rPr>
          <w:i/>
          <w:sz w:val="20"/>
          <w:szCs w:val="20"/>
          <w:vertAlign w:val="superscript"/>
        </w:rPr>
        <w:t>7</w:t>
      </w:r>
      <w:r w:rsidRPr="00A057BC">
        <w:rPr>
          <w:i/>
          <w:sz w:val="20"/>
          <w:szCs w:val="20"/>
        </w:rPr>
        <w:t>Оценка критериев включения и невключения происходит до рандомизации добровольцев, оценка критериев исключения после рандомизации добровольцев.</w:t>
      </w:r>
    </w:p>
    <w:p w14:paraId="20F0EFF6" w14:textId="256233D9" w:rsidR="006D21A3" w:rsidRPr="00A057BC" w:rsidRDefault="006D21A3" w:rsidP="004D10BF">
      <w:pPr>
        <w:spacing w:line="276" w:lineRule="auto"/>
        <w:jc w:val="both"/>
      </w:pPr>
      <w:r w:rsidRPr="00A057BC">
        <w:rPr>
          <w:i/>
          <w:sz w:val="20"/>
          <w:szCs w:val="20"/>
          <w:vertAlign w:val="superscript"/>
        </w:rPr>
        <w:t>8</w:t>
      </w:r>
      <w:r w:rsidRPr="00A057BC">
        <w:rPr>
          <w:vertAlign w:val="superscript"/>
        </w:rPr>
        <w:t xml:space="preserve"> </w:t>
      </w:r>
      <w:r w:rsidRPr="00A057BC">
        <w:rPr>
          <w:i/>
          <w:sz w:val="20"/>
          <w:szCs w:val="20"/>
        </w:rPr>
        <w:t>При совпадении времени отбора проб крови с другими процедурами исследования, сначала отбирается необходимая по времени проба крови, а затем проводятся прочие процедуры, запланированные протоколом</w:t>
      </w:r>
      <w:r w:rsidR="002A2990" w:rsidRPr="00A057BC">
        <w:rPr>
          <w:i/>
          <w:sz w:val="20"/>
          <w:szCs w:val="20"/>
        </w:rPr>
        <w:t xml:space="preserve">. </w:t>
      </w:r>
    </w:p>
    <w:p w14:paraId="3AE593E6" w14:textId="77777777" w:rsidR="006D21A3" w:rsidRPr="00A057BC" w:rsidRDefault="006D21A3" w:rsidP="004D10BF">
      <w:pPr>
        <w:jc w:val="both"/>
      </w:pPr>
    </w:p>
    <w:tbl>
      <w:tblPr>
        <w:tblW w:w="15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689"/>
        <w:gridCol w:w="425"/>
        <w:gridCol w:w="491"/>
        <w:gridCol w:w="534"/>
        <w:gridCol w:w="534"/>
        <w:gridCol w:w="535"/>
        <w:gridCol w:w="386"/>
        <w:gridCol w:w="638"/>
        <w:gridCol w:w="416"/>
        <w:gridCol w:w="577"/>
        <w:gridCol w:w="477"/>
        <w:gridCol w:w="657"/>
        <w:gridCol w:w="397"/>
        <w:gridCol w:w="527"/>
        <w:gridCol w:w="527"/>
        <w:gridCol w:w="527"/>
        <w:gridCol w:w="528"/>
        <w:gridCol w:w="531"/>
        <w:gridCol w:w="506"/>
        <w:gridCol w:w="567"/>
        <w:gridCol w:w="709"/>
        <w:gridCol w:w="709"/>
        <w:gridCol w:w="709"/>
        <w:gridCol w:w="544"/>
        <w:gridCol w:w="7"/>
      </w:tblGrid>
      <w:tr w:rsidR="00C31DFB" w:rsidRPr="00A057BC" w14:paraId="1E020DB1" w14:textId="119E0014" w:rsidTr="002F1B37">
        <w:trPr>
          <w:trHeight w:val="290"/>
          <w:tblHeader/>
        </w:trPr>
        <w:tc>
          <w:tcPr>
            <w:tcW w:w="2689" w:type="dxa"/>
            <w:vMerge w:val="restart"/>
            <w:shd w:val="clear" w:color="auto" w:fill="D9D9D9"/>
            <w:vAlign w:val="center"/>
          </w:tcPr>
          <w:p w14:paraId="430808C0" w14:textId="77777777" w:rsidR="00C31DFB" w:rsidRPr="00A057BC" w:rsidRDefault="00C31DFB" w:rsidP="00D4720D">
            <w:pPr>
              <w:jc w:val="center"/>
              <w:rPr>
                <w:color w:val="000000"/>
                <w:sz w:val="18"/>
                <w:szCs w:val="18"/>
              </w:rPr>
            </w:pPr>
            <w:r w:rsidRPr="00A057BC">
              <w:rPr>
                <w:b/>
                <w:color w:val="000000"/>
                <w:sz w:val="18"/>
                <w:szCs w:val="18"/>
              </w:rPr>
              <w:t>Процедура</w:t>
            </w:r>
          </w:p>
        </w:tc>
        <w:tc>
          <w:tcPr>
            <w:tcW w:w="11198" w:type="dxa"/>
            <w:gridSpan w:val="21"/>
            <w:shd w:val="clear" w:color="auto" w:fill="D0CECE" w:themeFill="background2" w:themeFillShade="E6"/>
            <w:vAlign w:val="center"/>
          </w:tcPr>
          <w:p w14:paraId="2FB06AE8" w14:textId="596E4C5A" w:rsidR="00C31DFB" w:rsidRPr="00A057BC" w:rsidRDefault="00C31DFB" w:rsidP="00D4720D">
            <w:pPr>
              <w:jc w:val="center"/>
              <w:rPr>
                <w:b/>
                <w:color w:val="000000"/>
                <w:sz w:val="18"/>
                <w:szCs w:val="18"/>
                <w:lang w:val="en-US"/>
              </w:rPr>
            </w:pPr>
            <w:r w:rsidRPr="00A057BC">
              <w:rPr>
                <w:b/>
                <w:color w:val="000000"/>
                <w:sz w:val="18"/>
                <w:szCs w:val="18"/>
              </w:rPr>
              <w:t>ПЕРИОД I</w:t>
            </w:r>
            <w:r w:rsidRPr="00A057BC">
              <w:rPr>
                <w:b/>
                <w:color w:val="000000"/>
                <w:sz w:val="18"/>
                <w:szCs w:val="18"/>
                <w:lang w:val="en-US"/>
              </w:rPr>
              <w:t>I</w:t>
            </w:r>
          </w:p>
        </w:tc>
        <w:tc>
          <w:tcPr>
            <w:tcW w:w="709" w:type="dxa"/>
            <w:shd w:val="clear" w:color="auto" w:fill="D0CECE" w:themeFill="background2" w:themeFillShade="E6"/>
          </w:tcPr>
          <w:p w14:paraId="60356ABB" w14:textId="12DDBD39" w:rsidR="00C31DFB" w:rsidRPr="00A057BC" w:rsidRDefault="00C31DFB" w:rsidP="00D4720D">
            <w:pPr>
              <w:jc w:val="center"/>
              <w:rPr>
                <w:b/>
                <w:color w:val="000000"/>
                <w:sz w:val="18"/>
                <w:szCs w:val="18"/>
                <w:lang w:val="en-US"/>
              </w:rPr>
            </w:pPr>
            <w:r w:rsidRPr="00A057BC">
              <w:rPr>
                <w:b/>
                <w:color w:val="000000"/>
                <w:sz w:val="18"/>
                <w:szCs w:val="18"/>
                <w:lang w:val="en-US"/>
              </w:rPr>
              <w:t>-</w:t>
            </w:r>
          </w:p>
        </w:tc>
        <w:tc>
          <w:tcPr>
            <w:tcW w:w="551" w:type="dxa"/>
            <w:gridSpan w:val="2"/>
            <w:shd w:val="clear" w:color="auto" w:fill="D0CECE" w:themeFill="background2" w:themeFillShade="E6"/>
          </w:tcPr>
          <w:p w14:paraId="7575C732" w14:textId="5FB0F258" w:rsidR="00C31DFB" w:rsidRPr="00A057BC" w:rsidRDefault="00C31DFB" w:rsidP="00D4720D">
            <w:pPr>
              <w:jc w:val="center"/>
              <w:rPr>
                <w:b/>
                <w:color w:val="000000"/>
                <w:sz w:val="18"/>
                <w:szCs w:val="18"/>
                <w:lang w:val="en-US"/>
              </w:rPr>
            </w:pPr>
            <w:r w:rsidRPr="00A057BC">
              <w:rPr>
                <w:b/>
                <w:color w:val="000000"/>
                <w:sz w:val="18"/>
                <w:szCs w:val="18"/>
                <w:lang w:val="en-US"/>
              </w:rPr>
              <w:t>-</w:t>
            </w:r>
          </w:p>
        </w:tc>
      </w:tr>
      <w:tr w:rsidR="00C31DFB" w:rsidRPr="00A057BC" w14:paraId="5D7635DD" w14:textId="4267B164" w:rsidTr="002F1B37">
        <w:trPr>
          <w:trHeight w:val="290"/>
          <w:tblHeader/>
        </w:trPr>
        <w:tc>
          <w:tcPr>
            <w:tcW w:w="2689" w:type="dxa"/>
            <w:vMerge/>
            <w:shd w:val="clear" w:color="auto" w:fill="D9D9D9"/>
            <w:vAlign w:val="center"/>
          </w:tcPr>
          <w:p w14:paraId="4FD3F6BF" w14:textId="77777777" w:rsidR="00C31DFB" w:rsidRPr="00A057BC" w:rsidRDefault="00C31DFB" w:rsidP="00C31DFB">
            <w:pPr>
              <w:jc w:val="center"/>
              <w:rPr>
                <w:color w:val="000000"/>
                <w:sz w:val="18"/>
                <w:szCs w:val="18"/>
              </w:rPr>
            </w:pPr>
          </w:p>
        </w:tc>
        <w:tc>
          <w:tcPr>
            <w:tcW w:w="9213" w:type="dxa"/>
            <w:gridSpan w:val="18"/>
            <w:shd w:val="clear" w:color="auto" w:fill="D0CECE" w:themeFill="background2" w:themeFillShade="E6"/>
            <w:vAlign w:val="center"/>
          </w:tcPr>
          <w:p w14:paraId="57880253" w14:textId="362683B3" w:rsidR="00C31DFB" w:rsidRPr="00A057BC" w:rsidRDefault="00C31DFB" w:rsidP="00C31DFB">
            <w:pPr>
              <w:jc w:val="center"/>
              <w:rPr>
                <w:b/>
                <w:color w:val="000000"/>
                <w:sz w:val="18"/>
                <w:szCs w:val="18"/>
                <w:lang w:val="en-US"/>
              </w:rPr>
            </w:pPr>
            <w:r w:rsidRPr="00A057BC">
              <w:rPr>
                <w:b/>
                <w:color w:val="000000"/>
                <w:sz w:val="18"/>
                <w:szCs w:val="18"/>
              </w:rPr>
              <w:t xml:space="preserve">Визит </w:t>
            </w:r>
            <w:r w:rsidRPr="00A057BC">
              <w:rPr>
                <w:b/>
                <w:color w:val="000000"/>
                <w:sz w:val="18"/>
                <w:szCs w:val="18"/>
                <w:lang w:val="en-US"/>
              </w:rPr>
              <w:t>5</w:t>
            </w:r>
          </w:p>
        </w:tc>
        <w:tc>
          <w:tcPr>
            <w:tcW w:w="567" w:type="dxa"/>
            <w:shd w:val="clear" w:color="auto" w:fill="D0CECE" w:themeFill="background2" w:themeFillShade="E6"/>
            <w:vAlign w:val="center"/>
          </w:tcPr>
          <w:p w14:paraId="17CE0C3C" w14:textId="690A3ACB" w:rsidR="00C31DFB" w:rsidRPr="00A057BC" w:rsidRDefault="00C31DFB" w:rsidP="00C31DFB">
            <w:pPr>
              <w:jc w:val="center"/>
              <w:rPr>
                <w:b/>
                <w:color w:val="000000"/>
                <w:sz w:val="18"/>
                <w:szCs w:val="18"/>
                <w:lang w:val="en-US"/>
              </w:rPr>
            </w:pPr>
            <w:r w:rsidRPr="00A057BC">
              <w:rPr>
                <w:b/>
                <w:color w:val="000000"/>
                <w:sz w:val="18"/>
                <w:szCs w:val="18"/>
              </w:rPr>
              <w:t xml:space="preserve">Визит </w:t>
            </w:r>
            <w:r w:rsidRPr="00A057BC">
              <w:rPr>
                <w:b/>
                <w:color w:val="000000"/>
                <w:sz w:val="18"/>
                <w:szCs w:val="18"/>
                <w:lang w:val="en-US"/>
              </w:rPr>
              <w:t>6</w:t>
            </w:r>
          </w:p>
        </w:tc>
        <w:tc>
          <w:tcPr>
            <w:tcW w:w="709" w:type="dxa"/>
            <w:shd w:val="clear" w:color="auto" w:fill="D0CECE" w:themeFill="background2" w:themeFillShade="E6"/>
            <w:vAlign w:val="center"/>
          </w:tcPr>
          <w:p w14:paraId="56B82AB8" w14:textId="342C0D8F" w:rsidR="00C31DFB" w:rsidRPr="00A057BC" w:rsidRDefault="00C31DFB" w:rsidP="00C31DFB">
            <w:pPr>
              <w:jc w:val="center"/>
              <w:rPr>
                <w:b/>
                <w:color w:val="000000"/>
                <w:sz w:val="18"/>
                <w:szCs w:val="18"/>
                <w:lang w:val="en-US"/>
              </w:rPr>
            </w:pPr>
            <w:r w:rsidRPr="00A057BC">
              <w:rPr>
                <w:b/>
                <w:color w:val="000000"/>
                <w:sz w:val="18"/>
                <w:szCs w:val="18"/>
              </w:rPr>
              <w:t xml:space="preserve">Визит </w:t>
            </w:r>
            <w:r w:rsidRPr="00A057BC">
              <w:rPr>
                <w:b/>
                <w:color w:val="000000"/>
                <w:sz w:val="18"/>
                <w:szCs w:val="18"/>
                <w:lang w:val="en-US"/>
              </w:rPr>
              <w:t>7</w:t>
            </w:r>
          </w:p>
        </w:tc>
        <w:tc>
          <w:tcPr>
            <w:tcW w:w="709" w:type="dxa"/>
            <w:shd w:val="clear" w:color="auto" w:fill="D0CECE" w:themeFill="background2" w:themeFillShade="E6"/>
            <w:vAlign w:val="center"/>
          </w:tcPr>
          <w:p w14:paraId="724BB546" w14:textId="3ABA29AE" w:rsidR="00C31DFB" w:rsidRPr="00A057BC" w:rsidRDefault="00C31DFB" w:rsidP="00C31DFB">
            <w:pPr>
              <w:jc w:val="center"/>
              <w:rPr>
                <w:b/>
                <w:color w:val="000000"/>
                <w:sz w:val="18"/>
                <w:szCs w:val="18"/>
                <w:lang w:val="en-US"/>
              </w:rPr>
            </w:pPr>
            <w:r w:rsidRPr="00A057BC">
              <w:rPr>
                <w:b/>
                <w:color w:val="000000"/>
                <w:sz w:val="18"/>
                <w:szCs w:val="18"/>
              </w:rPr>
              <w:t xml:space="preserve">Визит </w:t>
            </w:r>
            <w:r w:rsidRPr="00A057BC">
              <w:rPr>
                <w:b/>
                <w:color w:val="000000"/>
                <w:sz w:val="18"/>
                <w:szCs w:val="18"/>
                <w:lang w:val="en-US"/>
              </w:rPr>
              <w:t>8</w:t>
            </w:r>
          </w:p>
        </w:tc>
        <w:tc>
          <w:tcPr>
            <w:tcW w:w="709" w:type="dxa"/>
            <w:shd w:val="clear" w:color="auto" w:fill="D0CECE" w:themeFill="background2" w:themeFillShade="E6"/>
            <w:vAlign w:val="center"/>
          </w:tcPr>
          <w:p w14:paraId="1B10266E" w14:textId="6FD4A4D9" w:rsidR="00C31DFB" w:rsidRPr="00A057BC" w:rsidRDefault="00C31DFB" w:rsidP="00C31DFB">
            <w:pPr>
              <w:jc w:val="center"/>
              <w:rPr>
                <w:b/>
                <w:color w:val="000000"/>
                <w:sz w:val="18"/>
                <w:szCs w:val="18"/>
              </w:rPr>
            </w:pPr>
            <w:r w:rsidRPr="00A057BC">
              <w:rPr>
                <w:b/>
                <w:color w:val="000000"/>
                <w:sz w:val="18"/>
                <w:szCs w:val="18"/>
              </w:rPr>
              <w:t>КВ</w:t>
            </w:r>
            <w:r w:rsidRPr="00A057BC">
              <w:rPr>
                <w:b/>
                <w:color w:val="000000"/>
                <w:sz w:val="18"/>
                <w:szCs w:val="18"/>
                <w:vertAlign w:val="superscript"/>
              </w:rPr>
              <w:t>6</w:t>
            </w:r>
          </w:p>
        </w:tc>
        <w:tc>
          <w:tcPr>
            <w:tcW w:w="551" w:type="dxa"/>
            <w:gridSpan w:val="2"/>
            <w:shd w:val="clear" w:color="auto" w:fill="D0CECE" w:themeFill="background2" w:themeFillShade="E6"/>
            <w:vAlign w:val="center"/>
          </w:tcPr>
          <w:p w14:paraId="1F0D1648" w14:textId="2C43B937" w:rsidR="00C31DFB" w:rsidRPr="00A057BC" w:rsidRDefault="00C31DFB" w:rsidP="00C31DFB">
            <w:pPr>
              <w:jc w:val="center"/>
              <w:rPr>
                <w:b/>
                <w:color w:val="000000"/>
                <w:sz w:val="18"/>
                <w:szCs w:val="18"/>
                <w:vertAlign w:val="superscript"/>
              </w:rPr>
            </w:pPr>
            <w:r w:rsidRPr="00A057BC">
              <w:rPr>
                <w:b/>
                <w:color w:val="000000"/>
                <w:sz w:val="18"/>
                <w:szCs w:val="18"/>
              </w:rPr>
              <w:t>ВДЗ</w:t>
            </w:r>
          </w:p>
        </w:tc>
      </w:tr>
      <w:tr w:rsidR="00C31DFB" w:rsidRPr="00A057BC" w14:paraId="30A20036" w14:textId="541C9089" w:rsidTr="002F1B37">
        <w:trPr>
          <w:trHeight w:val="290"/>
          <w:tblHeader/>
        </w:trPr>
        <w:tc>
          <w:tcPr>
            <w:tcW w:w="2689" w:type="dxa"/>
            <w:vMerge/>
            <w:shd w:val="clear" w:color="auto" w:fill="D9D9D9"/>
            <w:vAlign w:val="center"/>
          </w:tcPr>
          <w:p w14:paraId="1AFD4DA8" w14:textId="77777777" w:rsidR="00C31DFB" w:rsidRPr="00A057BC" w:rsidRDefault="00C31DFB" w:rsidP="00C31DFB">
            <w:pPr>
              <w:jc w:val="center"/>
              <w:rPr>
                <w:color w:val="000000"/>
                <w:sz w:val="18"/>
                <w:szCs w:val="18"/>
              </w:rPr>
            </w:pPr>
          </w:p>
        </w:tc>
        <w:tc>
          <w:tcPr>
            <w:tcW w:w="425" w:type="dxa"/>
            <w:shd w:val="clear" w:color="auto" w:fill="D0CECE" w:themeFill="background2" w:themeFillShade="E6"/>
            <w:vAlign w:val="center"/>
          </w:tcPr>
          <w:p w14:paraId="40105D0A" w14:textId="0D3E5FE0" w:rsidR="00C31DFB" w:rsidRPr="00A057BC" w:rsidRDefault="00C31DFB" w:rsidP="00C31DFB">
            <w:pPr>
              <w:jc w:val="center"/>
              <w:rPr>
                <w:b/>
                <w:color w:val="000000"/>
                <w:sz w:val="18"/>
                <w:szCs w:val="18"/>
                <w:lang w:val="en-US"/>
              </w:rPr>
            </w:pPr>
            <w:r w:rsidRPr="00A057BC">
              <w:rPr>
                <w:b/>
                <w:color w:val="000000"/>
                <w:sz w:val="18"/>
                <w:szCs w:val="18"/>
              </w:rPr>
              <w:t xml:space="preserve">День </w:t>
            </w:r>
            <w:r w:rsidRPr="00A057BC">
              <w:rPr>
                <w:b/>
                <w:color w:val="000000"/>
                <w:sz w:val="18"/>
                <w:szCs w:val="18"/>
                <w:lang w:val="en-US"/>
              </w:rPr>
              <w:t>7</w:t>
            </w:r>
          </w:p>
        </w:tc>
        <w:tc>
          <w:tcPr>
            <w:tcW w:w="8282" w:type="dxa"/>
            <w:gridSpan w:val="16"/>
            <w:shd w:val="clear" w:color="auto" w:fill="D0CECE" w:themeFill="background2" w:themeFillShade="E6"/>
            <w:vAlign w:val="center"/>
          </w:tcPr>
          <w:p w14:paraId="4ECE30C9" w14:textId="2B219406" w:rsidR="00C31DFB" w:rsidRPr="00A057BC" w:rsidRDefault="00C31DFB" w:rsidP="00C31DFB">
            <w:pPr>
              <w:jc w:val="center"/>
              <w:rPr>
                <w:b/>
                <w:color w:val="000000"/>
                <w:sz w:val="18"/>
                <w:szCs w:val="18"/>
                <w:lang w:val="en-US"/>
              </w:rPr>
            </w:pPr>
            <w:r w:rsidRPr="00A057BC">
              <w:rPr>
                <w:b/>
                <w:color w:val="000000"/>
                <w:sz w:val="18"/>
                <w:szCs w:val="18"/>
              </w:rPr>
              <w:t xml:space="preserve">День </w:t>
            </w:r>
            <w:r w:rsidRPr="00A057BC">
              <w:rPr>
                <w:b/>
                <w:color w:val="000000"/>
                <w:sz w:val="18"/>
                <w:szCs w:val="18"/>
                <w:lang w:val="en-US"/>
              </w:rPr>
              <w:t>8</w:t>
            </w:r>
          </w:p>
        </w:tc>
        <w:tc>
          <w:tcPr>
            <w:tcW w:w="1073" w:type="dxa"/>
            <w:gridSpan w:val="2"/>
            <w:shd w:val="clear" w:color="auto" w:fill="D0CECE" w:themeFill="background2" w:themeFillShade="E6"/>
            <w:vAlign w:val="center"/>
          </w:tcPr>
          <w:p w14:paraId="57326BEE" w14:textId="0DABFFCD" w:rsidR="00C31DFB" w:rsidRPr="00A057BC" w:rsidRDefault="00C31DFB" w:rsidP="00C31DFB">
            <w:pPr>
              <w:jc w:val="center"/>
              <w:rPr>
                <w:b/>
                <w:color w:val="000000"/>
                <w:sz w:val="18"/>
                <w:szCs w:val="18"/>
                <w:lang w:val="en-US"/>
              </w:rPr>
            </w:pPr>
            <w:r w:rsidRPr="00A057BC">
              <w:rPr>
                <w:b/>
                <w:color w:val="000000"/>
                <w:sz w:val="18"/>
                <w:szCs w:val="18"/>
              </w:rPr>
              <w:t xml:space="preserve">День </w:t>
            </w:r>
            <w:r w:rsidRPr="00A057BC">
              <w:rPr>
                <w:b/>
                <w:color w:val="000000"/>
                <w:sz w:val="18"/>
                <w:szCs w:val="18"/>
                <w:lang w:val="en-US"/>
              </w:rPr>
              <w:t>9</w:t>
            </w:r>
          </w:p>
        </w:tc>
        <w:tc>
          <w:tcPr>
            <w:tcW w:w="709" w:type="dxa"/>
            <w:shd w:val="clear" w:color="auto" w:fill="D0CECE" w:themeFill="background2" w:themeFillShade="E6"/>
            <w:vAlign w:val="center"/>
          </w:tcPr>
          <w:p w14:paraId="44636C4B" w14:textId="0C5B1E05" w:rsidR="00C31DFB" w:rsidRPr="00A057BC" w:rsidRDefault="00C31DFB" w:rsidP="00C31DFB">
            <w:pPr>
              <w:jc w:val="center"/>
              <w:rPr>
                <w:b/>
                <w:color w:val="000000"/>
                <w:sz w:val="18"/>
                <w:szCs w:val="18"/>
                <w:lang w:val="en-US"/>
              </w:rPr>
            </w:pPr>
            <w:r w:rsidRPr="00A057BC">
              <w:rPr>
                <w:b/>
                <w:color w:val="000000"/>
                <w:sz w:val="18"/>
                <w:szCs w:val="18"/>
              </w:rPr>
              <w:t xml:space="preserve">День </w:t>
            </w:r>
            <w:r w:rsidRPr="00A057BC">
              <w:rPr>
                <w:b/>
                <w:color w:val="000000"/>
                <w:sz w:val="18"/>
                <w:szCs w:val="18"/>
                <w:lang w:val="en-US"/>
              </w:rPr>
              <w:t>10</w:t>
            </w:r>
          </w:p>
        </w:tc>
        <w:tc>
          <w:tcPr>
            <w:tcW w:w="709" w:type="dxa"/>
            <w:shd w:val="clear" w:color="auto" w:fill="D0CECE" w:themeFill="background2" w:themeFillShade="E6"/>
            <w:vAlign w:val="center"/>
          </w:tcPr>
          <w:p w14:paraId="353E4320" w14:textId="08D7E81D" w:rsidR="00C31DFB" w:rsidRPr="00A057BC" w:rsidRDefault="00C31DFB" w:rsidP="00C31DFB">
            <w:pPr>
              <w:jc w:val="center"/>
              <w:rPr>
                <w:b/>
                <w:color w:val="000000"/>
                <w:sz w:val="18"/>
                <w:szCs w:val="18"/>
              </w:rPr>
            </w:pPr>
            <w:r w:rsidRPr="00A057BC">
              <w:rPr>
                <w:b/>
                <w:color w:val="000000"/>
                <w:sz w:val="18"/>
                <w:szCs w:val="18"/>
              </w:rPr>
              <w:t xml:space="preserve">День </w:t>
            </w:r>
            <w:r w:rsidRPr="00A057BC">
              <w:rPr>
                <w:b/>
                <w:color w:val="000000"/>
                <w:sz w:val="18"/>
                <w:szCs w:val="18"/>
                <w:lang w:val="en-US"/>
              </w:rPr>
              <w:t>11</w:t>
            </w:r>
          </w:p>
        </w:tc>
        <w:tc>
          <w:tcPr>
            <w:tcW w:w="709" w:type="dxa"/>
            <w:shd w:val="clear" w:color="auto" w:fill="D0CECE" w:themeFill="background2" w:themeFillShade="E6"/>
            <w:vAlign w:val="center"/>
          </w:tcPr>
          <w:p w14:paraId="50C0B419" w14:textId="23C86242" w:rsidR="00C31DFB" w:rsidRPr="00A057BC" w:rsidRDefault="00C31DFB" w:rsidP="00C31DFB">
            <w:pPr>
              <w:jc w:val="center"/>
              <w:rPr>
                <w:b/>
                <w:color w:val="000000"/>
                <w:sz w:val="18"/>
                <w:szCs w:val="18"/>
              </w:rPr>
            </w:pPr>
            <w:r w:rsidRPr="00A057BC">
              <w:rPr>
                <w:b/>
                <w:color w:val="000000"/>
                <w:sz w:val="18"/>
                <w:szCs w:val="18"/>
              </w:rPr>
              <w:t>+ 7 дней</w:t>
            </w:r>
          </w:p>
        </w:tc>
        <w:tc>
          <w:tcPr>
            <w:tcW w:w="551" w:type="dxa"/>
            <w:gridSpan w:val="2"/>
            <w:shd w:val="clear" w:color="auto" w:fill="D0CECE" w:themeFill="background2" w:themeFillShade="E6"/>
          </w:tcPr>
          <w:p w14:paraId="66E1C370" w14:textId="3D253272" w:rsidR="00C31DFB" w:rsidRPr="00A057BC" w:rsidRDefault="00C31DFB" w:rsidP="00C31DFB">
            <w:pPr>
              <w:jc w:val="center"/>
              <w:rPr>
                <w:b/>
                <w:color w:val="000000"/>
                <w:sz w:val="18"/>
                <w:szCs w:val="18"/>
              </w:rPr>
            </w:pPr>
            <w:r w:rsidRPr="00A057BC">
              <w:rPr>
                <w:b/>
                <w:color w:val="000000"/>
                <w:sz w:val="18"/>
                <w:szCs w:val="18"/>
              </w:rPr>
              <w:t>-</w:t>
            </w:r>
          </w:p>
        </w:tc>
      </w:tr>
      <w:tr w:rsidR="00C31DFB" w:rsidRPr="00A057BC" w14:paraId="3EF15D4D" w14:textId="7E13A090" w:rsidTr="002F1B37">
        <w:trPr>
          <w:trHeight w:val="290"/>
          <w:tblHeader/>
        </w:trPr>
        <w:tc>
          <w:tcPr>
            <w:tcW w:w="2689" w:type="dxa"/>
            <w:vMerge/>
            <w:shd w:val="clear" w:color="auto" w:fill="D9D9D9"/>
            <w:vAlign w:val="center"/>
          </w:tcPr>
          <w:p w14:paraId="51EEEC6F" w14:textId="77777777" w:rsidR="00C31DFB" w:rsidRPr="00A057BC" w:rsidRDefault="00C31DFB" w:rsidP="00C31DFB">
            <w:pPr>
              <w:jc w:val="center"/>
              <w:rPr>
                <w:color w:val="000000"/>
                <w:sz w:val="18"/>
                <w:szCs w:val="18"/>
              </w:rPr>
            </w:pPr>
          </w:p>
        </w:tc>
        <w:tc>
          <w:tcPr>
            <w:tcW w:w="11198" w:type="dxa"/>
            <w:gridSpan w:val="21"/>
            <w:shd w:val="clear" w:color="auto" w:fill="D0CECE" w:themeFill="background2" w:themeFillShade="E6"/>
            <w:vAlign w:val="center"/>
          </w:tcPr>
          <w:p w14:paraId="2590CC11" w14:textId="42275CC4" w:rsidR="00C31DFB" w:rsidRPr="00A057BC" w:rsidRDefault="00C31DFB" w:rsidP="00C31DFB">
            <w:pPr>
              <w:jc w:val="center"/>
              <w:rPr>
                <w:b/>
                <w:color w:val="000000"/>
                <w:sz w:val="18"/>
                <w:szCs w:val="18"/>
              </w:rPr>
            </w:pPr>
            <w:commentRangeStart w:id="1738"/>
            <w:commentRangeStart w:id="1739"/>
            <w:r w:rsidRPr="00A057BC">
              <w:rPr>
                <w:b/>
                <w:color w:val="000000"/>
                <w:sz w:val="18"/>
                <w:szCs w:val="18"/>
              </w:rPr>
              <w:t xml:space="preserve">Время </w:t>
            </w:r>
            <w:ins w:id="1740" w:author="Автор" w:date="2026-08-25T19:58:00Z">
              <w:r w:rsidR="00767CD6">
                <w:rPr>
                  <w:b/>
                  <w:color w:val="000000"/>
                  <w:sz w:val="18"/>
                  <w:szCs w:val="18"/>
                </w:rPr>
                <w:t xml:space="preserve">до и </w:t>
              </w:r>
            </w:ins>
            <w:r w:rsidRPr="00A057BC">
              <w:rPr>
                <w:b/>
                <w:color w:val="000000"/>
                <w:sz w:val="18"/>
                <w:szCs w:val="18"/>
              </w:rPr>
              <w:t>после приема препаратов, ч</w:t>
            </w:r>
            <w:commentRangeEnd w:id="1738"/>
            <w:r w:rsidR="00BC70FC">
              <w:rPr>
                <w:rStyle w:val="a8"/>
              </w:rPr>
              <w:commentReference w:id="1738"/>
            </w:r>
            <w:commentRangeEnd w:id="1739"/>
            <w:r w:rsidR="00767CD6">
              <w:rPr>
                <w:rStyle w:val="a8"/>
              </w:rPr>
              <w:commentReference w:id="1739"/>
            </w:r>
          </w:p>
        </w:tc>
        <w:tc>
          <w:tcPr>
            <w:tcW w:w="709" w:type="dxa"/>
            <w:shd w:val="clear" w:color="auto" w:fill="D0CECE" w:themeFill="background2" w:themeFillShade="E6"/>
          </w:tcPr>
          <w:p w14:paraId="60C4A6B6" w14:textId="77777777" w:rsidR="00C31DFB" w:rsidRPr="00A057BC" w:rsidRDefault="00C31DFB" w:rsidP="00C31DFB">
            <w:pPr>
              <w:jc w:val="center"/>
              <w:rPr>
                <w:b/>
                <w:color w:val="000000"/>
                <w:sz w:val="18"/>
                <w:szCs w:val="18"/>
              </w:rPr>
            </w:pPr>
          </w:p>
        </w:tc>
        <w:tc>
          <w:tcPr>
            <w:tcW w:w="551" w:type="dxa"/>
            <w:gridSpan w:val="2"/>
            <w:shd w:val="clear" w:color="auto" w:fill="D0CECE" w:themeFill="background2" w:themeFillShade="E6"/>
          </w:tcPr>
          <w:p w14:paraId="52039E56" w14:textId="77777777" w:rsidR="00C31DFB" w:rsidRPr="00A057BC" w:rsidRDefault="00C31DFB" w:rsidP="00C31DFB">
            <w:pPr>
              <w:jc w:val="center"/>
              <w:rPr>
                <w:b/>
                <w:color w:val="000000"/>
                <w:sz w:val="18"/>
                <w:szCs w:val="18"/>
              </w:rPr>
            </w:pPr>
          </w:p>
        </w:tc>
      </w:tr>
      <w:tr w:rsidR="00C31DFB" w:rsidRPr="00A057BC" w14:paraId="76B11240" w14:textId="6FDE23FA" w:rsidTr="002F1B37">
        <w:trPr>
          <w:gridAfter w:val="1"/>
          <w:wAfter w:w="7" w:type="dxa"/>
          <w:trHeight w:val="290"/>
          <w:tblHeader/>
        </w:trPr>
        <w:tc>
          <w:tcPr>
            <w:tcW w:w="2689" w:type="dxa"/>
            <w:vMerge/>
            <w:shd w:val="clear" w:color="auto" w:fill="D9D9D9"/>
            <w:vAlign w:val="center"/>
          </w:tcPr>
          <w:p w14:paraId="4C95247F" w14:textId="77777777" w:rsidR="00C31DFB" w:rsidRPr="00A057BC" w:rsidRDefault="00C31DFB" w:rsidP="00C31DFB">
            <w:pPr>
              <w:jc w:val="center"/>
              <w:rPr>
                <w:color w:val="000000"/>
                <w:sz w:val="18"/>
                <w:szCs w:val="18"/>
              </w:rPr>
            </w:pPr>
          </w:p>
        </w:tc>
        <w:tc>
          <w:tcPr>
            <w:tcW w:w="425" w:type="dxa"/>
            <w:shd w:val="clear" w:color="auto" w:fill="D0CECE" w:themeFill="background2" w:themeFillShade="E6"/>
            <w:vAlign w:val="center"/>
          </w:tcPr>
          <w:p w14:paraId="47B26253" w14:textId="77777777" w:rsidR="00C31DFB" w:rsidRPr="00A057BC" w:rsidRDefault="00C31DFB" w:rsidP="00C31DFB">
            <w:pPr>
              <w:jc w:val="center"/>
              <w:rPr>
                <w:b/>
                <w:color w:val="000000"/>
                <w:sz w:val="18"/>
                <w:szCs w:val="18"/>
              </w:rPr>
            </w:pPr>
            <w:r w:rsidRPr="00A057BC">
              <w:rPr>
                <w:b/>
                <w:color w:val="000000"/>
                <w:sz w:val="18"/>
                <w:szCs w:val="18"/>
              </w:rPr>
              <w:t>- 11 ч</w:t>
            </w:r>
          </w:p>
        </w:tc>
        <w:tc>
          <w:tcPr>
            <w:tcW w:w="491" w:type="dxa"/>
            <w:shd w:val="clear" w:color="auto" w:fill="D0CECE" w:themeFill="background2" w:themeFillShade="E6"/>
            <w:vAlign w:val="center"/>
          </w:tcPr>
          <w:p w14:paraId="2172D528" w14:textId="77777777" w:rsidR="00C31DFB" w:rsidRPr="00A057BC" w:rsidRDefault="00C31DFB" w:rsidP="00C31DFB">
            <w:pPr>
              <w:jc w:val="center"/>
              <w:rPr>
                <w:b/>
                <w:color w:val="000000"/>
                <w:sz w:val="18"/>
                <w:szCs w:val="18"/>
              </w:rPr>
            </w:pPr>
            <w:r w:rsidRPr="00A057BC">
              <w:rPr>
                <w:b/>
                <w:color w:val="000000"/>
                <w:sz w:val="18"/>
                <w:szCs w:val="18"/>
              </w:rPr>
              <w:t>-60 мин</w:t>
            </w:r>
          </w:p>
        </w:tc>
        <w:tc>
          <w:tcPr>
            <w:tcW w:w="534" w:type="dxa"/>
            <w:shd w:val="clear" w:color="auto" w:fill="D0CECE" w:themeFill="background2" w:themeFillShade="E6"/>
            <w:vAlign w:val="center"/>
          </w:tcPr>
          <w:p w14:paraId="4D68328D" w14:textId="77777777" w:rsidR="00C31DFB" w:rsidRPr="00A057BC" w:rsidRDefault="00C31DFB" w:rsidP="00C31DFB">
            <w:pPr>
              <w:jc w:val="center"/>
              <w:rPr>
                <w:b/>
                <w:color w:val="000000"/>
                <w:sz w:val="18"/>
                <w:szCs w:val="18"/>
              </w:rPr>
            </w:pPr>
            <w:r w:rsidRPr="00A057BC">
              <w:rPr>
                <w:b/>
                <w:color w:val="000000"/>
                <w:sz w:val="18"/>
                <w:szCs w:val="18"/>
              </w:rPr>
              <w:t>0 мин</w:t>
            </w:r>
          </w:p>
        </w:tc>
        <w:tc>
          <w:tcPr>
            <w:tcW w:w="534" w:type="dxa"/>
            <w:shd w:val="clear" w:color="auto" w:fill="D0CECE" w:themeFill="background2" w:themeFillShade="E6"/>
            <w:vAlign w:val="center"/>
          </w:tcPr>
          <w:p w14:paraId="31682EF4" w14:textId="77777777" w:rsidR="00C31DFB" w:rsidRPr="00A057BC" w:rsidRDefault="00C31DFB" w:rsidP="00C31DFB">
            <w:pPr>
              <w:jc w:val="center"/>
              <w:rPr>
                <w:b/>
                <w:color w:val="000000"/>
                <w:sz w:val="18"/>
                <w:szCs w:val="18"/>
              </w:rPr>
            </w:pPr>
            <w:r w:rsidRPr="00A057BC">
              <w:rPr>
                <w:b/>
                <w:color w:val="000000"/>
                <w:sz w:val="18"/>
                <w:szCs w:val="18"/>
              </w:rPr>
              <w:t>15 мин</w:t>
            </w:r>
          </w:p>
        </w:tc>
        <w:tc>
          <w:tcPr>
            <w:tcW w:w="535" w:type="dxa"/>
            <w:shd w:val="clear" w:color="auto" w:fill="D0CECE" w:themeFill="background2" w:themeFillShade="E6"/>
            <w:vAlign w:val="center"/>
          </w:tcPr>
          <w:p w14:paraId="04DE176B" w14:textId="77777777" w:rsidR="00C31DFB" w:rsidRPr="00A057BC" w:rsidRDefault="00C31DFB" w:rsidP="00C31DFB">
            <w:pPr>
              <w:jc w:val="center"/>
              <w:rPr>
                <w:b/>
                <w:color w:val="000000"/>
                <w:sz w:val="18"/>
                <w:szCs w:val="18"/>
              </w:rPr>
            </w:pPr>
            <w:r w:rsidRPr="00A057BC">
              <w:rPr>
                <w:b/>
                <w:color w:val="000000"/>
                <w:sz w:val="18"/>
                <w:szCs w:val="18"/>
              </w:rPr>
              <w:t>30 мин</w:t>
            </w:r>
          </w:p>
        </w:tc>
        <w:tc>
          <w:tcPr>
            <w:tcW w:w="386" w:type="dxa"/>
            <w:shd w:val="clear" w:color="auto" w:fill="D0CECE" w:themeFill="background2" w:themeFillShade="E6"/>
            <w:vAlign w:val="center"/>
          </w:tcPr>
          <w:p w14:paraId="57351001" w14:textId="77777777" w:rsidR="00C31DFB" w:rsidRPr="00A057BC" w:rsidRDefault="00C31DFB" w:rsidP="00C31DFB">
            <w:pPr>
              <w:jc w:val="center"/>
              <w:rPr>
                <w:b/>
                <w:color w:val="000000"/>
                <w:sz w:val="18"/>
                <w:szCs w:val="18"/>
              </w:rPr>
            </w:pPr>
            <w:r w:rsidRPr="00A057BC">
              <w:rPr>
                <w:b/>
                <w:color w:val="000000"/>
                <w:sz w:val="18"/>
                <w:szCs w:val="18"/>
              </w:rPr>
              <w:t>1 ч</w:t>
            </w:r>
          </w:p>
        </w:tc>
        <w:tc>
          <w:tcPr>
            <w:tcW w:w="638" w:type="dxa"/>
            <w:shd w:val="clear" w:color="auto" w:fill="D0CECE" w:themeFill="background2" w:themeFillShade="E6"/>
            <w:vAlign w:val="center"/>
          </w:tcPr>
          <w:p w14:paraId="29B3CFAE" w14:textId="77777777" w:rsidR="00C31DFB" w:rsidRPr="00A057BC" w:rsidRDefault="00C31DFB" w:rsidP="00C31DFB">
            <w:pPr>
              <w:jc w:val="center"/>
              <w:rPr>
                <w:b/>
                <w:color w:val="000000"/>
                <w:sz w:val="18"/>
                <w:szCs w:val="18"/>
              </w:rPr>
            </w:pPr>
            <w:r w:rsidRPr="00A057BC">
              <w:rPr>
                <w:b/>
                <w:color w:val="000000"/>
                <w:sz w:val="18"/>
                <w:szCs w:val="18"/>
              </w:rPr>
              <w:t>1 ч 30 мин</w:t>
            </w:r>
          </w:p>
        </w:tc>
        <w:tc>
          <w:tcPr>
            <w:tcW w:w="416" w:type="dxa"/>
            <w:shd w:val="clear" w:color="auto" w:fill="D0CECE" w:themeFill="background2" w:themeFillShade="E6"/>
            <w:vAlign w:val="center"/>
          </w:tcPr>
          <w:p w14:paraId="72330D77" w14:textId="77777777" w:rsidR="00C31DFB" w:rsidRPr="00A057BC" w:rsidRDefault="00C31DFB" w:rsidP="00C31DFB">
            <w:pPr>
              <w:jc w:val="center"/>
              <w:rPr>
                <w:b/>
                <w:color w:val="000000"/>
                <w:sz w:val="18"/>
                <w:szCs w:val="18"/>
              </w:rPr>
            </w:pPr>
            <w:r w:rsidRPr="00A057BC">
              <w:rPr>
                <w:b/>
                <w:color w:val="000000"/>
                <w:sz w:val="18"/>
                <w:szCs w:val="18"/>
              </w:rPr>
              <w:t>2 ч</w:t>
            </w:r>
          </w:p>
        </w:tc>
        <w:tc>
          <w:tcPr>
            <w:tcW w:w="577" w:type="dxa"/>
            <w:shd w:val="clear" w:color="auto" w:fill="D0CECE" w:themeFill="background2" w:themeFillShade="E6"/>
            <w:vAlign w:val="center"/>
          </w:tcPr>
          <w:p w14:paraId="2B988478" w14:textId="77777777" w:rsidR="00C31DFB" w:rsidRPr="00A057BC" w:rsidRDefault="00C31DFB" w:rsidP="00C31DFB">
            <w:pPr>
              <w:jc w:val="center"/>
              <w:rPr>
                <w:b/>
                <w:color w:val="000000"/>
                <w:sz w:val="18"/>
                <w:szCs w:val="18"/>
              </w:rPr>
            </w:pPr>
            <w:r w:rsidRPr="00A057BC">
              <w:rPr>
                <w:b/>
                <w:color w:val="000000"/>
                <w:sz w:val="18"/>
                <w:szCs w:val="18"/>
              </w:rPr>
              <w:t>2 ч 30 мин</w:t>
            </w:r>
          </w:p>
        </w:tc>
        <w:tc>
          <w:tcPr>
            <w:tcW w:w="477" w:type="dxa"/>
            <w:shd w:val="clear" w:color="auto" w:fill="D0CECE" w:themeFill="background2" w:themeFillShade="E6"/>
            <w:vAlign w:val="center"/>
          </w:tcPr>
          <w:p w14:paraId="151EBB33" w14:textId="77777777" w:rsidR="00C31DFB" w:rsidRPr="00A057BC" w:rsidRDefault="00C31DFB" w:rsidP="00C31DFB">
            <w:pPr>
              <w:jc w:val="center"/>
              <w:rPr>
                <w:b/>
                <w:color w:val="000000"/>
                <w:sz w:val="18"/>
                <w:szCs w:val="18"/>
              </w:rPr>
            </w:pPr>
            <w:r w:rsidRPr="00A057BC">
              <w:rPr>
                <w:b/>
                <w:color w:val="000000"/>
                <w:sz w:val="18"/>
                <w:szCs w:val="18"/>
              </w:rPr>
              <w:t>3 ч</w:t>
            </w:r>
          </w:p>
        </w:tc>
        <w:tc>
          <w:tcPr>
            <w:tcW w:w="657" w:type="dxa"/>
            <w:shd w:val="clear" w:color="auto" w:fill="D0CECE" w:themeFill="background2" w:themeFillShade="E6"/>
            <w:vAlign w:val="center"/>
          </w:tcPr>
          <w:p w14:paraId="57005191" w14:textId="77777777" w:rsidR="00C31DFB" w:rsidRPr="00A057BC" w:rsidRDefault="00C31DFB" w:rsidP="00C31DFB">
            <w:pPr>
              <w:jc w:val="center"/>
              <w:rPr>
                <w:b/>
                <w:color w:val="000000"/>
                <w:sz w:val="18"/>
                <w:szCs w:val="18"/>
              </w:rPr>
            </w:pPr>
            <w:r w:rsidRPr="00A057BC">
              <w:rPr>
                <w:b/>
                <w:color w:val="000000"/>
                <w:sz w:val="18"/>
                <w:szCs w:val="18"/>
              </w:rPr>
              <w:t>3 ч 30 мин</w:t>
            </w:r>
          </w:p>
        </w:tc>
        <w:tc>
          <w:tcPr>
            <w:tcW w:w="397" w:type="dxa"/>
            <w:shd w:val="clear" w:color="auto" w:fill="D0CECE" w:themeFill="background2" w:themeFillShade="E6"/>
            <w:vAlign w:val="center"/>
          </w:tcPr>
          <w:p w14:paraId="424610CD" w14:textId="77777777" w:rsidR="00C31DFB" w:rsidRPr="00A057BC" w:rsidRDefault="00C31DFB" w:rsidP="00C31DFB">
            <w:pPr>
              <w:jc w:val="center"/>
              <w:rPr>
                <w:b/>
                <w:color w:val="000000"/>
                <w:sz w:val="18"/>
                <w:szCs w:val="18"/>
              </w:rPr>
            </w:pPr>
            <w:r w:rsidRPr="00A057BC">
              <w:rPr>
                <w:b/>
                <w:color w:val="000000"/>
                <w:sz w:val="18"/>
                <w:szCs w:val="18"/>
              </w:rPr>
              <w:t>4 ч</w:t>
            </w:r>
          </w:p>
        </w:tc>
        <w:tc>
          <w:tcPr>
            <w:tcW w:w="527" w:type="dxa"/>
            <w:shd w:val="clear" w:color="auto" w:fill="D0CECE" w:themeFill="background2" w:themeFillShade="E6"/>
            <w:vAlign w:val="center"/>
          </w:tcPr>
          <w:p w14:paraId="14FF5C3F" w14:textId="77777777" w:rsidR="00C31DFB" w:rsidRPr="00A057BC" w:rsidRDefault="00C31DFB" w:rsidP="00C31DFB">
            <w:pPr>
              <w:jc w:val="center"/>
              <w:rPr>
                <w:b/>
                <w:color w:val="000000"/>
                <w:sz w:val="18"/>
                <w:szCs w:val="18"/>
              </w:rPr>
            </w:pPr>
            <w:r w:rsidRPr="00A057BC">
              <w:rPr>
                <w:b/>
                <w:color w:val="000000"/>
                <w:sz w:val="18"/>
                <w:szCs w:val="18"/>
              </w:rPr>
              <w:t>6 ч</w:t>
            </w:r>
          </w:p>
        </w:tc>
        <w:tc>
          <w:tcPr>
            <w:tcW w:w="527" w:type="dxa"/>
            <w:shd w:val="clear" w:color="auto" w:fill="D0CECE" w:themeFill="background2" w:themeFillShade="E6"/>
            <w:vAlign w:val="center"/>
          </w:tcPr>
          <w:p w14:paraId="23829336" w14:textId="77777777" w:rsidR="00C31DFB" w:rsidRPr="00A057BC" w:rsidRDefault="00C31DFB" w:rsidP="00C31DFB">
            <w:pPr>
              <w:jc w:val="center"/>
              <w:rPr>
                <w:b/>
                <w:color w:val="000000"/>
                <w:sz w:val="18"/>
                <w:szCs w:val="18"/>
              </w:rPr>
            </w:pPr>
            <w:r w:rsidRPr="00A057BC">
              <w:rPr>
                <w:b/>
                <w:color w:val="000000"/>
                <w:sz w:val="18"/>
                <w:szCs w:val="18"/>
              </w:rPr>
              <w:t>8 ч</w:t>
            </w:r>
          </w:p>
        </w:tc>
        <w:tc>
          <w:tcPr>
            <w:tcW w:w="527" w:type="dxa"/>
            <w:shd w:val="clear" w:color="auto" w:fill="D0CECE" w:themeFill="background2" w:themeFillShade="E6"/>
            <w:vAlign w:val="center"/>
          </w:tcPr>
          <w:p w14:paraId="63564C8A" w14:textId="77777777" w:rsidR="00C31DFB" w:rsidRPr="00A057BC" w:rsidRDefault="00C31DFB" w:rsidP="00C31DFB">
            <w:pPr>
              <w:jc w:val="center"/>
              <w:rPr>
                <w:b/>
                <w:color w:val="000000"/>
                <w:sz w:val="18"/>
                <w:szCs w:val="18"/>
              </w:rPr>
            </w:pPr>
            <w:r w:rsidRPr="00A057BC">
              <w:rPr>
                <w:b/>
                <w:color w:val="000000"/>
                <w:sz w:val="18"/>
                <w:szCs w:val="18"/>
              </w:rPr>
              <w:t>10 ч</w:t>
            </w:r>
          </w:p>
        </w:tc>
        <w:tc>
          <w:tcPr>
            <w:tcW w:w="528" w:type="dxa"/>
            <w:shd w:val="clear" w:color="auto" w:fill="D0CECE" w:themeFill="background2" w:themeFillShade="E6"/>
            <w:vAlign w:val="center"/>
          </w:tcPr>
          <w:p w14:paraId="00C346BE" w14:textId="77777777" w:rsidR="00C31DFB" w:rsidRPr="00A057BC" w:rsidRDefault="00C31DFB" w:rsidP="00C31DFB">
            <w:pPr>
              <w:jc w:val="center"/>
              <w:rPr>
                <w:b/>
                <w:color w:val="000000"/>
                <w:sz w:val="18"/>
                <w:szCs w:val="18"/>
              </w:rPr>
            </w:pPr>
            <w:r w:rsidRPr="00A057BC">
              <w:rPr>
                <w:b/>
                <w:color w:val="000000"/>
                <w:sz w:val="18"/>
                <w:szCs w:val="18"/>
              </w:rPr>
              <w:t>12 ч</w:t>
            </w:r>
          </w:p>
        </w:tc>
        <w:tc>
          <w:tcPr>
            <w:tcW w:w="531" w:type="dxa"/>
            <w:shd w:val="clear" w:color="auto" w:fill="D0CECE" w:themeFill="background2" w:themeFillShade="E6"/>
            <w:vAlign w:val="center"/>
          </w:tcPr>
          <w:p w14:paraId="5E7D9D1F" w14:textId="77777777" w:rsidR="00C31DFB" w:rsidRPr="00A057BC" w:rsidRDefault="00C31DFB" w:rsidP="00C31DFB">
            <w:pPr>
              <w:jc w:val="center"/>
              <w:rPr>
                <w:b/>
                <w:color w:val="000000"/>
                <w:sz w:val="18"/>
                <w:szCs w:val="18"/>
              </w:rPr>
            </w:pPr>
            <w:r w:rsidRPr="00A057BC">
              <w:rPr>
                <w:b/>
                <w:color w:val="000000"/>
                <w:sz w:val="18"/>
                <w:szCs w:val="18"/>
              </w:rPr>
              <w:t>16 ч</w:t>
            </w:r>
          </w:p>
        </w:tc>
        <w:tc>
          <w:tcPr>
            <w:tcW w:w="506" w:type="dxa"/>
            <w:shd w:val="clear" w:color="auto" w:fill="D0CECE" w:themeFill="background2" w:themeFillShade="E6"/>
            <w:vAlign w:val="center"/>
          </w:tcPr>
          <w:p w14:paraId="14018DA6" w14:textId="77777777" w:rsidR="00C31DFB" w:rsidRPr="00A057BC" w:rsidRDefault="00C31DFB" w:rsidP="00C31DFB">
            <w:pPr>
              <w:jc w:val="center"/>
              <w:rPr>
                <w:b/>
                <w:color w:val="000000"/>
                <w:sz w:val="18"/>
                <w:szCs w:val="18"/>
              </w:rPr>
            </w:pPr>
            <w:r w:rsidRPr="00A057BC">
              <w:rPr>
                <w:b/>
                <w:color w:val="000000"/>
                <w:sz w:val="18"/>
                <w:szCs w:val="18"/>
              </w:rPr>
              <w:t>24 ч</w:t>
            </w:r>
          </w:p>
        </w:tc>
        <w:tc>
          <w:tcPr>
            <w:tcW w:w="567" w:type="dxa"/>
            <w:shd w:val="clear" w:color="auto" w:fill="D0CECE" w:themeFill="background2" w:themeFillShade="E6"/>
            <w:vAlign w:val="center"/>
          </w:tcPr>
          <w:p w14:paraId="1AA3E103" w14:textId="77777777" w:rsidR="00C31DFB" w:rsidRPr="00A057BC" w:rsidRDefault="00C31DFB" w:rsidP="00C31DFB">
            <w:pPr>
              <w:jc w:val="center"/>
              <w:rPr>
                <w:b/>
                <w:color w:val="000000"/>
                <w:sz w:val="18"/>
                <w:szCs w:val="18"/>
              </w:rPr>
            </w:pPr>
            <w:r w:rsidRPr="00A057BC">
              <w:rPr>
                <w:b/>
                <w:color w:val="000000"/>
                <w:sz w:val="18"/>
                <w:szCs w:val="18"/>
              </w:rPr>
              <w:t>36 ч</w:t>
            </w:r>
          </w:p>
        </w:tc>
        <w:tc>
          <w:tcPr>
            <w:tcW w:w="709" w:type="dxa"/>
            <w:shd w:val="clear" w:color="auto" w:fill="D0CECE" w:themeFill="background2" w:themeFillShade="E6"/>
            <w:vAlign w:val="center"/>
          </w:tcPr>
          <w:p w14:paraId="1BFC036A" w14:textId="77777777" w:rsidR="00C31DFB" w:rsidRPr="00A057BC" w:rsidRDefault="00C31DFB" w:rsidP="00C31DFB">
            <w:pPr>
              <w:jc w:val="center"/>
              <w:rPr>
                <w:b/>
                <w:color w:val="000000"/>
                <w:sz w:val="18"/>
                <w:szCs w:val="18"/>
              </w:rPr>
            </w:pPr>
            <w:r w:rsidRPr="00A057BC">
              <w:rPr>
                <w:b/>
                <w:color w:val="000000"/>
                <w:sz w:val="18"/>
                <w:szCs w:val="18"/>
              </w:rPr>
              <w:t>48 ч</w:t>
            </w:r>
          </w:p>
        </w:tc>
        <w:tc>
          <w:tcPr>
            <w:tcW w:w="709" w:type="dxa"/>
            <w:shd w:val="clear" w:color="auto" w:fill="D0CECE" w:themeFill="background2" w:themeFillShade="E6"/>
            <w:vAlign w:val="center"/>
          </w:tcPr>
          <w:p w14:paraId="2E1BAC63" w14:textId="77777777" w:rsidR="00C31DFB" w:rsidRPr="00A057BC" w:rsidRDefault="00C31DFB" w:rsidP="00C31DFB">
            <w:pPr>
              <w:jc w:val="center"/>
              <w:rPr>
                <w:b/>
                <w:color w:val="000000"/>
                <w:sz w:val="18"/>
                <w:szCs w:val="18"/>
              </w:rPr>
            </w:pPr>
            <w:r w:rsidRPr="00A057BC">
              <w:rPr>
                <w:b/>
                <w:color w:val="000000"/>
                <w:sz w:val="18"/>
                <w:szCs w:val="18"/>
              </w:rPr>
              <w:t>72 ч</w:t>
            </w:r>
          </w:p>
        </w:tc>
        <w:tc>
          <w:tcPr>
            <w:tcW w:w="709" w:type="dxa"/>
            <w:shd w:val="clear" w:color="auto" w:fill="D0CECE" w:themeFill="background2" w:themeFillShade="E6"/>
            <w:vAlign w:val="center"/>
          </w:tcPr>
          <w:p w14:paraId="74EDACA6" w14:textId="48F1CD83" w:rsidR="00C31DFB" w:rsidRPr="00A057BC" w:rsidRDefault="002F1B37" w:rsidP="002F1B37">
            <w:pPr>
              <w:jc w:val="center"/>
              <w:rPr>
                <w:b/>
                <w:color w:val="000000"/>
                <w:sz w:val="18"/>
                <w:szCs w:val="18"/>
                <w:lang w:val="en-US"/>
              </w:rPr>
            </w:pPr>
            <w:r w:rsidRPr="00A057BC">
              <w:rPr>
                <w:b/>
                <w:color w:val="000000"/>
                <w:sz w:val="18"/>
                <w:szCs w:val="18"/>
                <w:lang w:val="en-US"/>
              </w:rPr>
              <w:t>-</w:t>
            </w:r>
          </w:p>
        </w:tc>
        <w:tc>
          <w:tcPr>
            <w:tcW w:w="544" w:type="dxa"/>
            <w:shd w:val="clear" w:color="auto" w:fill="D0CECE" w:themeFill="background2" w:themeFillShade="E6"/>
            <w:vAlign w:val="center"/>
          </w:tcPr>
          <w:p w14:paraId="38172CC0" w14:textId="7F65F77F" w:rsidR="00C31DFB" w:rsidRPr="00A057BC" w:rsidRDefault="002F1B37" w:rsidP="002F1B37">
            <w:pPr>
              <w:jc w:val="center"/>
              <w:rPr>
                <w:b/>
                <w:color w:val="000000"/>
                <w:sz w:val="18"/>
                <w:szCs w:val="18"/>
                <w:lang w:val="en-US"/>
              </w:rPr>
            </w:pPr>
            <w:r w:rsidRPr="00A057BC">
              <w:rPr>
                <w:b/>
                <w:color w:val="000000"/>
                <w:sz w:val="18"/>
                <w:szCs w:val="18"/>
                <w:lang w:val="en-US"/>
              </w:rPr>
              <w:t>-</w:t>
            </w:r>
          </w:p>
        </w:tc>
      </w:tr>
      <w:tr w:rsidR="00C31DFB" w:rsidRPr="00A057BC" w14:paraId="71489319" w14:textId="09767E46" w:rsidTr="002F1B37">
        <w:trPr>
          <w:gridAfter w:val="1"/>
          <w:wAfter w:w="7" w:type="dxa"/>
          <w:trHeight w:val="290"/>
        </w:trPr>
        <w:tc>
          <w:tcPr>
            <w:tcW w:w="2689" w:type="dxa"/>
            <w:shd w:val="clear" w:color="auto" w:fill="D9D9D9"/>
            <w:vAlign w:val="center"/>
          </w:tcPr>
          <w:p w14:paraId="7719DAF4" w14:textId="77777777" w:rsidR="00C31DFB" w:rsidRPr="00A057BC" w:rsidRDefault="00C31DFB" w:rsidP="00C31DFB">
            <w:pPr>
              <w:rPr>
                <w:color w:val="000000"/>
                <w:sz w:val="18"/>
                <w:szCs w:val="18"/>
              </w:rPr>
            </w:pPr>
            <w:r w:rsidRPr="00A057BC">
              <w:rPr>
                <w:color w:val="000000"/>
                <w:sz w:val="18"/>
                <w:szCs w:val="18"/>
              </w:rPr>
              <w:t>Госпитализация</w:t>
            </w:r>
          </w:p>
        </w:tc>
        <w:tc>
          <w:tcPr>
            <w:tcW w:w="425" w:type="dxa"/>
            <w:vAlign w:val="center"/>
          </w:tcPr>
          <w:p w14:paraId="1570D9CB" w14:textId="77777777" w:rsidR="00C31DFB" w:rsidRPr="00A057BC" w:rsidRDefault="00C31DFB" w:rsidP="00C31DFB">
            <w:pPr>
              <w:jc w:val="center"/>
              <w:rPr>
                <w:b/>
                <w:color w:val="000000"/>
                <w:sz w:val="18"/>
                <w:szCs w:val="18"/>
              </w:rPr>
            </w:pPr>
            <w:r w:rsidRPr="00A057BC">
              <w:rPr>
                <w:b/>
                <w:color w:val="000000"/>
                <w:sz w:val="18"/>
                <w:szCs w:val="18"/>
              </w:rPr>
              <w:t>Х</w:t>
            </w:r>
          </w:p>
        </w:tc>
        <w:tc>
          <w:tcPr>
            <w:tcW w:w="491" w:type="dxa"/>
            <w:vAlign w:val="center"/>
          </w:tcPr>
          <w:p w14:paraId="255FF3B3" w14:textId="77777777" w:rsidR="00C31DFB" w:rsidRPr="00A057BC" w:rsidRDefault="00C31DFB" w:rsidP="00C31DFB">
            <w:pPr>
              <w:jc w:val="center"/>
              <w:rPr>
                <w:b/>
                <w:color w:val="000000"/>
                <w:sz w:val="18"/>
                <w:szCs w:val="18"/>
              </w:rPr>
            </w:pPr>
          </w:p>
        </w:tc>
        <w:tc>
          <w:tcPr>
            <w:tcW w:w="534" w:type="dxa"/>
            <w:vAlign w:val="center"/>
          </w:tcPr>
          <w:p w14:paraId="6D14E148" w14:textId="77777777" w:rsidR="00C31DFB" w:rsidRPr="00A057BC" w:rsidRDefault="00C31DFB" w:rsidP="00C31DFB">
            <w:pPr>
              <w:jc w:val="center"/>
              <w:rPr>
                <w:b/>
                <w:color w:val="000000"/>
                <w:sz w:val="18"/>
                <w:szCs w:val="18"/>
              </w:rPr>
            </w:pPr>
          </w:p>
        </w:tc>
        <w:tc>
          <w:tcPr>
            <w:tcW w:w="534" w:type="dxa"/>
            <w:vAlign w:val="center"/>
          </w:tcPr>
          <w:p w14:paraId="55137D64" w14:textId="77777777" w:rsidR="00C31DFB" w:rsidRPr="00A057BC" w:rsidRDefault="00C31DFB" w:rsidP="00C31DFB">
            <w:pPr>
              <w:jc w:val="center"/>
              <w:rPr>
                <w:b/>
                <w:color w:val="000000"/>
                <w:sz w:val="18"/>
                <w:szCs w:val="18"/>
              </w:rPr>
            </w:pPr>
          </w:p>
        </w:tc>
        <w:tc>
          <w:tcPr>
            <w:tcW w:w="535" w:type="dxa"/>
            <w:vAlign w:val="center"/>
          </w:tcPr>
          <w:p w14:paraId="67BE574B" w14:textId="77777777" w:rsidR="00C31DFB" w:rsidRPr="00A057BC" w:rsidRDefault="00C31DFB" w:rsidP="00C31DFB">
            <w:pPr>
              <w:jc w:val="center"/>
              <w:rPr>
                <w:b/>
                <w:color w:val="000000"/>
                <w:sz w:val="18"/>
                <w:szCs w:val="18"/>
              </w:rPr>
            </w:pPr>
          </w:p>
        </w:tc>
        <w:tc>
          <w:tcPr>
            <w:tcW w:w="386" w:type="dxa"/>
            <w:vAlign w:val="center"/>
          </w:tcPr>
          <w:p w14:paraId="0C27BCA7" w14:textId="77777777" w:rsidR="00C31DFB" w:rsidRPr="00A057BC" w:rsidRDefault="00C31DFB" w:rsidP="00C31DFB">
            <w:pPr>
              <w:jc w:val="center"/>
              <w:rPr>
                <w:b/>
                <w:color w:val="000000"/>
                <w:sz w:val="18"/>
                <w:szCs w:val="18"/>
              </w:rPr>
            </w:pPr>
          </w:p>
        </w:tc>
        <w:tc>
          <w:tcPr>
            <w:tcW w:w="638" w:type="dxa"/>
            <w:vAlign w:val="center"/>
          </w:tcPr>
          <w:p w14:paraId="6B7D156D" w14:textId="77777777" w:rsidR="00C31DFB" w:rsidRPr="00A057BC" w:rsidRDefault="00C31DFB" w:rsidP="00C31DFB">
            <w:pPr>
              <w:jc w:val="center"/>
              <w:rPr>
                <w:b/>
                <w:color w:val="000000"/>
                <w:sz w:val="18"/>
                <w:szCs w:val="18"/>
              </w:rPr>
            </w:pPr>
          </w:p>
        </w:tc>
        <w:tc>
          <w:tcPr>
            <w:tcW w:w="416" w:type="dxa"/>
            <w:vAlign w:val="center"/>
          </w:tcPr>
          <w:p w14:paraId="38ABF0BB" w14:textId="77777777" w:rsidR="00C31DFB" w:rsidRPr="00A057BC" w:rsidRDefault="00C31DFB" w:rsidP="00C31DFB">
            <w:pPr>
              <w:jc w:val="center"/>
              <w:rPr>
                <w:b/>
                <w:color w:val="000000"/>
                <w:sz w:val="18"/>
                <w:szCs w:val="18"/>
              </w:rPr>
            </w:pPr>
          </w:p>
        </w:tc>
        <w:tc>
          <w:tcPr>
            <w:tcW w:w="577" w:type="dxa"/>
            <w:vAlign w:val="center"/>
          </w:tcPr>
          <w:p w14:paraId="373F129F" w14:textId="77777777" w:rsidR="00C31DFB" w:rsidRPr="00A057BC" w:rsidRDefault="00C31DFB" w:rsidP="00C31DFB">
            <w:pPr>
              <w:jc w:val="center"/>
              <w:rPr>
                <w:b/>
                <w:color w:val="000000"/>
                <w:sz w:val="18"/>
                <w:szCs w:val="18"/>
              </w:rPr>
            </w:pPr>
          </w:p>
        </w:tc>
        <w:tc>
          <w:tcPr>
            <w:tcW w:w="477" w:type="dxa"/>
            <w:vAlign w:val="center"/>
          </w:tcPr>
          <w:p w14:paraId="09BA2BB1" w14:textId="77777777" w:rsidR="00C31DFB" w:rsidRPr="00A057BC" w:rsidRDefault="00C31DFB" w:rsidP="00C31DFB">
            <w:pPr>
              <w:jc w:val="center"/>
              <w:rPr>
                <w:b/>
                <w:color w:val="000000"/>
                <w:sz w:val="18"/>
                <w:szCs w:val="18"/>
              </w:rPr>
            </w:pPr>
          </w:p>
        </w:tc>
        <w:tc>
          <w:tcPr>
            <w:tcW w:w="657" w:type="dxa"/>
            <w:vAlign w:val="center"/>
          </w:tcPr>
          <w:p w14:paraId="462AD52E" w14:textId="77777777" w:rsidR="00C31DFB" w:rsidRPr="00A057BC" w:rsidRDefault="00C31DFB" w:rsidP="00C31DFB">
            <w:pPr>
              <w:jc w:val="center"/>
              <w:rPr>
                <w:b/>
                <w:color w:val="000000"/>
                <w:sz w:val="18"/>
                <w:szCs w:val="18"/>
              </w:rPr>
            </w:pPr>
          </w:p>
        </w:tc>
        <w:tc>
          <w:tcPr>
            <w:tcW w:w="397" w:type="dxa"/>
            <w:vAlign w:val="center"/>
          </w:tcPr>
          <w:p w14:paraId="7441222B" w14:textId="77777777" w:rsidR="00C31DFB" w:rsidRPr="00A057BC" w:rsidRDefault="00C31DFB" w:rsidP="00C31DFB">
            <w:pPr>
              <w:jc w:val="center"/>
              <w:rPr>
                <w:b/>
                <w:color w:val="000000"/>
                <w:sz w:val="18"/>
                <w:szCs w:val="18"/>
              </w:rPr>
            </w:pPr>
          </w:p>
        </w:tc>
        <w:tc>
          <w:tcPr>
            <w:tcW w:w="527" w:type="dxa"/>
            <w:vAlign w:val="center"/>
          </w:tcPr>
          <w:p w14:paraId="01C8D15F" w14:textId="77777777" w:rsidR="00C31DFB" w:rsidRPr="00A057BC" w:rsidRDefault="00C31DFB" w:rsidP="00C31DFB">
            <w:pPr>
              <w:jc w:val="center"/>
              <w:rPr>
                <w:b/>
                <w:color w:val="000000"/>
                <w:sz w:val="18"/>
                <w:szCs w:val="18"/>
              </w:rPr>
            </w:pPr>
          </w:p>
        </w:tc>
        <w:tc>
          <w:tcPr>
            <w:tcW w:w="527" w:type="dxa"/>
            <w:vAlign w:val="center"/>
          </w:tcPr>
          <w:p w14:paraId="1014E5D5" w14:textId="77777777" w:rsidR="00C31DFB" w:rsidRPr="00A057BC" w:rsidRDefault="00C31DFB" w:rsidP="00C31DFB">
            <w:pPr>
              <w:jc w:val="center"/>
              <w:rPr>
                <w:b/>
                <w:color w:val="000000"/>
                <w:sz w:val="18"/>
                <w:szCs w:val="18"/>
              </w:rPr>
            </w:pPr>
          </w:p>
        </w:tc>
        <w:tc>
          <w:tcPr>
            <w:tcW w:w="527" w:type="dxa"/>
            <w:vAlign w:val="center"/>
          </w:tcPr>
          <w:p w14:paraId="0CC1D854" w14:textId="77777777" w:rsidR="00C31DFB" w:rsidRPr="00A057BC" w:rsidRDefault="00C31DFB" w:rsidP="00C31DFB">
            <w:pPr>
              <w:jc w:val="center"/>
              <w:rPr>
                <w:b/>
                <w:color w:val="000000"/>
                <w:sz w:val="18"/>
                <w:szCs w:val="18"/>
              </w:rPr>
            </w:pPr>
          </w:p>
        </w:tc>
        <w:tc>
          <w:tcPr>
            <w:tcW w:w="528" w:type="dxa"/>
            <w:vAlign w:val="center"/>
          </w:tcPr>
          <w:p w14:paraId="0394BEA0" w14:textId="77777777" w:rsidR="00C31DFB" w:rsidRPr="00A057BC" w:rsidRDefault="00C31DFB" w:rsidP="00C31DFB">
            <w:pPr>
              <w:jc w:val="center"/>
              <w:rPr>
                <w:b/>
                <w:color w:val="000000"/>
                <w:sz w:val="18"/>
                <w:szCs w:val="18"/>
              </w:rPr>
            </w:pPr>
          </w:p>
        </w:tc>
        <w:tc>
          <w:tcPr>
            <w:tcW w:w="531" w:type="dxa"/>
            <w:vAlign w:val="center"/>
          </w:tcPr>
          <w:p w14:paraId="7C61A4C3" w14:textId="77777777" w:rsidR="00C31DFB" w:rsidRPr="00A057BC" w:rsidRDefault="00C31DFB" w:rsidP="00C31DFB">
            <w:pPr>
              <w:jc w:val="center"/>
              <w:rPr>
                <w:b/>
                <w:color w:val="000000"/>
                <w:sz w:val="18"/>
                <w:szCs w:val="18"/>
              </w:rPr>
            </w:pPr>
          </w:p>
        </w:tc>
        <w:tc>
          <w:tcPr>
            <w:tcW w:w="506" w:type="dxa"/>
            <w:vAlign w:val="center"/>
          </w:tcPr>
          <w:p w14:paraId="48FAC639" w14:textId="77777777" w:rsidR="00C31DFB" w:rsidRPr="00A057BC" w:rsidRDefault="00C31DFB" w:rsidP="00C31DFB">
            <w:pPr>
              <w:jc w:val="center"/>
              <w:rPr>
                <w:b/>
                <w:color w:val="000000"/>
                <w:sz w:val="18"/>
                <w:szCs w:val="18"/>
              </w:rPr>
            </w:pPr>
          </w:p>
        </w:tc>
        <w:tc>
          <w:tcPr>
            <w:tcW w:w="567" w:type="dxa"/>
            <w:vAlign w:val="center"/>
          </w:tcPr>
          <w:p w14:paraId="57935C6F" w14:textId="77777777" w:rsidR="00C31DFB" w:rsidRPr="00A057BC" w:rsidRDefault="00C31DFB" w:rsidP="00C31DFB">
            <w:pPr>
              <w:jc w:val="center"/>
              <w:rPr>
                <w:b/>
                <w:color w:val="000000"/>
                <w:sz w:val="18"/>
                <w:szCs w:val="18"/>
              </w:rPr>
            </w:pPr>
          </w:p>
        </w:tc>
        <w:tc>
          <w:tcPr>
            <w:tcW w:w="709" w:type="dxa"/>
            <w:vAlign w:val="center"/>
          </w:tcPr>
          <w:p w14:paraId="4B4E0576" w14:textId="77777777" w:rsidR="00C31DFB" w:rsidRPr="00A057BC" w:rsidRDefault="00C31DFB" w:rsidP="00C31DFB">
            <w:pPr>
              <w:jc w:val="center"/>
              <w:rPr>
                <w:b/>
                <w:color w:val="000000"/>
                <w:sz w:val="18"/>
                <w:szCs w:val="18"/>
              </w:rPr>
            </w:pPr>
          </w:p>
        </w:tc>
        <w:tc>
          <w:tcPr>
            <w:tcW w:w="709" w:type="dxa"/>
            <w:vAlign w:val="center"/>
          </w:tcPr>
          <w:p w14:paraId="0B34525E" w14:textId="77777777" w:rsidR="00C31DFB" w:rsidRPr="00A057BC" w:rsidRDefault="00C31DFB" w:rsidP="00C31DFB">
            <w:pPr>
              <w:jc w:val="center"/>
              <w:rPr>
                <w:b/>
                <w:color w:val="000000"/>
                <w:sz w:val="18"/>
                <w:szCs w:val="18"/>
              </w:rPr>
            </w:pPr>
          </w:p>
        </w:tc>
        <w:tc>
          <w:tcPr>
            <w:tcW w:w="709" w:type="dxa"/>
            <w:vAlign w:val="center"/>
          </w:tcPr>
          <w:p w14:paraId="40A13E5A" w14:textId="77777777" w:rsidR="00C31DFB" w:rsidRPr="00A057BC" w:rsidRDefault="00C31DFB" w:rsidP="002F1B37">
            <w:pPr>
              <w:jc w:val="center"/>
              <w:rPr>
                <w:b/>
                <w:color w:val="000000"/>
                <w:sz w:val="18"/>
                <w:szCs w:val="18"/>
              </w:rPr>
            </w:pPr>
          </w:p>
        </w:tc>
        <w:tc>
          <w:tcPr>
            <w:tcW w:w="544" w:type="dxa"/>
            <w:vAlign w:val="center"/>
          </w:tcPr>
          <w:p w14:paraId="21D6FE53" w14:textId="77777777" w:rsidR="00C31DFB" w:rsidRPr="00A057BC" w:rsidRDefault="00C31DFB" w:rsidP="002F1B37">
            <w:pPr>
              <w:jc w:val="center"/>
              <w:rPr>
                <w:b/>
                <w:color w:val="000000"/>
                <w:sz w:val="18"/>
                <w:szCs w:val="18"/>
              </w:rPr>
            </w:pPr>
          </w:p>
        </w:tc>
      </w:tr>
      <w:tr w:rsidR="002F1B37" w:rsidRPr="00A057BC" w14:paraId="2111BEA6" w14:textId="47ECD7E4" w:rsidTr="002F1B37">
        <w:trPr>
          <w:gridAfter w:val="1"/>
          <w:wAfter w:w="7" w:type="dxa"/>
          <w:trHeight w:val="290"/>
        </w:trPr>
        <w:tc>
          <w:tcPr>
            <w:tcW w:w="2689" w:type="dxa"/>
            <w:shd w:val="clear" w:color="auto" w:fill="D9D9D9"/>
            <w:vAlign w:val="center"/>
          </w:tcPr>
          <w:p w14:paraId="316B85CD" w14:textId="77777777" w:rsidR="002F1B37" w:rsidRPr="00A057BC" w:rsidRDefault="002F1B37" w:rsidP="002F1B37">
            <w:pPr>
              <w:rPr>
                <w:color w:val="000000"/>
                <w:sz w:val="18"/>
                <w:szCs w:val="18"/>
              </w:rPr>
            </w:pPr>
            <w:r w:rsidRPr="00A057BC">
              <w:rPr>
                <w:color w:val="000000"/>
                <w:sz w:val="18"/>
                <w:szCs w:val="18"/>
              </w:rPr>
              <w:t>Оценка критериев исключения</w:t>
            </w:r>
          </w:p>
        </w:tc>
        <w:tc>
          <w:tcPr>
            <w:tcW w:w="425" w:type="dxa"/>
            <w:vAlign w:val="center"/>
          </w:tcPr>
          <w:p w14:paraId="5AB10BAF" w14:textId="77777777" w:rsidR="002F1B37" w:rsidRPr="00A057BC" w:rsidRDefault="002F1B37" w:rsidP="002F1B37">
            <w:pPr>
              <w:jc w:val="center"/>
              <w:rPr>
                <w:b/>
                <w:color w:val="000000"/>
                <w:sz w:val="18"/>
                <w:szCs w:val="18"/>
              </w:rPr>
            </w:pPr>
            <w:r w:rsidRPr="00A057BC">
              <w:rPr>
                <w:b/>
                <w:color w:val="000000"/>
                <w:sz w:val="18"/>
                <w:szCs w:val="18"/>
              </w:rPr>
              <w:t>Х</w:t>
            </w:r>
            <w:r w:rsidRPr="00A057BC">
              <w:rPr>
                <w:b/>
                <w:color w:val="000000"/>
                <w:sz w:val="18"/>
                <w:szCs w:val="18"/>
                <w:vertAlign w:val="superscript"/>
              </w:rPr>
              <w:t>7</w:t>
            </w:r>
          </w:p>
        </w:tc>
        <w:tc>
          <w:tcPr>
            <w:tcW w:w="491" w:type="dxa"/>
            <w:vAlign w:val="center"/>
          </w:tcPr>
          <w:p w14:paraId="551A0FB7" w14:textId="77777777" w:rsidR="002F1B37" w:rsidRPr="00A057BC" w:rsidRDefault="002F1B37" w:rsidP="002F1B37">
            <w:pPr>
              <w:jc w:val="center"/>
              <w:rPr>
                <w:b/>
                <w:color w:val="000000"/>
                <w:sz w:val="18"/>
                <w:szCs w:val="18"/>
              </w:rPr>
            </w:pPr>
            <w:r w:rsidRPr="00A057BC">
              <w:rPr>
                <w:b/>
                <w:color w:val="000000"/>
                <w:sz w:val="18"/>
                <w:szCs w:val="18"/>
              </w:rPr>
              <w:t>Х</w:t>
            </w:r>
          </w:p>
        </w:tc>
        <w:tc>
          <w:tcPr>
            <w:tcW w:w="534" w:type="dxa"/>
            <w:vAlign w:val="center"/>
          </w:tcPr>
          <w:p w14:paraId="63D9C2D5" w14:textId="77777777" w:rsidR="002F1B37" w:rsidRPr="00A057BC" w:rsidRDefault="002F1B37" w:rsidP="002F1B37">
            <w:pPr>
              <w:jc w:val="center"/>
              <w:rPr>
                <w:b/>
                <w:color w:val="000000"/>
                <w:sz w:val="18"/>
                <w:szCs w:val="18"/>
              </w:rPr>
            </w:pPr>
            <w:r w:rsidRPr="00A057BC">
              <w:rPr>
                <w:b/>
                <w:color w:val="000000"/>
                <w:sz w:val="18"/>
                <w:szCs w:val="18"/>
              </w:rPr>
              <w:t>Х</w:t>
            </w:r>
          </w:p>
        </w:tc>
        <w:tc>
          <w:tcPr>
            <w:tcW w:w="534" w:type="dxa"/>
            <w:vAlign w:val="center"/>
          </w:tcPr>
          <w:p w14:paraId="3414600A" w14:textId="77777777" w:rsidR="002F1B37" w:rsidRPr="00A057BC" w:rsidRDefault="002F1B37" w:rsidP="002F1B37">
            <w:pPr>
              <w:jc w:val="center"/>
              <w:rPr>
                <w:b/>
                <w:color w:val="000000"/>
                <w:sz w:val="18"/>
                <w:szCs w:val="18"/>
              </w:rPr>
            </w:pPr>
            <w:r w:rsidRPr="00A057BC">
              <w:rPr>
                <w:b/>
                <w:color w:val="000000"/>
                <w:sz w:val="18"/>
                <w:szCs w:val="18"/>
              </w:rPr>
              <w:t>Х</w:t>
            </w:r>
          </w:p>
        </w:tc>
        <w:tc>
          <w:tcPr>
            <w:tcW w:w="535" w:type="dxa"/>
            <w:vAlign w:val="center"/>
          </w:tcPr>
          <w:p w14:paraId="0CB52060" w14:textId="77777777" w:rsidR="002F1B37" w:rsidRPr="00A057BC" w:rsidRDefault="002F1B37" w:rsidP="002F1B37">
            <w:pPr>
              <w:jc w:val="center"/>
              <w:rPr>
                <w:b/>
                <w:color w:val="000000"/>
                <w:sz w:val="18"/>
                <w:szCs w:val="18"/>
              </w:rPr>
            </w:pPr>
            <w:r w:rsidRPr="00A057BC">
              <w:rPr>
                <w:b/>
                <w:color w:val="000000"/>
                <w:sz w:val="18"/>
                <w:szCs w:val="18"/>
              </w:rPr>
              <w:t>Х</w:t>
            </w:r>
          </w:p>
        </w:tc>
        <w:tc>
          <w:tcPr>
            <w:tcW w:w="386" w:type="dxa"/>
            <w:vAlign w:val="center"/>
          </w:tcPr>
          <w:p w14:paraId="1BA7B3F5" w14:textId="77777777" w:rsidR="002F1B37" w:rsidRPr="00A057BC" w:rsidRDefault="002F1B37" w:rsidP="002F1B37">
            <w:pPr>
              <w:jc w:val="center"/>
              <w:rPr>
                <w:b/>
                <w:color w:val="000000"/>
                <w:sz w:val="18"/>
                <w:szCs w:val="18"/>
              </w:rPr>
            </w:pPr>
            <w:r w:rsidRPr="00A057BC">
              <w:rPr>
                <w:b/>
                <w:color w:val="000000"/>
                <w:sz w:val="18"/>
                <w:szCs w:val="18"/>
              </w:rPr>
              <w:t>Х</w:t>
            </w:r>
          </w:p>
        </w:tc>
        <w:tc>
          <w:tcPr>
            <w:tcW w:w="638" w:type="dxa"/>
            <w:vAlign w:val="center"/>
          </w:tcPr>
          <w:p w14:paraId="0BAF7082" w14:textId="77777777" w:rsidR="002F1B37" w:rsidRPr="00A057BC" w:rsidRDefault="002F1B37" w:rsidP="002F1B37">
            <w:pPr>
              <w:jc w:val="center"/>
              <w:rPr>
                <w:b/>
                <w:color w:val="000000"/>
                <w:sz w:val="18"/>
                <w:szCs w:val="18"/>
              </w:rPr>
            </w:pPr>
            <w:r w:rsidRPr="00A057BC">
              <w:rPr>
                <w:b/>
                <w:color w:val="000000"/>
                <w:sz w:val="18"/>
                <w:szCs w:val="18"/>
              </w:rPr>
              <w:t>Х</w:t>
            </w:r>
          </w:p>
        </w:tc>
        <w:tc>
          <w:tcPr>
            <w:tcW w:w="416" w:type="dxa"/>
            <w:vAlign w:val="center"/>
          </w:tcPr>
          <w:p w14:paraId="647BEF09" w14:textId="77777777" w:rsidR="002F1B37" w:rsidRPr="00A057BC" w:rsidRDefault="002F1B37" w:rsidP="002F1B37">
            <w:pPr>
              <w:jc w:val="center"/>
              <w:rPr>
                <w:b/>
                <w:color w:val="000000"/>
                <w:sz w:val="18"/>
                <w:szCs w:val="18"/>
              </w:rPr>
            </w:pPr>
            <w:r w:rsidRPr="00A057BC">
              <w:rPr>
                <w:b/>
                <w:color w:val="000000"/>
                <w:sz w:val="18"/>
                <w:szCs w:val="18"/>
              </w:rPr>
              <w:t>Х</w:t>
            </w:r>
          </w:p>
        </w:tc>
        <w:tc>
          <w:tcPr>
            <w:tcW w:w="577" w:type="dxa"/>
            <w:vAlign w:val="center"/>
          </w:tcPr>
          <w:p w14:paraId="018E14E0" w14:textId="77777777" w:rsidR="002F1B37" w:rsidRPr="00A057BC" w:rsidRDefault="002F1B37" w:rsidP="002F1B37">
            <w:pPr>
              <w:jc w:val="center"/>
              <w:rPr>
                <w:b/>
                <w:color w:val="000000"/>
                <w:sz w:val="18"/>
                <w:szCs w:val="18"/>
              </w:rPr>
            </w:pPr>
            <w:r w:rsidRPr="00A057BC">
              <w:rPr>
                <w:b/>
                <w:color w:val="000000"/>
                <w:sz w:val="18"/>
                <w:szCs w:val="18"/>
              </w:rPr>
              <w:t>Х</w:t>
            </w:r>
          </w:p>
        </w:tc>
        <w:tc>
          <w:tcPr>
            <w:tcW w:w="477" w:type="dxa"/>
            <w:vAlign w:val="center"/>
          </w:tcPr>
          <w:p w14:paraId="42C3785E" w14:textId="77777777" w:rsidR="002F1B37" w:rsidRPr="00A057BC" w:rsidRDefault="002F1B37" w:rsidP="002F1B37">
            <w:pPr>
              <w:jc w:val="center"/>
              <w:rPr>
                <w:b/>
                <w:color w:val="000000"/>
                <w:sz w:val="18"/>
                <w:szCs w:val="18"/>
              </w:rPr>
            </w:pPr>
            <w:r w:rsidRPr="00A057BC">
              <w:rPr>
                <w:b/>
                <w:color w:val="000000"/>
                <w:sz w:val="18"/>
                <w:szCs w:val="18"/>
              </w:rPr>
              <w:t>Х</w:t>
            </w:r>
          </w:p>
        </w:tc>
        <w:tc>
          <w:tcPr>
            <w:tcW w:w="657" w:type="dxa"/>
            <w:vAlign w:val="center"/>
          </w:tcPr>
          <w:p w14:paraId="5FED8152" w14:textId="77777777" w:rsidR="002F1B37" w:rsidRPr="00A057BC" w:rsidRDefault="002F1B37" w:rsidP="002F1B37">
            <w:pPr>
              <w:jc w:val="center"/>
              <w:rPr>
                <w:b/>
                <w:color w:val="000000"/>
                <w:sz w:val="18"/>
                <w:szCs w:val="18"/>
              </w:rPr>
            </w:pPr>
            <w:r w:rsidRPr="00A057BC">
              <w:rPr>
                <w:b/>
                <w:color w:val="000000"/>
                <w:sz w:val="18"/>
                <w:szCs w:val="18"/>
              </w:rPr>
              <w:t>Х</w:t>
            </w:r>
          </w:p>
        </w:tc>
        <w:tc>
          <w:tcPr>
            <w:tcW w:w="397" w:type="dxa"/>
            <w:vAlign w:val="center"/>
          </w:tcPr>
          <w:p w14:paraId="3586FD8F"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16BA1777"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7C22F2C3"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63C82E6E" w14:textId="77777777" w:rsidR="002F1B37" w:rsidRPr="00A057BC" w:rsidRDefault="002F1B37" w:rsidP="002F1B37">
            <w:pPr>
              <w:jc w:val="center"/>
              <w:rPr>
                <w:b/>
                <w:color w:val="000000"/>
                <w:sz w:val="18"/>
                <w:szCs w:val="18"/>
              </w:rPr>
            </w:pPr>
            <w:r w:rsidRPr="00A057BC">
              <w:rPr>
                <w:b/>
                <w:color w:val="000000"/>
                <w:sz w:val="18"/>
                <w:szCs w:val="18"/>
              </w:rPr>
              <w:t>Х</w:t>
            </w:r>
          </w:p>
        </w:tc>
        <w:tc>
          <w:tcPr>
            <w:tcW w:w="528" w:type="dxa"/>
            <w:vAlign w:val="center"/>
          </w:tcPr>
          <w:p w14:paraId="11AA1B17" w14:textId="77777777" w:rsidR="002F1B37" w:rsidRPr="00A057BC" w:rsidRDefault="002F1B37" w:rsidP="002F1B37">
            <w:pPr>
              <w:jc w:val="center"/>
              <w:rPr>
                <w:b/>
                <w:color w:val="000000"/>
                <w:sz w:val="18"/>
                <w:szCs w:val="18"/>
              </w:rPr>
            </w:pPr>
            <w:r w:rsidRPr="00A057BC">
              <w:rPr>
                <w:b/>
                <w:color w:val="000000"/>
                <w:sz w:val="18"/>
                <w:szCs w:val="18"/>
              </w:rPr>
              <w:t>Х</w:t>
            </w:r>
          </w:p>
        </w:tc>
        <w:tc>
          <w:tcPr>
            <w:tcW w:w="531" w:type="dxa"/>
            <w:vAlign w:val="center"/>
          </w:tcPr>
          <w:p w14:paraId="45DDEEC3" w14:textId="77777777" w:rsidR="002F1B37" w:rsidRPr="00A057BC" w:rsidRDefault="002F1B37" w:rsidP="002F1B37">
            <w:pPr>
              <w:jc w:val="center"/>
              <w:rPr>
                <w:b/>
                <w:color w:val="000000"/>
                <w:sz w:val="18"/>
                <w:szCs w:val="18"/>
              </w:rPr>
            </w:pPr>
            <w:r w:rsidRPr="00A057BC">
              <w:rPr>
                <w:b/>
                <w:color w:val="000000"/>
                <w:sz w:val="18"/>
                <w:szCs w:val="18"/>
              </w:rPr>
              <w:t>Х</w:t>
            </w:r>
          </w:p>
        </w:tc>
        <w:tc>
          <w:tcPr>
            <w:tcW w:w="506" w:type="dxa"/>
            <w:vAlign w:val="center"/>
          </w:tcPr>
          <w:p w14:paraId="6E1D8B86" w14:textId="77777777" w:rsidR="002F1B37" w:rsidRPr="00A057BC" w:rsidRDefault="002F1B37" w:rsidP="002F1B37">
            <w:pPr>
              <w:jc w:val="center"/>
              <w:rPr>
                <w:b/>
                <w:color w:val="000000"/>
                <w:sz w:val="18"/>
                <w:szCs w:val="18"/>
              </w:rPr>
            </w:pPr>
            <w:r w:rsidRPr="00A057BC">
              <w:rPr>
                <w:b/>
                <w:color w:val="000000"/>
                <w:sz w:val="18"/>
                <w:szCs w:val="18"/>
              </w:rPr>
              <w:t>Х</w:t>
            </w:r>
          </w:p>
        </w:tc>
        <w:tc>
          <w:tcPr>
            <w:tcW w:w="567" w:type="dxa"/>
            <w:vAlign w:val="center"/>
          </w:tcPr>
          <w:p w14:paraId="7E7E87F7"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57330B56"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5C46BEC7"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tcPr>
          <w:p w14:paraId="421238A4" w14:textId="5C86FCF2" w:rsidR="002F1B37" w:rsidRPr="00A057BC" w:rsidRDefault="002F1B37" w:rsidP="002F1B37">
            <w:pPr>
              <w:jc w:val="center"/>
              <w:rPr>
                <w:b/>
                <w:color w:val="000000"/>
                <w:sz w:val="18"/>
                <w:szCs w:val="18"/>
              </w:rPr>
            </w:pPr>
            <w:r w:rsidRPr="00A057BC">
              <w:rPr>
                <w:b/>
                <w:color w:val="000000"/>
                <w:sz w:val="18"/>
                <w:szCs w:val="18"/>
              </w:rPr>
              <w:t>Х</w:t>
            </w:r>
          </w:p>
        </w:tc>
        <w:tc>
          <w:tcPr>
            <w:tcW w:w="544" w:type="dxa"/>
          </w:tcPr>
          <w:p w14:paraId="64232369" w14:textId="41A2B37E" w:rsidR="002F1B37" w:rsidRPr="00A057BC" w:rsidRDefault="002F1B37" w:rsidP="002F1B37">
            <w:pPr>
              <w:jc w:val="center"/>
              <w:rPr>
                <w:b/>
                <w:color w:val="000000"/>
                <w:sz w:val="18"/>
                <w:szCs w:val="18"/>
              </w:rPr>
            </w:pPr>
            <w:r w:rsidRPr="00A057BC">
              <w:rPr>
                <w:b/>
                <w:color w:val="000000"/>
                <w:sz w:val="18"/>
                <w:szCs w:val="18"/>
              </w:rPr>
              <w:t>Х</w:t>
            </w:r>
          </w:p>
        </w:tc>
      </w:tr>
      <w:tr w:rsidR="00C31DFB" w:rsidRPr="00A057BC" w14:paraId="1A6C4308" w14:textId="7254EBB5" w:rsidTr="002F1B37">
        <w:trPr>
          <w:gridAfter w:val="1"/>
          <w:wAfter w:w="7" w:type="dxa"/>
          <w:trHeight w:val="290"/>
        </w:trPr>
        <w:tc>
          <w:tcPr>
            <w:tcW w:w="2689" w:type="dxa"/>
            <w:shd w:val="clear" w:color="auto" w:fill="D9D9D9"/>
            <w:vAlign w:val="center"/>
          </w:tcPr>
          <w:p w14:paraId="6EE2BF2D" w14:textId="77777777" w:rsidR="00C31DFB" w:rsidRPr="00A057BC" w:rsidRDefault="00C31DFB" w:rsidP="00C31DFB">
            <w:pPr>
              <w:rPr>
                <w:color w:val="000000"/>
                <w:sz w:val="18"/>
                <w:szCs w:val="18"/>
              </w:rPr>
            </w:pPr>
            <w:r w:rsidRPr="00A057BC">
              <w:rPr>
                <w:color w:val="000000"/>
                <w:sz w:val="18"/>
                <w:szCs w:val="18"/>
              </w:rPr>
              <w:t>Физикальный осмотр</w:t>
            </w:r>
          </w:p>
        </w:tc>
        <w:tc>
          <w:tcPr>
            <w:tcW w:w="425" w:type="dxa"/>
            <w:vAlign w:val="center"/>
          </w:tcPr>
          <w:p w14:paraId="57451320" w14:textId="77777777" w:rsidR="00C31DFB" w:rsidRPr="00A057BC" w:rsidRDefault="00C31DFB" w:rsidP="00C31DFB">
            <w:pPr>
              <w:jc w:val="center"/>
              <w:rPr>
                <w:b/>
                <w:color w:val="000000"/>
                <w:sz w:val="18"/>
                <w:szCs w:val="18"/>
              </w:rPr>
            </w:pPr>
            <w:r w:rsidRPr="00A057BC">
              <w:rPr>
                <w:b/>
                <w:color w:val="000000"/>
                <w:sz w:val="18"/>
                <w:szCs w:val="18"/>
              </w:rPr>
              <w:t>Х</w:t>
            </w:r>
          </w:p>
        </w:tc>
        <w:tc>
          <w:tcPr>
            <w:tcW w:w="491" w:type="dxa"/>
            <w:vAlign w:val="center"/>
          </w:tcPr>
          <w:p w14:paraId="0FFBA651" w14:textId="77777777" w:rsidR="00C31DFB" w:rsidRPr="00A057BC" w:rsidRDefault="00C31DFB" w:rsidP="00C31DFB">
            <w:pPr>
              <w:jc w:val="center"/>
              <w:rPr>
                <w:b/>
                <w:color w:val="000000"/>
                <w:sz w:val="18"/>
                <w:szCs w:val="18"/>
              </w:rPr>
            </w:pPr>
            <w:r w:rsidRPr="00A057BC">
              <w:rPr>
                <w:b/>
                <w:color w:val="000000"/>
                <w:sz w:val="18"/>
                <w:szCs w:val="18"/>
              </w:rPr>
              <w:t>Х</w:t>
            </w:r>
          </w:p>
        </w:tc>
        <w:tc>
          <w:tcPr>
            <w:tcW w:w="534" w:type="dxa"/>
            <w:vAlign w:val="center"/>
          </w:tcPr>
          <w:p w14:paraId="44283649" w14:textId="77777777" w:rsidR="00C31DFB" w:rsidRPr="00A057BC" w:rsidRDefault="00C31DFB" w:rsidP="00C31DFB">
            <w:pPr>
              <w:jc w:val="center"/>
              <w:rPr>
                <w:b/>
                <w:color w:val="000000"/>
                <w:sz w:val="18"/>
                <w:szCs w:val="18"/>
              </w:rPr>
            </w:pPr>
          </w:p>
        </w:tc>
        <w:tc>
          <w:tcPr>
            <w:tcW w:w="534" w:type="dxa"/>
            <w:vAlign w:val="center"/>
          </w:tcPr>
          <w:p w14:paraId="55B76596" w14:textId="77777777" w:rsidR="00C31DFB" w:rsidRPr="00A057BC" w:rsidRDefault="00C31DFB" w:rsidP="00C31DFB">
            <w:pPr>
              <w:jc w:val="center"/>
              <w:rPr>
                <w:b/>
                <w:color w:val="000000"/>
                <w:sz w:val="18"/>
                <w:szCs w:val="18"/>
              </w:rPr>
            </w:pPr>
          </w:p>
        </w:tc>
        <w:tc>
          <w:tcPr>
            <w:tcW w:w="535" w:type="dxa"/>
            <w:vAlign w:val="center"/>
          </w:tcPr>
          <w:p w14:paraId="77C107E0" w14:textId="77777777" w:rsidR="00C31DFB" w:rsidRPr="00A057BC" w:rsidRDefault="00C31DFB" w:rsidP="00C31DFB">
            <w:pPr>
              <w:jc w:val="center"/>
              <w:rPr>
                <w:b/>
                <w:color w:val="000000"/>
                <w:sz w:val="18"/>
                <w:szCs w:val="18"/>
              </w:rPr>
            </w:pPr>
          </w:p>
        </w:tc>
        <w:tc>
          <w:tcPr>
            <w:tcW w:w="386" w:type="dxa"/>
            <w:vAlign w:val="center"/>
          </w:tcPr>
          <w:p w14:paraId="43581B27" w14:textId="77777777" w:rsidR="00C31DFB" w:rsidRPr="00A057BC" w:rsidRDefault="00C31DFB" w:rsidP="00C31DFB">
            <w:pPr>
              <w:jc w:val="center"/>
              <w:rPr>
                <w:b/>
                <w:color w:val="000000"/>
                <w:sz w:val="18"/>
                <w:szCs w:val="18"/>
              </w:rPr>
            </w:pPr>
          </w:p>
        </w:tc>
        <w:tc>
          <w:tcPr>
            <w:tcW w:w="638" w:type="dxa"/>
            <w:vAlign w:val="center"/>
          </w:tcPr>
          <w:p w14:paraId="26168DE6" w14:textId="77777777" w:rsidR="00C31DFB" w:rsidRPr="00A057BC" w:rsidRDefault="00C31DFB" w:rsidP="00C31DFB">
            <w:pPr>
              <w:jc w:val="center"/>
              <w:rPr>
                <w:b/>
                <w:color w:val="000000"/>
                <w:sz w:val="18"/>
                <w:szCs w:val="18"/>
              </w:rPr>
            </w:pPr>
          </w:p>
        </w:tc>
        <w:tc>
          <w:tcPr>
            <w:tcW w:w="416" w:type="dxa"/>
            <w:vAlign w:val="center"/>
          </w:tcPr>
          <w:p w14:paraId="4A4E6527" w14:textId="77777777" w:rsidR="00C31DFB" w:rsidRPr="00A057BC" w:rsidRDefault="00C31DFB" w:rsidP="00C31DFB">
            <w:pPr>
              <w:jc w:val="center"/>
              <w:rPr>
                <w:b/>
                <w:color w:val="000000"/>
                <w:sz w:val="18"/>
                <w:szCs w:val="18"/>
              </w:rPr>
            </w:pPr>
          </w:p>
        </w:tc>
        <w:tc>
          <w:tcPr>
            <w:tcW w:w="577" w:type="dxa"/>
            <w:vAlign w:val="center"/>
          </w:tcPr>
          <w:p w14:paraId="3C8B76A4" w14:textId="77777777" w:rsidR="00C31DFB" w:rsidRPr="00A057BC" w:rsidRDefault="00C31DFB" w:rsidP="00C31DFB">
            <w:pPr>
              <w:jc w:val="center"/>
              <w:rPr>
                <w:b/>
                <w:color w:val="000000"/>
                <w:sz w:val="18"/>
                <w:szCs w:val="18"/>
              </w:rPr>
            </w:pPr>
          </w:p>
        </w:tc>
        <w:tc>
          <w:tcPr>
            <w:tcW w:w="477" w:type="dxa"/>
            <w:vAlign w:val="center"/>
          </w:tcPr>
          <w:p w14:paraId="4D533384" w14:textId="77777777" w:rsidR="00C31DFB" w:rsidRPr="00A057BC" w:rsidRDefault="00C31DFB" w:rsidP="00C31DFB">
            <w:pPr>
              <w:jc w:val="center"/>
              <w:rPr>
                <w:b/>
                <w:color w:val="000000"/>
                <w:sz w:val="18"/>
                <w:szCs w:val="18"/>
              </w:rPr>
            </w:pPr>
          </w:p>
        </w:tc>
        <w:tc>
          <w:tcPr>
            <w:tcW w:w="657" w:type="dxa"/>
            <w:vAlign w:val="center"/>
          </w:tcPr>
          <w:p w14:paraId="0BEC22CD" w14:textId="77777777" w:rsidR="00C31DFB" w:rsidRPr="00A057BC" w:rsidRDefault="00C31DFB" w:rsidP="00C31DFB">
            <w:pPr>
              <w:jc w:val="center"/>
              <w:rPr>
                <w:b/>
                <w:color w:val="000000"/>
                <w:sz w:val="18"/>
                <w:szCs w:val="18"/>
              </w:rPr>
            </w:pPr>
          </w:p>
        </w:tc>
        <w:tc>
          <w:tcPr>
            <w:tcW w:w="397" w:type="dxa"/>
            <w:vAlign w:val="center"/>
          </w:tcPr>
          <w:p w14:paraId="7CFFCFC3" w14:textId="77777777" w:rsidR="00C31DFB" w:rsidRPr="00A057BC" w:rsidRDefault="00C31DFB" w:rsidP="00C31DFB">
            <w:pPr>
              <w:jc w:val="center"/>
              <w:rPr>
                <w:b/>
                <w:color w:val="000000"/>
                <w:sz w:val="18"/>
                <w:szCs w:val="18"/>
              </w:rPr>
            </w:pPr>
          </w:p>
        </w:tc>
        <w:tc>
          <w:tcPr>
            <w:tcW w:w="527" w:type="dxa"/>
            <w:vAlign w:val="center"/>
          </w:tcPr>
          <w:p w14:paraId="7CD25C01" w14:textId="77777777" w:rsidR="00C31DFB" w:rsidRPr="00A057BC" w:rsidRDefault="00C31DFB" w:rsidP="00C31DFB">
            <w:pPr>
              <w:jc w:val="center"/>
              <w:rPr>
                <w:b/>
                <w:color w:val="000000"/>
                <w:sz w:val="18"/>
                <w:szCs w:val="18"/>
              </w:rPr>
            </w:pPr>
          </w:p>
        </w:tc>
        <w:tc>
          <w:tcPr>
            <w:tcW w:w="527" w:type="dxa"/>
            <w:vAlign w:val="center"/>
          </w:tcPr>
          <w:p w14:paraId="2D208F6C" w14:textId="77777777" w:rsidR="00C31DFB" w:rsidRPr="00A057BC" w:rsidRDefault="00C31DFB" w:rsidP="00C31DFB">
            <w:pPr>
              <w:jc w:val="center"/>
              <w:rPr>
                <w:b/>
                <w:color w:val="000000"/>
                <w:sz w:val="18"/>
                <w:szCs w:val="18"/>
              </w:rPr>
            </w:pPr>
          </w:p>
        </w:tc>
        <w:tc>
          <w:tcPr>
            <w:tcW w:w="527" w:type="dxa"/>
            <w:vAlign w:val="center"/>
          </w:tcPr>
          <w:p w14:paraId="552ADBDA" w14:textId="77777777" w:rsidR="00C31DFB" w:rsidRPr="00A057BC" w:rsidRDefault="00C31DFB" w:rsidP="00C31DFB">
            <w:pPr>
              <w:jc w:val="center"/>
              <w:rPr>
                <w:b/>
                <w:color w:val="000000"/>
                <w:sz w:val="18"/>
                <w:szCs w:val="18"/>
              </w:rPr>
            </w:pPr>
          </w:p>
        </w:tc>
        <w:tc>
          <w:tcPr>
            <w:tcW w:w="528" w:type="dxa"/>
            <w:vAlign w:val="center"/>
          </w:tcPr>
          <w:p w14:paraId="68412E2F" w14:textId="77777777" w:rsidR="00C31DFB" w:rsidRPr="00A057BC" w:rsidRDefault="00C31DFB" w:rsidP="00C31DFB">
            <w:pPr>
              <w:jc w:val="center"/>
              <w:rPr>
                <w:b/>
                <w:color w:val="000000"/>
                <w:sz w:val="18"/>
                <w:szCs w:val="18"/>
              </w:rPr>
            </w:pPr>
          </w:p>
        </w:tc>
        <w:tc>
          <w:tcPr>
            <w:tcW w:w="531" w:type="dxa"/>
            <w:vAlign w:val="center"/>
          </w:tcPr>
          <w:p w14:paraId="2795A1CF" w14:textId="77777777" w:rsidR="00C31DFB" w:rsidRPr="00A057BC" w:rsidRDefault="00C31DFB" w:rsidP="00C31DFB">
            <w:pPr>
              <w:jc w:val="center"/>
              <w:rPr>
                <w:b/>
                <w:color w:val="000000"/>
                <w:sz w:val="18"/>
                <w:szCs w:val="18"/>
              </w:rPr>
            </w:pPr>
          </w:p>
        </w:tc>
        <w:tc>
          <w:tcPr>
            <w:tcW w:w="506" w:type="dxa"/>
            <w:vAlign w:val="center"/>
          </w:tcPr>
          <w:p w14:paraId="326D48C8"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258DFE8B"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536AE4D3"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46D953AF"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19B470A5" w14:textId="19CCD1FA" w:rsidR="00C31DFB" w:rsidRPr="00A057BC" w:rsidRDefault="002F1B37" w:rsidP="002F1B37">
            <w:pPr>
              <w:jc w:val="center"/>
              <w:rPr>
                <w:b/>
                <w:color w:val="000000"/>
                <w:sz w:val="18"/>
                <w:szCs w:val="18"/>
              </w:rPr>
            </w:pPr>
            <w:r w:rsidRPr="00A057BC">
              <w:rPr>
                <w:b/>
                <w:color w:val="000000"/>
                <w:sz w:val="18"/>
                <w:szCs w:val="18"/>
              </w:rPr>
              <w:t>Х</w:t>
            </w:r>
          </w:p>
        </w:tc>
        <w:tc>
          <w:tcPr>
            <w:tcW w:w="544" w:type="dxa"/>
            <w:vAlign w:val="center"/>
          </w:tcPr>
          <w:p w14:paraId="3EE3778A" w14:textId="61A01832" w:rsidR="00C31DFB" w:rsidRPr="00A057BC" w:rsidRDefault="002F1B37" w:rsidP="002F1B37">
            <w:pPr>
              <w:jc w:val="center"/>
              <w:rPr>
                <w:b/>
                <w:color w:val="000000"/>
                <w:sz w:val="18"/>
                <w:szCs w:val="18"/>
              </w:rPr>
            </w:pPr>
            <w:r w:rsidRPr="00A057BC">
              <w:rPr>
                <w:b/>
                <w:color w:val="000000"/>
                <w:sz w:val="18"/>
                <w:szCs w:val="18"/>
              </w:rPr>
              <w:t>Х</w:t>
            </w:r>
          </w:p>
        </w:tc>
      </w:tr>
      <w:tr w:rsidR="002F1B37" w:rsidRPr="00A057BC" w14:paraId="57631260" w14:textId="376DBB7B" w:rsidTr="002F1B37">
        <w:trPr>
          <w:gridAfter w:val="1"/>
          <w:wAfter w:w="7" w:type="dxa"/>
          <w:trHeight w:val="290"/>
        </w:trPr>
        <w:tc>
          <w:tcPr>
            <w:tcW w:w="2689" w:type="dxa"/>
            <w:shd w:val="clear" w:color="auto" w:fill="D9D9D9"/>
            <w:vAlign w:val="center"/>
          </w:tcPr>
          <w:p w14:paraId="4654574F" w14:textId="77777777" w:rsidR="002F1B37" w:rsidRPr="00A057BC" w:rsidRDefault="002F1B37" w:rsidP="002F1B37">
            <w:pPr>
              <w:rPr>
                <w:color w:val="000000"/>
                <w:sz w:val="18"/>
                <w:szCs w:val="18"/>
              </w:rPr>
            </w:pPr>
            <w:r w:rsidRPr="00A057BC">
              <w:rPr>
                <w:color w:val="000000"/>
                <w:sz w:val="18"/>
                <w:szCs w:val="18"/>
              </w:rPr>
              <w:t>Жизненно важные показатели</w:t>
            </w:r>
            <w:r w:rsidRPr="00A057BC">
              <w:rPr>
                <w:color w:val="000000"/>
                <w:sz w:val="18"/>
                <w:szCs w:val="18"/>
                <w:vertAlign w:val="superscript"/>
              </w:rPr>
              <w:t>1</w:t>
            </w:r>
          </w:p>
        </w:tc>
        <w:tc>
          <w:tcPr>
            <w:tcW w:w="425" w:type="dxa"/>
            <w:vAlign w:val="center"/>
          </w:tcPr>
          <w:p w14:paraId="009336FE" w14:textId="77777777" w:rsidR="002F1B37" w:rsidRPr="00A057BC" w:rsidRDefault="002F1B37" w:rsidP="002F1B37">
            <w:pPr>
              <w:jc w:val="center"/>
              <w:rPr>
                <w:b/>
                <w:color w:val="000000"/>
                <w:sz w:val="18"/>
                <w:szCs w:val="18"/>
              </w:rPr>
            </w:pPr>
            <w:r w:rsidRPr="00A057BC">
              <w:rPr>
                <w:b/>
                <w:color w:val="000000"/>
                <w:sz w:val="18"/>
                <w:szCs w:val="18"/>
              </w:rPr>
              <w:t>Х</w:t>
            </w:r>
          </w:p>
        </w:tc>
        <w:tc>
          <w:tcPr>
            <w:tcW w:w="491" w:type="dxa"/>
            <w:vAlign w:val="center"/>
          </w:tcPr>
          <w:p w14:paraId="2AB164AC" w14:textId="77777777" w:rsidR="002F1B37" w:rsidRPr="00A057BC" w:rsidRDefault="002F1B37" w:rsidP="002F1B37">
            <w:pPr>
              <w:jc w:val="center"/>
              <w:rPr>
                <w:b/>
                <w:color w:val="000000"/>
                <w:sz w:val="18"/>
                <w:szCs w:val="18"/>
              </w:rPr>
            </w:pPr>
            <w:r w:rsidRPr="00A057BC">
              <w:rPr>
                <w:b/>
                <w:color w:val="000000"/>
                <w:sz w:val="18"/>
                <w:szCs w:val="18"/>
              </w:rPr>
              <w:t>Х</w:t>
            </w:r>
          </w:p>
        </w:tc>
        <w:tc>
          <w:tcPr>
            <w:tcW w:w="534" w:type="dxa"/>
            <w:vAlign w:val="center"/>
          </w:tcPr>
          <w:p w14:paraId="726FEF60" w14:textId="77777777" w:rsidR="002F1B37" w:rsidRPr="00A057BC" w:rsidRDefault="002F1B37" w:rsidP="002F1B37">
            <w:pPr>
              <w:jc w:val="center"/>
              <w:rPr>
                <w:b/>
                <w:color w:val="000000"/>
                <w:sz w:val="18"/>
                <w:szCs w:val="18"/>
              </w:rPr>
            </w:pPr>
          </w:p>
        </w:tc>
        <w:tc>
          <w:tcPr>
            <w:tcW w:w="534" w:type="dxa"/>
            <w:vAlign w:val="center"/>
          </w:tcPr>
          <w:p w14:paraId="4B3F39DC" w14:textId="77777777" w:rsidR="002F1B37" w:rsidRPr="00A057BC" w:rsidRDefault="002F1B37" w:rsidP="002F1B37">
            <w:pPr>
              <w:jc w:val="center"/>
              <w:rPr>
                <w:b/>
                <w:color w:val="000000"/>
                <w:sz w:val="18"/>
                <w:szCs w:val="18"/>
              </w:rPr>
            </w:pPr>
          </w:p>
        </w:tc>
        <w:tc>
          <w:tcPr>
            <w:tcW w:w="535" w:type="dxa"/>
            <w:vAlign w:val="center"/>
          </w:tcPr>
          <w:p w14:paraId="539B9871" w14:textId="77777777" w:rsidR="002F1B37" w:rsidRPr="00A057BC" w:rsidRDefault="002F1B37" w:rsidP="002F1B37">
            <w:pPr>
              <w:jc w:val="center"/>
              <w:rPr>
                <w:b/>
                <w:color w:val="000000"/>
                <w:sz w:val="18"/>
                <w:szCs w:val="18"/>
              </w:rPr>
            </w:pPr>
          </w:p>
        </w:tc>
        <w:tc>
          <w:tcPr>
            <w:tcW w:w="386" w:type="dxa"/>
            <w:vAlign w:val="center"/>
          </w:tcPr>
          <w:p w14:paraId="133419FE" w14:textId="77777777" w:rsidR="002F1B37" w:rsidRPr="00A057BC" w:rsidRDefault="002F1B37" w:rsidP="002F1B37">
            <w:pPr>
              <w:jc w:val="center"/>
              <w:rPr>
                <w:b/>
                <w:color w:val="000000"/>
                <w:sz w:val="18"/>
                <w:szCs w:val="18"/>
              </w:rPr>
            </w:pPr>
            <w:r w:rsidRPr="00A057BC">
              <w:rPr>
                <w:b/>
                <w:color w:val="000000"/>
                <w:sz w:val="18"/>
                <w:szCs w:val="18"/>
              </w:rPr>
              <w:t>Х</w:t>
            </w:r>
          </w:p>
        </w:tc>
        <w:tc>
          <w:tcPr>
            <w:tcW w:w="638" w:type="dxa"/>
            <w:vAlign w:val="center"/>
          </w:tcPr>
          <w:p w14:paraId="50D5F12D" w14:textId="77777777" w:rsidR="002F1B37" w:rsidRPr="00A057BC" w:rsidRDefault="002F1B37" w:rsidP="002F1B37">
            <w:pPr>
              <w:jc w:val="center"/>
              <w:rPr>
                <w:b/>
                <w:color w:val="000000"/>
                <w:sz w:val="18"/>
                <w:szCs w:val="18"/>
              </w:rPr>
            </w:pPr>
          </w:p>
        </w:tc>
        <w:tc>
          <w:tcPr>
            <w:tcW w:w="416" w:type="dxa"/>
            <w:vAlign w:val="center"/>
          </w:tcPr>
          <w:p w14:paraId="3A922543" w14:textId="77777777" w:rsidR="002F1B37" w:rsidRPr="00A057BC" w:rsidRDefault="002F1B37" w:rsidP="002F1B37">
            <w:pPr>
              <w:jc w:val="center"/>
              <w:rPr>
                <w:b/>
                <w:color w:val="000000"/>
                <w:sz w:val="18"/>
                <w:szCs w:val="18"/>
              </w:rPr>
            </w:pPr>
          </w:p>
        </w:tc>
        <w:tc>
          <w:tcPr>
            <w:tcW w:w="577" w:type="dxa"/>
            <w:vAlign w:val="center"/>
          </w:tcPr>
          <w:p w14:paraId="13AC53FC" w14:textId="77777777" w:rsidR="002F1B37" w:rsidRPr="00A057BC" w:rsidRDefault="002F1B37" w:rsidP="002F1B37">
            <w:pPr>
              <w:jc w:val="center"/>
              <w:rPr>
                <w:b/>
                <w:color w:val="000000"/>
                <w:sz w:val="18"/>
                <w:szCs w:val="18"/>
              </w:rPr>
            </w:pPr>
          </w:p>
        </w:tc>
        <w:tc>
          <w:tcPr>
            <w:tcW w:w="477" w:type="dxa"/>
            <w:vAlign w:val="center"/>
          </w:tcPr>
          <w:p w14:paraId="551E9973" w14:textId="77777777" w:rsidR="002F1B37" w:rsidRPr="00A057BC" w:rsidRDefault="002F1B37" w:rsidP="002F1B37">
            <w:pPr>
              <w:jc w:val="center"/>
              <w:rPr>
                <w:b/>
                <w:color w:val="000000"/>
                <w:sz w:val="18"/>
                <w:szCs w:val="18"/>
              </w:rPr>
            </w:pPr>
            <w:r w:rsidRPr="00A057BC">
              <w:rPr>
                <w:b/>
                <w:color w:val="000000"/>
                <w:sz w:val="18"/>
                <w:szCs w:val="18"/>
              </w:rPr>
              <w:t>Х</w:t>
            </w:r>
          </w:p>
        </w:tc>
        <w:tc>
          <w:tcPr>
            <w:tcW w:w="657" w:type="dxa"/>
            <w:vAlign w:val="center"/>
          </w:tcPr>
          <w:p w14:paraId="11F1C5BE" w14:textId="77777777" w:rsidR="002F1B37" w:rsidRPr="00A057BC" w:rsidRDefault="002F1B37" w:rsidP="002F1B37">
            <w:pPr>
              <w:jc w:val="center"/>
              <w:rPr>
                <w:b/>
                <w:color w:val="000000"/>
                <w:sz w:val="18"/>
                <w:szCs w:val="18"/>
              </w:rPr>
            </w:pPr>
          </w:p>
        </w:tc>
        <w:tc>
          <w:tcPr>
            <w:tcW w:w="397" w:type="dxa"/>
            <w:vAlign w:val="center"/>
          </w:tcPr>
          <w:p w14:paraId="033BD242" w14:textId="77777777" w:rsidR="002F1B37" w:rsidRPr="00A057BC" w:rsidRDefault="002F1B37" w:rsidP="002F1B37">
            <w:pPr>
              <w:jc w:val="center"/>
              <w:rPr>
                <w:b/>
                <w:color w:val="000000"/>
                <w:sz w:val="18"/>
                <w:szCs w:val="18"/>
              </w:rPr>
            </w:pPr>
          </w:p>
        </w:tc>
        <w:tc>
          <w:tcPr>
            <w:tcW w:w="527" w:type="dxa"/>
            <w:vAlign w:val="center"/>
          </w:tcPr>
          <w:p w14:paraId="28FDE55A"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2F546A17" w14:textId="77777777" w:rsidR="002F1B37" w:rsidRPr="00A057BC" w:rsidRDefault="002F1B37" w:rsidP="002F1B37">
            <w:pPr>
              <w:jc w:val="center"/>
              <w:rPr>
                <w:b/>
                <w:color w:val="000000"/>
                <w:sz w:val="18"/>
                <w:szCs w:val="18"/>
              </w:rPr>
            </w:pPr>
          </w:p>
        </w:tc>
        <w:tc>
          <w:tcPr>
            <w:tcW w:w="527" w:type="dxa"/>
            <w:vAlign w:val="center"/>
          </w:tcPr>
          <w:p w14:paraId="5476CE45" w14:textId="77777777" w:rsidR="002F1B37" w:rsidRPr="00A057BC" w:rsidRDefault="002F1B37" w:rsidP="002F1B37">
            <w:pPr>
              <w:jc w:val="center"/>
              <w:rPr>
                <w:b/>
                <w:color w:val="000000"/>
                <w:sz w:val="18"/>
                <w:szCs w:val="18"/>
              </w:rPr>
            </w:pPr>
          </w:p>
        </w:tc>
        <w:tc>
          <w:tcPr>
            <w:tcW w:w="528" w:type="dxa"/>
            <w:vAlign w:val="center"/>
          </w:tcPr>
          <w:p w14:paraId="6CD405B4" w14:textId="77777777" w:rsidR="002F1B37" w:rsidRPr="00A057BC" w:rsidRDefault="002F1B37" w:rsidP="002F1B37">
            <w:pPr>
              <w:jc w:val="center"/>
              <w:rPr>
                <w:b/>
                <w:color w:val="000000"/>
                <w:sz w:val="18"/>
                <w:szCs w:val="18"/>
              </w:rPr>
            </w:pPr>
            <w:r w:rsidRPr="00A057BC">
              <w:rPr>
                <w:b/>
                <w:color w:val="000000"/>
                <w:sz w:val="18"/>
                <w:szCs w:val="18"/>
              </w:rPr>
              <w:t>Х</w:t>
            </w:r>
          </w:p>
        </w:tc>
        <w:tc>
          <w:tcPr>
            <w:tcW w:w="531" w:type="dxa"/>
            <w:vAlign w:val="center"/>
          </w:tcPr>
          <w:p w14:paraId="1CEBC606" w14:textId="77777777" w:rsidR="002F1B37" w:rsidRPr="00A057BC" w:rsidRDefault="002F1B37" w:rsidP="002F1B37">
            <w:pPr>
              <w:jc w:val="center"/>
              <w:rPr>
                <w:b/>
                <w:color w:val="000000"/>
                <w:sz w:val="18"/>
                <w:szCs w:val="18"/>
              </w:rPr>
            </w:pPr>
          </w:p>
        </w:tc>
        <w:tc>
          <w:tcPr>
            <w:tcW w:w="506" w:type="dxa"/>
            <w:vAlign w:val="center"/>
          </w:tcPr>
          <w:p w14:paraId="1C18A2C8" w14:textId="77777777" w:rsidR="002F1B37" w:rsidRPr="00A057BC" w:rsidRDefault="002F1B37" w:rsidP="002F1B37">
            <w:pPr>
              <w:jc w:val="center"/>
              <w:rPr>
                <w:b/>
                <w:color w:val="000000"/>
                <w:sz w:val="18"/>
                <w:szCs w:val="18"/>
              </w:rPr>
            </w:pPr>
            <w:r w:rsidRPr="00A057BC">
              <w:rPr>
                <w:b/>
                <w:color w:val="000000"/>
                <w:sz w:val="18"/>
                <w:szCs w:val="18"/>
              </w:rPr>
              <w:t>Х</w:t>
            </w:r>
          </w:p>
        </w:tc>
        <w:tc>
          <w:tcPr>
            <w:tcW w:w="567" w:type="dxa"/>
            <w:vAlign w:val="center"/>
          </w:tcPr>
          <w:p w14:paraId="78299AE2"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6F27D433"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66048B5B"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tcPr>
          <w:p w14:paraId="7A8D2B8F" w14:textId="7B13124D" w:rsidR="002F1B37" w:rsidRPr="00A057BC" w:rsidRDefault="002F1B37" w:rsidP="002F1B37">
            <w:pPr>
              <w:jc w:val="center"/>
              <w:rPr>
                <w:b/>
                <w:color w:val="000000"/>
                <w:sz w:val="18"/>
                <w:szCs w:val="18"/>
              </w:rPr>
            </w:pPr>
            <w:r w:rsidRPr="00A057BC">
              <w:rPr>
                <w:b/>
                <w:color w:val="000000"/>
                <w:sz w:val="18"/>
                <w:szCs w:val="18"/>
              </w:rPr>
              <w:t>Х</w:t>
            </w:r>
          </w:p>
        </w:tc>
        <w:tc>
          <w:tcPr>
            <w:tcW w:w="544" w:type="dxa"/>
          </w:tcPr>
          <w:p w14:paraId="07BE2911" w14:textId="25B2123B" w:rsidR="002F1B37" w:rsidRPr="00A057BC" w:rsidRDefault="002F1B37" w:rsidP="002F1B37">
            <w:pPr>
              <w:jc w:val="center"/>
              <w:rPr>
                <w:b/>
                <w:color w:val="000000"/>
                <w:sz w:val="18"/>
                <w:szCs w:val="18"/>
              </w:rPr>
            </w:pPr>
            <w:r w:rsidRPr="00A057BC">
              <w:rPr>
                <w:b/>
                <w:color w:val="000000"/>
                <w:sz w:val="18"/>
                <w:szCs w:val="18"/>
              </w:rPr>
              <w:t>Х</w:t>
            </w:r>
          </w:p>
        </w:tc>
      </w:tr>
      <w:tr w:rsidR="00C31DFB" w:rsidRPr="00A057BC" w14:paraId="3026D5EF" w14:textId="253A1A50" w:rsidTr="002F1B37">
        <w:trPr>
          <w:gridAfter w:val="1"/>
          <w:wAfter w:w="7" w:type="dxa"/>
          <w:trHeight w:val="290"/>
        </w:trPr>
        <w:tc>
          <w:tcPr>
            <w:tcW w:w="2689" w:type="dxa"/>
            <w:shd w:val="clear" w:color="auto" w:fill="D9D9D9"/>
            <w:vAlign w:val="center"/>
          </w:tcPr>
          <w:p w14:paraId="0EC4D16F" w14:textId="77777777" w:rsidR="00C31DFB" w:rsidRPr="00A057BC" w:rsidRDefault="00C31DFB" w:rsidP="00C31DFB">
            <w:pPr>
              <w:rPr>
                <w:color w:val="000000"/>
                <w:sz w:val="18"/>
                <w:szCs w:val="18"/>
              </w:rPr>
            </w:pPr>
            <w:r w:rsidRPr="00A057BC">
              <w:rPr>
                <w:color w:val="000000"/>
                <w:sz w:val="18"/>
                <w:szCs w:val="18"/>
              </w:rPr>
              <w:t>ЭКГ</w:t>
            </w:r>
            <w:r w:rsidRPr="00A057BC">
              <w:rPr>
                <w:color w:val="000000"/>
                <w:sz w:val="18"/>
                <w:szCs w:val="18"/>
                <w:vertAlign w:val="superscript"/>
              </w:rPr>
              <w:t>2</w:t>
            </w:r>
          </w:p>
        </w:tc>
        <w:tc>
          <w:tcPr>
            <w:tcW w:w="425" w:type="dxa"/>
            <w:vAlign w:val="center"/>
          </w:tcPr>
          <w:p w14:paraId="23E7D3ED" w14:textId="77777777" w:rsidR="00C31DFB" w:rsidRPr="00A057BC" w:rsidRDefault="00C31DFB" w:rsidP="00C31DFB">
            <w:pPr>
              <w:jc w:val="center"/>
              <w:rPr>
                <w:b/>
                <w:color w:val="000000"/>
                <w:sz w:val="18"/>
                <w:szCs w:val="18"/>
              </w:rPr>
            </w:pPr>
          </w:p>
        </w:tc>
        <w:tc>
          <w:tcPr>
            <w:tcW w:w="491" w:type="dxa"/>
            <w:vAlign w:val="center"/>
          </w:tcPr>
          <w:p w14:paraId="0FB9E22C" w14:textId="77777777" w:rsidR="00C31DFB" w:rsidRPr="00A057BC" w:rsidRDefault="00C31DFB" w:rsidP="00C31DFB">
            <w:pPr>
              <w:jc w:val="center"/>
              <w:rPr>
                <w:b/>
                <w:color w:val="000000"/>
                <w:sz w:val="18"/>
                <w:szCs w:val="18"/>
              </w:rPr>
            </w:pPr>
          </w:p>
        </w:tc>
        <w:tc>
          <w:tcPr>
            <w:tcW w:w="534" w:type="dxa"/>
            <w:vAlign w:val="center"/>
          </w:tcPr>
          <w:p w14:paraId="692678DD" w14:textId="77777777" w:rsidR="00C31DFB" w:rsidRPr="00A057BC" w:rsidRDefault="00C31DFB" w:rsidP="00C31DFB">
            <w:pPr>
              <w:jc w:val="center"/>
              <w:rPr>
                <w:b/>
                <w:color w:val="000000"/>
                <w:sz w:val="18"/>
                <w:szCs w:val="18"/>
              </w:rPr>
            </w:pPr>
          </w:p>
        </w:tc>
        <w:tc>
          <w:tcPr>
            <w:tcW w:w="534" w:type="dxa"/>
            <w:vAlign w:val="center"/>
          </w:tcPr>
          <w:p w14:paraId="03F7B00C" w14:textId="77777777" w:rsidR="00C31DFB" w:rsidRPr="00A057BC" w:rsidRDefault="00C31DFB" w:rsidP="00C31DFB">
            <w:pPr>
              <w:jc w:val="center"/>
              <w:rPr>
                <w:b/>
                <w:color w:val="000000"/>
                <w:sz w:val="18"/>
                <w:szCs w:val="18"/>
              </w:rPr>
            </w:pPr>
          </w:p>
        </w:tc>
        <w:tc>
          <w:tcPr>
            <w:tcW w:w="535" w:type="dxa"/>
            <w:vAlign w:val="center"/>
          </w:tcPr>
          <w:p w14:paraId="50297634" w14:textId="77777777" w:rsidR="00C31DFB" w:rsidRPr="00A057BC" w:rsidRDefault="00C31DFB" w:rsidP="00C31DFB">
            <w:pPr>
              <w:jc w:val="center"/>
              <w:rPr>
                <w:b/>
                <w:color w:val="000000"/>
                <w:sz w:val="18"/>
                <w:szCs w:val="18"/>
              </w:rPr>
            </w:pPr>
          </w:p>
        </w:tc>
        <w:tc>
          <w:tcPr>
            <w:tcW w:w="386" w:type="dxa"/>
            <w:vAlign w:val="center"/>
          </w:tcPr>
          <w:p w14:paraId="61A88B6B" w14:textId="77777777" w:rsidR="00C31DFB" w:rsidRPr="00A057BC" w:rsidRDefault="00C31DFB" w:rsidP="00C31DFB">
            <w:pPr>
              <w:jc w:val="center"/>
              <w:rPr>
                <w:b/>
                <w:color w:val="000000"/>
                <w:sz w:val="18"/>
                <w:szCs w:val="18"/>
              </w:rPr>
            </w:pPr>
          </w:p>
        </w:tc>
        <w:tc>
          <w:tcPr>
            <w:tcW w:w="638" w:type="dxa"/>
            <w:vAlign w:val="center"/>
          </w:tcPr>
          <w:p w14:paraId="19F9829B" w14:textId="77777777" w:rsidR="00C31DFB" w:rsidRPr="00A057BC" w:rsidRDefault="00C31DFB" w:rsidP="00C31DFB">
            <w:pPr>
              <w:jc w:val="center"/>
              <w:rPr>
                <w:b/>
                <w:color w:val="000000"/>
                <w:sz w:val="18"/>
                <w:szCs w:val="18"/>
              </w:rPr>
            </w:pPr>
          </w:p>
        </w:tc>
        <w:tc>
          <w:tcPr>
            <w:tcW w:w="416" w:type="dxa"/>
            <w:vAlign w:val="center"/>
          </w:tcPr>
          <w:p w14:paraId="14143C05" w14:textId="77777777" w:rsidR="00C31DFB" w:rsidRPr="00A057BC" w:rsidRDefault="00C31DFB" w:rsidP="00C31DFB">
            <w:pPr>
              <w:jc w:val="center"/>
              <w:rPr>
                <w:b/>
                <w:color w:val="000000"/>
                <w:sz w:val="18"/>
                <w:szCs w:val="18"/>
              </w:rPr>
            </w:pPr>
          </w:p>
        </w:tc>
        <w:tc>
          <w:tcPr>
            <w:tcW w:w="577" w:type="dxa"/>
            <w:vAlign w:val="center"/>
          </w:tcPr>
          <w:p w14:paraId="674F38C5" w14:textId="77777777" w:rsidR="00C31DFB" w:rsidRPr="00A057BC" w:rsidRDefault="00C31DFB" w:rsidP="00C31DFB">
            <w:pPr>
              <w:jc w:val="center"/>
              <w:rPr>
                <w:b/>
                <w:color w:val="000000"/>
                <w:sz w:val="18"/>
                <w:szCs w:val="18"/>
              </w:rPr>
            </w:pPr>
          </w:p>
        </w:tc>
        <w:tc>
          <w:tcPr>
            <w:tcW w:w="477" w:type="dxa"/>
            <w:vAlign w:val="center"/>
          </w:tcPr>
          <w:p w14:paraId="6541DD2B" w14:textId="77777777" w:rsidR="00C31DFB" w:rsidRPr="00A057BC" w:rsidRDefault="00C31DFB" w:rsidP="00C31DFB">
            <w:pPr>
              <w:jc w:val="center"/>
              <w:rPr>
                <w:b/>
                <w:color w:val="000000"/>
                <w:sz w:val="18"/>
                <w:szCs w:val="18"/>
              </w:rPr>
            </w:pPr>
          </w:p>
        </w:tc>
        <w:tc>
          <w:tcPr>
            <w:tcW w:w="657" w:type="dxa"/>
            <w:vAlign w:val="center"/>
          </w:tcPr>
          <w:p w14:paraId="2ACEA146" w14:textId="77777777" w:rsidR="00C31DFB" w:rsidRPr="00A057BC" w:rsidRDefault="00C31DFB" w:rsidP="00C31DFB">
            <w:pPr>
              <w:jc w:val="center"/>
              <w:rPr>
                <w:b/>
                <w:color w:val="000000"/>
                <w:sz w:val="18"/>
                <w:szCs w:val="18"/>
              </w:rPr>
            </w:pPr>
          </w:p>
        </w:tc>
        <w:tc>
          <w:tcPr>
            <w:tcW w:w="397" w:type="dxa"/>
            <w:vAlign w:val="center"/>
          </w:tcPr>
          <w:p w14:paraId="540DCE6C" w14:textId="77777777" w:rsidR="00C31DFB" w:rsidRPr="00A057BC" w:rsidRDefault="00C31DFB" w:rsidP="00C31DFB">
            <w:pPr>
              <w:jc w:val="center"/>
              <w:rPr>
                <w:b/>
                <w:color w:val="000000"/>
                <w:sz w:val="18"/>
                <w:szCs w:val="18"/>
              </w:rPr>
            </w:pPr>
          </w:p>
        </w:tc>
        <w:tc>
          <w:tcPr>
            <w:tcW w:w="527" w:type="dxa"/>
            <w:vAlign w:val="center"/>
          </w:tcPr>
          <w:p w14:paraId="30B4F6D4" w14:textId="77777777" w:rsidR="00C31DFB" w:rsidRPr="00A057BC" w:rsidRDefault="00C31DFB" w:rsidP="00C31DFB">
            <w:pPr>
              <w:jc w:val="center"/>
              <w:rPr>
                <w:b/>
                <w:color w:val="000000"/>
                <w:sz w:val="18"/>
                <w:szCs w:val="18"/>
              </w:rPr>
            </w:pPr>
          </w:p>
        </w:tc>
        <w:tc>
          <w:tcPr>
            <w:tcW w:w="527" w:type="dxa"/>
            <w:vAlign w:val="center"/>
          </w:tcPr>
          <w:p w14:paraId="296DE494" w14:textId="77777777" w:rsidR="00C31DFB" w:rsidRPr="00A057BC" w:rsidRDefault="00C31DFB" w:rsidP="00C31DFB">
            <w:pPr>
              <w:jc w:val="center"/>
              <w:rPr>
                <w:b/>
                <w:color w:val="000000"/>
                <w:sz w:val="18"/>
                <w:szCs w:val="18"/>
              </w:rPr>
            </w:pPr>
          </w:p>
        </w:tc>
        <w:tc>
          <w:tcPr>
            <w:tcW w:w="527" w:type="dxa"/>
            <w:vAlign w:val="center"/>
          </w:tcPr>
          <w:p w14:paraId="77E6D921" w14:textId="77777777" w:rsidR="00C31DFB" w:rsidRPr="00A057BC" w:rsidRDefault="00C31DFB" w:rsidP="00C31DFB">
            <w:pPr>
              <w:jc w:val="center"/>
              <w:rPr>
                <w:b/>
                <w:color w:val="000000"/>
                <w:sz w:val="18"/>
                <w:szCs w:val="18"/>
              </w:rPr>
            </w:pPr>
          </w:p>
        </w:tc>
        <w:tc>
          <w:tcPr>
            <w:tcW w:w="528" w:type="dxa"/>
            <w:vAlign w:val="center"/>
          </w:tcPr>
          <w:p w14:paraId="6E24BF3F" w14:textId="77777777" w:rsidR="00C31DFB" w:rsidRPr="00A057BC" w:rsidRDefault="00C31DFB" w:rsidP="00C31DFB">
            <w:pPr>
              <w:jc w:val="center"/>
              <w:rPr>
                <w:b/>
                <w:color w:val="000000"/>
                <w:sz w:val="18"/>
                <w:szCs w:val="18"/>
              </w:rPr>
            </w:pPr>
          </w:p>
        </w:tc>
        <w:tc>
          <w:tcPr>
            <w:tcW w:w="531" w:type="dxa"/>
            <w:vAlign w:val="center"/>
          </w:tcPr>
          <w:p w14:paraId="12C9C242" w14:textId="77777777" w:rsidR="00C31DFB" w:rsidRPr="00A057BC" w:rsidRDefault="00C31DFB" w:rsidP="00C31DFB">
            <w:pPr>
              <w:jc w:val="center"/>
              <w:rPr>
                <w:b/>
                <w:color w:val="000000"/>
                <w:sz w:val="18"/>
                <w:szCs w:val="18"/>
              </w:rPr>
            </w:pPr>
          </w:p>
        </w:tc>
        <w:tc>
          <w:tcPr>
            <w:tcW w:w="506" w:type="dxa"/>
            <w:vAlign w:val="center"/>
          </w:tcPr>
          <w:p w14:paraId="612E26E1" w14:textId="77777777" w:rsidR="00C31DFB" w:rsidRPr="00A057BC" w:rsidRDefault="00C31DFB" w:rsidP="00C31DFB">
            <w:pPr>
              <w:jc w:val="center"/>
              <w:rPr>
                <w:b/>
                <w:color w:val="000000"/>
                <w:sz w:val="18"/>
                <w:szCs w:val="18"/>
              </w:rPr>
            </w:pPr>
          </w:p>
        </w:tc>
        <w:tc>
          <w:tcPr>
            <w:tcW w:w="567" w:type="dxa"/>
            <w:vAlign w:val="center"/>
          </w:tcPr>
          <w:p w14:paraId="42967BD3" w14:textId="77777777" w:rsidR="00C31DFB" w:rsidRPr="00A057BC" w:rsidRDefault="00C31DFB" w:rsidP="00C31DFB">
            <w:pPr>
              <w:jc w:val="center"/>
              <w:rPr>
                <w:b/>
                <w:color w:val="000000"/>
                <w:sz w:val="18"/>
                <w:szCs w:val="18"/>
              </w:rPr>
            </w:pPr>
          </w:p>
        </w:tc>
        <w:tc>
          <w:tcPr>
            <w:tcW w:w="709" w:type="dxa"/>
            <w:vAlign w:val="center"/>
          </w:tcPr>
          <w:p w14:paraId="221931AF" w14:textId="77777777" w:rsidR="00C31DFB" w:rsidRPr="00A057BC" w:rsidRDefault="00C31DFB" w:rsidP="00C31DFB">
            <w:pPr>
              <w:jc w:val="center"/>
              <w:rPr>
                <w:b/>
                <w:color w:val="000000"/>
                <w:sz w:val="18"/>
                <w:szCs w:val="18"/>
              </w:rPr>
            </w:pPr>
          </w:p>
        </w:tc>
        <w:tc>
          <w:tcPr>
            <w:tcW w:w="709" w:type="dxa"/>
            <w:vAlign w:val="center"/>
          </w:tcPr>
          <w:p w14:paraId="3B93CCDC" w14:textId="3B721775" w:rsidR="00C31DFB" w:rsidRPr="00A057BC" w:rsidRDefault="002F1B37" w:rsidP="00C31DFB">
            <w:pPr>
              <w:jc w:val="center"/>
              <w:rPr>
                <w:b/>
                <w:color w:val="000000"/>
                <w:sz w:val="18"/>
                <w:szCs w:val="18"/>
              </w:rPr>
            </w:pPr>
            <w:r w:rsidRPr="00A057BC">
              <w:rPr>
                <w:b/>
                <w:color w:val="000000"/>
                <w:sz w:val="18"/>
                <w:szCs w:val="18"/>
              </w:rPr>
              <w:t>Х</w:t>
            </w:r>
          </w:p>
        </w:tc>
        <w:tc>
          <w:tcPr>
            <w:tcW w:w="709" w:type="dxa"/>
            <w:vAlign w:val="center"/>
          </w:tcPr>
          <w:p w14:paraId="1778FA32" w14:textId="2AB5C361" w:rsidR="00C31DFB" w:rsidRPr="00A057BC" w:rsidRDefault="00A057BC" w:rsidP="002F1B37">
            <w:pPr>
              <w:jc w:val="center"/>
              <w:rPr>
                <w:b/>
                <w:color w:val="000000"/>
                <w:sz w:val="18"/>
                <w:szCs w:val="18"/>
              </w:rPr>
            </w:pPr>
            <w:r w:rsidRPr="00A057BC">
              <w:rPr>
                <w:b/>
                <w:color w:val="000000"/>
                <w:sz w:val="18"/>
                <w:szCs w:val="18"/>
              </w:rPr>
              <w:t>Х</w:t>
            </w:r>
          </w:p>
        </w:tc>
        <w:tc>
          <w:tcPr>
            <w:tcW w:w="544" w:type="dxa"/>
            <w:vAlign w:val="center"/>
          </w:tcPr>
          <w:p w14:paraId="41103E30" w14:textId="224C80DF" w:rsidR="00C31DFB" w:rsidRPr="00A057BC" w:rsidRDefault="00A057BC" w:rsidP="002F1B37">
            <w:pPr>
              <w:jc w:val="center"/>
              <w:rPr>
                <w:b/>
                <w:color w:val="000000"/>
                <w:sz w:val="18"/>
                <w:szCs w:val="18"/>
              </w:rPr>
            </w:pPr>
            <w:r w:rsidRPr="00A057BC">
              <w:rPr>
                <w:b/>
                <w:color w:val="000000"/>
                <w:sz w:val="18"/>
                <w:szCs w:val="18"/>
              </w:rPr>
              <w:t>Х</w:t>
            </w:r>
          </w:p>
        </w:tc>
      </w:tr>
      <w:tr w:rsidR="00C31DFB" w:rsidRPr="00A057BC" w14:paraId="4ACB2F0B" w14:textId="6737531D" w:rsidTr="002F1B37">
        <w:trPr>
          <w:gridAfter w:val="1"/>
          <w:wAfter w:w="7" w:type="dxa"/>
          <w:trHeight w:val="290"/>
        </w:trPr>
        <w:tc>
          <w:tcPr>
            <w:tcW w:w="2689" w:type="dxa"/>
            <w:shd w:val="clear" w:color="auto" w:fill="D9D9D9"/>
            <w:vAlign w:val="center"/>
          </w:tcPr>
          <w:p w14:paraId="7E53C625" w14:textId="77777777" w:rsidR="00C31DFB" w:rsidRPr="00A057BC" w:rsidRDefault="00C31DFB" w:rsidP="00C31DFB">
            <w:pPr>
              <w:rPr>
                <w:color w:val="000000"/>
                <w:sz w:val="18"/>
                <w:szCs w:val="18"/>
              </w:rPr>
            </w:pPr>
            <w:r w:rsidRPr="00A057BC">
              <w:rPr>
                <w:color w:val="000000"/>
                <w:sz w:val="18"/>
                <w:szCs w:val="18"/>
              </w:rPr>
              <w:t>Клинический анализ крови</w:t>
            </w:r>
            <w:r w:rsidRPr="00A057BC">
              <w:rPr>
                <w:color w:val="000000"/>
                <w:sz w:val="18"/>
                <w:szCs w:val="18"/>
                <w:vertAlign w:val="superscript"/>
              </w:rPr>
              <w:t>3</w:t>
            </w:r>
          </w:p>
        </w:tc>
        <w:tc>
          <w:tcPr>
            <w:tcW w:w="425" w:type="dxa"/>
            <w:vAlign w:val="center"/>
          </w:tcPr>
          <w:p w14:paraId="751C593D" w14:textId="77777777" w:rsidR="00C31DFB" w:rsidRPr="00A057BC" w:rsidRDefault="00C31DFB" w:rsidP="00C31DFB">
            <w:pPr>
              <w:jc w:val="center"/>
              <w:rPr>
                <w:b/>
                <w:color w:val="000000"/>
                <w:sz w:val="18"/>
                <w:szCs w:val="18"/>
              </w:rPr>
            </w:pPr>
          </w:p>
        </w:tc>
        <w:tc>
          <w:tcPr>
            <w:tcW w:w="491" w:type="dxa"/>
            <w:vAlign w:val="center"/>
          </w:tcPr>
          <w:p w14:paraId="5B987444" w14:textId="77777777" w:rsidR="00C31DFB" w:rsidRPr="00A057BC" w:rsidRDefault="00C31DFB" w:rsidP="00C31DFB">
            <w:pPr>
              <w:jc w:val="center"/>
              <w:rPr>
                <w:b/>
                <w:color w:val="000000"/>
                <w:sz w:val="18"/>
                <w:szCs w:val="18"/>
              </w:rPr>
            </w:pPr>
          </w:p>
        </w:tc>
        <w:tc>
          <w:tcPr>
            <w:tcW w:w="534" w:type="dxa"/>
            <w:vAlign w:val="center"/>
          </w:tcPr>
          <w:p w14:paraId="02B13F55" w14:textId="77777777" w:rsidR="00C31DFB" w:rsidRPr="00A057BC" w:rsidRDefault="00C31DFB" w:rsidP="00C31DFB">
            <w:pPr>
              <w:jc w:val="center"/>
              <w:rPr>
                <w:b/>
                <w:color w:val="000000"/>
                <w:sz w:val="18"/>
                <w:szCs w:val="18"/>
              </w:rPr>
            </w:pPr>
          </w:p>
        </w:tc>
        <w:tc>
          <w:tcPr>
            <w:tcW w:w="534" w:type="dxa"/>
            <w:vAlign w:val="center"/>
          </w:tcPr>
          <w:p w14:paraId="64D73F32" w14:textId="77777777" w:rsidR="00C31DFB" w:rsidRPr="00A057BC" w:rsidRDefault="00C31DFB" w:rsidP="00C31DFB">
            <w:pPr>
              <w:jc w:val="center"/>
              <w:rPr>
                <w:b/>
                <w:color w:val="000000"/>
                <w:sz w:val="18"/>
                <w:szCs w:val="18"/>
              </w:rPr>
            </w:pPr>
          </w:p>
        </w:tc>
        <w:tc>
          <w:tcPr>
            <w:tcW w:w="535" w:type="dxa"/>
            <w:vAlign w:val="center"/>
          </w:tcPr>
          <w:p w14:paraId="30A05E86" w14:textId="77777777" w:rsidR="00C31DFB" w:rsidRPr="00A057BC" w:rsidRDefault="00C31DFB" w:rsidP="00C31DFB">
            <w:pPr>
              <w:jc w:val="center"/>
              <w:rPr>
                <w:b/>
                <w:color w:val="000000"/>
                <w:sz w:val="18"/>
                <w:szCs w:val="18"/>
              </w:rPr>
            </w:pPr>
          </w:p>
        </w:tc>
        <w:tc>
          <w:tcPr>
            <w:tcW w:w="386" w:type="dxa"/>
            <w:vAlign w:val="center"/>
          </w:tcPr>
          <w:p w14:paraId="135700BE" w14:textId="77777777" w:rsidR="00C31DFB" w:rsidRPr="00A057BC" w:rsidRDefault="00C31DFB" w:rsidP="00C31DFB">
            <w:pPr>
              <w:jc w:val="center"/>
              <w:rPr>
                <w:b/>
                <w:color w:val="000000"/>
                <w:sz w:val="18"/>
                <w:szCs w:val="18"/>
              </w:rPr>
            </w:pPr>
          </w:p>
        </w:tc>
        <w:tc>
          <w:tcPr>
            <w:tcW w:w="638" w:type="dxa"/>
            <w:vAlign w:val="center"/>
          </w:tcPr>
          <w:p w14:paraId="0BC42622" w14:textId="77777777" w:rsidR="00C31DFB" w:rsidRPr="00A057BC" w:rsidRDefault="00C31DFB" w:rsidP="00C31DFB">
            <w:pPr>
              <w:jc w:val="center"/>
              <w:rPr>
                <w:b/>
                <w:color w:val="000000"/>
                <w:sz w:val="18"/>
                <w:szCs w:val="18"/>
              </w:rPr>
            </w:pPr>
          </w:p>
        </w:tc>
        <w:tc>
          <w:tcPr>
            <w:tcW w:w="416" w:type="dxa"/>
            <w:vAlign w:val="center"/>
          </w:tcPr>
          <w:p w14:paraId="7EF7A729" w14:textId="77777777" w:rsidR="00C31DFB" w:rsidRPr="00A057BC" w:rsidRDefault="00C31DFB" w:rsidP="00C31DFB">
            <w:pPr>
              <w:jc w:val="center"/>
              <w:rPr>
                <w:b/>
                <w:color w:val="000000"/>
                <w:sz w:val="18"/>
                <w:szCs w:val="18"/>
              </w:rPr>
            </w:pPr>
          </w:p>
        </w:tc>
        <w:tc>
          <w:tcPr>
            <w:tcW w:w="577" w:type="dxa"/>
            <w:vAlign w:val="center"/>
          </w:tcPr>
          <w:p w14:paraId="7DD4D4AA" w14:textId="77777777" w:rsidR="00C31DFB" w:rsidRPr="00A057BC" w:rsidRDefault="00C31DFB" w:rsidP="00C31DFB">
            <w:pPr>
              <w:jc w:val="center"/>
              <w:rPr>
                <w:b/>
                <w:color w:val="000000"/>
                <w:sz w:val="18"/>
                <w:szCs w:val="18"/>
              </w:rPr>
            </w:pPr>
          </w:p>
        </w:tc>
        <w:tc>
          <w:tcPr>
            <w:tcW w:w="477" w:type="dxa"/>
            <w:vAlign w:val="center"/>
          </w:tcPr>
          <w:p w14:paraId="68EF78DD" w14:textId="77777777" w:rsidR="00C31DFB" w:rsidRPr="00A057BC" w:rsidRDefault="00C31DFB" w:rsidP="00C31DFB">
            <w:pPr>
              <w:jc w:val="center"/>
              <w:rPr>
                <w:b/>
                <w:color w:val="000000"/>
                <w:sz w:val="18"/>
                <w:szCs w:val="18"/>
              </w:rPr>
            </w:pPr>
          </w:p>
        </w:tc>
        <w:tc>
          <w:tcPr>
            <w:tcW w:w="657" w:type="dxa"/>
            <w:vAlign w:val="center"/>
          </w:tcPr>
          <w:p w14:paraId="45FCA0E8" w14:textId="77777777" w:rsidR="00C31DFB" w:rsidRPr="00A057BC" w:rsidRDefault="00C31DFB" w:rsidP="00C31DFB">
            <w:pPr>
              <w:jc w:val="center"/>
              <w:rPr>
                <w:b/>
                <w:color w:val="000000"/>
                <w:sz w:val="18"/>
                <w:szCs w:val="18"/>
              </w:rPr>
            </w:pPr>
          </w:p>
        </w:tc>
        <w:tc>
          <w:tcPr>
            <w:tcW w:w="397" w:type="dxa"/>
            <w:vAlign w:val="center"/>
          </w:tcPr>
          <w:p w14:paraId="07B5D055" w14:textId="77777777" w:rsidR="00C31DFB" w:rsidRPr="00A057BC" w:rsidRDefault="00C31DFB" w:rsidP="00C31DFB">
            <w:pPr>
              <w:jc w:val="center"/>
              <w:rPr>
                <w:b/>
                <w:color w:val="000000"/>
                <w:sz w:val="18"/>
                <w:szCs w:val="18"/>
              </w:rPr>
            </w:pPr>
          </w:p>
        </w:tc>
        <w:tc>
          <w:tcPr>
            <w:tcW w:w="527" w:type="dxa"/>
            <w:vAlign w:val="center"/>
          </w:tcPr>
          <w:p w14:paraId="6505FD81" w14:textId="77777777" w:rsidR="00C31DFB" w:rsidRPr="00A057BC" w:rsidRDefault="00C31DFB" w:rsidP="00C31DFB">
            <w:pPr>
              <w:jc w:val="center"/>
              <w:rPr>
                <w:b/>
                <w:color w:val="000000"/>
                <w:sz w:val="18"/>
                <w:szCs w:val="18"/>
              </w:rPr>
            </w:pPr>
          </w:p>
        </w:tc>
        <w:tc>
          <w:tcPr>
            <w:tcW w:w="527" w:type="dxa"/>
            <w:vAlign w:val="center"/>
          </w:tcPr>
          <w:p w14:paraId="31DB39A5" w14:textId="77777777" w:rsidR="00C31DFB" w:rsidRPr="00A057BC" w:rsidRDefault="00C31DFB" w:rsidP="00C31DFB">
            <w:pPr>
              <w:jc w:val="center"/>
              <w:rPr>
                <w:b/>
                <w:color w:val="000000"/>
                <w:sz w:val="18"/>
                <w:szCs w:val="18"/>
              </w:rPr>
            </w:pPr>
          </w:p>
        </w:tc>
        <w:tc>
          <w:tcPr>
            <w:tcW w:w="527" w:type="dxa"/>
            <w:vAlign w:val="center"/>
          </w:tcPr>
          <w:p w14:paraId="423F4B7A" w14:textId="77777777" w:rsidR="00C31DFB" w:rsidRPr="00A057BC" w:rsidRDefault="00C31DFB" w:rsidP="00C31DFB">
            <w:pPr>
              <w:jc w:val="center"/>
              <w:rPr>
                <w:b/>
                <w:color w:val="000000"/>
                <w:sz w:val="18"/>
                <w:szCs w:val="18"/>
              </w:rPr>
            </w:pPr>
          </w:p>
        </w:tc>
        <w:tc>
          <w:tcPr>
            <w:tcW w:w="528" w:type="dxa"/>
            <w:vAlign w:val="center"/>
          </w:tcPr>
          <w:p w14:paraId="113F6DAD" w14:textId="77777777" w:rsidR="00C31DFB" w:rsidRPr="00A057BC" w:rsidRDefault="00C31DFB" w:rsidP="00C31DFB">
            <w:pPr>
              <w:jc w:val="center"/>
              <w:rPr>
                <w:b/>
                <w:color w:val="000000"/>
                <w:sz w:val="18"/>
                <w:szCs w:val="18"/>
              </w:rPr>
            </w:pPr>
          </w:p>
        </w:tc>
        <w:tc>
          <w:tcPr>
            <w:tcW w:w="531" w:type="dxa"/>
            <w:vAlign w:val="center"/>
          </w:tcPr>
          <w:p w14:paraId="495F3DF8" w14:textId="77777777" w:rsidR="00C31DFB" w:rsidRPr="00A057BC" w:rsidRDefault="00C31DFB" w:rsidP="00C31DFB">
            <w:pPr>
              <w:jc w:val="center"/>
              <w:rPr>
                <w:b/>
                <w:color w:val="000000"/>
                <w:sz w:val="18"/>
                <w:szCs w:val="18"/>
              </w:rPr>
            </w:pPr>
          </w:p>
        </w:tc>
        <w:tc>
          <w:tcPr>
            <w:tcW w:w="506" w:type="dxa"/>
            <w:vAlign w:val="center"/>
          </w:tcPr>
          <w:p w14:paraId="65D92ECE" w14:textId="77777777" w:rsidR="00C31DFB" w:rsidRPr="00A057BC" w:rsidRDefault="00C31DFB" w:rsidP="00C31DFB">
            <w:pPr>
              <w:jc w:val="center"/>
              <w:rPr>
                <w:b/>
                <w:color w:val="000000"/>
                <w:sz w:val="18"/>
                <w:szCs w:val="18"/>
              </w:rPr>
            </w:pPr>
          </w:p>
        </w:tc>
        <w:tc>
          <w:tcPr>
            <w:tcW w:w="567" w:type="dxa"/>
            <w:vAlign w:val="center"/>
          </w:tcPr>
          <w:p w14:paraId="57E57B43" w14:textId="77777777" w:rsidR="00C31DFB" w:rsidRPr="00A057BC" w:rsidRDefault="00C31DFB" w:rsidP="00C31DFB">
            <w:pPr>
              <w:jc w:val="center"/>
              <w:rPr>
                <w:b/>
                <w:color w:val="000000"/>
                <w:sz w:val="18"/>
                <w:szCs w:val="18"/>
              </w:rPr>
            </w:pPr>
          </w:p>
        </w:tc>
        <w:tc>
          <w:tcPr>
            <w:tcW w:w="709" w:type="dxa"/>
            <w:vAlign w:val="center"/>
          </w:tcPr>
          <w:p w14:paraId="19B69ECC" w14:textId="77777777" w:rsidR="00C31DFB" w:rsidRPr="00A057BC" w:rsidRDefault="00C31DFB" w:rsidP="00C31DFB">
            <w:pPr>
              <w:jc w:val="center"/>
              <w:rPr>
                <w:b/>
                <w:color w:val="000000"/>
                <w:sz w:val="18"/>
                <w:szCs w:val="18"/>
              </w:rPr>
            </w:pPr>
          </w:p>
        </w:tc>
        <w:tc>
          <w:tcPr>
            <w:tcW w:w="709" w:type="dxa"/>
            <w:vAlign w:val="center"/>
          </w:tcPr>
          <w:p w14:paraId="0DF6A957" w14:textId="22FABBEC" w:rsidR="00C31DFB" w:rsidRPr="00A057BC" w:rsidRDefault="002F1B37" w:rsidP="00C31DFB">
            <w:pPr>
              <w:jc w:val="center"/>
              <w:rPr>
                <w:b/>
                <w:color w:val="000000"/>
                <w:sz w:val="18"/>
                <w:szCs w:val="18"/>
              </w:rPr>
            </w:pPr>
            <w:r w:rsidRPr="00A057BC">
              <w:rPr>
                <w:b/>
                <w:color w:val="000000"/>
                <w:sz w:val="18"/>
                <w:szCs w:val="18"/>
              </w:rPr>
              <w:t>Х</w:t>
            </w:r>
          </w:p>
        </w:tc>
        <w:tc>
          <w:tcPr>
            <w:tcW w:w="709" w:type="dxa"/>
            <w:vAlign w:val="center"/>
          </w:tcPr>
          <w:p w14:paraId="2B159252" w14:textId="3353A3AF" w:rsidR="00C31DFB" w:rsidRPr="00A057BC" w:rsidRDefault="00A057BC" w:rsidP="002F1B37">
            <w:pPr>
              <w:jc w:val="center"/>
              <w:rPr>
                <w:b/>
                <w:color w:val="000000"/>
                <w:sz w:val="18"/>
                <w:szCs w:val="18"/>
              </w:rPr>
            </w:pPr>
            <w:r w:rsidRPr="00A057BC">
              <w:rPr>
                <w:b/>
                <w:color w:val="000000"/>
                <w:sz w:val="18"/>
                <w:szCs w:val="18"/>
              </w:rPr>
              <w:t>Х</w:t>
            </w:r>
          </w:p>
        </w:tc>
        <w:tc>
          <w:tcPr>
            <w:tcW w:w="544" w:type="dxa"/>
            <w:vAlign w:val="center"/>
          </w:tcPr>
          <w:p w14:paraId="507C7685" w14:textId="6BF8AD05" w:rsidR="00C31DFB" w:rsidRPr="00A057BC" w:rsidRDefault="00A057BC" w:rsidP="002F1B37">
            <w:pPr>
              <w:jc w:val="center"/>
              <w:rPr>
                <w:b/>
                <w:color w:val="000000"/>
                <w:sz w:val="18"/>
                <w:szCs w:val="18"/>
              </w:rPr>
            </w:pPr>
            <w:r w:rsidRPr="00A057BC">
              <w:rPr>
                <w:b/>
                <w:color w:val="000000"/>
                <w:sz w:val="18"/>
                <w:szCs w:val="18"/>
              </w:rPr>
              <w:t>Х</w:t>
            </w:r>
          </w:p>
        </w:tc>
      </w:tr>
      <w:tr w:rsidR="00C31DFB" w:rsidRPr="00A057BC" w14:paraId="2E5AFBA8" w14:textId="51DBB73D" w:rsidTr="002F1B37">
        <w:trPr>
          <w:gridAfter w:val="1"/>
          <w:wAfter w:w="7" w:type="dxa"/>
          <w:trHeight w:val="290"/>
        </w:trPr>
        <w:tc>
          <w:tcPr>
            <w:tcW w:w="2689" w:type="dxa"/>
            <w:shd w:val="clear" w:color="auto" w:fill="D9D9D9"/>
            <w:vAlign w:val="center"/>
          </w:tcPr>
          <w:p w14:paraId="6FD89AED" w14:textId="77777777" w:rsidR="00C31DFB" w:rsidRPr="00A057BC" w:rsidRDefault="00C31DFB" w:rsidP="00C31DFB">
            <w:pPr>
              <w:rPr>
                <w:color w:val="000000"/>
                <w:sz w:val="18"/>
                <w:szCs w:val="18"/>
              </w:rPr>
            </w:pPr>
            <w:r w:rsidRPr="00A057BC">
              <w:rPr>
                <w:color w:val="000000"/>
                <w:sz w:val="18"/>
                <w:szCs w:val="18"/>
              </w:rPr>
              <w:t>Биохимический анализ крови</w:t>
            </w:r>
            <w:r w:rsidRPr="00A057BC">
              <w:rPr>
                <w:color w:val="000000"/>
                <w:sz w:val="18"/>
                <w:szCs w:val="18"/>
                <w:vertAlign w:val="superscript"/>
              </w:rPr>
              <w:t>3</w:t>
            </w:r>
          </w:p>
        </w:tc>
        <w:tc>
          <w:tcPr>
            <w:tcW w:w="425" w:type="dxa"/>
            <w:vAlign w:val="center"/>
          </w:tcPr>
          <w:p w14:paraId="4CA68117" w14:textId="77777777" w:rsidR="00C31DFB" w:rsidRPr="00A057BC" w:rsidRDefault="00C31DFB" w:rsidP="00C31DFB">
            <w:pPr>
              <w:jc w:val="center"/>
              <w:rPr>
                <w:b/>
                <w:color w:val="000000"/>
                <w:sz w:val="18"/>
                <w:szCs w:val="18"/>
              </w:rPr>
            </w:pPr>
          </w:p>
        </w:tc>
        <w:tc>
          <w:tcPr>
            <w:tcW w:w="491" w:type="dxa"/>
            <w:vAlign w:val="center"/>
          </w:tcPr>
          <w:p w14:paraId="2AB31FAE" w14:textId="77777777" w:rsidR="00C31DFB" w:rsidRPr="00A057BC" w:rsidRDefault="00C31DFB" w:rsidP="00C31DFB">
            <w:pPr>
              <w:jc w:val="center"/>
              <w:rPr>
                <w:b/>
                <w:color w:val="000000"/>
                <w:sz w:val="18"/>
                <w:szCs w:val="18"/>
              </w:rPr>
            </w:pPr>
          </w:p>
        </w:tc>
        <w:tc>
          <w:tcPr>
            <w:tcW w:w="534" w:type="dxa"/>
            <w:vAlign w:val="center"/>
          </w:tcPr>
          <w:p w14:paraId="34D32543" w14:textId="77777777" w:rsidR="00C31DFB" w:rsidRPr="00A057BC" w:rsidRDefault="00C31DFB" w:rsidP="00C31DFB">
            <w:pPr>
              <w:jc w:val="center"/>
              <w:rPr>
                <w:b/>
                <w:color w:val="000000"/>
                <w:sz w:val="18"/>
                <w:szCs w:val="18"/>
              </w:rPr>
            </w:pPr>
          </w:p>
        </w:tc>
        <w:tc>
          <w:tcPr>
            <w:tcW w:w="534" w:type="dxa"/>
            <w:vAlign w:val="center"/>
          </w:tcPr>
          <w:p w14:paraId="23494705" w14:textId="77777777" w:rsidR="00C31DFB" w:rsidRPr="00A057BC" w:rsidRDefault="00C31DFB" w:rsidP="00C31DFB">
            <w:pPr>
              <w:jc w:val="center"/>
              <w:rPr>
                <w:b/>
                <w:color w:val="000000"/>
                <w:sz w:val="18"/>
                <w:szCs w:val="18"/>
              </w:rPr>
            </w:pPr>
          </w:p>
        </w:tc>
        <w:tc>
          <w:tcPr>
            <w:tcW w:w="535" w:type="dxa"/>
            <w:vAlign w:val="center"/>
          </w:tcPr>
          <w:p w14:paraId="4D364FD3" w14:textId="77777777" w:rsidR="00C31DFB" w:rsidRPr="00A057BC" w:rsidRDefault="00C31DFB" w:rsidP="00C31DFB">
            <w:pPr>
              <w:jc w:val="center"/>
              <w:rPr>
                <w:b/>
                <w:color w:val="000000"/>
                <w:sz w:val="18"/>
                <w:szCs w:val="18"/>
              </w:rPr>
            </w:pPr>
          </w:p>
        </w:tc>
        <w:tc>
          <w:tcPr>
            <w:tcW w:w="386" w:type="dxa"/>
            <w:vAlign w:val="center"/>
          </w:tcPr>
          <w:p w14:paraId="37A136A8" w14:textId="77777777" w:rsidR="00C31DFB" w:rsidRPr="00A057BC" w:rsidRDefault="00C31DFB" w:rsidP="00C31DFB">
            <w:pPr>
              <w:jc w:val="center"/>
              <w:rPr>
                <w:b/>
                <w:color w:val="000000"/>
                <w:sz w:val="18"/>
                <w:szCs w:val="18"/>
              </w:rPr>
            </w:pPr>
          </w:p>
        </w:tc>
        <w:tc>
          <w:tcPr>
            <w:tcW w:w="638" w:type="dxa"/>
            <w:vAlign w:val="center"/>
          </w:tcPr>
          <w:p w14:paraId="3EBA9F2D" w14:textId="77777777" w:rsidR="00C31DFB" w:rsidRPr="00A057BC" w:rsidRDefault="00C31DFB" w:rsidP="00C31DFB">
            <w:pPr>
              <w:jc w:val="center"/>
              <w:rPr>
                <w:b/>
                <w:color w:val="000000"/>
                <w:sz w:val="18"/>
                <w:szCs w:val="18"/>
              </w:rPr>
            </w:pPr>
          </w:p>
        </w:tc>
        <w:tc>
          <w:tcPr>
            <w:tcW w:w="416" w:type="dxa"/>
            <w:vAlign w:val="center"/>
          </w:tcPr>
          <w:p w14:paraId="18795A84" w14:textId="77777777" w:rsidR="00C31DFB" w:rsidRPr="00A057BC" w:rsidRDefault="00C31DFB" w:rsidP="00C31DFB">
            <w:pPr>
              <w:jc w:val="center"/>
              <w:rPr>
                <w:b/>
                <w:color w:val="000000"/>
                <w:sz w:val="18"/>
                <w:szCs w:val="18"/>
              </w:rPr>
            </w:pPr>
          </w:p>
        </w:tc>
        <w:tc>
          <w:tcPr>
            <w:tcW w:w="577" w:type="dxa"/>
            <w:vAlign w:val="center"/>
          </w:tcPr>
          <w:p w14:paraId="02923347" w14:textId="77777777" w:rsidR="00C31DFB" w:rsidRPr="00A057BC" w:rsidRDefault="00C31DFB" w:rsidP="00C31DFB">
            <w:pPr>
              <w:jc w:val="center"/>
              <w:rPr>
                <w:b/>
                <w:color w:val="000000"/>
                <w:sz w:val="18"/>
                <w:szCs w:val="18"/>
              </w:rPr>
            </w:pPr>
          </w:p>
        </w:tc>
        <w:tc>
          <w:tcPr>
            <w:tcW w:w="477" w:type="dxa"/>
            <w:vAlign w:val="center"/>
          </w:tcPr>
          <w:p w14:paraId="3DC5DC8C" w14:textId="77777777" w:rsidR="00C31DFB" w:rsidRPr="00A057BC" w:rsidRDefault="00C31DFB" w:rsidP="00C31DFB">
            <w:pPr>
              <w:jc w:val="center"/>
              <w:rPr>
                <w:b/>
                <w:color w:val="000000"/>
                <w:sz w:val="18"/>
                <w:szCs w:val="18"/>
              </w:rPr>
            </w:pPr>
          </w:p>
        </w:tc>
        <w:tc>
          <w:tcPr>
            <w:tcW w:w="657" w:type="dxa"/>
            <w:vAlign w:val="center"/>
          </w:tcPr>
          <w:p w14:paraId="6AAAB1B6" w14:textId="77777777" w:rsidR="00C31DFB" w:rsidRPr="00A057BC" w:rsidRDefault="00C31DFB" w:rsidP="00C31DFB">
            <w:pPr>
              <w:jc w:val="center"/>
              <w:rPr>
                <w:b/>
                <w:color w:val="000000"/>
                <w:sz w:val="18"/>
                <w:szCs w:val="18"/>
              </w:rPr>
            </w:pPr>
          </w:p>
        </w:tc>
        <w:tc>
          <w:tcPr>
            <w:tcW w:w="397" w:type="dxa"/>
            <w:vAlign w:val="center"/>
          </w:tcPr>
          <w:p w14:paraId="31709592" w14:textId="77777777" w:rsidR="00C31DFB" w:rsidRPr="00A057BC" w:rsidRDefault="00C31DFB" w:rsidP="00C31DFB">
            <w:pPr>
              <w:jc w:val="center"/>
              <w:rPr>
                <w:b/>
                <w:color w:val="000000"/>
                <w:sz w:val="18"/>
                <w:szCs w:val="18"/>
              </w:rPr>
            </w:pPr>
          </w:p>
        </w:tc>
        <w:tc>
          <w:tcPr>
            <w:tcW w:w="527" w:type="dxa"/>
            <w:vAlign w:val="center"/>
          </w:tcPr>
          <w:p w14:paraId="4726BE95" w14:textId="77777777" w:rsidR="00C31DFB" w:rsidRPr="00A057BC" w:rsidRDefault="00C31DFB" w:rsidP="00C31DFB">
            <w:pPr>
              <w:jc w:val="center"/>
              <w:rPr>
                <w:b/>
                <w:color w:val="000000"/>
                <w:sz w:val="18"/>
                <w:szCs w:val="18"/>
              </w:rPr>
            </w:pPr>
          </w:p>
        </w:tc>
        <w:tc>
          <w:tcPr>
            <w:tcW w:w="527" w:type="dxa"/>
            <w:vAlign w:val="center"/>
          </w:tcPr>
          <w:p w14:paraId="346A2AFA" w14:textId="77777777" w:rsidR="00C31DFB" w:rsidRPr="00A057BC" w:rsidRDefault="00C31DFB" w:rsidP="00C31DFB">
            <w:pPr>
              <w:jc w:val="center"/>
              <w:rPr>
                <w:b/>
                <w:color w:val="000000"/>
                <w:sz w:val="18"/>
                <w:szCs w:val="18"/>
              </w:rPr>
            </w:pPr>
          </w:p>
        </w:tc>
        <w:tc>
          <w:tcPr>
            <w:tcW w:w="527" w:type="dxa"/>
            <w:vAlign w:val="center"/>
          </w:tcPr>
          <w:p w14:paraId="67FF9248" w14:textId="77777777" w:rsidR="00C31DFB" w:rsidRPr="00A057BC" w:rsidRDefault="00C31DFB" w:rsidP="00C31DFB">
            <w:pPr>
              <w:jc w:val="center"/>
              <w:rPr>
                <w:b/>
                <w:color w:val="000000"/>
                <w:sz w:val="18"/>
                <w:szCs w:val="18"/>
              </w:rPr>
            </w:pPr>
          </w:p>
        </w:tc>
        <w:tc>
          <w:tcPr>
            <w:tcW w:w="528" w:type="dxa"/>
            <w:vAlign w:val="center"/>
          </w:tcPr>
          <w:p w14:paraId="529BCFB6" w14:textId="77777777" w:rsidR="00C31DFB" w:rsidRPr="00A057BC" w:rsidRDefault="00C31DFB" w:rsidP="00C31DFB">
            <w:pPr>
              <w:jc w:val="center"/>
              <w:rPr>
                <w:b/>
                <w:color w:val="000000"/>
                <w:sz w:val="18"/>
                <w:szCs w:val="18"/>
              </w:rPr>
            </w:pPr>
          </w:p>
        </w:tc>
        <w:tc>
          <w:tcPr>
            <w:tcW w:w="531" w:type="dxa"/>
            <w:vAlign w:val="center"/>
          </w:tcPr>
          <w:p w14:paraId="3E7C671D" w14:textId="77777777" w:rsidR="00C31DFB" w:rsidRPr="00A057BC" w:rsidRDefault="00C31DFB" w:rsidP="00C31DFB">
            <w:pPr>
              <w:jc w:val="center"/>
              <w:rPr>
                <w:b/>
                <w:color w:val="000000"/>
                <w:sz w:val="18"/>
                <w:szCs w:val="18"/>
              </w:rPr>
            </w:pPr>
          </w:p>
        </w:tc>
        <w:tc>
          <w:tcPr>
            <w:tcW w:w="506" w:type="dxa"/>
            <w:vAlign w:val="center"/>
          </w:tcPr>
          <w:p w14:paraId="458C8FE3" w14:textId="77777777" w:rsidR="00C31DFB" w:rsidRPr="00A057BC" w:rsidRDefault="00C31DFB" w:rsidP="00C31DFB">
            <w:pPr>
              <w:jc w:val="center"/>
              <w:rPr>
                <w:b/>
                <w:color w:val="000000"/>
                <w:sz w:val="18"/>
                <w:szCs w:val="18"/>
              </w:rPr>
            </w:pPr>
          </w:p>
        </w:tc>
        <w:tc>
          <w:tcPr>
            <w:tcW w:w="567" w:type="dxa"/>
            <w:vAlign w:val="center"/>
          </w:tcPr>
          <w:p w14:paraId="3C78D4D3" w14:textId="77777777" w:rsidR="00C31DFB" w:rsidRPr="00A057BC" w:rsidRDefault="00C31DFB" w:rsidP="00C31DFB">
            <w:pPr>
              <w:jc w:val="center"/>
              <w:rPr>
                <w:b/>
                <w:color w:val="000000"/>
                <w:sz w:val="18"/>
                <w:szCs w:val="18"/>
              </w:rPr>
            </w:pPr>
          </w:p>
        </w:tc>
        <w:tc>
          <w:tcPr>
            <w:tcW w:w="709" w:type="dxa"/>
            <w:vAlign w:val="center"/>
          </w:tcPr>
          <w:p w14:paraId="028988EF" w14:textId="77777777" w:rsidR="00C31DFB" w:rsidRPr="00A057BC" w:rsidRDefault="00C31DFB" w:rsidP="00C31DFB">
            <w:pPr>
              <w:jc w:val="center"/>
              <w:rPr>
                <w:b/>
                <w:color w:val="000000"/>
                <w:sz w:val="18"/>
                <w:szCs w:val="18"/>
              </w:rPr>
            </w:pPr>
          </w:p>
        </w:tc>
        <w:tc>
          <w:tcPr>
            <w:tcW w:w="709" w:type="dxa"/>
            <w:vAlign w:val="center"/>
          </w:tcPr>
          <w:p w14:paraId="7156E9F9" w14:textId="08080D1A" w:rsidR="00C31DFB" w:rsidRPr="00A057BC" w:rsidRDefault="002F1B37" w:rsidP="00C31DFB">
            <w:pPr>
              <w:jc w:val="center"/>
              <w:rPr>
                <w:b/>
                <w:color w:val="000000"/>
                <w:sz w:val="18"/>
                <w:szCs w:val="18"/>
              </w:rPr>
            </w:pPr>
            <w:r w:rsidRPr="00A057BC">
              <w:rPr>
                <w:b/>
                <w:color w:val="000000"/>
                <w:sz w:val="18"/>
                <w:szCs w:val="18"/>
              </w:rPr>
              <w:t>Х</w:t>
            </w:r>
          </w:p>
        </w:tc>
        <w:tc>
          <w:tcPr>
            <w:tcW w:w="709" w:type="dxa"/>
            <w:vAlign w:val="center"/>
          </w:tcPr>
          <w:p w14:paraId="5C607499" w14:textId="2ABB3A15" w:rsidR="00C31DFB" w:rsidRPr="00A057BC" w:rsidRDefault="00A057BC" w:rsidP="002F1B37">
            <w:pPr>
              <w:jc w:val="center"/>
              <w:rPr>
                <w:b/>
                <w:color w:val="000000"/>
                <w:sz w:val="18"/>
                <w:szCs w:val="18"/>
              </w:rPr>
            </w:pPr>
            <w:r w:rsidRPr="00A057BC">
              <w:rPr>
                <w:b/>
                <w:color w:val="000000"/>
                <w:sz w:val="18"/>
                <w:szCs w:val="18"/>
              </w:rPr>
              <w:t>Х</w:t>
            </w:r>
          </w:p>
        </w:tc>
        <w:tc>
          <w:tcPr>
            <w:tcW w:w="544" w:type="dxa"/>
            <w:vAlign w:val="center"/>
          </w:tcPr>
          <w:p w14:paraId="751180B7" w14:textId="3E1299FE" w:rsidR="00C31DFB" w:rsidRPr="00A057BC" w:rsidRDefault="00A057BC" w:rsidP="002F1B37">
            <w:pPr>
              <w:jc w:val="center"/>
              <w:rPr>
                <w:b/>
                <w:color w:val="000000"/>
                <w:sz w:val="18"/>
                <w:szCs w:val="18"/>
              </w:rPr>
            </w:pPr>
            <w:r w:rsidRPr="00A057BC">
              <w:rPr>
                <w:b/>
                <w:color w:val="000000"/>
                <w:sz w:val="18"/>
                <w:szCs w:val="18"/>
              </w:rPr>
              <w:t>Х</w:t>
            </w:r>
          </w:p>
        </w:tc>
      </w:tr>
      <w:tr w:rsidR="00C31DFB" w:rsidRPr="00A057BC" w14:paraId="2BE8E96E" w14:textId="3B83D95A" w:rsidTr="002F1B37">
        <w:trPr>
          <w:gridAfter w:val="1"/>
          <w:wAfter w:w="7" w:type="dxa"/>
          <w:trHeight w:val="290"/>
        </w:trPr>
        <w:tc>
          <w:tcPr>
            <w:tcW w:w="2689" w:type="dxa"/>
            <w:shd w:val="clear" w:color="auto" w:fill="D9D9D9"/>
            <w:vAlign w:val="center"/>
          </w:tcPr>
          <w:p w14:paraId="737532B8" w14:textId="77777777" w:rsidR="00C31DFB" w:rsidRPr="00A057BC" w:rsidRDefault="00C31DFB" w:rsidP="00C31DFB">
            <w:pPr>
              <w:rPr>
                <w:color w:val="000000"/>
                <w:sz w:val="18"/>
                <w:szCs w:val="18"/>
              </w:rPr>
            </w:pPr>
            <w:r w:rsidRPr="00A057BC">
              <w:rPr>
                <w:color w:val="000000"/>
                <w:sz w:val="18"/>
                <w:szCs w:val="18"/>
              </w:rPr>
              <w:t>Клинический анализ мочи</w:t>
            </w:r>
            <w:r w:rsidRPr="00A057BC">
              <w:rPr>
                <w:color w:val="000000"/>
                <w:sz w:val="18"/>
                <w:szCs w:val="18"/>
                <w:vertAlign w:val="superscript"/>
              </w:rPr>
              <w:t>3</w:t>
            </w:r>
          </w:p>
        </w:tc>
        <w:tc>
          <w:tcPr>
            <w:tcW w:w="425" w:type="dxa"/>
            <w:vAlign w:val="center"/>
          </w:tcPr>
          <w:p w14:paraId="7A751C8D" w14:textId="77777777" w:rsidR="00C31DFB" w:rsidRPr="00A057BC" w:rsidRDefault="00C31DFB" w:rsidP="00C31DFB">
            <w:pPr>
              <w:jc w:val="center"/>
              <w:rPr>
                <w:b/>
                <w:color w:val="000000"/>
                <w:sz w:val="18"/>
                <w:szCs w:val="18"/>
              </w:rPr>
            </w:pPr>
          </w:p>
        </w:tc>
        <w:tc>
          <w:tcPr>
            <w:tcW w:w="491" w:type="dxa"/>
            <w:vAlign w:val="center"/>
          </w:tcPr>
          <w:p w14:paraId="79D55883" w14:textId="77777777" w:rsidR="00C31DFB" w:rsidRPr="00A057BC" w:rsidRDefault="00C31DFB" w:rsidP="00C31DFB">
            <w:pPr>
              <w:jc w:val="center"/>
              <w:rPr>
                <w:b/>
                <w:color w:val="000000"/>
                <w:sz w:val="18"/>
                <w:szCs w:val="18"/>
              </w:rPr>
            </w:pPr>
          </w:p>
        </w:tc>
        <w:tc>
          <w:tcPr>
            <w:tcW w:w="534" w:type="dxa"/>
            <w:vAlign w:val="center"/>
          </w:tcPr>
          <w:p w14:paraId="08B18D35" w14:textId="77777777" w:rsidR="00C31DFB" w:rsidRPr="00A057BC" w:rsidRDefault="00C31DFB" w:rsidP="00C31DFB">
            <w:pPr>
              <w:jc w:val="center"/>
              <w:rPr>
                <w:b/>
                <w:color w:val="000000"/>
                <w:sz w:val="18"/>
                <w:szCs w:val="18"/>
              </w:rPr>
            </w:pPr>
          </w:p>
        </w:tc>
        <w:tc>
          <w:tcPr>
            <w:tcW w:w="534" w:type="dxa"/>
            <w:vAlign w:val="center"/>
          </w:tcPr>
          <w:p w14:paraId="1E82E839" w14:textId="77777777" w:rsidR="00C31DFB" w:rsidRPr="00A057BC" w:rsidRDefault="00C31DFB" w:rsidP="00C31DFB">
            <w:pPr>
              <w:jc w:val="center"/>
              <w:rPr>
                <w:b/>
                <w:color w:val="000000"/>
                <w:sz w:val="18"/>
                <w:szCs w:val="18"/>
              </w:rPr>
            </w:pPr>
          </w:p>
        </w:tc>
        <w:tc>
          <w:tcPr>
            <w:tcW w:w="535" w:type="dxa"/>
            <w:vAlign w:val="center"/>
          </w:tcPr>
          <w:p w14:paraId="1F138E81" w14:textId="77777777" w:rsidR="00C31DFB" w:rsidRPr="00A057BC" w:rsidRDefault="00C31DFB" w:rsidP="00C31DFB">
            <w:pPr>
              <w:jc w:val="center"/>
              <w:rPr>
                <w:b/>
                <w:color w:val="000000"/>
                <w:sz w:val="18"/>
                <w:szCs w:val="18"/>
              </w:rPr>
            </w:pPr>
          </w:p>
        </w:tc>
        <w:tc>
          <w:tcPr>
            <w:tcW w:w="386" w:type="dxa"/>
            <w:vAlign w:val="center"/>
          </w:tcPr>
          <w:p w14:paraId="4C4E9C64" w14:textId="77777777" w:rsidR="00C31DFB" w:rsidRPr="00A057BC" w:rsidRDefault="00C31DFB" w:rsidP="00C31DFB">
            <w:pPr>
              <w:jc w:val="center"/>
              <w:rPr>
                <w:b/>
                <w:color w:val="000000"/>
                <w:sz w:val="18"/>
                <w:szCs w:val="18"/>
              </w:rPr>
            </w:pPr>
          </w:p>
        </w:tc>
        <w:tc>
          <w:tcPr>
            <w:tcW w:w="638" w:type="dxa"/>
            <w:vAlign w:val="center"/>
          </w:tcPr>
          <w:p w14:paraId="7ED284A3" w14:textId="77777777" w:rsidR="00C31DFB" w:rsidRPr="00A057BC" w:rsidRDefault="00C31DFB" w:rsidP="00C31DFB">
            <w:pPr>
              <w:jc w:val="center"/>
              <w:rPr>
                <w:b/>
                <w:color w:val="000000"/>
                <w:sz w:val="18"/>
                <w:szCs w:val="18"/>
              </w:rPr>
            </w:pPr>
          </w:p>
        </w:tc>
        <w:tc>
          <w:tcPr>
            <w:tcW w:w="416" w:type="dxa"/>
            <w:vAlign w:val="center"/>
          </w:tcPr>
          <w:p w14:paraId="6D375906" w14:textId="77777777" w:rsidR="00C31DFB" w:rsidRPr="00A057BC" w:rsidRDefault="00C31DFB" w:rsidP="00C31DFB">
            <w:pPr>
              <w:jc w:val="center"/>
              <w:rPr>
                <w:b/>
                <w:color w:val="000000"/>
                <w:sz w:val="18"/>
                <w:szCs w:val="18"/>
              </w:rPr>
            </w:pPr>
          </w:p>
        </w:tc>
        <w:tc>
          <w:tcPr>
            <w:tcW w:w="577" w:type="dxa"/>
            <w:vAlign w:val="center"/>
          </w:tcPr>
          <w:p w14:paraId="7F5F2619" w14:textId="77777777" w:rsidR="00C31DFB" w:rsidRPr="00A057BC" w:rsidRDefault="00C31DFB" w:rsidP="00C31DFB">
            <w:pPr>
              <w:jc w:val="center"/>
              <w:rPr>
                <w:b/>
                <w:color w:val="000000"/>
                <w:sz w:val="18"/>
                <w:szCs w:val="18"/>
              </w:rPr>
            </w:pPr>
          </w:p>
        </w:tc>
        <w:tc>
          <w:tcPr>
            <w:tcW w:w="477" w:type="dxa"/>
            <w:vAlign w:val="center"/>
          </w:tcPr>
          <w:p w14:paraId="00459515" w14:textId="77777777" w:rsidR="00C31DFB" w:rsidRPr="00A057BC" w:rsidRDefault="00C31DFB" w:rsidP="00C31DFB">
            <w:pPr>
              <w:jc w:val="center"/>
              <w:rPr>
                <w:b/>
                <w:color w:val="000000"/>
                <w:sz w:val="18"/>
                <w:szCs w:val="18"/>
              </w:rPr>
            </w:pPr>
          </w:p>
        </w:tc>
        <w:tc>
          <w:tcPr>
            <w:tcW w:w="657" w:type="dxa"/>
            <w:vAlign w:val="center"/>
          </w:tcPr>
          <w:p w14:paraId="0874EDD2" w14:textId="77777777" w:rsidR="00C31DFB" w:rsidRPr="00A057BC" w:rsidRDefault="00C31DFB" w:rsidP="00C31DFB">
            <w:pPr>
              <w:jc w:val="center"/>
              <w:rPr>
                <w:b/>
                <w:color w:val="000000"/>
                <w:sz w:val="18"/>
                <w:szCs w:val="18"/>
              </w:rPr>
            </w:pPr>
          </w:p>
        </w:tc>
        <w:tc>
          <w:tcPr>
            <w:tcW w:w="397" w:type="dxa"/>
            <w:vAlign w:val="center"/>
          </w:tcPr>
          <w:p w14:paraId="08D444B2" w14:textId="77777777" w:rsidR="00C31DFB" w:rsidRPr="00A057BC" w:rsidRDefault="00C31DFB" w:rsidP="00C31DFB">
            <w:pPr>
              <w:jc w:val="center"/>
              <w:rPr>
                <w:b/>
                <w:color w:val="000000"/>
                <w:sz w:val="18"/>
                <w:szCs w:val="18"/>
              </w:rPr>
            </w:pPr>
          </w:p>
        </w:tc>
        <w:tc>
          <w:tcPr>
            <w:tcW w:w="527" w:type="dxa"/>
            <w:vAlign w:val="center"/>
          </w:tcPr>
          <w:p w14:paraId="525C1361" w14:textId="77777777" w:rsidR="00C31DFB" w:rsidRPr="00A057BC" w:rsidRDefault="00C31DFB" w:rsidP="00C31DFB">
            <w:pPr>
              <w:jc w:val="center"/>
              <w:rPr>
                <w:b/>
                <w:color w:val="000000"/>
                <w:sz w:val="18"/>
                <w:szCs w:val="18"/>
              </w:rPr>
            </w:pPr>
          </w:p>
        </w:tc>
        <w:tc>
          <w:tcPr>
            <w:tcW w:w="527" w:type="dxa"/>
            <w:vAlign w:val="center"/>
          </w:tcPr>
          <w:p w14:paraId="31606010" w14:textId="77777777" w:rsidR="00C31DFB" w:rsidRPr="00A057BC" w:rsidRDefault="00C31DFB" w:rsidP="00C31DFB">
            <w:pPr>
              <w:jc w:val="center"/>
              <w:rPr>
                <w:b/>
                <w:color w:val="000000"/>
                <w:sz w:val="18"/>
                <w:szCs w:val="18"/>
              </w:rPr>
            </w:pPr>
          </w:p>
        </w:tc>
        <w:tc>
          <w:tcPr>
            <w:tcW w:w="527" w:type="dxa"/>
            <w:vAlign w:val="center"/>
          </w:tcPr>
          <w:p w14:paraId="59520101" w14:textId="77777777" w:rsidR="00C31DFB" w:rsidRPr="00A057BC" w:rsidRDefault="00C31DFB" w:rsidP="00C31DFB">
            <w:pPr>
              <w:jc w:val="center"/>
              <w:rPr>
                <w:b/>
                <w:color w:val="000000"/>
                <w:sz w:val="18"/>
                <w:szCs w:val="18"/>
              </w:rPr>
            </w:pPr>
          </w:p>
        </w:tc>
        <w:tc>
          <w:tcPr>
            <w:tcW w:w="528" w:type="dxa"/>
            <w:vAlign w:val="center"/>
          </w:tcPr>
          <w:p w14:paraId="39FD703C" w14:textId="77777777" w:rsidR="00C31DFB" w:rsidRPr="00A057BC" w:rsidRDefault="00C31DFB" w:rsidP="00C31DFB">
            <w:pPr>
              <w:jc w:val="center"/>
              <w:rPr>
                <w:b/>
                <w:color w:val="000000"/>
                <w:sz w:val="18"/>
                <w:szCs w:val="18"/>
              </w:rPr>
            </w:pPr>
          </w:p>
        </w:tc>
        <w:tc>
          <w:tcPr>
            <w:tcW w:w="531" w:type="dxa"/>
            <w:vAlign w:val="center"/>
          </w:tcPr>
          <w:p w14:paraId="4AC784B7" w14:textId="77777777" w:rsidR="00C31DFB" w:rsidRPr="00A057BC" w:rsidRDefault="00C31DFB" w:rsidP="00C31DFB">
            <w:pPr>
              <w:jc w:val="center"/>
              <w:rPr>
                <w:b/>
                <w:color w:val="000000"/>
                <w:sz w:val="18"/>
                <w:szCs w:val="18"/>
              </w:rPr>
            </w:pPr>
          </w:p>
        </w:tc>
        <w:tc>
          <w:tcPr>
            <w:tcW w:w="506" w:type="dxa"/>
            <w:vAlign w:val="center"/>
          </w:tcPr>
          <w:p w14:paraId="633B2EEE" w14:textId="77777777" w:rsidR="00C31DFB" w:rsidRPr="00A057BC" w:rsidRDefault="00C31DFB" w:rsidP="00C31DFB">
            <w:pPr>
              <w:jc w:val="center"/>
              <w:rPr>
                <w:b/>
                <w:color w:val="000000"/>
                <w:sz w:val="18"/>
                <w:szCs w:val="18"/>
              </w:rPr>
            </w:pPr>
          </w:p>
        </w:tc>
        <w:tc>
          <w:tcPr>
            <w:tcW w:w="567" w:type="dxa"/>
            <w:vAlign w:val="center"/>
          </w:tcPr>
          <w:p w14:paraId="7084411E" w14:textId="77777777" w:rsidR="00C31DFB" w:rsidRPr="00A057BC" w:rsidRDefault="00C31DFB" w:rsidP="00C31DFB">
            <w:pPr>
              <w:jc w:val="center"/>
              <w:rPr>
                <w:b/>
                <w:color w:val="000000"/>
                <w:sz w:val="18"/>
                <w:szCs w:val="18"/>
              </w:rPr>
            </w:pPr>
          </w:p>
        </w:tc>
        <w:tc>
          <w:tcPr>
            <w:tcW w:w="709" w:type="dxa"/>
            <w:vAlign w:val="center"/>
          </w:tcPr>
          <w:p w14:paraId="1CC301E1" w14:textId="77777777" w:rsidR="00C31DFB" w:rsidRPr="00A057BC" w:rsidRDefault="00C31DFB" w:rsidP="00C31DFB">
            <w:pPr>
              <w:jc w:val="center"/>
              <w:rPr>
                <w:b/>
                <w:color w:val="000000"/>
                <w:sz w:val="18"/>
                <w:szCs w:val="18"/>
              </w:rPr>
            </w:pPr>
          </w:p>
        </w:tc>
        <w:tc>
          <w:tcPr>
            <w:tcW w:w="709" w:type="dxa"/>
            <w:vAlign w:val="center"/>
          </w:tcPr>
          <w:p w14:paraId="002BD076" w14:textId="37EB530C" w:rsidR="00C31DFB" w:rsidRPr="00A057BC" w:rsidRDefault="002F1B37" w:rsidP="00C31DFB">
            <w:pPr>
              <w:jc w:val="center"/>
              <w:rPr>
                <w:b/>
                <w:color w:val="000000"/>
                <w:sz w:val="18"/>
                <w:szCs w:val="18"/>
              </w:rPr>
            </w:pPr>
            <w:r w:rsidRPr="00A057BC">
              <w:rPr>
                <w:b/>
                <w:color w:val="000000"/>
                <w:sz w:val="18"/>
                <w:szCs w:val="18"/>
              </w:rPr>
              <w:t>Х</w:t>
            </w:r>
          </w:p>
        </w:tc>
        <w:tc>
          <w:tcPr>
            <w:tcW w:w="709" w:type="dxa"/>
            <w:vAlign w:val="center"/>
          </w:tcPr>
          <w:p w14:paraId="14CDE8D1" w14:textId="6BAFF25F" w:rsidR="00C31DFB" w:rsidRPr="00A057BC" w:rsidRDefault="00A057BC" w:rsidP="002F1B37">
            <w:pPr>
              <w:jc w:val="center"/>
              <w:rPr>
                <w:b/>
                <w:color w:val="000000"/>
                <w:sz w:val="18"/>
                <w:szCs w:val="18"/>
              </w:rPr>
            </w:pPr>
            <w:r w:rsidRPr="00A057BC">
              <w:rPr>
                <w:b/>
                <w:color w:val="000000"/>
                <w:sz w:val="18"/>
                <w:szCs w:val="18"/>
              </w:rPr>
              <w:t>Х</w:t>
            </w:r>
          </w:p>
        </w:tc>
        <w:tc>
          <w:tcPr>
            <w:tcW w:w="544" w:type="dxa"/>
            <w:vAlign w:val="center"/>
          </w:tcPr>
          <w:p w14:paraId="4C3628B0" w14:textId="6AAA84CE" w:rsidR="00C31DFB" w:rsidRPr="00A057BC" w:rsidRDefault="00A057BC" w:rsidP="002F1B37">
            <w:pPr>
              <w:jc w:val="center"/>
              <w:rPr>
                <w:b/>
                <w:color w:val="000000"/>
                <w:sz w:val="18"/>
                <w:szCs w:val="18"/>
              </w:rPr>
            </w:pPr>
            <w:r w:rsidRPr="00A057BC">
              <w:rPr>
                <w:b/>
                <w:color w:val="000000"/>
                <w:sz w:val="18"/>
                <w:szCs w:val="18"/>
              </w:rPr>
              <w:t>Х</w:t>
            </w:r>
          </w:p>
        </w:tc>
      </w:tr>
      <w:tr w:rsidR="00C31DFB" w:rsidRPr="00A057BC" w14:paraId="1C22F41B" w14:textId="75D63591" w:rsidTr="002F1B37">
        <w:trPr>
          <w:gridAfter w:val="1"/>
          <w:wAfter w:w="7" w:type="dxa"/>
          <w:trHeight w:val="290"/>
        </w:trPr>
        <w:tc>
          <w:tcPr>
            <w:tcW w:w="2689" w:type="dxa"/>
            <w:shd w:val="clear" w:color="auto" w:fill="D9D9D9"/>
            <w:vAlign w:val="center"/>
          </w:tcPr>
          <w:p w14:paraId="20D4E9E8" w14:textId="77777777" w:rsidR="00C31DFB" w:rsidRPr="00A057BC" w:rsidRDefault="00C31DFB" w:rsidP="00C31DFB">
            <w:pPr>
              <w:rPr>
                <w:color w:val="000000"/>
                <w:sz w:val="18"/>
                <w:szCs w:val="18"/>
                <w:vertAlign w:val="superscript"/>
              </w:rPr>
            </w:pPr>
            <w:r w:rsidRPr="00A057BC">
              <w:rPr>
                <w:color w:val="000000"/>
                <w:sz w:val="18"/>
                <w:szCs w:val="18"/>
              </w:rPr>
              <w:t>Тест на содержание наркотических средств и психотропных веществ в моче</w:t>
            </w:r>
            <w:r w:rsidRPr="00A057BC">
              <w:rPr>
                <w:color w:val="000000"/>
                <w:sz w:val="18"/>
                <w:szCs w:val="18"/>
                <w:vertAlign w:val="superscript"/>
              </w:rPr>
              <w:t>3</w:t>
            </w:r>
          </w:p>
        </w:tc>
        <w:tc>
          <w:tcPr>
            <w:tcW w:w="425" w:type="dxa"/>
            <w:vAlign w:val="center"/>
          </w:tcPr>
          <w:p w14:paraId="55DD492A" w14:textId="77777777" w:rsidR="00C31DFB" w:rsidRPr="00A057BC" w:rsidRDefault="00C31DFB" w:rsidP="00C31DFB">
            <w:pPr>
              <w:jc w:val="center"/>
              <w:rPr>
                <w:b/>
                <w:color w:val="000000"/>
                <w:sz w:val="18"/>
                <w:szCs w:val="18"/>
              </w:rPr>
            </w:pPr>
            <w:r w:rsidRPr="00A057BC">
              <w:rPr>
                <w:b/>
                <w:color w:val="000000"/>
                <w:sz w:val="18"/>
                <w:szCs w:val="18"/>
              </w:rPr>
              <w:t>Х</w:t>
            </w:r>
          </w:p>
        </w:tc>
        <w:tc>
          <w:tcPr>
            <w:tcW w:w="491" w:type="dxa"/>
            <w:vAlign w:val="center"/>
          </w:tcPr>
          <w:p w14:paraId="254CB14B" w14:textId="77777777" w:rsidR="00C31DFB" w:rsidRPr="00A057BC" w:rsidRDefault="00C31DFB" w:rsidP="00C31DFB">
            <w:pPr>
              <w:jc w:val="center"/>
              <w:rPr>
                <w:b/>
                <w:color w:val="000000"/>
                <w:sz w:val="18"/>
                <w:szCs w:val="18"/>
              </w:rPr>
            </w:pPr>
          </w:p>
        </w:tc>
        <w:tc>
          <w:tcPr>
            <w:tcW w:w="534" w:type="dxa"/>
            <w:vAlign w:val="center"/>
          </w:tcPr>
          <w:p w14:paraId="0A3A4658" w14:textId="77777777" w:rsidR="00C31DFB" w:rsidRPr="00A057BC" w:rsidRDefault="00C31DFB" w:rsidP="00C31DFB">
            <w:pPr>
              <w:jc w:val="center"/>
              <w:rPr>
                <w:b/>
                <w:color w:val="000000"/>
                <w:sz w:val="18"/>
                <w:szCs w:val="18"/>
              </w:rPr>
            </w:pPr>
          </w:p>
        </w:tc>
        <w:tc>
          <w:tcPr>
            <w:tcW w:w="534" w:type="dxa"/>
            <w:vAlign w:val="center"/>
          </w:tcPr>
          <w:p w14:paraId="78A94501" w14:textId="77777777" w:rsidR="00C31DFB" w:rsidRPr="00A057BC" w:rsidRDefault="00C31DFB" w:rsidP="00C31DFB">
            <w:pPr>
              <w:jc w:val="center"/>
              <w:rPr>
                <w:b/>
                <w:color w:val="000000"/>
                <w:sz w:val="18"/>
                <w:szCs w:val="18"/>
              </w:rPr>
            </w:pPr>
          </w:p>
        </w:tc>
        <w:tc>
          <w:tcPr>
            <w:tcW w:w="535" w:type="dxa"/>
            <w:vAlign w:val="center"/>
          </w:tcPr>
          <w:p w14:paraId="10C9298F" w14:textId="77777777" w:rsidR="00C31DFB" w:rsidRPr="00A057BC" w:rsidRDefault="00C31DFB" w:rsidP="00C31DFB">
            <w:pPr>
              <w:jc w:val="center"/>
              <w:rPr>
                <w:b/>
                <w:color w:val="000000"/>
                <w:sz w:val="18"/>
                <w:szCs w:val="18"/>
              </w:rPr>
            </w:pPr>
          </w:p>
        </w:tc>
        <w:tc>
          <w:tcPr>
            <w:tcW w:w="386" w:type="dxa"/>
            <w:vAlign w:val="center"/>
          </w:tcPr>
          <w:p w14:paraId="104BFF89" w14:textId="77777777" w:rsidR="00C31DFB" w:rsidRPr="00A057BC" w:rsidRDefault="00C31DFB" w:rsidP="00C31DFB">
            <w:pPr>
              <w:jc w:val="center"/>
              <w:rPr>
                <w:b/>
                <w:color w:val="000000"/>
                <w:sz w:val="18"/>
                <w:szCs w:val="18"/>
              </w:rPr>
            </w:pPr>
          </w:p>
        </w:tc>
        <w:tc>
          <w:tcPr>
            <w:tcW w:w="638" w:type="dxa"/>
            <w:vAlign w:val="center"/>
          </w:tcPr>
          <w:p w14:paraId="4E96E12B" w14:textId="77777777" w:rsidR="00C31DFB" w:rsidRPr="00A057BC" w:rsidRDefault="00C31DFB" w:rsidP="00C31DFB">
            <w:pPr>
              <w:jc w:val="center"/>
              <w:rPr>
                <w:b/>
                <w:color w:val="000000"/>
                <w:sz w:val="18"/>
                <w:szCs w:val="18"/>
              </w:rPr>
            </w:pPr>
          </w:p>
        </w:tc>
        <w:tc>
          <w:tcPr>
            <w:tcW w:w="416" w:type="dxa"/>
            <w:vAlign w:val="center"/>
          </w:tcPr>
          <w:p w14:paraId="0D490385" w14:textId="77777777" w:rsidR="00C31DFB" w:rsidRPr="00A057BC" w:rsidRDefault="00C31DFB" w:rsidP="00C31DFB">
            <w:pPr>
              <w:jc w:val="center"/>
              <w:rPr>
                <w:b/>
                <w:color w:val="000000"/>
                <w:sz w:val="18"/>
                <w:szCs w:val="18"/>
              </w:rPr>
            </w:pPr>
          </w:p>
        </w:tc>
        <w:tc>
          <w:tcPr>
            <w:tcW w:w="577" w:type="dxa"/>
            <w:vAlign w:val="center"/>
          </w:tcPr>
          <w:p w14:paraId="4518B113" w14:textId="77777777" w:rsidR="00C31DFB" w:rsidRPr="00A057BC" w:rsidRDefault="00C31DFB" w:rsidP="00C31DFB">
            <w:pPr>
              <w:jc w:val="center"/>
              <w:rPr>
                <w:b/>
                <w:color w:val="000000"/>
                <w:sz w:val="18"/>
                <w:szCs w:val="18"/>
              </w:rPr>
            </w:pPr>
          </w:p>
        </w:tc>
        <w:tc>
          <w:tcPr>
            <w:tcW w:w="477" w:type="dxa"/>
            <w:vAlign w:val="center"/>
          </w:tcPr>
          <w:p w14:paraId="5F4E02BD" w14:textId="77777777" w:rsidR="00C31DFB" w:rsidRPr="00A057BC" w:rsidRDefault="00C31DFB" w:rsidP="00C31DFB">
            <w:pPr>
              <w:jc w:val="center"/>
              <w:rPr>
                <w:b/>
                <w:color w:val="000000"/>
                <w:sz w:val="18"/>
                <w:szCs w:val="18"/>
              </w:rPr>
            </w:pPr>
          </w:p>
        </w:tc>
        <w:tc>
          <w:tcPr>
            <w:tcW w:w="657" w:type="dxa"/>
            <w:vAlign w:val="center"/>
          </w:tcPr>
          <w:p w14:paraId="4ECBE886" w14:textId="77777777" w:rsidR="00C31DFB" w:rsidRPr="00A057BC" w:rsidRDefault="00C31DFB" w:rsidP="00C31DFB">
            <w:pPr>
              <w:jc w:val="center"/>
              <w:rPr>
                <w:b/>
                <w:color w:val="000000"/>
                <w:sz w:val="18"/>
                <w:szCs w:val="18"/>
              </w:rPr>
            </w:pPr>
          </w:p>
        </w:tc>
        <w:tc>
          <w:tcPr>
            <w:tcW w:w="397" w:type="dxa"/>
            <w:vAlign w:val="center"/>
          </w:tcPr>
          <w:p w14:paraId="7FA42AAD" w14:textId="77777777" w:rsidR="00C31DFB" w:rsidRPr="00A057BC" w:rsidRDefault="00C31DFB" w:rsidP="00C31DFB">
            <w:pPr>
              <w:jc w:val="center"/>
              <w:rPr>
                <w:b/>
                <w:color w:val="000000"/>
                <w:sz w:val="18"/>
                <w:szCs w:val="18"/>
              </w:rPr>
            </w:pPr>
          </w:p>
        </w:tc>
        <w:tc>
          <w:tcPr>
            <w:tcW w:w="527" w:type="dxa"/>
            <w:vAlign w:val="center"/>
          </w:tcPr>
          <w:p w14:paraId="5806326C" w14:textId="77777777" w:rsidR="00C31DFB" w:rsidRPr="00A057BC" w:rsidRDefault="00C31DFB" w:rsidP="00C31DFB">
            <w:pPr>
              <w:jc w:val="center"/>
              <w:rPr>
                <w:b/>
                <w:color w:val="000000"/>
                <w:sz w:val="18"/>
                <w:szCs w:val="18"/>
              </w:rPr>
            </w:pPr>
          </w:p>
        </w:tc>
        <w:tc>
          <w:tcPr>
            <w:tcW w:w="527" w:type="dxa"/>
            <w:vAlign w:val="center"/>
          </w:tcPr>
          <w:p w14:paraId="00C93194" w14:textId="77777777" w:rsidR="00C31DFB" w:rsidRPr="00A057BC" w:rsidRDefault="00C31DFB" w:rsidP="00C31DFB">
            <w:pPr>
              <w:jc w:val="center"/>
              <w:rPr>
                <w:b/>
                <w:color w:val="000000"/>
                <w:sz w:val="18"/>
                <w:szCs w:val="18"/>
              </w:rPr>
            </w:pPr>
          </w:p>
        </w:tc>
        <w:tc>
          <w:tcPr>
            <w:tcW w:w="527" w:type="dxa"/>
            <w:vAlign w:val="center"/>
          </w:tcPr>
          <w:p w14:paraId="417FB429" w14:textId="77777777" w:rsidR="00C31DFB" w:rsidRPr="00A057BC" w:rsidRDefault="00C31DFB" w:rsidP="00C31DFB">
            <w:pPr>
              <w:jc w:val="center"/>
              <w:rPr>
                <w:b/>
                <w:color w:val="000000"/>
                <w:sz w:val="18"/>
                <w:szCs w:val="18"/>
              </w:rPr>
            </w:pPr>
          </w:p>
        </w:tc>
        <w:tc>
          <w:tcPr>
            <w:tcW w:w="528" w:type="dxa"/>
            <w:vAlign w:val="center"/>
          </w:tcPr>
          <w:p w14:paraId="5B2F67FA" w14:textId="77777777" w:rsidR="00C31DFB" w:rsidRPr="00A057BC" w:rsidRDefault="00C31DFB" w:rsidP="00C31DFB">
            <w:pPr>
              <w:jc w:val="center"/>
              <w:rPr>
                <w:b/>
                <w:color w:val="000000"/>
                <w:sz w:val="18"/>
                <w:szCs w:val="18"/>
              </w:rPr>
            </w:pPr>
          </w:p>
        </w:tc>
        <w:tc>
          <w:tcPr>
            <w:tcW w:w="531" w:type="dxa"/>
            <w:vAlign w:val="center"/>
          </w:tcPr>
          <w:p w14:paraId="44B4DA61" w14:textId="77777777" w:rsidR="00C31DFB" w:rsidRPr="00A057BC" w:rsidRDefault="00C31DFB" w:rsidP="00C31DFB">
            <w:pPr>
              <w:jc w:val="center"/>
              <w:rPr>
                <w:b/>
                <w:color w:val="000000"/>
                <w:sz w:val="18"/>
                <w:szCs w:val="18"/>
              </w:rPr>
            </w:pPr>
          </w:p>
        </w:tc>
        <w:tc>
          <w:tcPr>
            <w:tcW w:w="506" w:type="dxa"/>
            <w:vAlign w:val="center"/>
          </w:tcPr>
          <w:p w14:paraId="692A9F0A" w14:textId="77777777" w:rsidR="00C31DFB" w:rsidRPr="00A057BC" w:rsidRDefault="00C31DFB" w:rsidP="00C31DFB">
            <w:pPr>
              <w:jc w:val="center"/>
              <w:rPr>
                <w:b/>
                <w:color w:val="000000"/>
                <w:sz w:val="18"/>
                <w:szCs w:val="18"/>
              </w:rPr>
            </w:pPr>
          </w:p>
        </w:tc>
        <w:tc>
          <w:tcPr>
            <w:tcW w:w="567" w:type="dxa"/>
            <w:vAlign w:val="center"/>
          </w:tcPr>
          <w:p w14:paraId="232440BD"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40D46109"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2E9B6FF6"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5D2D8E35" w14:textId="77777777" w:rsidR="00C31DFB" w:rsidRPr="00A057BC" w:rsidRDefault="00C31DFB" w:rsidP="002F1B37">
            <w:pPr>
              <w:jc w:val="center"/>
              <w:rPr>
                <w:b/>
                <w:color w:val="000000"/>
                <w:sz w:val="18"/>
                <w:szCs w:val="18"/>
              </w:rPr>
            </w:pPr>
          </w:p>
        </w:tc>
        <w:tc>
          <w:tcPr>
            <w:tcW w:w="544" w:type="dxa"/>
            <w:vAlign w:val="center"/>
          </w:tcPr>
          <w:p w14:paraId="35D20086" w14:textId="77777777" w:rsidR="00C31DFB" w:rsidRPr="00A057BC" w:rsidRDefault="00C31DFB" w:rsidP="002F1B37">
            <w:pPr>
              <w:jc w:val="center"/>
              <w:rPr>
                <w:b/>
                <w:color w:val="000000"/>
                <w:sz w:val="18"/>
                <w:szCs w:val="18"/>
              </w:rPr>
            </w:pPr>
          </w:p>
        </w:tc>
      </w:tr>
      <w:tr w:rsidR="00C31DFB" w:rsidRPr="00A057BC" w14:paraId="11DA366D" w14:textId="546AF077" w:rsidTr="002F1B37">
        <w:trPr>
          <w:gridAfter w:val="1"/>
          <w:wAfter w:w="7" w:type="dxa"/>
          <w:trHeight w:val="290"/>
        </w:trPr>
        <w:tc>
          <w:tcPr>
            <w:tcW w:w="2689" w:type="dxa"/>
            <w:shd w:val="clear" w:color="auto" w:fill="D9D9D9"/>
            <w:vAlign w:val="center"/>
          </w:tcPr>
          <w:p w14:paraId="03FB6B15" w14:textId="77777777" w:rsidR="00C31DFB" w:rsidRPr="00A057BC" w:rsidRDefault="00C31DFB" w:rsidP="00C31DFB">
            <w:pPr>
              <w:rPr>
                <w:color w:val="000000"/>
                <w:sz w:val="18"/>
                <w:szCs w:val="18"/>
              </w:rPr>
            </w:pPr>
            <w:r w:rsidRPr="00A057BC">
              <w:rPr>
                <w:color w:val="000000"/>
                <w:sz w:val="18"/>
                <w:szCs w:val="18"/>
              </w:rPr>
              <w:t>Тест на наличие алкоголя в выдыхаемом воздухе с использованием алкотестера</w:t>
            </w:r>
          </w:p>
        </w:tc>
        <w:tc>
          <w:tcPr>
            <w:tcW w:w="425" w:type="dxa"/>
            <w:vAlign w:val="center"/>
          </w:tcPr>
          <w:p w14:paraId="5B946AD1" w14:textId="77777777" w:rsidR="00C31DFB" w:rsidRPr="00A057BC" w:rsidRDefault="00C31DFB" w:rsidP="00C31DFB">
            <w:pPr>
              <w:jc w:val="center"/>
              <w:rPr>
                <w:b/>
                <w:color w:val="000000"/>
                <w:sz w:val="18"/>
                <w:szCs w:val="18"/>
              </w:rPr>
            </w:pPr>
            <w:r w:rsidRPr="00A057BC">
              <w:rPr>
                <w:b/>
                <w:color w:val="000000"/>
                <w:sz w:val="18"/>
                <w:szCs w:val="18"/>
              </w:rPr>
              <w:t>Х</w:t>
            </w:r>
          </w:p>
        </w:tc>
        <w:tc>
          <w:tcPr>
            <w:tcW w:w="491" w:type="dxa"/>
            <w:vAlign w:val="center"/>
          </w:tcPr>
          <w:p w14:paraId="67D2C91D" w14:textId="77777777" w:rsidR="00C31DFB" w:rsidRPr="00A057BC" w:rsidRDefault="00C31DFB" w:rsidP="00C31DFB">
            <w:pPr>
              <w:jc w:val="center"/>
              <w:rPr>
                <w:b/>
                <w:color w:val="000000"/>
                <w:sz w:val="18"/>
                <w:szCs w:val="18"/>
              </w:rPr>
            </w:pPr>
          </w:p>
        </w:tc>
        <w:tc>
          <w:tcPr>
            <w:tcW w:w="534" w:type="dxa"/>
            <w:vAlign w:val="center"/>
          </w:tcPr>
          <w:p w14:paraId="1C7A3AAC" w14:textId="77777777" w:rsidR="00C31DFB" w:rsidRPr="00A057BC" w:rsidRDefault="00C31DFB" w:rsidP="00C31DFB">
            <w:pPr>
              <w:jc w:val="center"/>
              <w:rPr>
                <w:b/>
                <w:color w:val="000000"/>
                <w:sz w:val="18"/>
                <w:szCs w:val="18"/>
              </w:rPr>
            </w:pPr>
          </w:p>
        </w:tc>
        <w:tc>
          <w:tcPr>
            <w:tcW w:w="534" w:type="dxa"/>
            <w:vAlign w:val="center"/>
          </w:tcPr>
          <w:p w14:paraId="1829A9DC" w14:textId="77777777" w:rsidR="00C31DFB" w:rsidRPr="00A057BC" w:rsidRDefault="00C31DFB" w:rsidP="00C31DFB">
            <w:pPr>
              <w:jc w:val="center"/>
              <w:rPr>
                <w:b/>
                <w:color w:val="000000"/>
                <w:sz w:val="18"/>
                <w:szCs w:val="18"/>
              </w:rPr>
            </w:pPr>
          </w:p>
        </w:tc>
        <w:tc>
          <w:tcPr>
            <w:tcW w:w="535" w:type="dxa"/>
            <w:vAlign w:val="center"/>
          </w:tcPr>
          <w:p w14:paraId="11661A71" w14:textId="77777777" w:rsidR="00C31DFB" w:rsidRPr="00A057BC" w:rsidRDefault="00C31DFB" w:rsidP="00C31DFB">
            <w:pPr>
              <w:jc w:val="center"/>
              <w:rPr>
                <w:b/>
                <w:color w:val="000000"/>
                <w:sz w:val="18"/>
                <w:szCs w:val="18"/>
              </w:rPr>
            </w:pPr>
          </w:p>
        </w:tc>
        <w:tc>
          <w:tcPr>
            <w:tcW w:w="386" w:type="dxa"/>
            <w:vAlign w:val="center"/>
          </w:tcPr>
          <w:p w14:paraId="15111966" w14:textId="77777777" w:rsidR="00C31DFB" w:rsidRPr="00A057BC" w:rsidRDefault="00C31DFB" w:rsidP="00C31DFB">
            <w:pPr>
              <w:jc w:val="center"/>
              <w:rPr>
                <w:b/>
                <w:color w:val="000000"/>
                <w:sz w:val="18"/>
                <w:szCs w:val="18"/>
              </w:rPr>
            </w:pPr>
          </w:p>
        </w:tc>
        <w:tc>
          <w:tcPr>
            <w:tcW w:w="638" w:type="dxa"/>
            <w:vAlign w:val="center"/>
          </w:tcPr>
          <w:p w14:paraId="4C08284F" w14:textId="77777777" w:rsidR="00C31DFB" w:rsidRPr="00A057BC" w:rsidRDefault="00C31DFB" w:rsidP="00C31DFB">
            <w:pPr>
              <w:jc w:val="center"/>
              <w:rPr>
                <w:b/>
                <w:color w:val="000000"/>
                <w:sz w:val="18"/>
                <w:szCs w:val="18"/>
              </w:rPr>
            </w:pPr>
          </w:p>
        </w:tc>
        <w:tc>
          <w:tcPr>
            <w:tcW w:w="416" w:type="dxa"/>
            <w:vAlign w:val="center"/>
          </w:tcPr>
          <w:p w14:paraId="6FFF38C3" w14:textId="77777777" w:rsidR="00C31DFB" w:rsidRPr="00A057BC" w:rsidRDefault="00C31DFB" w:rsidP="00C31DFB">
            <w:pPr>
              <w:jc w:val="center"/>
              <w:rPr>
                <w:b/>
                <w:color w:val="000000"/>
                <w:sz w:val="18"/>
                <w:szCs w:val="18"/>
              </w:rPr>
            </w:pPr>
          </w:p>
        </w:tc>
        <w:tc>
          <w:tcPr>
            <w:tcW w:w="577" w:type="dxa"/>
            <w:vAlign w:val="center"/>
          </w:tcPr>
          <w:p w14:paraId="2D31776B" w14:textId="77777777" w:rsidR="00C31DFB" w:rsidRPr="00A057BC" w:rsidRDefault="00C31DFB" w:rsidP="00C31DFB">
            <w:pPr>
              <w:jc w:val="center"/>
              <w:rPr>
                <w:b/>
                <w:color w:val="000000"/>
                <w:sz w:val="18"/>
                <w:szCs w:val="18"/>
              </w:rPr>
            </w:pPr>
          </w:p>
        </w:tc>
        <w:tc>
          <w:tcPr>
            <w:tcW w:w="477" w:type="dxa"/>
            <w:vAlign w:val="center"/>
          </w:tcPr>
          <w:p w14:paraId="5DBF10F9" w14:textId="77777777" w:rsidR="00C31DFB" w:rsidRPr="00A057BC" w:rsidRDefault="00C31DFB" w:rsidP="00C31DFB">
            <w:pPr>
              <w:jc w:val="center"/>
              <w:rPr>
                <w:b/>
                <w:color w:val="000000"/>
                <w:sz w:val="18"/>
                <w:szCs w:val="18"/>
              </w:rPr>
            </w:pPr>
          </w:p>
        </w:tc>
        <w:tc>
          <w:tcPr>
            <w:tcW w:w="657" w:type="dxa"/>
            <w:vAlign w:val="center"/>
          </w:tcPr>
          <w:p w14:paraId="05FAF6C7" w14:textId="77777777" w:rsidR="00C31DFB" w:rsidRPr="00A057BC" w:rsidRDefault="00C31DFB" w:rsidP="00C31DFB">
            <w:pPr>
              <w:jc w:val="center"/>
              <w:rPr>
                <w:b/>
                <w:color w:val="000000"/>
                <w:sz w:val="18"/>
                <w:szCs w:val="18"/>
              </w:rPr>
            </w:pPr>
          </w:p>
        </w:tc>
        <w:tc>
          <w:tcPr>
            <w:tcW w:w="397" w:type="dxa"/>
            <w:vAlign w:val="center"/>
          </w:tcPr>
          <w:p w14:paraId="07D9ED5D" w14:textId="77777777" w:rsidR="00C31DFB" w:rsidRPr="00A057BC" w:rsidRDefault="00C31DFB" w:rsidP="00C31DFB">
            <w:pPr>
              <w:jc w:val="center"/>
              <w:rPr>
                <w:b/>
                <w:color w:val="000000"/>
                <w:sz w:val="18"/>
                <w:szCs w:val="18"/>
              </w:rPr>
            </w:pPr>
          </w:p>
        </w:tc>
        <w:tc>
          <w:tcPr>
            <w:tcW w:w="527" w:type="dxa"/>
            <w:vAlign w:val="center"/>
          </w:tcPr>
          <w:p w14:paraId="4E73BDAF" w14:textId="77777777" w:rsidR="00C31DFB" w:rsidRPr="00A057BC" w:rsidRDefault="00C31DFB" w:rsidP="00C31DFB">
            <w:pPr>
              <w:jc w:val="center"/>
              <w:rPr>
                <w:b/>
                <w:color w:val="000000"/>
                <w:sz w:val="18"/>
                <w:szCs w:val="18"/>
              </w:rPr>
            </w:pPr>
          </w:p>
        </w:tc>
        <w:tc>
          <w:tcPr>
            <w:tcW w:w="527" w:type="dxa"/>
            <w:vAlign w:val="center"/>
          </w:tcPr>
          <w:p w14:paraId="4940C58E" w14:textId="77777777" w:rsidR="00C31DFB" w:rsidRPr="00A057BC" w:rsidRDefault="00C31DFB" w:rsidP="00C31DFB">
            <w:pPr>
              <w:jc w:val="center"/>
              <w:rPr>
                <w:b/>
                <w:color w:val="000000"/>
                <w:sz w:val="18"/>
                <w:szCs w:val="18"/>
              </w:rPr>
            </w:pPr>
          </w:p>
        </w:tc>
        <w:tc>
          <w:tcPr>
            <w:tcW w:w="527" w:type="dxa"/>
            <w:vAlign w:val="center"/>
          </w:tcPr>
          <w:p w14:paraId="54E7B067" w14:textId="77777777" w:rsidR="00C31DFB" w:rsidRPr="00A057BC" w:rsidRDefault="00C31DFB" w:rsidP="00C31DFB">
            <w:pPr>
              <w:jc w:val="center"/>
              <w:rPr>
                <w:b/>
                <w:color w:val="000000"/>
                <w:sz w:val="18"/>
                <w:szCs w:val="18"/>
              </w:rPr>
            </w:pPr>
          </w:p>
        </w:tc>
        <w:tc>
          <w:tcPr>
            <w:tcW w:w="528" w:type="dxa"/>
            <w:vAlign w:val="center"/>
          </w:tcPr>
          <w:p w14:paraId="576734C3" w14:textId="77777777" w:rsidR="00C31DFB" w:rsidRPr="00A057BC" w:rsidRDefault="00C31DFB" w:rsidP="00C31DFB">
            <w:pPr>
              <w:jc w:val="center"/>
              <w:rPr>
                <w:b/>
                <w:color w:val="000000"/>
                <w:sz w:val="18"/>
                <w:szCs w:val="18"/>
              </w:rPr>
            </w:pPr>
          </w:p>
        </w:tc>
        <w:tc>
          <w:tcPr>
            <w:tcW w:w="531" w:type="dxa"/>
            <w:vAlign w:val="center"/>
          </w:tcPr>
          <w:p w14:paraId="2D5FF269" w14:textId="77777777" w:rsidR="00C31DFB" w:rsidRPr="00A057BC" w:rsidRDefault="00C31DFB" w:rsidP="00C31DFB">
            <w:pPr>
              <w:jc w:val="center"/>
              <w:rPr>
                <w:b/>
                <w:color w:val="000000"/>
                <w:sz w:val="18"/>
                <w:szCs w:val="18"/>
              </w:rPr>
            </w:pPr>
          </w:p>
        </w:tc>
        <w:tc>
          <w:tcPr>
            <w:tcW w:w="506" w:type="dxa"/>
            <w:vAlign w:val="center"/>
          </w:tcPr>
          <w:p w14:paraId="54E36A41" w14:textId="77777777" w:rsidR="00C31DFB" w:rsidRPr="00A057BC" w:rsidRDefault="00C31DFB" w:rsidP="00C31DFB">
            <w:pPr>
              <w:jc w:val="center"/>
              <w:rPr>
                <w:b/>
                <w:color w:val="000000"/>
                <w:sz w:val="18"/>
                <w:szCs w:val="18"/>
              </w:rPr>
            </w:pPr>
          </w:p>
        </w:tc>
        <w:tc>
          <w:tcPr>
            <w:tcW w:w="567" w:type="dxa"/>
            <w:vAlign w:val="center"/>
          </w:tcPr>
          <w:p w14:paraId="33701DB9"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6F312170"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4ADCC0B8"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454EFC66" w14:textId="77777777" w:rsidR="00C31DFB" w:rsidRPr="00A057BC" w:rsidRDefault="00C31DFB" w:rsidP="002F1B37">
            <w:pPr>
              <w:jc w:val="center"/>
              <w:rPr>
                <w:b/>
                <w:color w:val="000000"/>
                <w:sz w:val="18"/>
                <w:szCs w:val="18"/>
              </w:rPr>
            </w:pPr>
          </w:p>
        </w:tc>
        <w:tc>
          <w:tcPr>
            <w:tcW w:w="544" w:type="dxa"/>
            <w:vAlign w:val="center"/>
          </w:tcPr>
          <w:p w14:paraId="2597F2A1" w14:textId="77777777" w:rsidR="00C31DFB" w:rsidRPr="00A057BC" w:rsidRDefault="00C31DFB" w:rsidP="002F1B37">
            <w:pPr>
              <w:jc w:val="center"/>
              <w:rPr>
                <w:b/>
                <w:color w:val="000000"/>
                <w:sz w:val="18"/>
                <w:szCs w:val="18"/>
              </w:rPr>
            </w:pPr>
          </w:p>
        </w:tc>
      </w:tr>
      <w:tr w:rsidR="00C31DFB" w:rsidRPr="00A057BC" w14:paraId="42AF4C0B" w14:textId="5143C575" w:rsidTr="002F1B37">
        <w:trPr>
          <w:gridAfter w:val="1"/>
          <w:wAfter w:w="7" w:type="dxa"/>
          <w:trHeight w:val="290"/>
        </w:trPr>
        <w:tc>
          <w:tcPr>
            <w:tcW w:w="2689" w:type="dxa"/>
            <w:shd w:val="clear" w:color="auto" w:fill="D9D9D9"/>
            <w:vAlign w:val="center"/>
          </w:tcPr>
          <w:p w14:paraId="7B66B66E" w14:textId="77777777" w:rsidR="00C31DFB" w:rsidRPr="00A057BC" w:rsidRDefault="00C31DFB" w:rsidP="00C31DFB">
            <w:pPr>
              <w:rPr>
                <w:color w:val="000000"/>
                <w:sz w:val="18"/>
                <w:szCs w:val="18"/>
              </w:rPr>
            </w:pPr>
            <w:r w:rsidRPr="00A057BC">
              <w:rPr>
                <w:color w:val="000000"/>
                <w:sz w:val="18"/>
                <w:szCs w:val="18"/>
              </w:rPr>
              <w:t>Тест на котинин в моче</w:t>
            </w:r>
          </w:p>
        </w:tc>
        <w:tc>
          <w:tcPr>
            <w:tcW w:w="425" w:type="dxa"/>
            <w:vAlign w:val="center"/>
          </w:tcPr>
          <w:p w14:paraId="57568D74" w14:textId="77777777" w:rsidR="00C31DFB" w:rsidRPr="00A057BC" w:rsidRDefault="00C31DFB" w:rsidP="00C31DFB">
            <w:pPr>
              <w:jc w:val="center"/>
              <w:rPr>
                <w:b/>
                <w:color w:val="000000"/>
                <w:sz w:val="18"/>
                <w:szCs w:val="18"/>
              </w:rPr>
            </w:pPr>
            <w:r w:rsidRPr="00A057BC">
              <w:rPr>
                <w:b/>
                <w:color w:val="000000"/>
                <w:sz w:val="18"/>
                <w:szCs w:val="18"/>
              </w:rPr>
              <w:t>Х</w:t>
            </w:r>
          </w:p>
        </w:tc>
        <w:tc>
          <w:tcPr>
            <w:tcW w:w="491" w:type="dxa"/>
            <w:vAlign w:val="center"/>
          </w:tcPr>
          <w:p w14:paraId="2E7D7069" w14:textId="77777777" w:rsidR="00C31DFB" w:rsidRPr="00A057BC" w:rsidRDefault="00C31DFB" w:rsidP="00C31DFB">
            <w:pPr>
              <w:jc w:val="center"/>
              <w:rPr>
                <w:b/>
                <w:color w:val="000000"/>
                <w:sz w:val="18"/>
                <w:szCs w:val="18"/>
              </w:rPr>
            </w:pPr>
          </w:p>
        </w:tc>
        <w:tc>
          <w:tcPr>
            <w:tcW w:w="534" w:type="dxa"/>
            <w:vAlign w:val="center"/>
          </w:tcPr>
          <w:p w14:paraId="1D4E3ABF" w14:textId="77777777" w:rsidR="00C31DFB" w:rsidRPr="00A057BC" w:rsidRDefault="00C31DFB" w:rsidP="00C31DFB">
            <w:pPr>
              <w:jc w:val="center"/>
              <w:rPr>
                <w:b/>
                <w:color w:val="000000"/>
                <w:sz w:val="18"/>
                <w:szCs w:val="18"/>
              </w:rPr>
            </w:pPr>
          </w:p>
        </w:tc>
        <w:tc>
          <w:tcPr>
            <w:tcW w:w="534" w:type="dxa"/>
            <w:vAlign w:val="center"/>
          </w:tcPr>
          <w:p w14:paraId="5D30799E" w14:textId="77777777" w:rsidR="00C31DFB" w:rsidRPr="00A057BC" w:rsidRDefault="00C31DFB" w:rsidP="00C31DFB">
            <w:pPr>
              <w:jc w:val="center"/>
              <w:rPr>
                <w:b/>
                <w:color w:val="000000"/>
                <w:sz w:val="18"/>
                <w:szCs w:val="18"/>
              </w:rPr>
            </w:pPr>
          </w:p>
        </w:tc>
        <w:tc>
          <w:tcPr>
            <w:tcW w:w="535" w:type="dxa"/>
            <w:vAlign w:val="center"/>
          </w:tcPr>
          <w:p w14:paraId="27B68023" w14:textId="77777777" w:rsidR="00C31DFB" w:rsidRPr="00A057BC" w:rsidRDefault="00C31DFB" w:rsidP="00C31DFB">
            <w:pPr>
              <w:jc w:val="center"/>
              <w:rPr>
                <w:b/>
                <w:color w:val="000000"/>
                <w:sz w:val="18"/>
                <w:szCs w:val="18"/>
              </w:rPr>
            </w:pPr>
          </w:p>
        </w:tc>
        <w:tc>
          <w:tcPr>
            <w:tcW w:w="386" w:type="dxa"/>
            <w:vAlign w:val="center"/>
          </w:tcPr>
          <w:p w14:paraId="1F5E7B1C" w14:textId="77777777" w:rsidR="00C31DFB" w:rsidRPr="00A057BC" w:rsidRDefault="00C31DFB" w:rsidP="00C31DFB">
            <w:pPr>
              <w:jc w:val="center"/>
              <w:rPr>
                <w:b/>
                <w:color w:val="000000"/>
                <w:sz w:val="18"/>
                <w:szCs w:val="18"/>
              </w:rPr>
            </w:pPr>
          </w:p>
        </w:tc>
        <w:tc>
          <w:tcPr>
            <w:tcW w:w="638" w:type="dxa"/>
            <w:vAlign w:val="center"/>
          </w:tcPr>
          <w:p w14:paraId="06A5A416" w14:textId="77777777" w:rsidR="00C31DFB" w:rsidRPr="00A057BC" w:rsidRDefault="00C31DFB" w:rsidP="00C31DFB">
            <w:pPr>
              <w:jc w:val="center"/>
              <w:rPr>
                <w:b/>
                <w:color w:val="000000"/>
                <w:sz w:val="18"/>
                <w:szCs w:val="18"/>
              </w:rPr>
            </w:pPr>
          </w:p>
        </w:tc>
        <w:tc>
          <w:tcPr>
            <w:tcW w:w="416" w:type="dxa"/>
            <w:vAlign w:val="center"/>
          </w:tcPr>
          <w:p w14:paraId="1B949B57" w14:textId="77777777" w:rsidR="00C31DFB" w:rsidRPr="00A057BC" w:rsidRDefault="00C31DFB" w:rsidP="00C31DFB">
            <w:pPr>
              <w:jc w:val="center"/>
              <w:rPr>
                <w:b/>
                <w:color w:val="000000"/>
                <w:sz w:val="18"/>
                <w:szCs w:val="18"/>
              </w:rPr>
            </w:pPr>
          </w:p>
        </w:tc>
        <w:tc>
          <w:tcPr>
            <w:tcW w:w="577" w:type="dxa"/>
            <w:vAlign w:val="center"/>
          </w:tcPr>
          <w:p w14:paraId="2F1806B0" w14:textId="77777777" w:rsidR="00C31DFB" w:rsidRPr="00A057BC" w:rsidRDefault="00C31DFB" w:rsidP="00C31DFB">
            <w:pPr>
              <w:jc w:val="center"/>
              <w:rPr>
                <w:b/>
                <w:color w:val="000000"/>
                <w:sz w:val="18"/>
                <w:szCs w:val="18"/>
              </w:rPr>
            </w:pPr>
          </w:p>
        </w:tc>
        <w:tc>
          <w:tcPr>
            <w:tcW w:w="477" w:type="dxa"/>
            <w:vAlign w:val="center"/>
          </w:tcPr>
          <w:p w14:paraId="47C55C9D" w14:textId="77777777" w:rsidR="00C31DFB" w:rsidRPr="00A057BC" w:rsidRDefault="00C31DFB" w:rsidP="00C31DFB">
            <w:pPr>
              <w:jc w:val="center"/>
              <w:rPr>
                <w:b/>
                <w:color w:val="000000"/>
                <w:sz w:val="18"/>
                <w:szCs w:val="18"/>
              </w:rPr>
            </w:pPr>
          </w:p>
        </w:tc>
        <w:tc>
          <w:tcPr>
            <w:tcW w:w="657" w:type="dxa"/>
            <w:vAlign w:val="center"/>
          </w:tcPr>
          <w:p w14:paraId="797EC23B" w14:textId="77777777" w:rsidR="00C31DFB" w:rsidRPr="00A057BC" w:rsidRDefault="00C31DFB" w:rsidP="00C31DFB">
            <w:pPr>
              <w:jc w:val="center"/>
              <w:rPr>
                <w:b/>
                <w:color w:val="000000"/>
                <w:sz w:val="18"/>
                <w:szCs w:val="18"/>
              </w:rPr>
            </w:pPr>
          </w:p>
        </w:tc>
        <w:tc>
          <w:tcPr>
            <w:tcW w:w="397" w:type="dxa"/>
            <w:vAlign w:val="center"/>
          </w:tcPr>
          <w:p w14:paraId="0EEE516A" w14:textId="77777777" w:rsidR="00C31DFB" w:rsidRPr="00A057BC" w:rsidRDefault="00C31DFB" w:rsidP="00C31DFB">
            <w:pPr>
              <w:jc w:val="center"/>
              <w:rPr>
                <w:b/>
                <w:color w:val="000000"/>
                <w:sz w:val="18"/>
                <w:szCs w:val="18"/>
              </w:rPr>
            </w:pPr>
          </w:p>
        </w:tc>
        <w:tc>
          <w:tcPr>
            <w:tcW w:w="527" w:type="dxa"/>
            <w:vAlign w:val="center"/>
          </w:tcPr>
          <w:p w14:paraId="67B60C46" w14:textId="77777777" w:rsidR="00C31DFB" w:rsidRPr="00A057BC" w:rsidRDefault="00C31DFB" w:rsidP="00C31DFB">
            <w:pPr>
              <w:jc w:val="center"/>
              <w:rPr>
                <w:b/>
                <w:color w:val="000000"/>
                <w:sz w:val="18"/>
                <w:szCs w:val="18"/>
              </w:rPr>
            </w:pPr>
          </w:p>
        </w:tc>
        <w:tc>
          <w:tcPr>
            <w:tcW w:w="527" w:type="dxa"/>
            <w:vAlign w:val="center"/>
          </w:tcPr>
          <w:p w14:paraId="4E01BF2F" w14:textId="77777777" w:rsidR="00C31DFB" w:rsidRPr="00A057BC" w:rsidRDefault="00C31DFB" w:rsidP="00C31DFB">
            <w:pPr>
              <w:jc w:val="center"/>
              <w:rPr>
                <w:b/>
                <w:color w:val="000000"/>
                <w:sz w:val="18"/>
                <w:szCs w:val="18"/>
              </w:rPr>
            </w:pPr>
          </w:p>
        </w:tc>
        <w:tc>
          <w:tcPr>
            <w:tcW w:w="527" w:type="dxa"/>
            <w:vAlign w:val="center"/>
          </w:tcPr>
          <w:p w14:paraId="34103B2D" w14:textId="77777777" w:rsidR="00C31DFB" w:rsidRPr="00A057BC" w:rsidRDefault="00C31DFB" w:rsidP="00C31DFB">
            <w:pPr>
              <w:jc w:val="center"/>
              <w:rPr>
                <w:b/>
                <w:color w:val="000000"/>
                <w:sz w:val="18"/>
                <w:szCs w:val="18"/>
              </w:rPr>
            </w:pPr>
          </w:p>
        </w:tc>
        <w:tc>
          <w:tcPr>
            <w:tcW w:w="528" w:type="dxa"/>
            <w:vAlign w:val="center"/>
          </w:tcPr>
          <w:p w14:paraId="6DBB03AA" w14:textId="77777777" w:rsidR="00C31DFB" w:rsidRPr="00A057BC" w:rsidRDefault="00C31DFB" w:rsidP="00C31DFB">
            <w:pPr>
              <w:jc w:val="center"/>
              <w:rPr>
                <w:b/>
                <w:color w:val="000000"/>
                <w:sz w:val="18"/>
                <w:szCs w:val="18"/>
              </w:rPr>
            </w:pPr>
          </w:p>
        </w:tc>
        <w:tc>
          <w:tcPr>
            <w:tcW w:w="531" w:type="dxa"/>
            <w:vAlign w:val="center"/>
          </w:tcPr>
          <w:p w14:paraId="3A887430" w14:textId="77777777" w:rsidR="00C31DFB" w:rsidRPr="00A057BC" w:rsidRDefault="00C31DFB" w:rsidP="00C31DFB">
            <w:pPr>
              <w:jc w:val="center"/>
              <w:rPr>
                <w:b/>
                <w:color w:val="000000"/>
                <w:sz w:val="18"/>
                <w:szCs w:val="18"/>
              </w:rPr>
            </w:pPr>
          </w:p>
        </w:tc>
        <w:tc>
          <w:tcPr>
            <w:tcW w:w="506" w:type="dxa"/>
            <w:vAlign w:val="center"/>
          </w:tcPr>
          <w:p w14:paraId="1FDE30C7" w14:textId="77777777" w:rsidR="00C31DFB" w:rsidRPr="00A057BC" w:rsidRDefault="00C31DFB" w:rsidP="00C31DFB">
            <w:pPr>
              <w:jc w:val="center"/>
              <w:rPr>
                <w:b/>
                <w:color w:val="000000"/>
                <w:sz w:val="18"/>
                <w:szCs w:val="18"/>
              </w:rPr>
            </w:pPr>
          </w:p>
        </w:tc>
        <w:tc>
          <w:tcPr>
            <w:tcW w:w="567" w:type="dxa"/>
            <w:vAlign w:val="center"/>
          </w:tcPr>
          <w:p w14:paraId="2A0205E1"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2AA85C6F"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17EEE40C"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5FB1824D" w14:textId="4AC60816" w:rsidR="00C31DFB" w:rsidRPr="00A057BC" w:rsidRDefault="00C31DFB" w:rsidP="002F1B37">
            <w:pPr>
              <w:jc w:val="center"/>
              <w:rPr>
                <w:b/>
                <w:color w:val="000000"/>
                <w:sz w:val="18"/>
                <w:szCs w:val="18"/>
                <w:lang w:val="en-US"/>
              </w:rPr>
            </w:pPr>
          </w:p>
        </w:tc>
        <w:tc>
          <w:tcPr>
            <w:tcW w:w="544" w:type="dxa"/>
            <w:vAlign w:val="center"/>
          </w:tcPr>
          <w:p w14:paraId="2FFAF179" w14:textId="2A310A9C" w:rsidR="00C31DFB" w:rsidRPr="00A057BC" w:rsidRDefault="00C31DFB" w:rsidP="002F1B37">
            <w:pPr>
              <w:jc w:val="center"/>
              <w:rPr>
                <w:b/>
                <w:color w:val="000000"/>
                <w:sz w:val="18"/>
                <w:szCs w:val="18"/>
                <w:lang w:val="en-US"/>
              </w:rPr>
            </w:pPr>
          </w:p>
        </w:tc>
      </w:tr>
      <w:tr w:rsidR="00C31DFB" w:rsidRPr="00A057BC" w14:paraId="07D8BBE1" w14:textId="490E6BE0" w:rsidTr="002F1B37">
        <w:trPr>
          <w:gridAfter w:val="1"/>
          <w:wAfter w:w="7" w:type="dxa"/>
          <w:trHeight w:val="290"/>
        </w:trPr>
        <w:tc>
          <w:tcPr>
            <w:tcW w:w="2689" w:type="dxa"/>
            <w:shd w:val="clear" w:color="auto" w:fill="D9D9D9"/>
            <w:vAlign w:val="center"/>
          </w:tcPr>
          <w:p w14:paraId="5A0517DD" w14:textId="77777777" w:rsidR="00C31DFB" w:rsidRPr="00A057BC" w:rsidRDefault="00C31DFB" w:rsidP="00C31DFB">
            <w:pPr>
              <w:rPr>
                <w:color w:val="000000"/>
                <w:sz w:val="18"/>
                <w:szCs w:val="18"/>
              </w:rPr>
            </w:pPr>
            <w:r w:rsidRPr="00A057BC">
              <w:rPr>
                <w:color w:val="000000"/>
                <w:sz w:val="18"/>
                <w:szCs w:val="18"/>
              </w:rPr>
              <w:t>Регистрация жалоб добровольцев</w:t>
            </w:r>
          </w:p>
        </w:tc>
        <w:tc>
          <w:tcPr>
            <w:tcW w:w="425" w:type="dxa"/>
            <w:vAlign w:val="center"/>
          </w:tcPr>
          <w:p w14:paraId="677A79B1" w14:textId="77777777" w:rsidR="00C31DFB" w:rsidRPr="00A057BC" w:rsidRDefault="00C31DFB" w:rsidP="00C31DFB">
            <w:pPr>
              <w:jc w:val="center"/>
              <w:rPr>
                <w:b/>
                <w:color w:val="000000"/>
                <w:sz w:val="18"/>
                <w:szCs w:val="18"/>
              </w:rPr>
            </w:pPr>
            <w:r w:rsidRPr="00A057BC">
              <w:rPr>
                <w:b/>
                <w:color w:val="000000"/>
                <w:sz w:val="18"/>
                <w:szCs w:val="18"/>
              </w:rPr>
              <w:t>Х</w:t>
            </w:r>
          </w:p>
        </w:tc>
        <w:tc>
          <w:tcPr>
            <w:tcW w:w="491" w:type="dxa"/>
            <w:vAlign w:val="center"/>
          </w:tcPr>
          <w:p w14:paraId="609B5C08" w14:textId="77777777" w:rsidR="00C31DFB" w:rsidRPr="00A057BC" w:rsidRDefault="00C31DFB" w:rsidP="00C31DFB">
            <w:pPr>
              <w:jc w:val="center"/>
              <w:rPr>
                <w:b/>
                <w:color w:val="000000"/>
                <w:sz w:val="18"/>
                <w:szCs w:val="18"/>
              </w:rPr>
            </w:pPr>
            <w:r w:rsidRPr="00A057BC">
              <w:rPr>
                <w:b/>
                <w:color w:val="000000"/>
                <w:sz w:val="18"/>
                <w:szCs w:val="18"/>
              </w:rPr>
              <w:t>Х</w:t>
            </w:r>
          </w:p>
        </w:tc>
        <w:tc>
          <w:tcPr>
            <w:tcW w:w="534" w:type="dxa"/>
            <w:vAlign w:val="center"/>
          </w:tcPr>
          <w:p w14:paraId="43268BDA" w14:textId="77777777" w:rsidR="00C31DFB" w:rsidRPr="00A057BC" w:rsidRDefault="00C31DFB" w:rsidP="00C31DFB">
            <w:pPr>
              <w:jc w:val="center"/>
              <w:rPr>
                <w:b/>
                <w:color w:val="000000"/>
                <w:sz w:val="18"/>
                <w:szCs w:val="18"/>
              </w:rPr>
            </w:pPr>
            <w:r w:rsidRPr="00A057BC">
              <w:rPr>
                <w:b/>
                <w:color w:val="000000"/>
                <w:sz w:val="18"/>
                <w:szCs w:val="18"/>
              </w:rPr>
              <w:t>Х</w:t>
            </w:r>
          </w:p>
        </w:tc>
        <w:tc>
          <w:tcPr>
            <w:tcW w:w="534" w:type="dxa"/>
            <w:vAlign w:val="center"/>
          </w:tcPr>
          <w:p w14:paraId="38D00815" w14:textId="77777777" w:rsidR="00C31DFB" w:rsidRPr="00A057BC" w:rsidRDefault="00C31DFB" w:rsidP="00C31DFB">
            <w:pPr>
              <w:jc w:val="center"/>
              <w:rPr>
                <w:b/>
                <w:color w:val="000000"/>
                <w:sz w:val="18"/>
                <w:szCs w:val="18"/>
              </w:rPr>
            </w:pPr>
            <w:r w:rsidRPr="00A057BC">
              <w:rPr>
                <w:b/>
                <w:color w:val="000000"/>
                <w:sz w:val="18"/>
                <w:szCs w:val="18"/>
              </w:rPr>
              <w:t>Х</w:t>
            </w:r>
          </w:p>
        </w:tc>
        <w:tc>
          <w:tcPr>
            <w:tcW w:w="535" w:type="dxa"/>
            <w:vAlign w:val="center"/>
          </w:tcPr>
          <w:p w14:paraId="1FD2D7F6" w14:textId="77777777" w:rsidR="00C31DFB" w:rsidRPr="00A057BC" w:rsidRDefault="00C31DFB" w:rsidP="00C31DFB">
            <w:pPr>
              <w:jc w:val="center"/>
              <w:rPr>
                <w:b/>
                <w:color w:val="000000"/>
                <w:sz w:val="18"/>
                <w:szCs w:val="18"/>
              </w:rPr>
            </w:pPr>
            <w:r w:rsidRPr="00A057BC">
              <w:rPr>
                <w:b/>
                <w:color w:val="000000"/>
                <w:sz w:val="18"/>
                <w:szCs w:val="18"/>
              </w:rPr>
              <w:t>Х</w:t>
            </w:r>
          </w:p>
        </w:tc>
        <w:tc>
          <w:tcPr>
            <w:tcW w:w="386" w:type="dxa"/>
            <w:vAlign w:val="center"/>
          </w:tcPr>
          <w:p w14:paraId="76B3B308" w14:textId="77777777" w:rsidR="00C31DFB" w:rsidRPr="00A057BC" w:rsidRDefault="00C31DFB" w:rsidP="00C31DFB">
            <w:pPr>
              <w:jc w:val="center"/>
              <w:rPr>
                <w:b/>
                <w:color w:val="000000"/>
                <w:sz w:val="18"/>
                <w:szCs w:val="18"/>
              </w:rPr>
            </w:pPr>
            <w:r w:rsidRPr="00A057BC">
              <w:rPr>
                <w:b/>
                <w:color w:val="000000"/>
                <w:sz w:val="18"/>
                <w:szCs w:val="18"/>
              </w:rPr>
              <w:t>Х</w:t>
            </w:r>
          </w:p>
        </w:tc>
        <w:tc>
          <w:tcPr>
            <w:tcW w:w="638" w:type="dxa"/>
            <w:vAlign w:val="center"/>
          </w:tcPr>
          <w:p w14:paraId="66E842B9" w14:textId="77777777" w:rsidR="00C31DFB" w:rsidRPr="00A057BC" w:rsidRDefault="00C31DFB" w:rsidP="00C31DFB">
            <w:pPr>
              <w:jc w:val="center"/>
              <w:rPr>
                <w:b/>
                <w:color w:val="000000"/>
                <w:sz w:val="18"/>
                <w:szCs w:val="18"/>
              </w:rPr>
            </w:pPr>
            <w:r w:rsidRPr="00A057BC">
              <w:rPr>
                <w:b/>
                <w:color w:val="000000"/>
                <w:sz w:val="18"/>
                <w:szCs w:val="18"/>
              </w:rPr>
              <w:t>Х</w:t>
            </w:r>
          </w:p>
        </w:tc>
        <w:tc>
          <w:tcPr>
            <w:tcW w:w="416" w:type="dxa"/>
            <w:vAlign w:val="center"/>
          </w:tcPr>
          <w:p w14:paraId="7754A6F8" w14:textId="77777777" w:rsidR="00C31DFB" w:rsidRPr="00A057BC" w:rsidRDefault="00C31DFB" w:rsidP="00C31DFB">
            <w:pPr>
              <w:jc w:val="center"/>
              <w:rPr>
                <w:b/>
                <w:color w:val="000000"/>
                <w:sz w:val="18"/>
                <w:szCs w:val="18"/>
              </w:rPr>
            </w:pPr>
            <w:r w:rsidRPr="00A057BC">
              <w:rPr>
                <w:b/>
                <w:color w:val="000000"/>
                <w:sz w:val="18"/>
                <w:szCs w:val="18"/>
              </w:rPr>
              <w:t>Х</w:t>
            </w:r>
          </w:p>
        </w:tc>
        <w:tc>
          <w:tcPr>
            <w:tcW w:w="577" w:type="dxa"/>
            <w:vAlign w:val="center"/>
          </w:tcPr>
          <w:p w14:paraId="05966A4A" w14:textId="77777777" w:rsidR="00C31DFB" w:rsidRPr="00A057BC" w:rsidRDefault="00C31DFB" w:rsidP="00C31DFB">
            <w:pPr>
              <w:jc w:val="center"/>
              <w:rPr>
                <w:b/>
                <w:color w:val="000000"/>
                <w:sz w:val="18"/>
                <w:szCs w:val="18"/>
              </w:rPr>
            </w:pPr>
            <w:r w:rsidRPr="00A057BC">
              <w:rPr>
                <w:b/>
                <w:color w:val="000000"/>
                <w:sz w:val="18"/>
                <w:szCs w:val="18"/>
              </w:rPr>
              <w:t>Х</w:t>
            </w:r>
          </w:p>
        </w:tc>
        <w:tc>
          <w:tcPr>
            <w:tcW w:w="477" w:type="dxa"/>
            <w:vAlign w:val="center"/>
          </w:tcPr>
          <w:p w14:paraId="76784576" w14:textId="77777777" w:rsidR="00C31DFB" w:rsidRPr="00A057BC" w:rsidRDefault="00C31DFB" w:rsidP="00C31DFB">
            <w:pPr>
              <w:jc w:val="center"/>
              <w:rPr>
                <w:b/>
                <w:color w:val="000000"/>
                <w:sz w:val="18"/>
                <w:szCs w:val="18"/>
              </w:rPr>
            </w:pPr>
            <w:r w:rsidRPr="00A057BC">
              <w:rPr>
                <w:b/>
                <w:color w:val="000000"/>
                <w:sz w:val="18"/>
                <w:szCs w:val="18"/>
              </w:rPr>
              <w:t>Х</w:t>
            </w:r>
          </w:p>
        </w:tc>
        <w:tc>
          <w:tcPr>
            <w:tcW w:w="657" w:type="dxa"/>
            <w:vAlign w:val="center"/>
          </w:tcPr>
          <w:p w14:paraId="7F0DC2FD" w14:textId="77777777" w:rsidR="00C31DFB" w:rsidRPr="00A057BC" w:rsidRDefault="00C31DFB" w:rsidP="00C31DFB">
            <w:pPr>
              <w:jc w:val="center"/>
              <w:rPr>
                <w:b/>
                <w:color w:val="000000"/>
                <w:sz w:val="18"/>
                <w:szCs w:val="18"/>
              </w:rPr>
            </w:pPr>
            <w:r w:rsidRPr="00A057BC">
              <w:rPr>
                <w:b/>
                <w:color w:val="000000"/>
                <w:sz w:val="18"/>
                <w:szCs w:val="18"/>
              </w:rPr>
              <w:t>Х</w:t>
            </w:r>
          </w:p>
        </w:tc>
        <w:tc>
          <w:tcPr>
            <w:tcW w:w="397" w:type="dxa"/>
            <w:vAlign w:val="center"/>
          </w:tcPr>
          <w:p w14:paraId="4DFE5F2B" w14:textId="77777777" w:rsidR="00C31DFB" w:rsidRPr="00A057BC" w:rsidRDefault="00C31DFB" w:rsidP="00C31DFB">
            <w:pPr>
              <w:jc w:val="center"/>
              <w:rPr>
                <w:b/>
                <w:color w:val="000000"/>
                <w:sz w:val="18"/>
                <w:szCs w:val="18"/>
              </w:rPr>
            </w:pPr>
            <w:r w:rsidRPr="00A057BC">
              <w:rPr>
                <w:b/>
                <w:color w:val="000000"/>
                <w:sz w:val="18"/>
                <w:szCs w:val="18"/>
              </w:rPr>
              <w:t>Х</w:t>
            </w:r>
          </w:p>
        </w:tc>
        <w:tc>
          <w:tcPr>
            <w:tcW w:w="527" w:type="dxa"/>
            <w:vAlign w:val="center"/>
          </w:tcPr>
          <w:p w14:paraId="3295C6D2" w14:textId="77777777" w:rsidR="00C31DFB" w:rsidRPr="00A057BC" w:rsidRDefault="00C31DFB" w:rsidP="00C31DFB">
            <w:pPr>
              <w:jc w:val="center"/>
              <w:rPr>
                <w:b/>
                <w:color w:val="000000"/>
                <w:sz w:val="18"/>
                <w:szCs w:val="18"/>
              </w:rPr>
            </w:pPr>
            <w:r w:rsidRPr="00A057BC">
              <w:rPr>
                <w:b/>
                <w:color w:val="000000"/>
                <w:sz w:val="18"/>
                <w:szCs w:val="18"/>
              </w:rPr>
              <w:t>Х</w:t>
            </w:r>
          </w:p>
        </w:tc>
        <w:tc>
          <w:tcPr>
            <w:tcW w:w="527" w:type="dxa"/>
            <w:vAlign w:val="center"/>
          </w:tcPr>
          <w:p w14:paraId="36F923BB" w14:textId="77777777" w:rsidR="00C31DFB" w:rsidRPr="00A057BC" w:rsidRDefault="00C31DFB" w:rsidP="00C31DFB">
            <w:pPr>
              <w:jc w:val="center"/>
              <w:rPr>
                <w:b/>
                <w:color w:val="000000"/>
                <w:sz w:val="18"/>
                <w:szCs w:val="18"/>
              </w:rPr>
            </w:pPr>
            <w:r w:rsidRPr="00A057BC">
              <w:rPr>
                <w:b/>
                <w:color w:val="000000"/>
                <w:sz w:val="18"/>
                <w:szCs w:val="18"/>
              </w:rPr>
              <w:t>Х</w:t>
            </w:r>
          </w:p>
        </w:tc>
        <w:tc>
          <w:tcPr>
            <w:tcW w:w="527" w:type="dxa"/>
            <w:vAlign w:val="center"/>
          </w:tcPr>
          <w:p w14:paraId="0EDC94AE" w14:textId="77777777" w:rsidR="00C31DFB" w:rsidRPr="00A057BC" w:rsidRDefault="00C31DFB" w:rsidP="00C31DFB">
            <w:pPr>
              <w:jc w:val="center"/>
              <w:rPr>
                <w:b/>
                <w:color w:val="000000"/>
                <w:sz w:val="18"/>
                <w:szCs w:val="18"/>
              </w:rPr>
            </w:pPr>
            <w:r w:rsidRPr="00A057BC">
              <w:rPr>
                <w:b/>
                <w:color w:val="000000"/>
                <w:sz w:val="18"/>
                <w:szCs w:val="18"/>
              </w:rPr>
              <w:t>Х</w:t>
            </w:r>
          </w:p>
        </w:tc>
        <w:tc>
          <w:tcPr>
            <w:tcW w:w="528" w:type="dxa"/>
            <w:vAlign w:val="center"/>
          </w:tcPr>
          <w:p w14:paraId="3F407F39" w14:textId="77777777" w:rsidR="00C31DFB" w:rsidRPr="00A057BC" w:rsidRDefault="00C31DFB" w:rsidP="00C31DFB">
            <w:pPr>
              <w:jc w:val="center"/>
              <w:rPr>
                <w:b/>
                <w:color w:val="000000"/>
                <w:sz w:val="18"/>
                <w:szCs w:val="18"/>
              </w:rPr>
            </w:pPr>
            <w:r w:rsidRPr="00A057BC">
              <w:rPr>
                <w:b/>
                <w:color w:val="000000"/>
                <w:sz w:val="18"/>
                <w:szCs w:val="18"/>
              </w:rPr>
              <w:t>Х</w:t>
            </w:r>
          </w:p>
        </w:tc>
        <w:tc>
          <w:tcPr>
            <w:tcW w:w="531" w:type="dxa"/>
            <w:vAlign w:val="center"/>
          </w:tcPr>
          <w:p w14:paraId="285D8766" w14:textId="77777777" w:rsidR="00C31DFB" w:rsidRPr="00A057BC" w:rsidRDefault="00C31DFB" w:rsidP="00C31DFB">
            <w:pPr>
              <w:jc w:val="center"/>
              <w:rPr>
                <w:b/>
                <w:color w:val="000000"/>
                <w:sz w:val="18"/>
                <w:szCs w:val="18"/>
              </w:rPr>
            </w:pPr>
            <w:r w:rsidRPr="00A057BC">
              <w:rPr>
                <w:b/>
                <w:color w:val="000000"/>
                <w:sz w:val="18"/>
                <w:szCs w:val="18"/>
              </w:rPr>
              <w:t>Х</w:t>
            </w:r>
          </w:p>
        </w:tc>
        <w:tc>
          <w:tcPr>
            <w:tcW w:w="506" w:type="dxa"/>
            <w:vAlign w:val="center"/>
          </w:tcPr>
          <w:p w14:paraId="272017CB"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153D8204"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73B1A0ED"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00779D43"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43D8C646" w14:textId="3670DB9D" w:rsidR="00C31DFB" w:rsidRPr="00A057BC" w:rsidRDefault="002F1B37" w:rsidP="002F1B37">
            <w:pPr>
              <w:jc w:val="center"/>
              <w:rPr>
                <w:b/>
                <w:color w:val="000000"/>
                <w:sz w:val="18"/>
                <w:szCs w:val="18"/>
              </w:rPr>
            </w:pPr>
            <w:r w:rsidRPr="00A057BC">
              <w:rPr>
                <w:b/>
                <w:color w:val="000000"/>
                <w:sz w:val="18"/>
                <w:szCs w:val="18"/>
              </w:rPr>
              <w:t>Х</w:t>
            </w:r>
          </w:p>
        </w:tc>
        <w:tc>
          <w:tcPr>
            <w:tcW w:w="544" w:type="dxa"/>
            <w:vAlign w:val="center"/>
          </w:tcPr>
          <w:p w14:paraId="494D3DB3" w14:textId="22A5E0D1" w:rsidR="00C31DFB" w:rsidRPr="00A057BC" w:rsidRDefault="002F1B37" w:rsidP="002F1B37">
            <w:pPr>
              <w:jc w:val="center"/>
              <w:rPr>
                <w:b/>
                <w:color w:val="000000"/>
                <w:sz w:val="18"/>
                <w:szCs w:val="18"/>
              </w:rPr>
            </w:pPr>
            <w:r w:rsidRPr="00A057BC">
              <w:rPr>
                <w:b/>
                <w:color w:val="000000"/>
                <w:sz w:val="18"/>
                <w:szCs w:val="18"/>
              </w:rPr>
              <w:t>Х</w:t>
            </w:r>
          </w:p>
        </w:tc>
      </w:tr>
      <w:tr w:rsidR="002F1B37" w:rsidRPr="00A057BC" w14:paraId="3456E821" w14:textId="3344E740" w:rsidTr="002F1B37">
        <w:trPr>
          <w:gridAfter w:val="1"/>
          <w:wAfter w:w="7" w:type="dxa"/>
          <w:trHeight w:val="290"/>
        </w:trPr>
        <w:tc>
          <w:tcPr>
            <w:tcW w:w="2689" w:type="dxa"/>
            <w:shd w:val="clear" w:color="auto" w:fill="D9D9D9"/>
            <w:vAlign w:val="center"/>
          </w:tcPr>
          <w:p w14:paraId="20AC647C" w14:textId="77777777" w:rsidR="002F1B37" w:rsidRPr="00A057BC" w:rsidRDefault="002F1B37" w:rsidP="002F1B37">
            <w:pPr>
              <w:rPr>
                <w:color w:val="000000"/>
                <w:sz w:val="18"/>
                <w:szCs w:val="18"/>
              </w:rPr>
            </w:pPr>
            <w:r w:rsidRPr="00A057BC">
              <w:rPr>
                <w:color w:val="000000"/>
                <w:sz w:val="18"/>
                <w:szCs w:val="18"/>
              </w:rPr>
              <w:t>Сбор данных для регистрации возможных НЯ/СНЯ</w:t>
            </w:r>
            <w:r w:rsidRPr="00A057BC">
              <w:rPr>
                <w:color w:val="000000"/>
                <w:sz w:val="18"/>
                <w:szCs w:val="18"/>
                <w:vertAlign w:val="superscript"/>
              </w:rPr>
              <w:t>5</w:t>
            </w:r>
          </w:p>
        </w:tc>
        <w:tc>
          <w:tcPr>
            <w:tcW w:w="425" w:type="dxa"/>
            <w:vAlign w:val="center"/>
          </w:tcPr>
          <w:p w14:paraId="2332E43B" w14:textId="77777777" w:rsidR="002F1B37" w:rsidRPr="00A057BC" w:rsidRDefault="002F1B37" w:rsidP="002F1B37">
            <w:pPr>
              <w:jc w:val="center"/>
              <w:rPr>
                <w:b/>
                <w:color w:val="000000"/>
                <w:sz w:val="18"/>
                <w:szCs w:val="18"/>
              </w:rPr>
            </w:pPr>
            <w:r w:rsidRPr="00A057BC">
              <w:rPr>
                <w:b/>
                <w:color w:val="000000"/>
                <w:sz w:val="18"/>
                <w:szCs w:val="18"/>
              </w:rPr>
              <w:t>Х</w:t>
            </w:r>
          </w:p>
        </w:tc>
        <w:tc>
          <w:tcPr>
            <w:tcW w:w="491" w:type="dxa"/>
            <w:vAlign w:val="center"/>
          </w:tcPr>
          <w:p w14:paraId="726A60AB" w14:textId="77777777" w:rsidR="002F1B37" w:rsidRPr="00A057BC" w:rsidRDefault="002F1B37" w:rsidP="002F1B37">
            <w:pPr>
              <w:jc w:val="center"/>
              <w:rPr>
                <w:b/>
                <w:color w:val="000000"/>
                <w:sz w:val="18"/>
                <w:szCs w:val="18"/>
              </w:rPr>
            </w:pPr>
            <w:r w:rsidRPr="00A057BC">
              <w:rPr>
                <w:b/>
                <w:color w:val="000000"/>
                <w:sz w:val="18"/>
                <w:szCs w:val="18"/>
              </w:rPr>
              <w:t>Х</w:t>
            </w:r>
          </w:p>
        </w:tc>
        <w:tc>
          <w:tcPr>
            <w:tcW w:w="534" w:type="dxa"/>
            <w:vAlign w:val="center"/>
          </w:tcPr>
          <w:p w14:paraId="760B6F46" w14:textId="77777777" w:rsidR="002F1B37" w:rsidRPr="00A057BC" w:rsidRDefault="002F1B37" w:rsidP="002F1B37">
            <w:pPr>
              <w:jc w:val="center"/>
              <w:rPr>
                <w:b/>
                <w:color w:val="000000"/>
                <w:sz w:val="18"/>
                <w:szCs w:val="18"/>
              </w:rPr>
            </w:pPr>
            <w:r w:rsidRPr="00A057BC">
              <w:rPr>
                <w:b/>
                <w:color w:val="000000"/>
                <w:sz w:val="18"/>
                <w:szCs w:val="18"/>
              </w:rPr>
              <w:t>Х</w:t>
            </w:r>
          </w:p>
        </w:tc>
        <w:tc>
          <w:tcPr>
            <w:tcW w:w="534" w:type="dxa"/>
            <w:vAlign w:val="center"/>
          </w:tcPr>
          <w:p w14:paraId="2FB8CF49" w14:textId="77777777" w:rsidR="002F1B37" w:rsidRPr="00A057BC" w:rsidRDefault="002F1B37" w:rsidP="002F1B37">
            <w:pPr>
              <w:jc w:val="center"/>
              <w:rPr>
                <w:b/>
                <w:color w:val="000000"/>
                <w:sz w:val="18"/>
                <w:szCs w:val="18"/>
              </w:rPr>
            </w:pPr>
            <w:r w:rsidRPr="00A057BC">
              <w:rPr>
                <w:b/>
                <w:color w:val="000000"/>
                <w:sz w:val="18"/>
                <w:szCs w:val="18"/>
              </w:rPr>
              <w:t>Х</w:t>
            </w:r>
          </w:p>
        </w:tc>
        <w:tc>
          <w:tcPr>
            <w:tcW w:w="535" w:type="dxa"/>
            <w:vAlign w:val="center"/>
          </w:tcPr>
          <w:p w14:paraId="5FF4EAED" w14:textId="77777777" w:rsidR="002F1B37" w:rsidRPr="00A057BC" w:rsidRDefault="002F1B37" w:rsidP="002F1B37">
            <w:pPr>
              <w:jc w:val="center"/>
              <w:rPr>
                <w:b/>
                <w:color w:val="000000"/>
                <w:sz w:val="18"/>
                <w:szCs w:val="18"/>
              </w:rPr>
            </w:pPr>
            <w:r w:rsidRPr="00A057BC">
              <w:rPr>
                <w:b/>
                <w:color w:val="000000"/>
                <w:sz w:val="18"/>
                <w:szCs w:val="18"/>
              </w:rPr>
              <w:t>Х</w:t>
            </w:r>
          </w:p>
        </w:tc>
        <w:tc>
          <w:tcPr>
            <w:tcW w:w="386" w:type="dxa"/>
            <w:vAlign w:val="center"/>
          </w:tcPr>
          <w:p w14:paraId="51E563E8" w14:textId="77777777" w:rsidR="002F1B37" w:rsidRPr="00A057BC" w:rsidRDefault="002F1B37" w:rsidP="002F1B37">
            <w:pPr>
              <w:jc w:val="center"/>
              <w:rPr>
                <w:b/>
                <w:color w:val="000000"/>
                <w:sz w:val="18"/>
                <w:szCs w:val="18"/>
              </w:rPr>
            </w:pPr>
            <w:r w:rsidRPr="00A057BC">
              <w:rPr>
                <w:b/>
                <w:color w:val="000000"/>
                <w:sz w:val="18"/>
                <w:szCs w:val="18"/>
              </w:rPr>
              <w:t>Х</w:t>
            </w:r>
          </w:p>
        </w:tc>
        <w:tc>
          <w:tcPr>
            <w:tcW w:w="638" w:type="dxa"/>
            <w:vAlign w:val="center"/>
          </w:tcPr>
          <w:p w14:paraId="6836A501" w14:textId="77777777" w:rsidR="002F1B37" w:rsidRPr="00A057BC" w:rsidRDefault="002F1B37" w:rsidP="002F1B37">
            <w:pPr>
              <w:jc w:val="center"/>
              <w:rPr>
                <w:b/>
                <w:color w:val="000000"/>
                <w:sz w:val="18"/>
                <w:szCs w:val="18"/>
              </w:rPr>
            </w:pPr>
            <w:r w:rsidRPr="00A057BC">
              <w:rPr>
                <w:b/>
                <w:color w:val="000000"/>
                <w:sz w:val="18"/>
                <w:szCs w:val="18"/>
              </w:rPr>
              <w:t>Х</w:t>
            </w:r>
          </w:p>
        </w:tc>
        <w:tc>
          <w:tcPr>
            <w:tcW w:w="416" w:type="dxa"/>
            <w:vAlign w:val="center"/>
          </w:tcPr>
          <w:p w14:paraId="1364FC85" w14:textId="77777777" w:rsidR="002F1B37" w:rsidRPr="00A057BC" w:rsidRDefault="002F1B37" w:rsidP="002F1B37">
            <w:pPr>
              <w:jc w:val="center"/>
              <w:rPr>
                <w:b/>
                <w:color w:val="000000"/>
                <w:sz w:val="18"/>
                <w:szCs w:val="18"/>
              </w:rPr>
            </w:pPr>
            <w:r w:rsidRPr="00A057BC">
              <w:rPr>
                <w:b/>
                <w:color w:val="000000"/>
                <w:sz w:val="18"/>
                <w:szCs w:val="18"/>
              </w:rPr>
              <w:t>Х</w:t>
            </w:r>
          </w:p>
        </w:tc>
        <w:tc>
          <w:tcPr>
            <w:tcW w:w="577" w:type="dxa"/>
            <w:vAlign w:val="center"/>
          </w:tcPr>
          <w:p w14:paraId="24383609" w14:textId="77777777" w:rsidR="002F1B37" w:rsidRPr="00A057BC" w:rsidRDefault="002F1B37" w:rsidP="002F1B37">
            <w:pPr>
              <w:jc w:val="center"/>
              <w:rPr>
                <w:b/>
                <w:color w:val="000000"/>
                <w:sz w:val="18"/>
                <w:szCs w:val="18"/>
              </w:rPr>
            </w:pPr>
            <w:r w:rsidRPr="00A057BC">
              <w:rPr>
                <w:b/>
                <w:color w:val="000000"/>
                <w:sz w:val="18"/>
                <w:szCs w:val="18"/>
              </w:rPr>
              <w:t>Х</w:t>
            </w:r>
          </w:p>
        </w:tc>
        <w:tc>
          <w:tcPr>
            <w:tcW w:w="477" w:type="dxa"/>
            <w:vAlign w:val="center"/>
          </w:tcPr>
          <w:p w14:paraId="1B7DC832" w14:textId="77777777" w:rsidR="002F1B37" w:rsidRPr="00A057BC" w:rsidRDefault="002F1B37" w:rsidP="002F1B37">
            <w:pPr>
              <w:jc w:val="center"/>
              <w:rPr>
                <w:b/>
                <w:color w:val="000000"/>
                <w:sz w:val="18"/>
                <w:szCs w:val="18"/>
              </w:rPr>
            </w:pPr>
            <w:r w:rsidRPr="00A057BC">
              <w:rPr>
                <w:b/>
                <w:color w:val="000000"/>
                <w:sz w:val="18"/>
                <w:szCs w:val="18"/>
              </w:rPr>
              <w:t>Х</w:t>
            </w:r>
          </w:p>
        </w:tc>
        <w:tc>
          <w:tcPr>
            <w:tcW w:w="657" w:type="dxa"/>
            <w:vAlign w:val="center"/>
          </w:tcPr>
          <w:p w14:paraId="4375E03C" w14:textId="77777777" w:rsidR="002F1B37" w:rsidRPr="00A057BC" w:rsidRDefault="002F1B37" w:rsidP="002F1B37">
            <w:pPr>
              <w:jc w:val="center"/>
              <w:rPr>
                <w:b/>
                <w:color w:val="000000"/>
                <w:sz w:val="18"/>
                <w:szCs w:val="18"/>
              </w:rPr>
            </w:pPr>
            <w:r w:rsidRPr="00A057BC">
              <w:rPr>
                <w:b/>
                <w:color w:val="000000"/>
                <w:sz w:val="18"/>
                <w:szCs w:val="18"/>
              </w:rPr>
              <w:t>Х</w:t>
            </w:r>
          </w:p>
        </w:tc>
        <w:tc>
          <w:tcPr>
            <w:tcW w:w="397" w:type="dxa"/>
            <w:vAlign w:val="center"/>
          </w:tcPr>
          <w:p w14:paraId="1C282EDF"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4C9AE904"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6DEA2DA5"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4BE6020F" w14:textId="77777777" w:rsidR="002F1B37" w:rsidRPr="00A057BC" w:rsidRDefault="002F1B37" w:rsidP="002F1B37">
            <w:pPr>
              <w:jc w:val="center"/>
              <w:rPr>
                <w:b/>
                <w:color w:val="000000"/>
                <w:sz w:val="18"/>
                <w:szCs w:val="18"/>
              </w:rPr>
            </w:pPr>
            <w:r w:rsidRPr="00A057BC">
              <w:rPr>
                <w:b/>
                <w:color w:val="000000"/>
                <w:sz w:val="18"/>
                <w:szCs w:val="18"/>
              </w:rPr>
              <w:t>Х</w:t>
            </w:r>
          </w:p>
        </w:tc>
        <w:tc>
          <w:tcPr>
            <w:tcW w:w="528" w:type="dxa"/>
            <w:vAlign w:val="center"/>
          </w:tcPr>
          <w:p w14:paraId="51E9E1AC" w14:textId="77777777" w:rsidR="002F1B37" w:rsidRPr="00A057BC" w:rsidRDefault="002F1B37" w:rsidP="002F1B37">
            <w:pPr>
              <w:jc w:val="center"/>
              <w:rPr>
                <w:b/>
                <w:color w:val="000000"/>
                <w:sz w:val="18"/>
                <w:szCs w:val="18"/>
              </w:rPr>
            </w:pPr>
            <w:r w:rsidRPr="00A057BC">
              <w:rPr>
                <w:b/>
                <w:color w:val="000000"/>
                <w:sz w:val="18"/>
                <w:szCs w:val="18"/>
              </w:rPr>
              <w:t>Х</w:t>
            </w:r>
          </w:p>
        </w:tc>
        <w:tc>
          <w:tcPr>
            <w:tcW w:w="531" w:type="dxa"/>
            <w:vAlign w:val="center"/>
          </w:tcPr>
          <w:p w14:paraId="148376BA" w14:textId="77777777" w:rsidR="002F1B37" w:rsidRPr="00A057BC" w:rsidRDefault="002F1B37" w:rsidP="002F1B37">
            <w:pPr>
              <w:jc w:val="center"/>
              <w:rPr>
                <w:b/>
                <w:color w:val="000000"/>
                <w:sz w:val="18"/>
                <w:szCs w:val="18"/>
              </w:rPr>
            </w:pPr>
            <w:r w:rsidRPr="00A057BC">
              <w:rPr>
                <w:b/>
                <w:color w:val="000000"/>
                <w:sz w:val="18"/>
                <w:szCs w:val="18"/>
              </w:rPr>
              <w:t>Х</w:t>
            </w:r>
          </w:p>
        </w:tc>
        <w:tc>
          <w:tcPr>
            <w:tcW w:w="506" w:type="dxa"/>
            <w:vAlign w:val="center"/>
          </w:tcPr>
          <w:p w14:paraId="126E7EFC" w14:textId="77777777" w:rsidR="002F1B37" w:rsidRPr="00A057BC" w:rsidRDefault="002F1B37" w:rsidP="002F1B37">
            <w:pPr>
              <w:jc w:val="center"/>
              <w:rPr>
                <w:b/>
                <w:color w:val="000000"/>
                <w:sz w:val="18"/>
                <w:szCs w:val="18"/>
              </w:rPr>
            </w:pPr>
            <w:r w:rsidRPr="00A057BC">
              <w:rPr>
                <w:b/>
                <w:color w:val="000000"/>
                <w:sz w:val="18"/>
                <w:szCs w:val="18"/>
              </w:rPr>
              <w:t>Х</w:t>
            </w:r>
          </w:p>
        </w:tc>
        <w:tc>
          <w:tcPr>
            <w:tcW w:w="567" w:type="dxa"/>
            <w:vAlign w:val="center"/>
          </w:tcPr>
          <w:p w14:paraId="340A52FA"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0B1E1AF6"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1CFD168D"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tcPr>
          <w:p w14:paraId="736CF345" w14:textId="56610F66" w:rsidR="002F1B37" w:rsidRPr="00A057BC" w:rsidRDefault="002F1B37" w:rsidP="002F1B37">
            <w:pPr>
              <w:jc w:val="center"/>
              <w:rPr>
                <w:b/>
                <w:color w:val="000000"/>
                <w:sz w:val="18"/>
                <w:szCs w:val="18"/>
              </w:rPr>
            </w:pPr>
            <w:r w:rsidRPr="00A057BC">
              <w:rPr>
                <w:b/>
                <w:color w:val="000000"/>
                <w:sz w:val="18"/>
                <w:szCs w:val="18"/>
              </w:rPr>
              <w:t>Х</w:t>
            </w:r>
          </w:p>
        </w:tc>
        <w:tc>
          <w:tcPr>
            <w:tcW w:w="544" w:type="dxa"/>
          </w:tcPr>
          <w:p w14:paraId="75685950" w14:textId="64989657" w:rsidR="002F1B37" w:rsidRPr="00A057BC" w:rsidRDefault="002F1B37" w:rsidP="002F1B37">
            <w:pPr>
              <w:jc w:val="center"/>
              <w:rPr>
                <w:b/>
                <w:color w:val="000000"/>
                <w:sz w:val="18"/>
                <w:szCs w:val="18"/>
              </w:rPr>
            </w:pPr>
            <w:r w:rsidRPr="00A057BC">
              <w:rPr>
                <w:b/>
                <w:color w:val="000000"/>
                <w:sz w:val="18"/>
                <w:szCs w:val="18"/>
              </w:rPr>
              <w:t>Х</w:t>
            </w:r>
          </w:p>
        </w:tc>
      </w:tr>
      <w:tr w:rsidR="002F1B37" w:rsidRPr="00A057BC" w14:paraId="5575C6E4" w14:textId="3F3754D0" w:rsidTr="002F1B37">
        <w:trPr>
          <w:gridAfter w:val="1"/>
          <w:wAfter w:w="7" w:type="dxa"/>
          <w:trHeight w:val="290"/>
        </w:trPr>
        <w:tc>
          <w:tcPr>
            <w:tcW w:w="2689" w:type="dxa"/>
            <w:shd w:val="clear" w:color="auto" w:fill="D9D9D9"/>
            <w:vAlign w:val="center"/>
          </w:tcPr>
          <w:p w14:paraId="051409B7" w14:textId="77777777" w:rsidR="002F1B37" w:rsidRPr="00A057BC" w:rsidRDefault="002F1B37" w:rsidP="002F1B37">
            <w:pPr>
              <w:rPr>
                <w:color w:val="000000"/>
                <w:sz w:val="18"/>
                <w:szCs w:val="18"/>
              </w:rPr>
            </w:pPr>
            <w:r w:rsidRPr="00A057BC">
              <w:rPr>
                <w:color w:val="000000"/>
                <w:sz w:val="18"/>
                <w:szCs w:val="18"/>
              </w:rPr>
              <w:t>Оценка приверженности добровольца исследованию</w:t>
            </w:r>
          </w:p>
        </w:tc>
        <w:tc>
          <w:tcPr>
            <w:tcW w:w="425" w:type="dxa"/>
            <w:vAlign w:val="center"/>
          </w:tcPr>
          <w:p w14:paraId="6D45CB16" w14:textId="77777777" w:rsidR="002F1B37" w:rsidRPr="00A057BC" w:rsidRDefault="002F1B37" w:rsidP="002F1B37">
            <w:pPr>
              <w:jc w:val="center"/>
              <w:rPr>
                <w:b/>
                <w:color w:val="000000"/>
                <w:sz w:val="18"/>
                <w:szCs w:val="18"/>
              </w:rPr>
            </w:pPr>
            <w:r w:rsidRPr="00A057BC">
              <w:rPr>
                <w:b/>
                <w:color w:val="000000"/>
                <w:sz w:val="18"/>
                <w:szCs w:val="18"/>
              </w:rPr>
              <w:t>Х</w:t>
            </w:r>
          </w:p>
        </w:tc>
        <w:tc>
          <w:tcPr>
            <w:tcW w:w="491" w:type="dxa"/>
            <w:vAlign w:val="center"/>
          </w:tcPr>
          <w:p w14:paraId="298CF35E" w14:textId="77777777" w:rsidR="002F1B37" w:rsidRPr="00A057BC" w:rsidRDefault="002F1B37" w:rsidP="002F1B37">
            <w:pPr>
              <w:jc w:val="center"/>
              <w:rPr>
                <w:b/>
                <w:color w:val="000000"/>
                <w:sz w:val="18"/>
                <w:szCs w:val="18"/>
              </w:rPr>
            </w:pPr>
            <w:r w:rsidRPr="00A057BC">
              <w:rPr>
                <w:b/>
                <w:color w:val="000000"/>
                <w:sz w:val="18"/>
                <w:szCs w:val="18"/>
              </w:rPr>
              <w:t>Х</w:t>
            </w:r>
          </w:p>
        </w:tc>
        <w:tc>
          <w:tcPr>
            <w:tcW w:w="534" w:type="dxa"/>
            <w:vAlign w:val="center"/>
          </w:tcPr>
          <w:p w14:paraId="1F61380A" w14:textId="77777777" w:rsidR="002F1B37" w:rsidRPr="00A057BC" w:rsidRDefault="002F1B37" w:rsidP="002F1B37">
            <w:pPr>
              <w:jc w:val="center"/>
              <w:rPr>
                <w:b/>
                <w:color w:val="000000"/>
                <w:sz w:val="18"/>
                <w:szCs w:val="18"/>
              </w:rPr>
            </w:pPr>
            <w:r w:rsidRPr="00A057BC">
              <w:rPr>
                <w:b/>
                <w:color w:val="000000"/>
                <w:sz w:val="18"/>
                <w:szCs w:val="18"/>
              </w:rPr>
              <w:t>Х</w:t>
            </w:r>
          </w:p>
        </w:tc>
        <w:tc>
          <w:tcPr>
            <w:tcW w:w="534" w:type="dxa"/>
            <w:vAlign w:val="center"/>
          </w:tcPr>
          <w:p w14:paraId="6FAF97C5" w14:textId="77777777" w:rsidR="002F1B37" w:rsidRPr="00A057BC" w:rsidRDefault="002F1B37" w:rsidP="002F1B37">
            <w:pPr>
              <w:jc w:val="center"/>
              <w:rPr>
                <w:b/>
                <w:color w:val="000000"/>
                <w:sz w:val="18"/>
                <w:szCs w:val="18"/>
              </w:rPr>
            </w:pPr>
            <w:r w:rsidRPr="00A057BC">
              <w:rPr>
                <w:b/>
                <w:color w:val="000000"/>
                <w:sz w:val="18"/>
                <w:szCs w:val="18"/>
              </w:rPr>
              <w:t>Х</w:t>
            </w:r>
          </w:p>
        </w:tc>
        <w:tc>
          <w:tcPr>
            <w:tcW w:w="535" w:type="dxa"/>
            <w:vAlign w:val="center"/>
          </w:tcPr>
          <w:p w14:paraId="3E5E4CFD" w14:textId="77777777" w:rsidR="002F1B37" w:rsidRPr="00A057BC" w:rsidRDefault="002F1B37" w:rsidP="002F1B37">
            <w:pPr>
              <w:jc w:val="center"/>
              <w:rPr>
                <w:b/>
                <w:color w:val="000000"/>
                <w:sz w:val="18"/>
                <w:szCs w:val="18"/>
              </w:rPr>
            </w:pPr>
            <w:r w:rsidRPr="00A057BC">
              <w:rPr>
                <w:b/>
                <w:color w:val="000000"/>
                <w:sz w:val="18"/>
                <w:szCs w:val="18"/>
              </w:rPr>
              <w:t>Х</w:t>
            </w:r>
          </w:p>
        </w:tc>
        <w:tc>
          <w:tcPr>
            <w:tcW w:w="386" w:type="dxa"/>
            <w:vAlign w:val="center"/>
          </w:tcPr>
          <w:p w14:paraId="42BC5975" w14:textId="77777777" w:rsidR="002F1B37" w:rsidRPr="00A057BC" w:rsidRDefault="002F1B37" w:rsidP="002F1B37">
            <w:pPr>
              <w:jc w:val="center"/>
              <w:rPr>
                <w:b/>
                <w:color w:val="000000"/>
                <w:sz w:val="18"/>
                <w:szCs w:val="18"/>
              </w:rPr>
            </w:pPr>
            <w:r w:rsidRPr="00A057BC">
              <w:rPr>
                <w:b/>
                <w:color w:val="000000"/>
                <w:sz w:val="18"/>
                <w:szCs w:val="18"/>
              </w:rPr>
              <w:t>Х</w:t>
            </w:r>
          </w:p>
        </w:tc>
        <w:tc>
          <w:tcPr>
            <w:tcW w:w="638" w:type="dxa"/>
            <w:vAlign w:val="center"/>
          </w:tcPr>
          <w:p w14:paraId="4EC0A549" w14:textId="77777777" w:rsidR="002F1B37" w:rsidRPr="00A057BC" w:rsidRDefault="002F1B37" w:rsidP="002F1B37">
            <w:pPr>
              <w:jc w:val="center"/>
              <w:rPr>
                <w:b/>
                <w:color w:val="000000"/>
                <w:sz w:val="18"/>
                <w:szCs w:val="18"/>
              </w:rPr>
            </w:pPr>
            <w:r w:rsidRPr="00A057BC">
              <w:rPr>
                <w:b/>
                <w:color w:val="000000"/>
                <w:sz w:val="18"/>
                <w:szCs w:val="18"/>
              </w:rPr>
              <w:t>Х</w:t>
            </w:r>
          </w:p>
        </w:tc>
        <w:tc>
          <w:tcPr>
            <w:tcW w:w="416" w:type="dxa"/>
            <w:vAlign w:val="center"/>
          </w:tcPr>
          <w:p w14:paraId="4F91BBCF" w14:textId="77777777" w:rsidR="002F1B37" w:rsidRPr="00A057BC" w:rsidRDefault="002F1B37" w:rsidP="002F1B37">
            <w:pPr>
              <w:jc w:val="center"/>
              <w:rPr>
                <w:b/>
                <w:color w:val="000000"/>
                <w:sz w:val="18"/>
                <w:szCs w:val="18"/>
              </w:rPr>
            </w:pPr>
            <w:r w:rsidRPr="00A057BC">
              <w:rPr>
                <w:b/>
                <w:color w:val="000000"/>
                <w:sz w:val="18"/>
                <w:szCs w:val="18"/>
              </w:rPr>
              <w:t>Х</w:t>
            </w:r>
          </w:p>
        </w:tc>
        <w:tc>
          <w:tcPr>
            <w:tcW w:w="577" w:type="dxa"/>
            <w:vAlign w:val="center"/>
          </w:tcPr>
          <w:p w14:paraId="24DEC952" w14:textId="77777777" w:rsidR="002F1B37" w:rsidRPr="00A057BC" w:rsidRDefault="002F1B37" w:rsidP="002F1B37">
            <w:pPr>
              <w:jc w:val="center"/>
              <w:rPr>
                <w:b/>
                <w:color w:val="000000"/>
                <w:sz w:val="18"/>
                <w:szCs w:val="18"/>
              </w:rPr>
            </w:pPr>
            <w:r w:rsidRPr="00A057BC">
              <w:rPr>
                <w:b/>
                <w:color w:val="000000"/>
                <w:sz w:val="18"/>
                <w:szCs w:val="18"/>
              </w:rPr>
              <w:t>Х</w:t>
            </w:r>
          </w:p>
        </w:tc>
        <w:tc>
          <w:tcPr>
            <w:tcW w:w="477" w:type="dxa"/>
            <w:vAlign w:val="center"/>
          </w:tcPr>
          <w:p w14:paraId="11DE0F75" w14:textId="77777777" w:rsidR="002F1B37" w:rsidRPr="00A057BC" w:rsidRDefault="002F1B37" w:rsidP="002F1B37">
            <w:pPr>
              <w:jc w:val="center"/>
              <w:rPr>
                <w:b/>
                <w:color w:val="000000"/>
                <w:sz w:val="18"/>
                <w:szCs w:val="18"/>
              </w:rPr>
            </w:pPr>
            <w:r w:rsidRPr="00A057BC">
              <w:rPr>
                <w:b/>
                <w:color w:val="000000"/>
                <w:sz w:val="18"/>
                <w:szCs w:val="18"/>
              </w:rPr>
              <w:t>Х</w:t>
            </w:r>
          </w:p>
        </w:tc>
        <w:tc>
          <w:tcPr>
            <w:tcW w:w="657" w:type="dxa"/>
            <w:vAlign w:val="center"/>
          </w:tcPr>
          <w:p w14:paraId="0F03A59E" w14:textId="77777777" w:rsidR="002F1B37" w:rsidRPr="00A057BC" w:rsidRDefault="002F1B37" w:rsidP="002F1B37">
            <w:pPr>
              <w:jc w:val="center"/>
              <w:rPr>
                <w:b/>
                <w:color w:val="000000"/>
                <w:sz w:val="18"/>
                <w:szCs w:val="18"/>
              </w:rPr>
            </w:pPr>
            <w:r w:rsidRPr="00A057BC">
              <w:rPr>
                <w:b/>
                <w:color w:val="000000"/>
                <w:sz w:val="18"/>
                <w:szCs w:val="18"/>
              </w:rPr>
              <w:t>Х</w:t>
            </w:r>
          </w:p>
        </w:tc>
        <w:tc>
          <w:tcPr>
            <w:tcW w:w="397" w:type="dxa"/>
            <w:vAlign w:val="center"/>
          </w:tcPr>
          <w:p w14:paraId="19F55506"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73CB8A9D"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62919528" w14:textId="77777777" w:rsidR="002F1B37" w:rsidRPr="00A057BC" w:rsidRDefault="002F1B37" w:rsidP="002F1B37">
            <w:pPr>
              <w:jc w:val="center"/>
              <w:rPr>
                <w:b/>
                <w:color w:val="000000"/>
                <w:sz w:val="18"/>
                <w:szCs w:val="18"/>
              </w:rPr>
            </w:pPr>
            <w:r w:rsidRPr="00A057BC">
              <w:rPr>
                <w:b/>
                <w:color w:val="000000"/>
                <w:sz w:val="18"/>
                <w:szCs w:val="18"/>
              </w:rPr>
              <w:t>Х</w:t>
            </w:r>
          </w:p>
        </w:tc>
        <w:tc>
          <w:tcPr>
            <w:tcW w:w="527" w:type="dxa"/>
            <w:vAlign w:val="center"/>
          </w:tcPr>
          <w:p w14:paraId="0613FD92" w14:textId="77777777" w:rsidR="002F1B37" w:rsidRPr="00A057BC" w:rsidRDefault="002F1B37" w:rsidP="002F1B37">
            <w:pPr>
              <w:jc w:val="center"/>
              <w:rPr>
                <w:b/>
                <w:color w:val="000000"/>
                <w:sz w:val="18"/>
                <w:szCs w:val="18"/>
              </w:rPr>
            </w:pPr>
            <w:r w:rsidRPr="00A057BC">
              <w:rPr>
                <w:b/>
                <w:color w:val="000000"/>
                <w:sz w:val="18"/>
                <w:szCs w:val="18"/>
              </w:rPr>
              <w:t>Х</w:t>
            </w:r>
          </w:p>
        </w:tc>
        <w:tc>
          <w:tcPr>
            <w:tcW w:w="528" w:type="dxa"/>
            <w:vAlign w:val="center"/>
          </w:tcPr>
          <w:p w14:paraId="47F37BF1" w14:textId="77777777" w:rsidR="002F1B37" w:rsidRPr="00A057BC" w:rsidRDefault="002F1B37" w:rsidP="002F1B37">
            <w:pPr>
              <w:jc w:val="center"/>
              <w:rPr>
                <w:b/>
                <w:color w:val="000000"/>
                <w:sz w:val="18"/>
                <w:szCs w:val="18"/>
              </w:rPr>
            </w:pPr>
            <w:r w:rsidRPr="00A057BC">
              <w:rPr>
                <w:b/>
                <w:color w:val="000000"/>
                <w:sz w:val="18"/>
                <w:szCs w:val="18"/>
              </w:rPr>
              <w:t>Х</w:t>
            </w:r>
          </w:p>
        </w:tc>
        <w:tc>
          <w:tcPr>
            <w:tcW w:w="531" w:type="dxa"/>
            <w:vAlign w:val="center"/>
          </w:tcPr>
          <w:p w14:paraId="62E6A557" w14:textId="77777777" w:rsidR="002F1B37" w:rsidRPr="00A057BC" w:rsidRDefault="002F1B37" w:rsidP="002F1B37">
            <w:pPr>
              <w:jc w:val="center"/>
              <w:rPr>
                <w:b/>
                <w:color w:val="000000"/>
                <w:sz w:val="18"/>
                <w:szCs w:val="18"/>
              </w:rPr>
            </w:pPr>
            <w:r w:rsidRPr="00A057BC">
              <w:rPr>
                <w:b/>
                <w:color w:val="000000"/>
                <w:sz w:val="18"/>
                <w:szCs w:val="18"/>
              </w:rPr>
              <w:t>Х</w:t>
            </w:r>
          </w:p>
        </w:tc>
        <w:tc>
          <w:tcPr>
            <w:tcW w:w="506" w:type="dxa"/>
            <w:vAlign w:val="center"/>
          </w:tcPr>
          <w:p w14:paraId="4561DDCF" w14:textId="77777777" w:rsidR="002F1B37" w:rsidRPr="00A057BC" w:rsidRDefault="002F1B37" w:rsidP="002F1B37">
            <w:pPr>
              <w:jc w:val="center"/>
              <w:rPr>
                <w:b/>
                <w:color w:val="000000"/>
                <w:sz w:val="18"/>
                <w:szCs w:val="18"/>
              </w:rPr>
            </w:pPr>
            <w:r w:rsidRPr="00A057BC">
              <w:rPr>
                <w:b/>
                <w:color w:val="000000"/>
                <w:sz w:val="18"/>
                <w:szCs w:val="18"/>
              </w:rPr>
              <w:t>Х</w:t>
            </w:r>
          </w:p>
        </w:tc>
        <w:tc>
          <w:tcPr>
            <w:tcW w:w="567" w:type="dxa"/>
            <w:vAlign w:val="center"/>
          </w:tcPr>
          <w:p w14:paraId="56873AEB"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1CEC38B8"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vAlign w:val="center"/>
          </w:tcPr>
          <w:p w14:paraId="2D489B2D" w14:textId="77777777" w:rsidR="002F1B37" w:rsidRPr="00A057BC" w:rsidRDefault="002F1B37" w:rsidP="002F1B37">
            <w:pPr>
              <w:jc w:val="center"/>
              <w:rPr>
                <w:b/>
                <w:color w:val="000000"/>
                <w:sz w:val="18"/>
                <w:szCs w:val="18"/>
              </w:rPr>
            </w:pPr>
            <w:r w:rsidRPr="00A057BC">
              <w:rPr>
                <w:b/>
                <w:color w:val="000000"/>
                <w:sz w:val="18"/>
                <w:szCs w:val="18"/>
              </w:rPr>
              <w:t>Х</w:t>
            </w:r>
          </w:p>
        </w:tc>
        <w:tc>
          <w:tcPr>
            <w:tcW w:w="709" w:type="dxa"/>
          </w:tcPr>
          <w:p w14:paraId="443A2829" w14:textId="29EA7289" w:rsidR="002F1B37" w:rsidRPr="00A057BC" w:rsidRDefault="002F1B37" w:rsidP="002F1B37">
            <w:pPr>
              <w:jc w:val="center"/>
              <w:rPr>
                <w:b/>
                <w:color w:val="000000"/>
                <w:sz w:val="18"/>
                <w:szCs w:val="18"/>
              </w:rPr>
            </w:pPr>
            <w:r w:rsidRPr="00A057BC">
              <w:rPr>
                <w:b/>
                <w:color w:val="000000"/>
                <w:sz w:val="18"/>
                <w:szCs w:val="18"/>
              </w:rPr>
              <w:t>Х</w:t>
            </w:r>
          </w:p>
        </w:tc>
        <w:tc>
          <w:tcPr>
            <w:tcW w:w="544" w:type="dxa"/>
          </w:tcPr>
          <w:p w14:paraId="48BD880D" w14:textId="2238C325" w:rsidR="002F1B37" w:rsidRPr="00A057BC" w:rsidRDefault="002F1B37" w:rsidP="002F1B37">
            <w:pPr>
              <w:jc w:val="center"/>
              <w:rPr>
                <w:b/>
                <w:color w:val="000000"/>
                <w:sz w:val="18"/>
                <w:szCs w:val="18"/>
              </w:rPr>
            </w:pPr>
            <w:r w:rsidRPr="00A057BC">
              <w:rPr>
                <w:b/>
                <w:color w:val="000000"/>
                <w:sz w:val="18"/>
                <w:szCs w:val="18"/>
              </w:rPr>
              <w:t>Х</w:t>
            </w:r>
          </w:p>
        </w:tc>
      </w:tr>
      <w:tr w:rsidR="00C31DFB" w:rsidRPr="00A057BC" w14:paraId="6A053B49" w14:textId="2A19486B" w:rsidTr="002F1B37">
        <w:trPr>
          <w:gridAfter w:val="1"/>
          <w:wAfter w:w="7" w:type="dxa"/>
          <w:trHeight w:val="290"/>
        </w:trPr>
        <w:tc>
          <w:tcPr>
            <w:tcW w:w="2689" w:type="dxa"/>
            <w:shd w:val="clear" w:color="auto" w:fill="D9D9D9"/>
            <w:vAlign w:val="center"/>
          </w:tcPr>
          <w:p w14:paraId="225C05DA" w14:textId="77777777" w:rsidR="00C31DFB" w:rsidRPr="00A057BC" w:rsidRDefault="00C31DFB" w:rsidP="00C31DFB">
            <w:pPr>
              <w:rPr>
                <w:color w:val="000000"/>
                <w:sz w:val="18"/>
                <w:szCs w:val="18"/>
              </w:rPr>
            </w:pPr>
            <w:r w:rsidRPr="00A057BC">
              <w:rPr>
                <w:color w:val="000000"/>
                <w:sz w:val="18"/>
                <w:szCs w:val="18"/>
              </w:rPr>
              <w:t>Установка катетера</w:t>
            </w:r>
          </w:p>
        </w:tc>
        <w:tc>
          <w:tcPr>
            <w:tcW w:w="425" w:type="dxa"/>
            <w:vAlign w:val="center"/>
          </w:tcPr>
          <w:p w14:paraId="5D2D3825" w14:textId="77777777" w:rsidR="00C31DFB" w:rsidRPr="00A057BC" w:rsidRDefault="00C31DFB" w:rsidP="00C31DFB">
            <w:pPr>
              <w:jc w:val="center"/>
              <w:rPr>
                <w:b/>
                <w:color w:val="000000"/>
                <w:sz w:val="18"/>
                <w:szCs w:val="18"/>
              </w:rPr>
            </w:pPr>
          </w:p>
        </w:tc>
        <w:tc>
          <w:tcPr>
            <w:tcW w:w="491" w:type="dxa"/>
            <w:vAlign w:val="center"/>
          </w:tcPr>
          <w:p w14:paraId="2ACFC4DA" w14:textId="77777777" w:rsidR="00C31DFB" w:rsidRPr="00A057BC" w:rsidRDefault="00C31DFB" w:rsidP="00C31DFB">
            <w:pPr>
              <w:jc w:val="center"/>
              <w:rPr>
                <w:b/>
                <w:color w:val="000000"/>
                <w:sz w:val="18"/>
                <w:szCs w:val="18"/>
              </w:rPr>
            </w:pPr>
            <w:r w:rsidRPr="00A057BC">
              <w:rPr>
                <w:b/>
                <w:color w:val="000000"/>
                <w:sz w:val="18"/>
                <w:szCs w:val="18"/>
              </w:rPr>
              <w:t>Х</w:t>
            </w:r>
          </w:p>
        </w:tc>
        <w:tc>
          <w:tcPr>
            <w:tcW w:w="534" w:type="dxa"/>
            <w:vAlign w:val="center"/>
          </w:tcPr>
          <w:p w14:paraId="7FBF97C3" w14:textId="77777777" w:rsidR="00C31DFB" w:rsidRPr="00A057BC" w:rsidRDefault="00C31DFB" w:rsidP="00C31DFB">
            <w:pPr>
              <w:jc w:val="center"/>
              <w:rPr>
                <w:b/>
                <w:color w:val="000000"/>
                <w:sz w:val="18"/>
                <w:szCs w:val="18"/>
              </w:rPr>
            </w:pPr>
          </w:p>
        </w:tc>
        <w:tc>
          <w:tcPr>
            <w:tcW w:w="534" w:type="dxa"/>
            <w:vAlign w:val="center"/>
          </w:tcPr>
          <w:p w14:paraId="742E195C" w14:textId="77777777" w:rsidR="00C31DFB" w:rsidRPr="00A057BC" w:rsidRDefault="00C31DFB" w:rsidP="00C31DFB">
            <w:pPr>
              <w:jc w:val="center"/>
              <w:rPr>
                <w:b/>
                <w:color w:val="000000"/>
                <w:sz w:val="18"/>
                <w:szCs w:val="18"/>
              </w:rPr>
            </w:pPr>
          </w:p>
        </w:tc>
        <w:tc>
          <w:tcPr>
            <w:tcW w:w="535" w:type="dxa"/>
            <w:vAlign w:val="center"/>
          </w:tcPr>
          <w:p w14:paraId="278FD27D" w14:textId="77777777" w:rsidR="00C31DFB" w:rsidRPr="00A057BC" w:rsidRDefault="00C31DFB" w:rsidP="00C31DFB">
            <w:pPr>
              <w:jc w:val="center"/>
              <w:rPr>
                <w:b/>
                <w:color w:val="000000"/>
                <w:sz w:val="18"/>
                <w:szCs w:val="18"/>
              </w:rPr>
            </w:pPr>
          </w:p>
        </w:tc>
        <w:tc>
          <w:tcPr>
            <w:tcW w:w="386" w:type="dxa"/>
            <w:vAlign w:val="center"/>
          </w:tcPr>
          <w:p w14:paraId="538AC6D2" w14:textId="77777777" w:rsidR="00C31DFB" w:rsidRPr="00A057BC" w:rsidRDefault="00C31DFB" w:rsidP="00C31DFB">
            <w:pPr>
              <w:jc w:val="center"/>
              <w:rPr>
                <w:b/>
                <w:color w:val="000000"/>
                <w:sz w:val="18"/>
                <w:szCs w:val="18"/>
              </w:rPr>
            </w:pPr>
          </w:p>
        </w:tc>
        <w:tc>
          <w:tcPr>
            <w:tcW w:w="638" w:type="dxa"/>
            <w:vAlign w:val="center"/>
          </w:tcPr>
          <w:p w14:paraId="0DFA5616" w14:textId="77777777" w:rsidR="00C31DFB" w:rsidRPr="00A057BC" w:rsidRDefault="00C31DFB" w:rsidP="00C31DFB">
            <w:pPr>
              <w:jc w:val="center"/>
              <w:rPr>
                <w:b/>
                <w:color w:val="000000"/>
                <w:sz w:val="18"/>
                <w:szCs w:val="18"/>
              </w:rPr>
            </w:pPr>
          </w:p>
        </w:tc>
        <w:tc>
          <w:tcPr>
            <w:tcW w:w="416" w:type="dxa"/>
            <w:vAlign w:val="center"/>
          </w:tcPr>
          <w:p w14:paraId="57C53DC4" w14:textId="77777777" w:rsidR="00C31DFB" w:rsidRPr="00A057BC" w:rsidRDefault="00C31DFB" w:rsidP="00C31DFB">
            <w:pPr>
              <w:jc w:val="center"/>
              <w:rPr>
                <w:b/>
                <w:color w:val="000000"/>
                <w:sz w:val="18"/>
                <w:szCs w:val="18"/>
              </w:rPr>
            </w:pPr>
          </w:p>
        </w:tc>
        <w:tc>
          <w:tcPr>
            <w:tcW w:w="577" w:type="dxa"/>
            <w:vAlign w:val="center"/>
          </w:tcPr>
          <w:p w14:paraId="44DF75C0" w14:textId="77777777" w:rsidR="00C31DFB" w:rsidRPr="00A057BC" w:rsidRDefault="00C31DFB" w:rsidP="00C31DFB">
            <w:pPr>
              <w:jc w:val="center"/>
              <w:rPr>
                <w:b/>
                <w:color w:val="000000"/>
                <w:sz w:val="18"/>
                <w:szCs w:val="18"/>
              </w:rPr>
            </w:pPr>
          </w:p>
        </w:tc>
        <w:tc>
          <w:tcPr>
            <w:tcW w:w="477" w:type="dxa"/>
            <w:vAlign w:val="center"/>
          </w:tcPr>
          <w:p w14:paraId="4BB50FA8" w14:textId="77777777" w:rsidR="00C31DFB" w:rsidRPr="00A057BC" w:rsidRDefault="00C31DFB" w:rsidP="00C31DFB">
            <w:pPr>
              <w:jc w:val="center"/>
              <w:rPr>
                <w:b/>
                <w:color w:val="000000"/>
                <w:sz w:val="18"/>
                <w:szCs w:val="18"/>
              </w:rPr>
            </w:pPr>
          </w:p>
        </w:tc>
        <w:tc>
          <w:tcPr>
            <w:tcW w:w="657" w:type="dxa"/>
            <w:vAlign w:val="center"/>
          </w:tcPr>
          <w:p w14:paraId="7C266FC0" w14:textId="77777777" w:rsidR="00C31DFB" w:rsidRPr="00A057BC" w:rsidRDefault="00C31DFB" w:rsidP="00C31DFB">
            <w:pPr>
              <w:jc w:val="center"/>
              <w:rPr>
                <w:b/>
                <w:color w:val="000000"/>
                <w:sz w:val="18"/>
                <w:szCs w:val="18"/>
              </w:rPr>
            </w:pPr>
          </w:p>
        </w:tc>
        <w:tc>
          <w:tcPr>
            <w:tcW w:w="397" w:type="dxa"/>
            <w:vAlign w:val="center"/>
          </w:tcPr>
          <w:p w14:paraId="699A2324" w14:textId="77777777" w:rsidR="00C31DFB" w:rsidRPr="00A057BC" w:rsidRDefault="00C31DFB" w:rsidP="00C31DFB">
            <w:pPr>
              <w:jc w:val="center"/>
              <w:rPr>
                <w:b/>
                <w:color w:val="000000"/>
                <w:sz w:val="18"/>
                <w:szCs w:val="18"/>
              </w:rPr>
            </w:pPr>
          </w:p>
        </w:tc>
        <w:tc>
          <w:tcPr>
            <w:tcW w:w="527" w:type="dxa"/>
            <w:vAlign w:val="center"/>
          </w:tcPr>
          <w:p w14:paraId="594308CC" w14:textId="77777777" w:rsidR="00C31DFB" w:rsidRPr="00A057BC" w:rsidRDefault="00C31DFB" w:rsidP="00C31DFB">
            <w:pPr>
              <w:jc w:val="center"/>
              <w:rPr>
                <w:b/>
                <w:color w:val="000000"/>
                <w:sz w:val="18"/>
                <w:szCs w:val="18"/>
              </w:rPr>
            </w:pPr>
          </w:p>
        </w:tc>
        <w:tc>
          <w:tcPr>
            <w:tcW w:w="527" w:type="dxa"/>
            <w:vAlign w:val="center"/>
          </w:tcPr>
          <w:p w14:paraId="7BB56973" w14:textId="77777777" w:rsidR="00C31DFB" w:rsidRPr="00A057BC" w:rsidRDefault="00C31DFB" w:rsidP="00C31DFB">
            <w:pPr>
              <w:jc w:val="center"/>
              <w:rPr>
                <w:b/>
                <w:color w:val="000000"/>
                <w:sz w:val="18"/>
                <w:szCs w:val="18"/>
              </w:rPr>
            </w:pPr>
          </w:p>
        </w:tc>
        <w:tc>
          <w:tcPr>
            <w:tcW w:w="527" w:type="dxa"/>
            <w:vAlign w:val="center"/>
          </w:tcPr>
          <w:p w14:paraId="799B5DD4" w14:textId="77777777" w:rsidR="00C31DFB" w:rsidRPr="00A057BC" w:rsidRDefault="00C31DFB" w:rsidP="00C31DFB">
            <w:pPr>
              <w:jc w:val="center"/>
              <w:rPr>
                <w:b/>
                <w:color w:val="000000"/>
                <w:sz w:val="18"/>
                <w:szCs w:val="18"/>
              </w:rPr>
            </w:pPr>
          </w:p>
        </w:tc>
        <w:tc>
          <w:tcPr>
            <w:tcW w:w="528" w:type="dxa"/>
            <w:vAlign w:val="center"/>
          </w:tcPr>
          <w:p w14:paraId="586B945C" w14:textId="77777777" w:rsidR="00C31DFB" w:rsidRPr="00A057BC" w:rsidRDefault="00C31DFB" w:rsidP="00C31DFB">
            <w:pPr>
              <w:jc w:val="center"/>
              <w:rPr>
                <w:b/>
                <w:color w:val="000000"/>
                <w:sz w:val="18"/>
                <w:szCs w:val="18"/>
              </w:rPr>
            </w:pPr>
          </w:p>
        </w:tc>
        <w:tc>
          <w:tcPr>
            <w:tcW w:w="531" w:type="dxa"/>
            <w:vAlign w:val="center"/>
          </w:tcPr>
          <w:p w14:paraId="3227817D" w14:textId="77777777" w:rsidR="00C31DFB" w:rsidRPr="00A057BC" w:rsidRDefault="00C31DFB" w:rsidP="00C31DFB">
            <w:pPr>
              <w:jc w:val="center"/>
              <w:rPr>
                <w:b/>
                <w:color w:val="000000"/>
                <w:sz w:val="18"/>
                <w:szCs w:val="18"/>
              </w:rPr>
            </w:pPr>
          </w:p>
        </w:tc>
        <w:tc>
          <w:tcPr>
            <w:tcW w:w="506" w:type="dxa"/>
            <w:vAlign w:val="center"/>
          </w:tcPr>
          <w:p w14:paraId="309F59C0" w14:textId="77777777" w:rsidR="00C31DFB" w:rsidRPr="00A057BC" w:rsidRDefault="00C31DFB" w:rsidP="00C31DFB">
            <w:pPr>
              <w:jc w:val="center"/>
              <w:rPr>
                <w:b/>
                <w:color w:val="000000"/>
                <w:sz w:val="18"/>
                <w:szCs w:val="18"/>
              </w:rPr>
            </w:pPr>
          </w:p>
        </w:tc>
        <w:tc>
          <w:tcPr>
            <w:tcW w:w="567" w:type="dxa"/>
            <w:vAlign w:val="center"/>
          </w:tcPr>
          <w:p w14:paraId="6C42DD36" w14:textId="77777777" w:rsidR="00C31DFB" w:rsidRPr="00A057BC" w:rsidRDefault="00C31DFB" w:rsidP="00C31DFB">
            <w:pPr>
              <w:jc w:val="center"/>
              <w:rPr>
                <w:b/>
                <w:color w:val="000000"/>
                <w:sz w:val="18"/>
                <w:szCs w:val="18"/>
              </w:rPr>
            </w:pPr>
          </w:p>
        </w:tc>
        <w:tc>
          <w:tcPr>
            <w:tcW w:w="709" w:type="dxa"/>
            <w:vAlign w:val="center"/>
          </w:tcPr>
          <w:p w14:paraId="5C2D3EE0" w14:textId="77777777" w:rsidR="00C31DFB" w:rsidRPr="00A057BC" w:rsidRDefault="00C31DFB" w:rsidP="00C31DFB">
            <w:pPr>
              <w:jc w:val="center"/>
              <w:rPr>
                <w:b/>
                <w:color w:val="000000"/>
                <w:sz w:val="18"/>
                <w:szCs w:val="18"/>
              </w:rPr>
            </w:pPr>
          </w:p>
        </w:tc>
        <w:tc>
          <w:tcPr>
            <w:tcW w:w="709" w:type="dxa"/>
            <w:vAlign w:val="center"/>
          </w:tcPr>
          <w:p w14:paraId="4ED2048C" w14:textId="77777777" w:rsidR="00C31DFB" w:rsidRPr="00A057BC" w:rsidRDefault="00C31DFB" w:rsidP="00C31DFB">
            <w:pPr>
              <w:jc w:val="center"/>
              <w:rPr>
                <w:b/>
                <w:color w:val="000000"/>
                <w:sz w:val="18"/>
                <w:szCs w:val="18"/>
              </w:rPr>
            </w:pPr>
          </w:p>
        </w:tc>
        <w:tc>
          <w:tcPr>
            <w:tcW w:w="709" w:type="dxa"/>
            <w:vAlign w:val="center"/>
          </w:tcPr>
          <w:p w14:paraId="1D3F3D19" w14:textId="77777777" w:rsidR="00C31DFB" w:rsidRPr="00A057BC" w:rsidRDefault="00C31DFB" w:rsidP="002F1B37">
            <w:pPr>
              <w:jc w:val="center"/>
              <w:rPr>
                <w:b/>
                <w:color w:val="000000"/>
                <w:sz w:val="18"/>
                <w:szCs w:val="18"/>
              </w:rPr>
            </w:pPr>
          </w:p>
        </w:tc>
        <w:tc>
          <w:tcPr>
            <w:tcW w:w="544" w:type="dxa"/>
            <w:vAlign w:val="center"/>
          </w:tcPr>
          <w:p w14:paraId="26FC07B7" w14:textId="77777777" w:rsidR="00C31DFB" w:rsidRPr="00A057BC" w:rsidRDefault="00C31DFB" w:rsidP="002F1B37">
            <w:pPr>
              <w:jc w:val="center"/>
              <w:rPr>
                <w:b/>
                <w:color w:val="000000"/>
                <w:sz w:val="18"/>
                <w:szCs w:val="18"/>
              </w:rPr>
            </w:pPr>
          </w:p>
        </w:tc>
      </w:tr>
      <w:tr w:rsidR="00C31DFB" w:rsidRPr="00A057BC" w14:paraId="513169C3" w14:textId="2DC0BEF7" w:rsidTr="002F1B37">
        <w:trPr>
          <w:gridAfter w:val="1"/>
          <w:wAfter w:w="7" w:type="dxa"/>
          <w:trHeight w:val="290"/>
        </w:trPr>
        <w:tc>
          <w:tcPr>
            <w:tcW w:w="2689" w:type="dxa"/>
            <w:shd w:val="clear" w:color="auto" w:fill="D9D9D9"/>
            <w:vAlign w:val="center"/>
          </w:tcPr>
          <w:p w14:paraId="65C043D9" w14:textId="77777777" w:rsidR="00C31DFB" w:rsidRPr="00A057BC" w:rsidRDefault="00C31DFB" w:rsidP="00C31DFB">
            <w:pPr>
              <w:rPr>
                <w:color w:val="000000"/>
                <w:sz w:val="18"/>
                <w:szCs w:val="18"/>
              </w:rPr>
            </w:pPr>
            <w:r w:rsidRPr="00A057BC">
              <w:rPr>
                <w:color w:val="000000"/>
                <w:sz w:val="18"/>
                <w:szCs w:val="18"/>
              </w:rPr>
              <w:t>Удаление катетера</w:t>
            </w:r>
          </w:p>
        </w:tc>
        <w:tc>
          <w:tcPr>
            <w:tcW w:w="425" w:type="dxa"/>
            <w:vAlign w:val="center"/>
          </w:tcPr>
          <w:p w14:paraId="0A406ACE" w14:textId="77777777" w:rsidR="00C31DFB" w:rsidRPr="00A057BC" w:rsidRDefault="00C31DFB" w:rsidP="00C31DFB">
            <w:pPr>
              <w:jc w:val="center"/>
              <w:rPr>
                <w:b/>
                <w:color w:val="000000"/>
                <w:sz w:val="18"/>
                <w:szCs w:val="18"/>
              </w:rPr>
            </w:pPr>
          </w:p>
        </w:tc>
        <w:tc>
          <w:tcPr>
            <w:tcW w:w="491" w:type="dxa"/>
            <w:vAlign w:val="center"/>
          </w:tcPr>
          <w:p w14:paraId="644E16C8" w14:textId="77777777" w:rsidR="00C31DFB" w:rsidRPr="00A057BC" w:rsidRDefault="00C31DFB" w:rsidP="00C31DFB">
            <w:pPr>
              <w:jc w:val="center"/>
              <w:rPr>
                <w:b/>
                <w:color w:val="000000"/>
                <w:sz w:val="18"/>
                <w:szCs w:val="18"/>
              </w:rPr>
            </w:pPr>
          </w:p>
        </w:tc>
        <w:tc>
          <w:tcPr>
            <w:tcW w:w="534" w:type="dxa"/>
            <w:vAlign w:val="center"/>
          </w:tcPr>
          <w:p w14:paraId="22CCEE78" w14:textId="77777777" w:rsidR="00C31DFB" w:rsidRPr="00A057BC" w:rsidRDefault="00C31DFB" w:rsidP="00C31DFB">
            <w:pPr>
              <w:jc w:val="center"/>
              <w:rPr>
                <w:b/>
                <w:color w:val="000000"/>
                <w:sz w:val="18"/>
                <w:szCs w:val="18"/>
              </w:rPr>
            </w:pPr>
          </w:p>
        </w:tc>
        <w:tc>
          <w:tcPr>
            <w:tcW w:w="534" w:type="dxa"/>
            <w:vAlign w:val="center"/>
          </w:tcPr>
          <w:p w14:paraId="2AE53614" w14:textId="77777777" w:rsidR="00C31DFB" w:rsidRPr="00A057BC" w:rsidRDefault="00C31DFB" w:rsidP="00C31DFB">
            <w:pPr>
              <w:jc w:val="center"/>
              <w:rPr>
                <w:b/>
                <w:color w:val="000000"/>
                <w:sz w:val="18"/>
                <w:szCs w:val="18"/>
              </w:rPr>
            </w:pPr>
          </w:p>
        </w:tc>
        <w:tc>
          <w:tcPr>
            <w:tcW w:w="535" w:type="dxa"/>
            <w:vAlign w:val="center"/>
          </w:tcPr>
          <w:p w14:paraId="365877DB" w14:textId="77777777" w:rsidR="00C31DFB" w:rsidRPr="00A057BC" w:rsidRDefault="00C31DFB" w:rsidP="00C31DFB">
            <w:pPr>
              <w:jc w:val="center"/>
              <w:rPr>
                <w:b/>
                <w:color w:val="000000"/>
                <w:sz w:val="18"/>
                <w:szCs w:val="18"/>
              </w:rPr>
            </w:pPr>
          </w:p>
        </w:tc>
        <w:tc>
          <w:tcPr>
            <w:tcW w:w="386" w:type="dxa"/>
            <w:vAlign w:val="center"/>
          </w:tcPr>
          <w:p w14:paraId="7AFAD72F" w14:textId="77777777" w:rsidR="00C31DFB" w:rsidRPr="00A057BC" w:rsidRDefault="00C31DFB" w:rsidP="00C31DFB">
            <w:pPr>
              <w:jc w:val="center"/>
              <w:rPr>
                <w:b/>
                <w:color w:val="000000"/>
                <w:sz w:val="18"/>
                <w:szCs w:val="18"/>
              </w:rPr>
            </w:pPr>
          </w:p>
        </w:tc>
        <w:tc>
          <w:tcPr>
            <w:tcW w:w="638" w:type="dxa"/>
            <w:vAlign w:val="center"/>
          </w:tcPr>
          <w:p w14:paraId="041E22FC" w14:textId="77777777" w:rsidR="00C31DFB" w:rsidRPr="00A057BC" w:rsidRDefault="00C31DFB" w:rsidP="00C31DFB">
            <w:pPr>
              <w:jc w:val="center"/>
              <w:rPr>
                <w:b/>
                <w:color w:val="000000"/>
                <w:sz w:val="18"/>
                <w:szCs w:val="18"/>
              </w:rPr>
            </w:pPr>
          </w:p>
        </w:tc>
        <w:tc>
          <w:tcPr>
            <w:tcW w:w="416" w:type="dxa"/>
            <w:vAlign w:val="center"/>
          </w:tcPr>
          <w:p w14:paraId="1330C93C" w14:textId="77777777" w:rsidR="00C31DFB" w:rsidRPr="00A057BC" w:rsidRDefault="00C31DFB" w:rsidP="00C31DFB">
            <w:pPr>
              <w:jc w:val="center"/>
              <w:rPr>
                <w:b/>
                <w:color w:val="000000"/>
                <w:sz w:val="18"/>
                <w:szCs w:val="18"/>
              </w:rPr>
            </w:pPr>
          </w:p>
        </w:tc>
        <w:tc>
          <w:tcPr>
            <w:tcW w:w="577" w:type="dxa"/>
            <w:vAlign w:val="center"/>
          </w:tcPr>
          <w:p w14:paraId="51A4B24D" w14:textId="77777777" w:rsidR="00C31DFB" w:rsidRPr="00A057BC" w:rsidRDefault="00C31DFB" w:rsidP="00C31DFB">
            <w:pPr>
              <w:jc w:val="center"/>
              <w:rPr>
                <w:b/>
                <w:color w:val="000000"/>
                <w:sz w:val="18"/>
                <w:szCs w:val="18"/>
              </w:rPr>
            </w:pPr>
          </w:p>
        </w:tc>
        <w:tc>
          <w:tcPr>
            <w:tcW w:w="477" w:type="dxa"/>
            <w:vAlign w:val="center"/>
          </w:tcPr>
          <w:p w14:paraId="365913F5" w14:textId="77777777" w:rsidR="00C31DFB" w:rsidRPr="00A057BC" w:rsidRDefault="00C31DFB" w:rsidP="00C31DFB">
            <w:pPr>
              <w:jc w:val="center"/>
              <w:rPr>
                <w:b/>
                <w:color w:val="000000"/>
                <w:sz w:val="18"/>
                <w:szCs w:val="18"/>
              </w:rPr>
            </w:pPr>
          </w:p>
        </w:tc>
        <w:tc>
          <w:tcPr>
            <w:tcW w:w="657" w:type="dxa"/>
            <w:vAlign w:val="center"/>
          </w:tcPr>
          <w:p w14:paraId="125F6BA2" w14:textId="77777777" w:rsidR="00C31DFB" w:rsidRPr="00A057BC" w:rsidRDefault="00C31DFB" w:rsidP="00C31DFB">
            <w:pPr>
              <w:jc w:val="center"/>
              <w:rPr>
                <w:b/>
                <w:color w:val="000000"/>
                <w:sz w:val="18"/>
                <w:szCs w:val="18"/>
              </w:rPr>
            </w:pPr>
          </w:p>
        </w:tc>
        <w:tc>
          <w:tcPr>
            <w:tcW w:w="397" w:type="dxa"/>
            <w:vAlign w:val="center"/>
          </w:tcPr>
          <w:p w14:paraId="71B0E038" w14:textId="77777777" w:rsidR="00C31DFB" w:rsidRPr="00A057BC" w:rsidRDefault="00C31DFB" w:rsidP="00C31DFB">
            <w:pPr>
              <w:jc w:val="center"/>
              <w:rPr>
                <w:b/>
                <w:color w:val="000000"/>
                <w:sz w:val="18"/>
                <w:szCs w:val="18"/>
              </w:rPr>
            </w:pPr>
          </w:p>
        </w:tc>
        <w:tc>
          <w:tcPr>
            <w:tcW w:w="527" w:type="dxa"/>
            <w:vAlign w:val="center"/>
          </w:tcPr>
          <w:p w14:paraId="2996B14B" w14:textId="77777777" w:rsidR="00C31DFB" w:rsidRPr="00A057BC" w:rsidRDefault="00C31DFB" w:rsidP="00C31DFB">
            <w:pPr>
              <w:jc w:val="center"/>
              <w:rPr>
                <w:b/>
                <w:color w:val="000000"/>
                <w:sz w:val="18"/>
                <w:szCs w:val="18"/>
              </w:rPr>
            </w:pPr>
          </w:p>
        </w:tc>
        <w:tc>
          <w:tcPr>
            <w:tcW w:w="527" w:type="dxa"/>
            <w:vAlign w:val="center"/>
          </w:tcPr>
          <w:p w14:paraId="151C41C5" w14:textId="77777777" w:rsidR="00C31DFB" w:rsidRPr="00A057BC" w:rsidRDefault="00C31DFB" w:rsidP="00C31DFB">
            <w:pPr>
              <w:jc w:val="center"/>
              <w:rPr>
                <w:b/>
                <w:color w:val="000000"/>
                <w:sz w:val="18"/>
                <w:szCs w:val="18"/>
              </w:rPr>
            </w:pPr>
          </w:p>
        </w:tc>
        <w:tc>
          <w:tcPr>
            <w:tcW w:w="527" w:type="dxa"/>
            <w:vAlign w:val="center"/>
          </w:tcPr>
          <w:p w14:paraId="7813ECE4" w14:textId="77777777" w:rsidR="00C31DFB" w:rsidRPr="00A057BC" w:rsidRDefault="00C31DFB" w:rsidP="00C31DFB">
            <w:pPr>
              <w:jc w:val="center"/>
              <w:rPr>
                <w:b/>
                <w:color w:val="000000"/>
                <w:sz w:val="18"/>
                <w:szCs w:val="18"/>
              </w:rPr>
            </w:pPr>
          </w:p>
        </w:tc>
        <w:tc>
          <w:tcPr>
            <w:tcW w:w="528" w:type="dxa"/>
            <w:vAlign w:val="center"/>
          </w:tcPr>
          <w:p w14:paraId="2F73EE3A" w14:textId="77777777" w:rsidR="00C31DFB" w:rsidRPr="00A057BC" w:rsidRDefault="00C31DFB" w:rsidP="00C31DFB">
            <w:pPr>
              <w:jc w:val="center"/>
              <w:rPr>
                <w:b/>
                <w:color w:val="000000"/>
                <w:sz w:val="18"/>
                <w:szCs w:val="18"/>
              </w:rPr>
            </w:pPr>
          </w:p>
        </w:tc>
        <w:tc>
          <w:tcPr>
            <w:tcW w:w="531" w:type="dxa"/>
            <w:vAlign w:val="center"/>
          </w:tcPr>
          <w:p w14:paraId="0D86E33E" w14:textId="77777777" w:rsidR="00C31DFB" w:rsidRPr="00A057BC" w:rsidRDefault="00C31DFB" w:rsidP="00C31DFB">
            <w:pPr>
              <w:jc w:val="center"/>
              <w:rPr>
                <w:b/>
                <w:color w:val="000000"/>
                <w:sz w:val="18"/>
                <w:szCs w:val="18"/>
              </w:rPr>
            </w:pPr>
          </w:p>
        </w:tc>
        <w:tc>
          <w:tcPr>
            <w:tcW w:w="506" w:type="dxa"/>
            <w:vAlign w:val="center"/>
          </w:tcPr>
          <w:p w14:paraId="0AC86F88"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466B7C1D" w14:textId="77777777" w:rsidR="00C31DFB" w:rsidRPr="00A057BC" w:rsidRDefault="00C31DFB" w:rsidP="00C31DFB">
            <w:pPr>
              <w:jc w:val="center"/>
              <w:rPr>
                <w:b/>
                <w:color w:val="000000"/>
                <w:sz w:val="18"/>
                <w:szCs w:val="18"/>
              </w:rPr>
            </w:pPr>
          </w:p>
        </w:tc>
        <w:tc>
          <w:tcPr>
            <w:tcW w:w="709" w:type="dxa"/>
            <w:vAlign w:val="center"/>
          </w:tcPr>
          <w:p w14:paraId="248537DB" w14:textId="77777777" w:rsidR="00C31DFB" w:rsidRPr="00A057BC" w:rsidRDefault="00C31DFB" w:rsidP="00C31DFB">
            <w:pPr>
              <w:jc w:val="center"/>
              <w:rPr>
                <w:b/>
                <w:color w:val="000000"/>
                <w:sz w:val="18"/>
                <w:szCs w:val="18"/>
              </w:rPr>
            </w:pPr>
          </w:p>
        </w:tc>
        <w:tc>
          <w:tcPr>
            <w:tcW w:w="709" w:type="dxa"/>
            <w:vAlign w:val="center"/>
          </w:tcPr>
          <w:p w14:paraId="25BCA5CD" w14:textId="77777777" w:rsidR="00C31DFB" w:rsidRPr="00A057BC" w:rsidRDefault="00C31DFB" w:rsidP="00C31DFB">
            <w:pPr>
              <w:jc w:val="center"/>
              <w:rPr>
                <w:b/>
                <w:color w:val="000000"/>
                <w:sz w:val="18"/>
                <w:szCs w:val="18"/>
              </w:rPr>
            </w:pPr>
          </w:p>
        </w:tc>
        <w:tc>
          <w:tcPr>
            <w:tcW w:w="709" w:type="dxa"/>
            <w:vAlign w:val="center"/>
          </w:tcPr>
          <w:p w14:paraId="0E5DC498" w14:textId="77777777" w:rsidR="00C31DFB" w:rsidRPr="00A057BC" w:rsidRDefault="00C31DFB" w:rsidP="002F1B37">
            <w:pPr>
              <w:jc w:val="center"/>
              <w:rPr>
                <w:b/>
                <w:color w:val="000000"/>
                <w:sz w:val="18"/>
                <w:szCs w:val="18"/>
              </w:rPr>
            </w:pPr>
          </w:p>
        </w:tc>
        <w:tc>
          <w:tcPr>
            <w:tcW w:w="544" w:type="dxa"/>
            <w:vAlign w:val="center"/>
          </w:tcPr>
          <w:p w14:paraId="566AC825" w14:textId="77777777" w:rsidR="00C31DFB" w:rsidRPr="00A057BC" w:rsidRDefault="00C31DFB" w:rsidP="002F1B37">
            <w:pPr>
              <w:jc w:val="center"/>
              <w:rPr>
                <w:b/>
                <w:color w:val="000000"/>
                <w:sz w:val="18"/>
                <w:szCs w:val="18"/>
              </w:rPr>
            </w:pPr>
          </w:p>
        </w:tc>
      </w:tr>
      <w:tr w:rsidR="00C31DFB" w:rsidRPr="00A057BC" w14:paraId="0644DCEC" w14:textId="598D190B" w:rsidTr="002F1B37">
        <w:trPr>
          <w:gridAfter w:val="1"/>
          <w:wAfter w:w="7" w:type="dxa"/>
          <w:trHeight w:val="290"/>
        </w:trPr>
        <w:tc>
          <w:tcPr>
            <w:tcW w:w="2689" w:type="dxa"/>
            <w:shd w:val="clear" w:color="auto" w:fill="D9D9D9"/>
            <w:vAlign w:val="center"/>
          </w:tcPr>
          <w:p w14:paraId="6FB331D5" w14:textId="35DFF4C6" w:rsidR="00C31DFB" w:rsidRPr="00A057BC" w:rsidRDefault="00C31DFB" w:rsidP="00C31DFB">
            <w:pPr>
              <w:rPr>
                <w:color w:val="000000"/>
                <w:sz w:val="18"/>
                <w:szCs w:val="18"/>
              </w:rPr>
            </w:pPr>
            <w:r w:rsidRPr="00A057BC">
              <w:rPr>
                <w:color w:val="000000"/>
                <w:sz w:val="18"/>
                <w:szCs w:val="18"/>
              </w:rPr>
              <w:t>Прием препарата</w:t>
            </w:r>
            <w:r w:rsidR="002F1B37" w:rsidRPr="00A057BC">
              <w:rPr>
                <w:color w:val="000000"/>
                <w:sz w:val="18"/>
                <w:szCs w:val="18"/>
                <w:vertAlign w:val="superscript"/>
              </w:rPr>
              <w:t>4</w:t>
            </w:r>
          </w:p>
        </w:tc>
        <w:tc>
          <w:tcPr>
            <w:tcW w:w="425" w:type="dxa"/>
            <w:vAlign w:val="center"/>
          </w:tcPr>
          <w:p w14:paraId="31047705" w14:textId="77777777" w:rsidR="00C31DFB" w:rsidRPr="00A057BC" w:rsidRDefault="00C31DFB" w:rsidP="00C31DFB">
            <w:pPr>
              <w:jc w:val="center"/>
              <w:rPr>
                <w:b/>
                <w:color w:val="000000"/>
                <w:sz w:val="18"/>
                <w:szCs w:val="18"/>
              </w:rPr>
            </w:pPr>
          </w:p>
        </w:tc>
        <w:tc>
          <w:tcPr>
            <w:tcW w:w="491" w:type="dxa"/>
            <w:vAlign w:val="center"/>
          </w:tcPr>
          <w:p w14:paraId="1356D230" w14:textId="77777777" w:rsidR="00C31DFB" w:rsidRPr="00A057BC" w:rsidRDefault="00C31DFB" w:rsidP="00C31DFB">
            <w:pPr>
              <w:jc w:val="center"/>
              <w:rPr>
                <w:b/>
                <w:color w:val="000000"/>
                <w:sz w:val="18"/>
                <w:szCs w:val="18"/>
              </w:rPr>
            </w:pPr>
          </w:p>
        </w:tc>
        <w:tc>
          <w:tcPr>
            <w:tcW w:w="534" w:type="dxa"/>
            <w:vAlign w:val="center"/>
          </w:tcPr>
          <w:p w14:paraId="04CA26FA" w14:textId="77777777" w:rsidR="00C31DFB" w:rsidRPr="00A057BC" w:rsidRDefault="00C31DFB" w:rsidP="00C31DFB">
            <w:pPr>
              <w:jc w:val="center"/>
              <w:rPr>
                <w:b/>
                <w:color w:val="000000"/>
                <w:sz w:val="18"/>
                <w:szCs w:val="18"/>
              </w:rPr>
            </w:pPr>
            <w:r w:rsidRPr="00A057BC">
              <w:rPr>
                <w:b/>
                <w:color w:val="000000"/>
                <w:sz w:val="18"/>
                <w:szCs w:val="18"/>
              </w:rPr>
              <w:t>Х</w:t>
            </w:r>
          </w:p>
        </w:tc>
        <w:tc>
          <w:tcPr>
            <w:tcW w:w="534" w:type="dxa"/>
            <w:vAlign w:val="center"/>
          </w:tcPr>
          <w:p w14:paraId="5A45E663" w14:textId="77777777" w:rsidR="00C31DFB" w:rsidRPr="00A057BC" w:rsidRDefault="00C31DFB" w:rsidP="00C31DFB">
            <w:pPr>
              <w:jc w:val="center"/>
              <w:rPr>
                <w:b/>
                <w:color w:val="000000"/>
                <w:sz w:val="18"/>
                <w:szCs w:val="18"/>
              </w:rPr>
            </w:pPr>
          </w:p>
        </w:tc>
        <w:tc>
          <w:tcPr>
            <w:tcW w:w="535" w:type="dxa"/>
            <w:vAlign w:val="center"/>
          </w:tcPr>
          <w:p w14:paraId="46A44C31" w14:textId="77777777" w:rsidR="00C31DFB" w:rsidRPr="00A057BC" w:rsidRDefault="00C31DFB" w:rsidP="00C31DFB">
            <w:pPr>
              <w:jc w:val="center"/>
              <w:rPr>
                <w:b/>
                <w:color w:val="000000"/>
                <w:sz w:val="18"/>
                <w:szCs w:val="18"/>
              </w:rPr>
            </w:pPr>
          </w:p>
        </w:tc>
        <w:tc>
          <w:tcPr>
            <w:tcW w:w="386" w:type="dxa"/>
            <w:vAlign w:val="center"/>
          </w:tcPr>
          <w:p w14:paraId="280BC0AE" w14:textId="77777777" w:rsidR="00C31DFB" w:rsidRPr="00A057BC" w:rsidRDefault="00C31DFB" w:rsidP="00C31DFB">
            <w:pPr>
              <w:jc w:val="center"/>
              <w:rPr>
                <w:b/>
                <w:color w:val="000000"/>
                <w:sz w:val="18"/>
                <w:szCs w:val="18"/>
              </w:rPr>
            </w:pPr>
          </w:p>
        </w:tc>
        <w:tc>
          <w:tcPr>
            <w:tcW w:w="638" w:type="dxa"/>
            <w:vAlign w:val="center"/>
          </w:tcPr>
          <w:p w14:paraId="65EB949F" w14:textId="77777777" w:rsidR="00C31DFB" w:rsidRPr="00A057BC" w:rsidRDefault="00C31DFB" w:rsidP="00C31DFB">
            <w:pPr>
              <w:jc w:val="center"/>
              <w:rPr>
                <w:b/>
                <w:color w:val="000000"/>
                <w:sz w:val="18"/>
                <w:szCs w:val="18"/>
              </w:rPr>
            </w:pPr>
          </w:p>
        </w:tc>
        <w:tc>
          <w:tcPr>
            <w:tcW w:w="416" w:type="dxa"/>
            <w:vAlign w:val="center"/>
          </w:tcPr>
          <w:p w14:paraId="19B1878F" w14:textId="77777777" w:rsidR="00C31DFB" w:rsidRPr="00A057BC" w:rsidRDefault="00C31DFB" w:rsidP="00C31DFB">
            <w:pPr>
              <w:jc w:val="center"/>
              <w:rPr>
                <w:b/>
                <w:color w:val="000000"/>
                <w:sz w:val="18"/>
                <w:szCs w:val="18"/>
              </w:rPr>
            </w:pPr>
          </w:p>
        </w:tc>
        <w:tc>
          <w:tcPr>
            <w:tcW w:w="577" w:type="dxa"/>
            <w:vAlign w:val="center"/>
          </w:tcPr>
          <w:p w14:paraId="4AAA2CB9" w14:textId="77777777" w:rsidR="00C31DFB" w:rsidRPr="00A057BC" w:rsidRDefault="00C31DFB" w:rsidP="00C31DFB">
            <w:pPr>
              <w:jc w:val="center"/>
              <w:rPr>
                <w:b/>
                <w:color w:val="000000"/>
                <w:sz w:val="18"/>
                <w:szCs w:val="18"/>
              </w:rPr>
            </w:pPr>
          </w:p>
        </w:tc>
        <w:tc>
          <w:tcPr>
            <w:tcW w:w="477" w:type="dxa"/>
            <w:vAlign w:val="center"/>
          </w:tcPr>
          <w:p w14:paraId="7D82A2C0" w14:textId="77777777" w:rsidR="00C31DFB" w:rsidRPr="00A057BC" w:rsidRDefault="00C31DFB" w:rsidP="00C31DFB">
            <w:pPr>
              <w:jc w:val="center"/>
              <w:rPr>
                <w:b/>
                <w:color w:val="000000"/>
                <w:sz w:val="18"/>
                <w:szCs w:val="18"/>
              </w:rPr>
            </w:pPr>
          </w:p>
        </w:tc>
        <w:tc>
          <w:tcPr>
            <w:tcW w:w="657" w:type="dxa"/>
            <w:vAlign w:val="center"/>
          </w:tcPr>
          <w:p w14:paraId="17AA8F05" w14:textId="77777777" w:rsidR="00C31DFB" w:rsidRPr="00A057BC" w:rsidRDefault="00C31DFB" w:rsidP="00C31DFB">
            <w:pPr>
              <w:jc w:val="center"/>
              <w:rPr>
                <w:b/>
                <w:color w:val="000000"/>
                <w:sz w:val="18"/>
                <w:szCs w:val="18"/>
              </w:rPr>
            </w:pPr>
          </w:p>
        </w:tc>
        <w:tc>
          <w:tcPr>
            <w:tcW w:w="397" w:type="dxa"/>
            <w:vAlign w:val="center"/>
          </w:tcPr>
          <w:p w14:paraId="053D829E" w14:textId="77777777" w:rsidR="00C31DFB" w:rsidRPr="00A057BC" w:rsidRDefault="00C31DFB" w:rsidP="00C31DFB">
            <w:pPr>
              <w:jc w:val="center"/>
              <w:rPr>
                <w:b/>
                <w:color w:val="000000"/>
                <w:sz w:val="18"/>
                <w:szCs w:val="18"/>
              </w:rPr>
            </w:pPr>
          </w:p>
        </w:tc>
        <w:tc>
          <w:tcPr>
            <w:tcW w:w="527" w:type="dxa"/>
            <w:vAlign w:val="center"/>
          </w:tcPr>
          <w:p w14:paraId="23C8AC09" w14:textId="77777777" w:rsidR="00C31DFB" w:rsidRPr="00A057BC" w:rsidRDefault="00C31DFB" w:rsidP="00C31DFB">
            <w:pPr>
              <w:jc w:val="center"/>
              <w:rPr>
                <w:b/>
                <w:color w:val="000000"/>
                <w:sz w:val="18"/>
                <w:szCs w:val="18"/>
              </w:rPr>
            </w:pPr>
          </w:p>
        </w:tc>
        <w:tc>
          <w:tcPr>
            <w:tcW w:w="527" w:type="dxa"/>
            <w:vAlign w:val="center"/>
          </w:tcPr>
          <w:p w14:paraId="647C976E" w14:textId="77777777" w:rsidR="00C31DFB" w:rsidRPr="00A057BC" w:rsidRDefault="00C31DFB" w:rsidP="00C31DFB">
            <w:pPr>
              <w:jc w:val="center"/>
              <w:rPr>
                <w:b/>
                <w:color w:val="000000"/>
                <w:sz w:val="18"/>
                <w:szCs w:val="18"/>
              </w:rPr>
            </w:pPr>
          </w:p>
        </w:tc>
        <w:tc>
          <w:tcPr>
            <w:tcW w:w="527" w:type="dxa"/>
            <w:vAlign w:val="center"/>
          </w:tcPr>
          <w:p w14:paraId="1ACA3FB7" w14:textId="77777777" w:rsidR="00C31DFB" w:rsidRPr="00A057BC" w:rsidRDefault="00C31DFB" w:rsidP="00C31DFB">
            <w:pPr>
              <w:jc w:val="center"/>
              <w:rPr>
                <w:b/>
                <w:color w:val="000000"/>
                <w:sz w:val="18"/>
                <w:szCs w:val="18"/>
              </w:rPr>
            </w:pPr>
          </w:p>
        </w:tc>
        <w:tc>
          <w:tcPr>
            <w:tcW w:w="528" w:type="dxa"/>
            <w:vAlign w:val="center"/>
          </w:tcPr>
          <w:p w14:paraId="5BFB0068" w14:textId="77777777" w:rsidR="00C31DFB" w:rsidRPr="00A057BC" w:rsidRDefault="00C31DFB" w:rsidP="00C31DFB">
            <w:pPr>
              <w:jc w:val="center"/>
              <w:rPr>
                <w:b/>
                <w:color w:val="000000"/>
                <w:sz w:val="18"/>
                <w:szCs w:val="18"/>
              </w:rPr>
            </w:pPr>
          </w:p>
        </w:tc>
        <w:tc>
          <w:tcPr>
            <w:tcW w:w="531" w:type="dxa"/>
            <w:vAlign w:val="center"/>
          </w:tcPr>
          <w:p w14:paraId="474B8713" w14:textId="77777777" w:rsidR="00C31DFB" w:rsidRPr="00A057BC" w:rsidRDefault="00C31DFB" w:rsidP="00C31DFB">
            <w:pPr>
              <w:jc w:val="center"/>
              <w:rPr>
                <w:b/>
                <w:color w:val="000000"/>
                <w:sz w:val="18"/>
                <w:szCs w:val="18"/>
              </w:rPr>
            </w:pPr>
          </w:p>
        </w:tc>
        <w:tc>
          <w:tcPr>
            <w:tcW w:w="506" w:type="dxa"/>
            <w:vAlign w:val="center"/>
          </w:tcPr>
          <w:p w14:paraId="3789AFF5" w14:textId="77777777" w:rsidR="00C31DFB" w:rsidRPr="00A057BC" w:rsidRDefault="00C31DFB" w:rsidP="00C31DFB">
            <w:pPr>
              <w:jc w:val="center"/>
              <w:rPr>
                <w:b/>
                <w:color w:val="000000"/>
                <w:sz w:val="18"/>
                <w:szCs w:val="18"/>
              </w:rPr>
            </w:pPr>
          </w:p>
        </w:tc>
        <w:tc>
          <w:tcPr>
            <w:tcW w:w="567" w:type="dxa"/>
            <w:vAlign w:val="center"/>
          </w:tcPr>
          <w:p w14:paraId="38300B7E" w14:textId="77777777" w:rsidR="00C31DFB" w:rsidRPr="00A057BC" w:rsidRDefault="00C31DFB" w:rsidP="00C31DFB">
            <w:pPr>
              <w:jc w:val="center"/>
              <w:rPr>
                <w:b/>
                <w:color w:val="000000"/>
                <w:sz w:val="18"/>
                <w:szCs w:val="18"/>
              </w:rPr>
            </w:pPr>
          </w:p>
        </w:tc>
        <w:tc>
          <w:tcPr>
            <w:tcW w:w="709" w:type="dxa"/>
            <w:vAlign w:val="center"/>
          </w:tcPr>
          <w:p w14:paraId="2635B12C" w14:textId="77777777" w:rsidR="00C31DFB" w:rsidRPr="00A057BC" w:rsidRDefault="00C31DFB" w:rsidP="00C31DFB">
            <w:pPr>
              <w:jc w:val="center"/>
              <w:rPr>
                <w:b/>
                <w:color w:val="000000"/>
                <w:sz w:val="18"/>
                <w:szCs w:val="18"/>
              </w:rPr>
            </w:pPr>
          </w:p>
        </w:tc>
        <w:tc>
          <w:tcPr>
            <w:tcW w:w="709" w:type="dxa"/>
            <w:vAlign w:val="center"/>
          </w:tcPr>
          <w:p w14:paraId="74DABB00" w14:textId="77777777" w:rsidR="00C31DFB" w:rsidRPr="00A057BC" w:rsidRDefault="00C31DFB" w:rsidP="00C31DFB">
            <w:pPr>
              <w:jc w:val="center"/>
              <w:rPr>
                <w:b/>
                <w:color w:val="000000"/>
                <w:sz w:val="18"/>
                <w:szCs w:val="18"/>
              </w:rPr>
            </w:pPr>
          </w:p>
        </w:tc>
        <w:tc>
          <w:tcPr>
            <w:tcW w:w="709" w:type="dxa"/>
            <w:vAlign w:val="center"/>
          </w:tcPr>
          <w:p w14:paraId="78E9CF4A" w14:textId="77777777" w:rsidR="00C31DFB" w:rsidRPr="00A057BC" w:rsidRDefault="00C31DFB" w:rsidP="002F1B37">
            <w:pPr>
              <w:jc w:val="center"/>
              <w:rPr>
                <w:b/>
                <w:color w:val="000000"/>
                <w:sz w:val="18"/>
                <w:szCs w:val="18"/>
              </w:rPr>
            </w:pPr>
          </w:p>
        </w:tc>
        <w:tc>
          <w:tcPr>
            <w:tcW w:w="544" w:type="dxa"/>
            <w:vAlign w:val="center"/>
          </w:tcPr>
          <w:p w14:paraId="1506A087" w14:textId="77777777" w:rsidR="00C31DFB" w:rsidRPr="00A057BC" w:rsidRDefault="00C31DFB" w:rsidP="002F1B37">
            <w:pPr>
              <w:jc w:val="center"/>
              <w:rPr>
                <w:b/>
                <w:color w:val="000000"/>
                <w:sz w:val="18"/>
                <w:szCs w:val="18"/>
              </w:rPr>
            </w:pPr>
          </w:p>
        </w:tc>
      </w:tr>
      <w:tr w:rsidR="00C31DFB" w:rsidRPr="00A057BC" w14:paraId="0A01698E" w14:textId="3A49133D" w:rsidTr="002F1B37">
        <w:trPr>
          <w:gridAfter w:val="1"/>
          <w:wAfter w:w="7" w:type="dxa"/>
          <w:trHeight w:val="290"/>
        </w:trPr>
        <w:tc>
          <w:tcPr>
            <w:tcW w:w="2689" w:type="dxa"/>
            <w:shd w:val="clear" w:color="auto" w:fill="D9D9D9"/>
            <w:vAlign w:val="center"/>
          </w:tcPr>
          <w:p w14:paraId="1ADC0F32" w14:textId="77CE4DD3" w:rsidR="00C31DFB" w:rsidRPr="00A057BC" w:rsidRDefault="00C31DFB" w:rsidP="00C31DFB">
            <w:pPr>
              <w:rPr>
                <w:color w:val="000000"/>
                <w:sz w:val="18"/>
                <w:szCs w:val="18"/>
              </w:rPr>
            </w:pPr>
            <w:r w:rsidRPr="00A057BC">
              <w:rPr>
                <w:color w:val="000000"/>
                <w:sz w:val="18"/>
                <w:szCs w:val="18"/>
              </w:rPr>
              <w:t>Забор крови для ФК</w:t>
            </w:r>
            <w:r w:rsidR="002F1B37" w:rsidRPr="00A057BC">
              <w:rPr>
                <w:color w:val="000000"/>
                <w:sz w:val="18"/>
                <w:szCs w:val="18"/>
                <w:vertAlign w:val="superscript"/>
              </w:rPr>
              <w:t>5</w:t>
            </w:r>
          </w:p>
        </w:tc>
        <w:tc>
          <w:tcPr>
            <w:tcW w:w="425" w:type="dxa"/>
            <w:vAlign w:val="center"/>
          </w:tcPr>
          <w:p w14:paraId="31CC8008" w14:textId="77777777" w:rsidR="00C31DFB" w:rsidRPr="00A057BC" w:rsidRDefault="00C31DFB" w:rsidP="00C31DFB">
            <w:pPr>
              <w:jc w:val="center"/>
              <w:rPr>
                <w:b/>
                <w:color w:val="000000"/>
                <w:sz w:val="18"/>
                <w:szCs w:val="18"/>
              </w:rPr>
            </w:pPr>
          </w:p>
        </w:tc>
        <w:tc>
          <w:tcPr>
            <w:tcW w:w="491" w:type="dxa"/>
            <w:vAlign w:val="center"/>
          </w:tcPr>
          <w:p w14:paraId="0D588E52" w14:textId="77777777" w:rsidR="00C31DFB" w:rsidRPr="00A057BC" w:rsidRDefault="00C31DFB" w:rsidP="00C31DFB">
            <w:pPr>
              <w:jc w:val="center"/>
              <w:rPr>
                <w:b/>
                <w:color w:val="000000"/>
                <w:sz w:val="18"/>
                <w:szCs w:val="18"/>
              </w:rPr>
            </w:pPr>
            <w:r w:rsidRPr="00A057BC">
              <w:rPr>
                <w:b/>
                <w:color w:val="000000"/>
                <w:sz w:val="18"/>
                <w:szCs w:val="18"/>
              </w:rPr>
              <w:t>Х</w:t>
            </w:r>
          </w:p>
        </w:tc>
        <w:tc>
          <w:tcPr>
            <w:tcW w:w="534" w:type="dxa"/>
            <w:vAlign w:val="center"/>
          </w:tcPr>
          <w:p w14:paraId="1958AA58" w14:textId="77777777" w:rsidR="00C31DFB" w:rsidRPr="00A057BC" w:rsidRDefault="00C31DFB" w:rsidP="00C31DFB">
            <w:pPr>
              <w:jc w:val="center"/>
              <w:rPr>
                <w:b/>
                <w:color w:val="000000"/>
                <w:sz w:val="18"/>
                <w:szCs w:val="18"/>
              </w:rPr>
            </w:pPr>
          </w:p>
        </w:tc>
        <w:tc>
          <w:tcPr>
            <w:tcW w:w="534" w:type="dxa"/>
            <w:vAlign w:val="center"/>
          </w:tcPr>
          <w:p w14:paraId="798BC18A" w14:textId="77777777" w:rsidR="00C31DFB" w:rsidRPr="00A057BC" w:rsidRDefault="00C31DFB" w:rsidP="00C31DFB">
            <w:pPr>
              <w:jc w:val="center"/>
              <w:rPr>
                <w:b/>
                <w:color w:val="000000"/>
                <w:sz w:val="18"/>
                <w:szCs w:val="18"/>
              </w:rPr>
            </w:pPr>
            <w:r w:rsidRPr="00A057BC">
              <w:rPr>
                <w:b/>
                <w:color w:val="000000"/>
                <w:sz w:val="18"/>
                <w:szCs w:val="18"/>
              </w:rPr>
              <w:t>Х</w:t>
            </w:r>
          </w:p>
        </w:tc>
        <w:tc>
          <w:tcPr>
            <w:tcW w:w="535" w:type="dxa"/>
            <w:vAlign w:val="center"/>
          </w:tcPr>
          <w:p w14:paraId="018CC798" w14:textId="77777777" w:rsidR="00C31DFB" w:rsidRPr="00A057BC" w:rsidRDefault="00C31DFB" w:rsidP="00C31DFB">
            <w:pPr>
              <w:jc w:val="center"/>
              <w:rPr>
                <w:b/>
                <w:color w:val="000000"/>
                <w:sz w:val="18"/>
                <w:szCs w:val="18"/>
              </w:rPr>
            </w:pPr>
            <w:r w:rsidRPr="00A057BC">
              <w:rPr>
                <w:b/>
                <w:color w:val="000000"/>
                <w:sz w:val="18"/>
                <w:szCs w:val="18"/>
              </w:rPr>
              <w:t>Х</w:t>
            </w:r>
          </w:p>
        </w:tc>
        <w:tc>
          <w:tcPr>
            <w:tcW w:w="386" w:type="dxa"/>
            <w:vAlign w:val="center"/>
          </w:tcPr>
          <w:p w14:paraId="10D1BA75" w14:textId="77777777" w:rsidR="00C31DFB" w:rsidRPr="00A057BC" w:rsidRDefault="00C31DFB" w:rsidP="00C31DFB">
            <w:pPr>
              <w:jc w:val="center"/>
              <w:rPr>
                <w:b/>
                <w:color w:val="000000"/>
                <w:sz w:val="18"/>
                <w:szCs w:val="18"/>
              </w:rPr>
            </w:pPr>
            <w:r w:rsidRPr="00A057BC">
              <w:rPr>
                <w:b/>
                <w:color w:val="000000"/>
                <w:sz w:val="18"/>
                <w:szCs w:val="18"/>
              </w:rPr>
              <w:t>Х</w:t>
            </w:r>
          </w:p>
        </w:tc>
        <w:tc>
          <w:tcPr>
            <w:tcW w:w="638" w:type="dxa"/>
            <w:vAlign w:val="center"/>
          </w:tcPr>
          <w:p w14:paraId="58EAE2BC" w14:textId="77777777" w:rsidR="00C31DFB" w:rsidRPr="00A057BC" w:rsidRDefault="00C31DFB" w:rsidP="00C31DFB">
            <w:pPr>
              <w:jc w:val="center"/>
              <w:rPr>
                <w:b/>
                <w:color w:val="000000"/>
                <w:sz w:val="18"/>
                <w:szCs w:val="18"/>
              </w:rPr>
            </w:pPr>
            <w:r w:rsidRPr="00A057BC">
              <w:rPr>
                <w:b/>
                <w:color w:val="000000"/>
                <w:sz w:val="18"/>
                <w:szCs w:val="18"/>
              </w:rPr>
              <w:t>Х</w:t>
            </w:r>
          </w:p>
        </w:tc>
        <w:tc>
          <w:tcPr>
            <w:tcW w:w="416" w:type="dxa"/>
            <w:vAlign w:val="center"/>
          </w:tcPr>
          <w:p w14:paraId="46092F89" w14:textId="77777777" w:rsidR="00C31DFB" w:rsidRPr="00A057BC" w:rsidRDefault="00C31DFB" w:rsidP="00C31DFB">
            <w:pPr>
              <w:jc w:val="center"/>
              <w:rPr>
                <w:b/>
                <w:color w:val="000000"/>
                <w:sz w:val="18"/>
                <w:szCs w:val="18"/>
              </w:rPr>
            </w:pPr>
            <w:r w:rsidRPr="00A057BC">
              <w:rPr>
                <w:b/>
                <w:color w:val="000000"/>
                <w:sz w:val="18"/>
                <w:szCs w:val="18"/>
              </w:rPr>
              <w:t>Х</w:t>
            </w:r>
          </w:p>
        </w:tc>
        <w:tc>
          <w:tcPr>
            <w:tcW w:w="577" w:type="dxa"/>
            <w:vAlign w:val="center"/>
          </w:tcPr>
          <w:p w14:paraId="697165D8" w14:textId="77777777" w:rsidR="00C31DFB" w:rsidRPr="00A057BC" w:rsidRDefault="00C31DFB" w:rsidP="00C31DFB">
            <w:pPr>
              <w:jc w:val="center"/>
              <w:rPr>
                <w:b/>
                <w:color w:val="000000"/>
                <w:sz w:val="18"/>
                <w:szCs w:val="18"/>
              </w:rPr>
            </w:pPr>
            <w:r w:rsidRPr="00A057BC">
              <w:rPr>
                <w:b/>
                <w:color w:val="000000"/>
                <w:sz w:val="18"/>
                <w:szCs w:val="18"/>
              </w:rPr>
              <w:t>Х</w:t>
            </w:r>
          </w:p>
        </w:tc>
        <w:tc>
          <w:tcPr>
            <w:tcW w:w="477" w:type="dxa"/>
            <w:vAlign w:val="center"/>
          </w:tcPr>
          <w:p w14:paraId="3E5D0FD2" w14:textId="77777777" w:rsidR="00C31DFB" w:rsidRPr="00A057BC" w:rsidRDefault="00C31DFB" w:rsidP="00C31DFB">
            <w:pPr>
              <w:jc w:val="center"/>
              <w:rPr>
                <w:b/>
                <w:color w:val="000000"/>
                <w:sz w:val="18"/>
                <w:szCs w:val="18"/>
              </w:rPr>
            </w:pPr>
            <w:r w:rsidRPr="00A057BC">
              <w:rPr>
                <w:b/>
                <w:color w:val="000000"/>
                <w:sz w:val="18"/>
                <w:szCs w:val="18"/>
              </w:rPr>
              <w:t>Х</w:t>
            </w:r>
          </w:p>
        </w:tc>
        <w:tc>
          <w:tcPr>
            <w:tcW w:w="657" w:type="dxa"/>
            <w:vAlign w:val="center"/>
          </w:tcPr>
          <w:p w14:paraId="1334CAE7" w14:textId="77777777" w:rsidR="00C31DFB" w:rsidRPr="00A057BC" w:rsidRDefault="00C31DFB" w:rsidP="00C31DFB">
            <w:pPr>
              <w:jc w:val="center"/>
              <w:rPr>
                <w:b/>
                <w:color w:val="000000"/>
                <w:sz w:val="18"/>
                <w:szCs w:val="18"/>
              </w:rPr>
            </w:pPr>
            <w:r w:rsidRPr="00A057BC">
              <w:rPr>
                <w:b/>
                <w:color w:val="000000"/>
                <w:sz w:val="18"/>
                <w:szCs w:val="18"/>
              </w:rPr>
              <w:t>Х</w:t>
            </w:r>
          </w:p>
        </w:tc>
        <w:tc>
          <w:tcPr>
            <w:tcW w:w="397" w:type="dxa"/>
            <w:vAlign w:val="center"/>
          </w:tcPr>
          <w:p w14:paraId="6B58AAB3" w14:textId="77777777" w:rsidR="00C31DFB" w:rsidRPr="00A057BC" w:rsidRDefault="00C31DFB" w:rsidP="00C31DFB">
            <w:pPr>
              <w:jc w:val="center"/>
              <w:rPr>
                <w:b/>
                <w:color w:val="000000"/>
                <w:sz w:val="18"/>
                <w:szCs w:val="18"/>
              </w:rPr>
            </w:pPr>
            <w:r w:rsidRPr="00A057BC">
              <w:rPr>
                <w:b/>
                <w:color w:val="000000"/>
                <w:sz w:val="18"/>
                <w:szCs w:val="18"/>
              </w:rPr>
              <w:t>Х</w:t>
            </w:r>
          </w:p>
        </w:tc>
        <w:tc>
          <w:tcPr>
            <w:tcW w:w="527" w:type="dxa"/>
            <w:vAlign w:val="center"/>
          </w:tcPr>
          <w:p w14:paraId="43998A5D" w14:textId="77777777" w:rsidR="00C31DFB" w:rsidRPr="00A057BC" w:rsidRDefault="00C31DFB" w:rsidP="00C31DFB">
            <w:pPr>
              <w:jc w:val="center"/>
              <w:rPr>
                <w:b/>
                <w:color w:val="000000"/>
                <w:sz w:val="18"/>
                <w:szCs w:val="18"/>
              </w:rPr>
            </w:pPr>
            <w:r w:rsidRPr="00A057BC">
              <w:rPr>
                <w:b/>
                <w:color w:val="000000"/>
                <w:sz w:val="18"/>
                <w:szCs w:val="18"/>
              </w:rPr>
              <w:t>Х</w:t>
            </w:r>
          </w:p>
        </w:tc>
        <w:tc>
          <w:tcPr>
            <w:tcW w:w="527" w:type="dxa"/>
            <w:vAlign w:val="center"/>
          </w:tcPr>
          <w:p w14:paraId="745DFCDB" w14:textId="77777777" w:rsidR="00C31DFB" w:rsidRPr="00A057BC" w:rsidRDefault="00C31DFB" w:rsidP="00C31DFB">
            <w:pPr>
              <w:jc w:val="center"/>
              <w:rPr>
                <w:b/>
                <w:color w:val="000000"/>
                <w:sz w:val="18"/>
                <w:szCs w:val="18"/>
              </w:rPr>
            </w:pPr>
            <w:r w:rsidRPr="00A057BC">
              <w:rPr>
                <w:b/>
                <w:color w:val="000000"/>
                <w:sz w:val="18"/>
                <w:szCs w:val="18"/>
              </w:rPr>
              <w:t>Х</w:t>
            </w:r>
          </w:p>
        </w:tc>
        <w:tc>
          <w:tcPr>
            <w:tcW w:w="527" w:type="dxa"/>
            <w:vAlign w:val="center"/>
          </w:tcPr>
          <w:p w14:paraId="54BA4D0D" w14:textId="77777777" w:rsidR="00C31DFB" w:rsidRPr="00A057BC" w:rsidRDefault="00C31DFB" w:rsidP="00C31DFB">
            <w:pPr>
              <w:jc w:val="center"/>
              <w:rPr>
                <w:b/>
                <w:color w:val="000000"/>
                <w:sz w:val="18"/>
                <w:szCs w:val="18"/>
              </w:rPr>
            </w:pPr>
            <w:r w:rsidRPr="00A057BC">
              <w:rPr>
                <w:b/>
                <w:color w:val="000000"/>
                <w:sz w:val="18"/>
                <w:szCs w:val="18"/>
              </w:rPr>
              <w:t>Х</w:t>
            </w:r>
          </w:p>
        </w:tc>
        <w:tc>
          <w:tcPr>
            <w:tcW w:w="528" w:type="dxa"/>
            <w:vAlign w:val="center"/>
          </w:tcPr>
          <w:p w14:paraId="0A2AD05B" w14:textId="77777777" w:rsidR="00C31DFB" w:rsidRPr="00A057BC" w:rsidRDefault="00C31DFB" w:rsidP="00C31DFB">
            <w:pPr>
              <w:jc w:val="center"/>
              <w:rPr>
                <w:b/>
                <w:color w:val="000000"/>
                <w:sz w:val="18"/>
                <w:szCs w:val="18"/>
              </w:rPr>
            </w:pPr>
            <w:r w:rsidRPr="00A057BC">
              <w:rPr>
                <w:b/>
                <w:color w:val="000000"/>
                <w:sz w:val="18"/>
                <w:szCs w:val="18"/>
              </w:rPr>
              <w:t>Х</w:t>
            </w:r>
          </w:p>
        </w:tc>
        <w:tc>
          <w:tcPr>
            <w:tcW w:w="531" w:type="dxa"/>
            <w:vAlign w:val="center"/>
          </w:tcPr>
          <w:p w14:paraId="2787E45D" w14:textId="77777777" w:rsidR="00C31DFB" w:rsidRPr="00A057BC" w:rsidRDefault="00C31DFB" w:rsidP="00C31DFB">
            <w:pPr>
              <w:jc w:val="center"/>
              <w:rPr>
                <w:b/>
                <w:color w:val="000000"/>
                <w:sz w:val="18"/>
                <w:szCs w:val="18"/>
              </w:rPr>
            </w:pPr>
            <w:r w:rsidRPr="00A057BC">
              <w:rPr>
                <w:b/>
                <w:color w:val="000000"/>
                <w:sz w:val="18"/>
                <w:szCs w:val="18"/>
              </w:rPr>
              <w:t>Х</w:t>
            </w:r>
          </w:p>
        </w:tc>
        <w:tc>
          <w:tcPr>
            <w:tcW w:w="506" w:type="dxa"/>
            <w:vAlign w:val="center"/>
          </w:tcPr>
          <w:p w14:paraId="23508B32"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63F8B49C"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5735AE65"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41703DD8" w14:textId="77777777" w:rsidR="00C31DFB" w:rsidRPr="00A057BC" w:rsidRDefault="00C31DFB" w:rsidP="00C31DFB">
            <w:pPr>
              <w:jc w:val="center"/>
              <w:rPr>
                <w:b/>
                <w:color w:val="000000"/>
                <w:sz w:val="18"/>
                <w:szCs w:val="18"/>
              </w:rPr>
            </w:pPr>
            <w:r w:rsidRPr="00A057BC">
              <w:rPr>
                <w:b/>
                <w:color w:val="000000"/>
                <w:sz w:val="18"/>
                <w:szCs w:val="18"/>
              </w:rPr>
              <w:t>Х</w:t>
            </w:r>
          </w:p>
        </w:tc>
        <w:tc>
          <w:tcPr>
            <w:tcW w:w="709" w:type="dxa"/>
            <w:vAlign w:val="center"/>
          </w:tcPr>
          <w:p w14:paraId="0378ECFD" w14:textId="77777777" w:rsidR="00C31DFB" w:rsidRPr="00A057BC" w:rsidRDefault="00C31DFB" w:rsidP="002F1B37">
            <w:pPr>
              <w:jc w:val="center"/>
              <w:rPr>
                <w:b/>
                <w:color w:val="000000"/>
                <w:sz w:val="18"/>
                <w:szCs w:val="18"/>
              </w:rPr>
            </w:pPr>
          </w:p>
        </w:tc>
        <w:tc>
          <w:tcPr>
            <w:tcW w:w="544" w:type="dxa"/>
            <w:vAlign w:val="center"/>
          </w:tcPr>
          <w:p w14:paraId="2073EDD8" w14:textId="77777777" w:rsidR="00C31DFB" w:rsidRPr="00A057BC" w:rsidRDefault="00C31DFB" w:rsidP="002F1B37">
            <w:pPr>
              <w:jc w:val="center"/>
              <w:rPr>
                <w:b/>
                <w:color w:val="000000"/>
                <w:sz w:val="18"/>
                <w:szCs w:val="18"/>
              </w:rPr>
            </w:pPr>
          </w:p>
        </w:tc>
      </w:tr>
      <w:tr w:rsidR="00C31DFB" w:rsidRPr="00497317" w14:paraId="70DE5C7E" w14:textId="1A78336A" w:rsidTr="002F1B37">
        <w:trPr>
          <w:gridAfter w:val="1"/>
          <w:wAfter w:w="7" w:type="dxa"/>
          <w:trHeight w:val="290"/>
        </w:trPr>
        <w:tc>
          <w:tcPr>
            <w:tcW w:w="2689" w:type="dxa"/>
            <w:shd w:val="clear" w:color="auto" w:fill="D9D9D9"/>
            <w:vAlign w:val="center"/>
          </w:tcPr>
          <w:p w14:paraId="733B1724" w14:textId="77777777" w:rsidR="00C31DFB" w:rsidRPr="00A057BC" w:rsidRDefault="00C31DFB" w:rsidP="00C31DFB">
            <w:pPr>
              <w:rPr>
                <w:color w:val="000000"/>
                <w:sz w:val="18"/>
                <w:szCs w:val="18"/>
              </w:rPr>
            </w:pPr>
            <w:r w:rsidRPr="00A057BC">
              <w:rPr>
                <w:color w:val="000000"/>
                <w:sz w:val="18"/>
                <w:szCs w:val="18"/>
              </w:rPr>
              <w:t>Выписка из стационара</w:t>
            </w:r>
          </w:p>
        </w:tc>
        <w:tc>
          <w:tcPr>
            <w:tcW w:w="425" w:type="dxa"/>
            <w:vAlign w:val="center"/>
          </w:tcPr>
          <w:p w14:paraId="6F215085" w14:textId="77777777" w:rsidR="00C31DFB" w:rsidRPr="00A057BC" w:rsidRDefault="00C31DFB" w:rsidP="00C31DFB">
            <w:pPr>
              <w:jc w:val="center"/>
              <w:rPr>
                <w:b/>
                <w:color w:val="000000"/>
                <w:sz w:val="18"/>
                <w:szCs w:val="18"/>
              </w:rPr>
            </w:pPr>
          </w:p>
        </w:tc>
        <w:tc>
          <w:tcPr>
            <w:tcW w:w="491" w:type="dxa"/>
            <w:vAlign w:val="center"/>
          </w:tcPr>
          <w:p w14:paraId="6C1AF3A7" w14:textId="77777777" w:rsidR="00C31DFB" w:rsidRPr="00A057BC" w:rsidRDefault="00C31DFB" w:rsidP="00C31DFB">
            <w:pPr>
              <w:jc w:val="center"/>
              <w:rPr>
                <w:b/>
                <w:color w:val="000000"/>
                <w:sz w:val="18"/>
                <w:szCs w:val="18"/>
              </w:rPr>
            </w:pPr>
          </w:p>
        </w:tc>
        <w:tc>
          <w:tcPr>
            <w:tcW w:w="534" w:type="dxa"/>
            <w:vAlign w:val="center"/>
          </w:tcPr>
          <w:p w14:paraId="610238BD" w14:textId="77777777" w:rsidR="00C31DFB" w:rsidRPr="00A057BC" w:rsidRDefault="00C31DFB" w:rsidP="00C31DFB">
            <w:pPr>
              <w:jc w:val="center"/>
              <w:rPr>
                <w:b/>
                <w:color w:val="000000"/>
                <w:sz w:val="18"/>
                <w:szCs w:val="18"/>
              </w:rPr>
            </w:pPr>
          </w:p>
        </w:tc>
        <w:tc>
          <w:tcPr>
            <w:tcW w:w="534" w:type="dxa"/>
            <w:vAlign w:val="center"/>
          </w:tcPr>
          <w:p w14:paraId="2D479A3B" w14:textId="77777777" w:rsidR="00C31DFB" w:rsidRPr="00A057BC" w:rsidRDefault="00C31DFB" w:rsidP="00C31DFB">
            <w:pPr>
              <w:jc w:val="center"/>
              <w:rPr>
                <w:b/>
                <w:color w:val="000000"/>
                <w:sz w:val="18"/>
                <w:szCs w:val="18"/>
              </w:rPr>
            </w:pPr>
          </w:p>
        </w:tc>
        <w:tc>
          <w:tcPr>
            <w:tcW w:w="535" w:type="dxa"/>
            <w:vAlign w:val="center"/>
          </w:tcPr>
          <w:p w14:paraId="2EF48EAB" w14:textId="77777777" w:rsidR="00C31DFB" w:rsidRPr="00A057BC" w:rsidRDefault="00C31DFB" w:rsidP="00C31DFB">
            <w:pPr>
              <w:jc w:val="center"/>
              <w:rPr>
                <w:b/>
                <w:color w:val="000000"/>
                <w:sz w:val="18"/>
                <w:szCs w:val="18"/>
              </w:rPr>
            </w:pPr>
          </w:p>
        </w:tc>
        <w:tc>
          <w:tcPr>
            <w:tcW w:w="386" w:type="dxa"/>
            <w:vAlign w:val="center"/>
          </w:tcPr>
          <w:p w14:paraId="771209AA" w14:textId="77777777" w:rsidR="00C31DFB" w:rsidRPr="00A057BC" w:rsidRDefault="00C31DFB" w:rsidP="00C31DFB">
            <w:pPr>
              <w:jc w:val="center"/>
              <w:rPr>
                <w:b/>
                <w:color w:val="000000"/>
                <w:sz w:val="18"/>
                <w:szCs w:val="18"/>
              </w:rPr>
            </w:pPr>
          </w:p>
        </w:tc>
        <w:tc>
          <w:tcPr>
            <w:tcW w:w="638" w:type="dxa"/>
            <w:vAlign w:val="center"/>
          </w:tcPr>
          <w:p w14:paraId="0A09ACE8" w14:textId="77777777" w:rsidR="00C31DFB" w:rsidRPr="00A057BC" w:rsidRDefault="00C31DFB" w:rsidP="00C31DFB">
            <w:pPr>
              <w:jc w:val="center"/>
              <w:rPr>
                <w:b/>
                <w:color w:val="000000"/>
                <w:sz w:val="18"/>
                <w:szCs w:val="18"/>
              </w:rPr>
            </w:pPr>
          </w:p>
        </w:tc>
        <w:tc>
          <w:tcPr>
            <w:tcW w:w="416" w:type="dxa"/>
            <w:vAlign w:val="center"/>
          </w:tcPr>
          <w:p w14:paraId="303AF435" w14:textId="77777777" w:rsidR="00C31DFB" w:rsidRPr="00A057BC" w:rsidRDefault="00C31DFB" w:rsidP="00C31DFB">
            <w:pPr>
              <w:jc w:val="center"/>
              <w:rPr>
                <w:b/>
                <w:color w:val="000000"/>
                <w:sz w:val="18"/>
                <w:szCs w:val="18"/>
              </w:rPr>
            </w:pPr>
          </w:p>
        </w:tc>
        <w:tc>
          <w:tcPr>
            <w:tcW w:w="577" w:type="dxa"/>
            <w:vAlign w:val="center"/>
          </w:tcPr>
          <w:p w14:paraId="60B76A5F" w14:textId="77777777" w:rsidR="00C31DFB" w:rsidRPr="00A057BC" w:rsidRDefault="00C31DFB" w:rsidP="00C31DFB">
            <w:pPr>
              <w:jc w:val="center"/>
              <w:rPr>
                <w:b/>
                <w:color w:val="000000"/>
                <w:sz w:val="18"/>
                <w:szCs w:val="18"/>
              </w:rPr>
            </w:pPr>
          </w:p>
        </w:tc>
        <w:tc>
          <w:tcPr>
            <w:tcW w:w="477" w:type="dxa"/>
            <w:vAlign w:val="center"/>
          </w:tcPr>
          <w:p w14:paraId="7778A589" w14:textId="77777777" w:rsidR="00C31DFB" w:rsidRPr="00A057BC" w:rsidRDefault="00C31DFB" w:rsidP="00C31DFB">
            <w:pPr>
              <w:jc w:val="center"/>
              <w:rPr>
                <w:b/>
                <w:color w:val="000000"/>
                <w:sz w:val="18"/>
                <w:szCs w:val="18"/>
              </w:rPr>
            </w:pPr>
          </w:p>
        </w:tc>
        <w:tc>
          <w:tcPr>
            <w:tcW w:w="657" w:type="dxa"/>
            <w:vAlign w:val="center"/>
          </w:tcPr>
          <w:p w14:paraId="6A736F9B" w14:textId="77777777" w:rsidR="00C31DFB" w:rsidRPr="00A057BC" w:rsidRDefault="00C31DFB" w:rsidP="00C31DFB">
            <w:pPr>
              <w:jc w:val="center"/>
              <w:rPr>
                <w:b/>
                <w:color w:val="000000"/>
                <w:sz w:val="18"/>
                <w:szCs w:val="18"/>
              </w:rPr>
            </w:pPr>
          </w:p>
        </w:tc>
        <w:tc>
          <w:tcPr>
            <w:tcW w:w="397" w:type="dxa"/>
            <w:vAlign w:val="center"/>
          </w:tcPr>
          <w:p w14:paraId="698D6A4B" w14:textId="77777777" w:rsidR="00C31DFB" w:rsidRPr="00A057BC" w:rsidRDefault="00C31DFB" w:rsidP="00C31DFB">
            <w:pPr>
              <w:jc w:val="center"/>
              <w:rPr>
                <w:b/>
                <w:color w:val="000000"/>
                <w:sz w:val="18"/>
                <w:szCs w:val="18"/>
              </w:rPr>
            </w:pPr>
          </w:p>
        </w:tc>
        <w:tc>
          <w:tcPr>
            <w:tcW w:w="527" w:type="dxa"/>
            <w:vAlign w:val="center"/>
          </w:tcPr>
          <w:p w14:paraId="7133A90B" w14:textId="77777777" w:rsidR="00C31DFB" w:rsidRPr="00A057BC" w:rsidRDefault="00C31DFB" w:rsidP="00C31DFB">
            <w:pPr>
              <w:jc w:val="center"/>
              <w:rPr>
                <w:b/>
                <w:color w:val="000000"/>
                <w:sz w:val="18"/>
                <w:szCs w:val="18"/>
              </w:rPr>
            </w:pPr>
          </w:p>
        </w:tc>
        <w:tc>
          <w:tcPr>
            <w:tcW w:w="527" w:type="dxa"/>
            <w:vAlign w:val="center"/>
          </w:tcPr>
          <w:p w14:paraId="65E8F71E" w14:textId="77777777" w:rsidR="00C31DFB" w:rsidRPr="00A057BC" w:rsidRDefault="00C31DFB" w:rsidP="00C31DFB">
            <w:pPr>
              <w:jc w:val="center"/>
              <w:rPr>
                <w:b/>
                <w:color w:val="000000"/>
                <w:sz w:val="18"/>
                <w:szCs w:val="18"/>
              </w:rPr>
            </w:pPr>
          </w:p>
        </w:tc>
        <w:tc>
          <w:tcPr>
            <w:tcW w:w="527" w:type="dxa"/>
            <w:vAlign w:val="center"/>
          </w:tcPr>
          <w:p w14:paraId="355D17EF" w14:textId="77777777" w:rsidR="00C31DFB" w:rsidRPr="00A057BC" w:rsidRDefault="00C31DFB" w:rsidP="00C31DFB">
            <w:pPr>
              <w:jc w:val="center"/>
              <w:rPr>
                <w:b/>
                <w:color w:val="000000"/>
                <w:sz w:val="18"/>
                <w:szCs w:val="18"/>
              </w:rPr>
            </w:pPr>
          </w:p>
        </w:tc>
        <w:tc>
          <w:tcPr>
            <w:tcW w:w="528" w:type="dxa"/>
            <w:vAlign w:val="center"/>
          </w:tcPr>
          <w:p w14:paraId="4F6C0417" w14:textId="77777777" w:rsidR="00C31DFB" w:rsidRPr="00A057BC" w:rsidRDefault="00C31DFB" w:rsidP="00C31DFB">
            <w:pPr>
              <w:jc w:val="center"/>
              <w:rPr>
                <w:b/>
                <w:color w:val="000000"/>
                <w:sz w:val="18"/>
                <w:szCs w:val="18"/>
              </w:rPr>
            </w:pPr>
          </w:p>
        </w:tc>
        <w:tc>
          <w:tcPr>
            <w:tcW w:w="531" w:type="dxa"/>
            <w:vAlign w:val="center"/>
          </w:tcPr>
          <w:p w14:paraId="7DE5BF24" w14:textId="77777777" w:rsidR="00C31DFB" w:rsidRPr="00A057BC" w:rsidRDefault="00C31DFB" w:rsidP="00C31DFB">
            <w:pPr>
              <w:jc w:val="center"/>
              <w:rPr>
                <w:b/>
                <w:color w:val="000000"/>
                <w:sz w:val="18"/>
                <w:szCs w:val="18"/>
              </w:rPr>
            </w:pPr>
          </w:p>
        </w:tc>
        <w:tc>
          <w:tcPr>
            <w:tcW w:w="506" w:type="dxa"/>
            <w:vAlign w:val="center"/>
          </w:tcPr>
          <w:p w14:paraId="71E2D1A5" w14:textId="77777777" w:rsidR="00C31DFB" w:rsidRPr="00A057BC" w:rsidRDefault="00C31DFB" w:rsidP="00C31DFB">
            <w:pPr>
              <w:jc w:val="center"/>
              <w:rPr>
                <w:b/>
                <w:color w:val="000000"/>
                <w:sz w:val="18"/>
                <w:szCs w:val="18"/>
              </w:rPr>
            </w:pPr>
            <w:r w:rsidRPr="00A057BC">
              <w:rPr>
                <w:b/>
                <w:color w:val="000000"/>
                <w:sz w:val="18"/>
                <w:szCs w:val="18"/>
              </w:rPr>
              <w:t>Х</w:t>
            </w:r>
          </w:p>
        </w:tc>
        <w:tc>
          <w:tcPr>
            <w:tcW w:w="567" w:type="dxa"/>
            <w:vAlign w:val="center"/>
          </w:tcPr>
          <w:p w14:paraId="259193AA" w14:textId="77777777" w:rsidR="00C31DFB" w:rsidRPr="00A057BC" w:rsidRDefault="00C31DFB" w:rsidP="00C31DFB">
            <w:pPr>
              <w:jc w:val="center"/>
              <w:rPr>
                <w:b/>
                <w:color w:val="000000"/>
                <w:sz w:val="18"/>
                <w:szCs w:val="18"/>
              </w:rPr>
            </w:pPr>
          </w:p>
        </w:tc>
        <w:tc>
          <w:tcPr>
            <w:tcW w:w="709" w:type="dxa"/>
            <w:vAlign w:val="center"/>
          </w:tcPr>
          <w:p w14:paraId="5CDAA9D0" w14:textId="77777777" w:rsidR="00C31DFB" w:rsidRPr="00A057BC" w:rsidRDefault="00C31DFB" w:rsidP="00C31DFB">
            <w:pPr>
              <w:jc w:val="center"/>
              <w:rPr>
                <w:b/>
                <w:color w:val="000000"/>
                <w:sz w:val="18"/>
                <w:szCs w:val="18"/>
              </w:rPr>
            </w:pPr>
          </w:p>
        </w:tc>
        <w:tc>
          <w:tcPr>
            <w:tcW w:w="709" w:type="dxa"/>
            <w:vAlign w:val="center"/>
          </w:tcPr>
          <w:p w14:paraId="4BB16E39" w14:textId="77777777" w:rsidR="00C31DFB" w:rsidRPr="00A057BC" w:rsidRDefault="00C31DFB" w:rsidP="00C31DFB">
            <w:pPr>
              <w:jc w:val="center"/>
              <w:rPr>
                <w:b/>
                <w:color w:val="000000"/>
                <w:sz w:val="18"/>
                <w:szCs w:val="18"/>
              </w:rPr>
            </w:pPr>
          </w:p>
        </w:tc>
        <w:tc>
          <w:tcPr>
            <w:tcW w:w="709" w:type="dxa"/>
            <w:vAlign w:val="center"/>
          </w:tcPr>
          <w:p w14:paraId="14479926" w14:textId="77777777" w:rsidR="00C31DFB" w:rsidRPr="00A057BC" w:rsidRDefault="00C31DFB" w:rsidP="002F1B37">
            <w:pPr>
              <w:jc w:val="center"/>
              <w:rPr>
                <w:b/>
                <w:color w:val="000000"/>
                <w:sz w:val="18"/>
                <w:szCs w:val="18"/>
              </w:rPr>
            </w:pPr>
          </w:p>
        </w:tc>
        <w:tc>
          <w:tcPr>
            <w:tcW w:w="544" w:type="dxa"/>
            <w:vAlign w:val="center"/>
          </w:tcPr>
          <w:p w14:paraId="105928FA" w14:textId="77777777" w:rsidR="00C31DFB" w:rsidRPr="00A057BC" w:rsidRDefault="00C31DFB" w:rsidP="002F1B37">
            <w:pPr>
              <w:jc w:val="center"/>
              <w:rPr>
                <w:b/>
                <w:color w:val="000000"/>
                <w:sz w:val="18"/>
                <w:szCs w:val="18"/>
              </w:rPr>
            </w:pPr>
          </w:p>
        </w:tc>
      </w:tr>
    </w:tbl>
    <w:p w14:paraId="5F460C1C" w14:textId="77777777" w:rsidR="002F1B37" w:rsidRDefault="002F1B37" w:rsidP="002F1B37">
      <w:pPr>
        <w:spacing w:line="276" w:lineRule="auto"/>
        <w:jc w:val="both"/>
        <w:rPr>
          <w:i/>
          <w:sz w:val="20"/>
          <w:szCs w:val="20"/>
        </w:rPr>
      </w:pPr>
      <w:r>
        <w:rPr>
          <w:i/>
          <w:sz w:val="20"/>
          <w:szCs w:val="20"/>
          <w:vertAlign w:val="superscript"/>
        </w:rPr>
        <w:t>1</w:t>
      </w:r>
      <w:r w:rsidRPr="004E2608">
        <w:t xml:space="preserve"> </w:t>
      </w:r>
      <w:r w:rsidRPr="004E2608">
        <w:rPr>
          <w:i/>
          <w:sz w:val="20"/>
          <w:szCs w:val="20"/>
        </w:rPr>
        <w:t>САД, ДАД, ЧСС, ЧДД и температура тела</w:t>
      </w:r>
      <w:r>
        <w:rPr>
          <w:i/>
          <w:sz w:val="20"/>
          <w:szCs w:val="20"/>
        </w:rPr>
        <w:t>.</w:t>
      </w:r>
    </w:p>
    <w:p w14:paraId="1D4B71D4" w14:textId="424EAA23" w:rsidR="002F1B37" w:rsidRDefault="002F1B37" w:rsidP="002F1B37">
      <w:pPr>
        <w:tabs>
          <w:tab w:val="left" w:pos="10340"/>
        </w:tabs>
        <w:spacing w:line="276" w:lineRule="auto"/>
        <w:jc w:val="both"/>
        <w:rPr>
          <w:i/>
          <w:sz w:val="20"/>
          <w:szCs w:val="20"/>
        </w:rPr>
      </w:pPr>
      <w:r>
        <w:rPr>
          <w:i/>
          <w:sz w:val="20"/>
          <w:szCs w:val="20"/>
          <w:vertAlign w:val="superscript"/>
        </w:rPr>
        <w:t>2</w:t>
      </w:r>
      <w:r>
        <w:rPr>
          <w:i/>
          <w:sz w:val="20"/>
          <w:szCs w:val="20"/>
        </w:rPr>
        <w:t>Регистрация ЭКГ в 12 отведениях.</w:t>
      </w:r>
      <w:r>
        <w:rPr>
          <w:i/>
          <w:sz w:val="20"/>
          <w:szCs w:val="20"/>
        </w:rPr>
        <w:tab/>
      </w:r>
    </w:p>
    <w:p w14:paraId="725A9BD1" w14:textId="40B2B2BD" w:rsidR="002F1B37" w:rsidRDefault="002F1B37" w:rsidP="002F1B37">
      <w:pPr>
        <w:spacing w:line="276" w:lineRule="auto"/>
        <w:jc w:val="both"/>
        <w:rPr>
          <w:i/>
          <w:sz w:val="20"/>
          <w:szCs w:val="20"/>
        </w:rPr>
      </w:pPr>
      <w:r>
        <w:rPr>
          <w:i/>
          <w:sz w:val="20"/>
          <w:szCs w:val="20"/>
          <w:vertAlign w:val="superscript"/>
        </w:rPr>
        <w:t xml:space="preserve">3 </w:t>
      </w:r>
      <w:r>
        <w:rPr>
          <w:i/>
          <w:sz w:val="20"/>
          <w:szCs w:val="20"/>
        </w:rPr>
        <w:t xml:space="preserve">Перечень параметров указан в Таблице </w:t>
      </w:r>
      <w:r w:rsidR="00CE3F12">
        <w:rPr>
          <w:i/>
          <w:sz w:val="20"/>
          <w:szCs w:val="20"/>
        </w:rPr>
        <w:t>6</w:t>
      </w:r>
      <w:r>
        <w:rPr>
          <w:i/>
          <w:sz w:val="20"/>
          <w:szCs w:val="20"/>
        </w:rPr>
        <w:t>.</w:t>
      </w:r>
    </w:p>
    <w:p w14:paraId="19189DE9" w14:textId="77777777" w:rsidR="002F1B37" w:rsidRDefault="002F1B37" w:rsidP="002F1B37">
      <w:pPr>
        <w:spacing w:line="276" w:lineRule="auto"/>
        <w:jc w:val="both"/>
        <w:rPr>
          <w:i/>
          <w:sz w:val="20"/>
          <w:szCs w:val="20"/>
        </w:rPr>
      </w:pPr>
      <w:r>
        <w:rPr>
          <w:i/>
          <w:sz w:val="20"/>
          <w:szCs w:val="20"/>
          <w:vertAlign w:val="superscript"/>
        </w:rPr>
        <w:t>4</w:t>
      </w:r>
      <w:r>
        <w:rPr>
          <w:i/>
          <w:sz w:val="20"/>
          <w:szCs w:val="20"/>
        </w:rPr>
        <w:t>Прием препаратов выполняется после отбора исходной пробы крови «0».</w:t>
      </w:r>
    </w:p>
    <w:p w14:paraId="606EA638" w14:textId="77777777" w:rsidR="002F1B37" w:rsidRDefault="002F1B37" w:rsidP="002F1B37">
      <w:pPr>
        <w:spacing w:line="276" w:lineRule="auto"/>
        <w:jc w:val="both"/>
        <w:rPr>
          <w:i/>
          <w:sz w:val="20"/>
          <w:szCs w:val="20"/>
        </w:rPr>
      </w:pPr>
      <w:r>
        <w:rPr>
          <w:i/>
          <w:sz w:val="20"/>
          <w:szCs w:val="20"/>
          <w:vertAlign w:val="superscript"/>
        </w:rPr>
        <w:t>5</w:t>
      </w:r>
      <w:r>
        <w:rPr>
          <w:i/>
          <w:sz w:val="20"/>
          <w:szCs w:val="20"/>
        </w:rPr>
        <w:t>При совпадении времени отбора проб крови с другими процедурами исследования, сначала отбирается необходимая по времени проба крови, а затем проводятся прочие процедуры, запланированные протоколом.</w:t>
      </w:r>
    </w:p>
    <w:p w14:paraId="7D0C0B0E" w14:textId="0E648BAA" w:rsidR="002F1B37" w:rsidRPr="002F1B37" w:rsidRDefault="002F1B37" w:rsidP="002F1B37">
      <w:pPr>
        <w:spacing w:line="276" w:lineRule="auto"/>
        <w:jc w:val="both"/>
      </w:pPr>
      <w:r>
        <w:rPr>
          <w:i/>
          <w:sz w:val="20"/>
          <w:szCs w:val="20"/>
          <w:vertAlign w:val="superscript"/>
        </w:rPr>
        <w:t>6</w:t>
      </w:r>
      <w:r>
        <w:rPr>
          <w:i/>
          <w:sz w:val="20"/>
          <w:szCs w:val="20"/>
        </w:rPr>
        <w:t>Проводится через 7 дней для добровольцев, у которых на последнем визите зарегистрированы НЯ или отклонения результатов обследования.</w:t>
      </w:r>
    </w:p>
    <w:p w14:paraId="1201DD86" w14:textId="433255A2" w:rsidR="002F1B37" w:rsidRDefault="002F1B37" w:rsidP="002F1B37">
      <w:pPr>
        <w:spacing w:line="276" w:lineRule="auto"/>
        <w:jc w:val="both"/>
        <w:rPr>
          <w:sz w:val="20"/>
          <w:szCs w:val="20"/>
        </w:rPr>
      </w:pPr>
      <w:r>
        <w:rPr>
          <w:sz w:val="20"/>
          <w:szCs w:val="20"/>
        </w:rPr>
        <w:t>КВ – контрольный визит.</w:t>
      </w:r>
    </w:p>
    <w:p w14:paraId="6C9C1593" w14:textId="0A7EF2B9" w:rsidR="002F1B37" w:rsidRDefault="002F1B37" w:rsidP="002F1B37">
      <w:pPr>
        <w:spacing w:line="276" w:lineRule="auto"/>
        <w:jc w:val="both"/>
        <w:rPr>
          <w:sz w:val="20"/>
          <w:szCs w:val="20"/>
        </w:rPr>
      </w:pPr>
      <w:r>
        <w:rPr>
          <w:sz w:val="20"/>
          <w:szCs w:val="20"/>
        </w:rPr>
        <w:t>ВДЗ – досрочное завершение.</w:t>
      </w:r>
    </w:p>
    <w:p w14:paraId="14D7D2D2" w14:textId="77777777" w:rsidR="002F73AB" w:rsidRDefault="002F73AB" w:rsidP="004D10BF">
      <w:pPr>
        <w:spacing w:line="276" w:lineRule="auto"/>
        <w:jc w:val="both"/>
        <w:rPr>
          <w:color w:val="0D0D0D" w:themeColor="text1" w:themeTint="F2"/>
          <w:sz w:val="20"/>
          <w:szCs w:val="20"/>
        </w:rPr>
      </w:pPr>
    </w:p>
    <w:p w14:paraId="6DBEC7B6" w14:textId="77777777" w:rsidR="002F73AB" w:rsidRDefault="002F73AB" w:rsidP="004D10BF">
      <w:pPr>
        <w:spacing w:line="276" w:lineRule="auto"/>
        <w:jc w:val="both"/>
        <w:rPr>
          <w:color w:val="0D0D0D" w:themeColor="text1" w:themeTint="F2"/>
          <w:sz w:val="20"/>
          <w:szCs w:val="20"/>
        </w:rPr>
      </w:pPr>
    </w:p>
    <w:p w14:paraId="1F5E9F87" w14:textId="33E07AF4" w:rsidR="00AB0386" w:rsidRPr="006D079C" w:rsidRDefault="00AB0386" w:rsidP="004D10BF">
      <w:pPr>
        <w:spacing w:line="276" w:lineRule="auto"/>
        <w:jc w:val="both"/>
        <w:rPr>
          <w:color w:val="0D0D0D" w:themeColor="text1" w:themeTint="F2"/>
        </w:rPr>
        <w:sectPr w:rsidR="00AB0386" w:rsidRPr="006D079C" w:rsidSect="00AB0386">
          <w:pgSz w:w="16838" w:h="11906" w:orient="landscape"/>
          <w:pgMar w:top="1418" w:right="1134" w:bottom="851" w:left="1134" w:header="567" w:footer="340" w:gutter="0"/>
          <w:cols w:space="708"/>
          <w:docGrid w:linePitch="360"/>
        </w:sectPr>
      </w:pPr>
    </w:p>
    <w:p w14:paraId="6C7AD165" w14:textId="77777777" w:rsidR="00BF5214" w:rsidRDefault="00BF5214" w:rsidP="004D10BF">
      <w:pPr>
        <w:pStyle w:val="20"/>
        <w:spacing w:after="0" w:line="276" w:lineRule="auto"/>
        <w:jc w:val="both"/>
        <w:rPr>
          <w:rFonts w:cs="Times New Roman"/>
          <w:color w:val="0D0D0D" w:themeColor="text1" w:themeTint="F2"/>
          <w:u w:color="000000"/>
        </w:rPr>
      </w:pPr>
      <w:bookmarkStart w:id="1741" w:name="_Toc203135996"/>
      <w:bookmarkStart w:id="1742" w:name="_Toc233373625"/>
      <w:commentRangeStart w:id="1743"/>
      <w:commentRangeStart w:id="1744"/>
      <w:r w:rsidRPr="00A057BC">
        <w:rPr>
          <w:rFonts w:cs="Times New Roman"/>
          <w:color w:val="0D0D0D" w:themeColor="text1" w:themeTint="F2"/>
          <w:u w:color="000000"/>
        </w:rPr>
        <w:t xml:space="preserve">Приложение </w:t>
      </w:r>
      <w:commentRangeEnd w:id="1743"/>
      <w:r w:rsidR="00C911E3">
        <w:rPr>
          <w:rStyle w:val="a8"/>
          <w:rFonts w:eastAsia="Times New Roman" w:cs="Times New Roman"/>
          <w:b w:val="0"/>
        </w:rPr>
        <w:commentReference w:id="1743"/>
      </w:r>
      <w:commentRangeEnd w:id="1744"/>
      <w:r w:rsidR="00767CD6">
        <w:rPr>
          <w:rStyle w:val="a8"/>
          <w:rFonts w:eastAsia="Times New Roman" w:cs="Times New Roman"/>
          <w:b w:val="0"/>
        </w:rPr>
        <w:commentReference w:id="1744"/>
      </w:r>
      <w:r w:rsidRPr="00A057BC">
        <w:rPr>
          <w:rFonts w:cs="Times New Roman"/>
          <w:color w:val="0D0D0D" w:themeColor="text1" w:themeTint="F2"/>
          <w:u w:color="000000"/>
        </w:rPr>
        <w:t>2. Форма регистрации НЯ</w:t>
      </w:r>
      <w:bookmarkEnd w:id="1741"/>
      <w:bookmarkEnd w:id="1742"/>
    </w:p>
    <w:p w14:paraId="4FFDA196" w14:textId="77777777" w:rsidR="00875868" w:rsidRPr="001F5415" w:rsidRDefault="00875868" w:rsidP="004D10BF">
      <w:pPr>
        <w:jc w:val="both"/>
      </w:pPr>
    </w:p>
    <w:p w14:paraId="0CD9B475" w14:textId="3A9B5B84" w:rsidR="00875868" w:rsidRPr="00C02941" w:rsidRDefault="00C02941" w:rsidP="004D10BF">
      <w:pPr>
        <w:pStyle w:val="affffa"/>
        <w:jc w:val="both"/>
      </w:pPr>
      <w:r>
        <w:rPr>
          <w:noProof/>
        </w:rPr>
        <w:drawing>
          <wp:inline distT="0" distB="0" distL="0" distR="0" wp14:anchorId="1B720997" wp14:editId="0B4A91D3">
            <wp:extent cx="5587742" cy="7602855"/>
            <wp:effectExtent l="0" t="0" r="635" b="4445"/>
            <wp:docPr id="4988590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59071" name="Рисунок 498859071"/>
                    <pic:cNvPicPr/>
                  </pic:nvPicPr>
                  <pic:blipFill rotWithShape="1">
                    <a:blip r:embed="rId16">
                      <a:extLst>
                        <a:ext uri="{28A0092B-C50C-407E-A947-70E740481C1C}">
                          <a14:useLocalDpi xmlns:a14="http://schemas.microsoft.com/office/drawing/2010/main" val="0"/>
                        </a:ext>
                      </a:extLst>
                    </a:blip>
                    <a:srcRect t="3855"/>
                    <a:stretch>
                      <a:fillRect/>
                    </a:stretch>
                  </pic:blipFill>
                  <pic:spPr bwMode="auto">
                    <a:xfrm>
                      <a:off x="0" y="0"/>
                      <a:ext cx="5590083" cy="7606040"/>
                    </a:xfrm>
                    <a:prstGeom prst="rect">
                      <a:avLst/>
                    </a:prstGeom>
                    <a:ln>
                      <a:noFill/>
                    </a:ln>
                    <a:extLst>
                      <a:ext uri="{53640926-AAD7-44D8-BBD7-CCE9431645EC}">
                        <a14:shadowObscured xmlns:a14="http://schemas.microsoft.com/office/drawing/2010/main"/>
                      </a:ext>
                    </a:extLst>
                  </pic:spPr>
                </pic:pic>
              </a:graphicData>
            </a:graphic>
          </wp:inline>
        </w:drawing>
      </w:r>
    </w:p>
    <w:p w14:paraId="49FA08EC" w14:textId="77777777" w:rsidR="00875868" w:rsidRPr="00E522DE" w:rsidRDefault="00875868" w:rsidP="004D10BF">
      <w:pPr>
        <w:jc w:val="both"/>
        <w:rPr>
          <w:rFonts w:eastAsia="Calibri"/>
          <w:color w:val="0D0D0D" w:themeColor="text1" w:themeTint="F2"/>
          <w:lang w:val="en-US"/>
        </w:rPr>
      </w:pPr>
      <w:r>
        <w:rPr>
          <w:rFonts w:eastAsia="Calibri"/>
          <w:color w:val="0D0D0D" w:themeColor="text1" w:themeTint="F2"/>
        </w:rPr>
        <w:br w:type="page"/>
      </w:r>
    </w:p>
    <w:p w14:paraId="3D1FE03A" w14:textId="05385B92" w:rsidR="00741DF8" w:rsidRDefault="00875868" w:rsidP="004D10BF">
      <w:pPr>
        <w:pStyle w:val="20"/>
        <w:spacing w:after="0" w:line="276" w:lineRule="auto"/>
        <w:jc w:val="both"/>
        <w:rPr>
          <w:rFonts w:cs="Times New Roman"/>
          <w:color w:val="0D0D0D" w:themeColor="text1" w:themeTint="F2"/>
          <w:u w:color="000000"/>
        </w:rPr>
      </w:pPr>
      <w:bookmarkStart w:id="1745" w:name="_Toc233373626"/>
      <w:r w:rsidRPr="00A057BC">
        <w:rPr>
          <w:rFonts w:cs="Times New Roman"/>
          <w:color w:val="0D0D0D" w:themeColor="text1" w:themeTint="F2"/>
          <w:u w:color="000000"/>
        </w:rPr>
        <w:t>Приложение 3. Форма отчета о серьезном нежелательном явлении</w:t>
      </w:r>
      <w:bookmarkEnd w:id="1745"/>
    </w:p>
    <w:p w14:paraId="3CDFD98A" w14:textId="77777777" w:rsidR="00875868" w:rsidRDefault="00875868" w:rsidP="004D10BF">
      <w:pPr>
        <w:jc w:val="both"/>
      </w:pPr>
    </w:p>
    <w:p w14:paraId="1461AF5E" w14:textId="15206867" w:rsidR="001F5415" w:rsidRDefault="00E84996" w:rsidP="004D10BF">
      <w:pPr>
        <w:pStyle w:val="affffa"/>
        <w:jc w:val="both"/>
      </w:pPr>
      <w:r w:rsidRPr="00E84996">
        <w:rPr>
          <w:noProof/>
        </w:rPr>
        <w:drawing>
          <wp:inline distT="0" distB="0" distL="0" distR="0" wp14:anchorId="1751F47D" wp14:editId="1C7A0B09">
            <wp:extent cx="5940425" cy="8030845"/>
            <wp:effectExtent l="0" t="0" r="3175" b="0"/>
            <wp:docPr id="1700235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5297" name=""/>
                    <pic:cNvPicPr/>
                  </pic:nvPicPr>
                  <pic:blipFill>
                    <a:blip r:embed="rId17"/>
                    <a:stretch>
                      <a:fillRect/>
                    </a:stretch>
                  </pic:blipFill>
                  <pic:spPr>
                    <a:xfrm>
                      <a:off x="0" y="0"/>
                      <a:ext cx="5940425" cy="8030845"/>
                    </a:xfrm>
                    <a:prstGeom prst="rect">
                      <a:avLst/>
                    </a:prstGeom>
                  </pic:spPr>
                </pic:pic>
              </a:graphicData>
            </a:graphic>
          </wp:inline>
        </w:drawing>
      </w:r>
    </w:p>
    <w:p w14:paraId="0A373157" w14:textId="1174CE65" w:rsidR="00741DF8" w:rsidRPr="00AD1890" w:rsidRDefault="00E84996" w:rsidP="004D10BF">
      <w:pPr>
        <w:jc w:val="both"/>
      </w:pPr>
      <w:r w:rsidRPr="00E84996">
        <w:rPr>
          <w:noProof/>
        </w:rPr>
        <w:drawing>
          <wp:inline distT="0" distB="0" distL="0" distR="0" wp14:anchorId="0F1A2CEB" wp14:editId="5B640CD5">
            <wp:extent cx="5940425" cy="8108950"/>
            <wp:effectExtent l="0" t="0" r="3175" b="6350"/>
            <wp:docPr id="225236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6954" name=""/>
                    <pic:cNvPicPr/>
                  </pic:nvPicPr>
                  <pic:blipFill>
                    <a:blip r:embed="rId18"/>
                    <a:stretch>
                      <a:fillRect/>
                    </a:stretch>
                  </pic:blipFill>
                  <pic:spPr>
                    <a:xfrm>
                      <a:off x="0" y="0"/>
                      <a:ext cx="5940425" cy="8108950"/>
                    </a:xfrm>
                    <a:prstGeom prst="rect">
                      <a:avLst/>
                    </a:prstGeom>
                  </pic:spPr>
                </pic:pic>
              </a:graphicData>
            </a:graphic>
          </wp:inline>
        </w:drawing>
      </w:r>
      <w:r w:rsidRPr="00E84996">
        <w:rPr>
          <w:noProof/>
        </w:rPr>
        <w:drawing>
          <wp:inline distT="0" distB="0" distL="0" distR="0" wp14:anchorId="5EED79A3" wp14:editId="4BBC263A">
            <wp:extent cx="5940425" cy="7971790"/>
            <wp:effectExtent l="0" t="0" r="3175" b="3810"/>
            <wp:docPr id="149069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464" name=""/>
                    <pic:cNvPicPr/>
                  </pic:nvPicPr>
                  <pic:blipFill>
                    <a:blip r:embed="rId19"/>
                    <a:stretch>
                      <a:fillRect/>
                    </a:stretch>
                  </pic:blipFill>
                  <pic:spPr>
                    <a:xfrm>
                      <a:off x="0" y="0"/>
                      <a:ext cx="5940425" cy="7971790"/>
                    </a:xfrm>
                    <a:prstGeom prst="rect">
                      <a:avLst/>
                    </a:prstGeom>
                  </pic:spPr>
                </pic:pic>
              </a:graphicData>
            </a:graphic>
          </wp:inline>
        </w:drawing>
      </w:r>
      <w:r w:rsidRPr="00E84996">
        <w:rPr>
          <w:noProof/>
        </w:rPr>
        <w:drawing>
          <wp:inline distT="0" distB="0" distL="0" distR="0" wp14:anchorId="1618D2BB" wp14:editId="1017B425">
            <wp:extent cx="5940425" cy="8112760"/>
            <wp:effectExtent l="0" t="0" r="3175" b="2540"/>
            <wp:docPr id="179293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34437" name=""/>
                    <pic:cNvPicPr/>
                  </pic:nvPicPr>
                  <pic:blipFill>
                    <a:blip r:embed="rId20"/>
                    <a:stretch>
                      <a:fillRect/>
                    </a:stretch>
                  </pic:blipFill>
                  <pic:spPr>
                    <a:xfrm>
                      <a:off x="0" y="0"/>
                      <a:ext cx="5940425" cy="8112760"/>
                    </a:xfrm>
                    <a:prstGeom prst="rect">
                      <a:avLst/>
                    </a:prstGeom>
                  </pic:spPr>
                </pic:pic>
              </a:graphicData>
            </a:graphic>
          </wp:inline>
        </w:drawing>
      </w:r>
    </w:p>
    <w:p w14:paraId="50CBF0CC" w14:textId="77777777" w:rsidR="00177EB6" w:rsidRDefault="00177EB6" w:rsidP="004D10BF">
      <w:pPr>
        <w:jc w:val="both"/>
      </w:pPr>
      <w:r>
        <w:br w:type="page"/>
      </w:r>
    </w:p>
    <w:p w14:paraId="43F339D2" w14:textId="3BFB9A0C" w:rsidR="00B05C59" w:rsidRPr="005051B5" w:rsidRDefault="00B05C59" w:rsidP="004D10BF">
      <w:pPr>
        <w:pStyle w:val="20"/>
        <w:spacing w:after="0" w:line="276" w:lineRule="auto"/>
        <w:jc w:val="both"/>
        <w:rPr>
          <w:rFonts w:cs="Times New Roman"/>
          <w:u w:color="000000"/>
        </w:rPr>
      </w:pPr>
      <w:bookmarkStart w:id="1746" w:name="_Toc203135997"/>
      <w:bookmarkStart w:id="1747" w:name="_Toc233373627"/>
      <w:commentRangeStart w:id="1748"/>
      <w:commentRangeStart w:id="1749"/>
      <w:r w:rsidRPr="00A057BC">
        <w:rPr>
          <w:rFonts w:cs="Times New Roman"/>
          <w:u w:color="000000"/>
        </w:rPr>
        <w:t xml:space="preserve">Приложение </w:t>
      </w:r>
      <w:r w:rsidR="00177EB6" w:rsidRPr="00A057BC">
        <w:rPr>
          <w:rFonts w:cs="Times New Roman"/>
          <w:u w:color="000000"/>
        </w:rPr>
        <w:t>4</w:t>
      </w:r>
      <w:r w:rsidRPr="00A057BC">
        <w:rPr>
          <w:rFonts w:cs="Times New Roman"/>
          <w:u w:color="000000"/>
        </w:rPr>
        <w:t xml:space="preserve">. </w:t>
      </w:r>
      <w:r w:rsidR="00E84996" w:rsidRPr="00A057BC">
        <w:rPr>
          <w:rFonts w:cs="Times New Roman"/>
          <w:u w:color="000000"/>
        </w:rPr>
        <w:t>Форма с</w:t>
      </w:r>
      <w:r w:rsidRPr="00A057BC">
        <w:rPr>
          <w:rFonts w:cs="Times New Roman"/>
          <w:u w:color="000000"/>
        </w:rPr>
        <w:t>огласи</w:t>
      </w:r>
      <w:r w:rsidR="00E84996" w:rsidRPr="00A057BC">
        <w:rPr>
          <w:rFonts w:cs="Times New Roman"/>
          <w:u w:color="000000"/>
        </w:rPr>
        <w:t>я</w:t>
      </w:r>
      <w:r w:rsidRPr="00A057BC">
        <w:rPr>
          <w:rFonts w:cs="Times New Roman"/>
          <w:u w:color="000000"/>
        </w:rPr>
        <w:t xml:space="preserve"> на наблюдение за течением беременности партнерши участника КИ</w:t>
      </w:r>
      <w:bookmarkEnd w:id="1746"/>
      <w:bookmarkEnd w:id="1747"/>
      <w:commentRangeEnd w:id="1748"/>
      <w:r w:rsidR="000A181E">
        <w:rPr>
          <w:rStyle w:val="a8"/>
          <w:rFonts w:eastAsia="Times New Roman" w:cs="Times New Roman"/>
          <w:b w:val="0"/>
        </w:rPr>
        <w:commentReference w:id="1748"/>
      </w:r>
      <w:commentRangeEnd w:id="1749"/>
      <w:r w:rsidR="00361523">
        <w:rPr>
          <w:rStyle w:val="a8"/>
          <w:rFonts w:eastAsia="Times New Roman" w:cs="Times New Roman"/>
          <w:b w:val="0"/>
        </w:rPr>
        <w:commentReference w:id="1749"/>
      </w:r>
    </w:p>
    <w:p w14:paraId="462F8EB8" w14:textId="0188F32A" w:rsidR="00BF5214" w:rsidRPr="005051B5" w:rsidRDefault="005051B5" w:rsidP="005051B5">
      <w:pPr>
        <w:pStyle w:val="affffa"/>
        <w:jc w:val="center"/>
        <w:rPr>
          <w:rFonts w:eastAsia="Calibri"/>
          <w:lang w:val="ru-RU"/>
        </w:rPr>
      </w:pPr>
      <w:r>
        <w:rPr>
          <w:rFonts w:eastAsia="Calibri"/>
          <w:noProof/>
          <w:lang w:val="ru-RU"/>
        </w:rPr>
        <w:drawing>
          <wp:inline distT="0" distB="0" distL="0" distR="0" wp14:anchorId="2EE03334" wp14:editId="216AA618">
            <wp:extent cx="5449824" cy="8719360"/>
            <wp:effectExtent l="0" t="0" r="0" b="5715"/>
            <wp:docPr id="1641332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8490" cy="8733226"/>
                    </a:xfrm>
                    <a:prstGeom prst="rect">
                      <a:avLst/>
                    </a:prstGeom>
                    <a:noFill/>
                    <a:ln>
                      <a:noFill/>
                    </a:ln>
                  </pic:spPr>
                </pic:pic>
              </a:graphicData>
            </a:graphic>
          </wp:inline>
        </w:drawing>
      </w:r>
    </w:p>
    <w:p w14:paraId="02329564" w14:textId="5D936E7A" w:rsidR="001F5415" w:rsidRPr="00E84996" w:rsidRDefault="00ED354A" w:rsidP="004D10BF">
      <w:pPr>
        <w:pStyle w:val="20"/>
        <w:spacing w:after="0" w:line="276" w:lineRule="auto"/>
        <w:jc w:val="both"/>
        <w:rPr>
          <w:rFonts w:cs="Times New Roman"/>
          <w:color w:val="0D0D0D" w:themeColor="text1" w:themeTint="F2"/>
          <w:u w:color="000000"/>
        </w:rPr>
      </w:pPr>
      <w:bookmarkStart w:id="1750" w:name="_Toc233373628"/>
      <w:r w:rsidRPr="00A057BC">
        <w:rPr>
          <w:rFonts w:cs="Times New Roman"/>
          <w:color w:val="0D0D0D" w:themeColor="text1" w:themeTint="F2"/>
          <w:u w:color="000000"/>
        </w:rPr>
        <w:t xml:space="preserve">Приложение 5. </w:t>
      </w:r>
      <w:r w:rsidR="00B31440" w:rsidRPr="00A057BC">
        <w:rPr>
          <w:rFonts w:cs="Times New Roman"/>
          <w:color w:val="0D0D0D" w:themeColor="text1" w:themeTint="F2"/>
          <w:u w:color="000000"/>
        </w:rPr>
        <w:t>Форма сообщения о беременности партнерши участника исследования</w:t>
      </w:r>
      <w:bookmarkEnd w:id="1750"/>
    </w:p>
    <w:p w14:paraId="0A5429D1" w14:textId="5BE2454B" w:rsidR="001F5415" w:rsidRPr="001F5415" w:rsidRDefault="001F5415" w:rsidP="004D10BF">
      <w:pPr>
        <w:pStyle w:val="affffa"/>
        <w:jc w:val="both"/>
      </w:pPr>
      <w:r w:rsidRPr="001F5415">
        <w:rPr>
          <w:noProof/>
        </w:rPr>
        <w:drawing>
          <wp:inline distT="0" distB="0" distL="0" distR="0" wp14:anchorId="12893CEB" wp14:editId="33C6E15D">
            <wp:extent cx="5940425" cy="8041640"/>
            <wp:effectExtent l="0" t="0" r="3175" b="0"/>
            <wp:docPr id="1641430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30181" name=""/>
                    <pic:cNvPicPr/>
                  </pic:nvPicPr>
                  <pic:blipFill>
                    <a:blip r:embed="rId22"/>
                    <a:stretch>
                      <a:fillRect/>
                    </a:stretch>
                  </pic:blipFill>
                  <pic:spPr>
                    <a:xfrm>
                      <a:off x="0" y="0"/>
                      <a:ext cx="5940425" cy="8041640"/>
                    </a:xfrm>
                    <a:prstGeom prst="rect">
                      <a:avLst/>
                    </a:prstGeom>
                  </pic:spPr>
                </pic:pic>
              </a:graphicData>
            </a:graphic>
          </wp:inline>
        </w:drawing>
      </w:r>
    </w:p>
    <w:p w14:paraId="03E37C97" w14:textId="3BB1974F" w:rsidR="00ED354A" w:rsidRDefault="00F96540" w:rsidP="004D10BF">
      <w:pPr>
        <w:pStyle w:val="affffa"/>
        <w:jc w:val="both"/>
        <w:rPr>
          <w:rFonts w:eastAsia="Calibri"/>
        </w:rPr>
      </w:pPr>
      <w:r w:rsidRPr="00F96540">
        <w:rPr>
          <w:rFonts w:eastAsia="Calibri"/>
          <w:noProof/>
        </w:rPr>
        <w:drawing>
          <wp:inline distT="0" distB="0" distL="0" distR="0" wp14:anchorId="1C5A5FA9" wp14:editId="367ABFE2">
            <wp:extent cx="5940425" cy="8717915"/>
            <wp:effectExtent l="0" t="0" r="3175" b="0"/>
            <wp:docPr id="215611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11412" name=""/>
                    <pic:cNvPicPr/>
                  </pic:nvPicPr>
                  <pic:blipFill>
                    <a:blip r:embed="rId23"/>
                    <a:stretch>
                      <a:fillRect/>
                    </a:stretch>
                  </pic:blipFill>
                  <pic:spPr>
                    <a:xfrm>
                      <a:off x="0" y="0"/>
                      <a:ext cx="5940425" cy="8717915"/>
                    </a:xfrm>
                    <a:prstGeom prst="rect">
                      <a:avLst/>
                    </a:prstGeom>
                  </pic:spPr>
                </pic:pic>
              </a:graphicData>
            </a:graphic>
          </wp:inline>
        </w:drawing>
      </w:r>
    </w:p>
    <w:p w14:paraId="182B819C" w14:textId="7B1CC868" w:rsidR="00ED354A" w:rsidRDefault="00F96540" w:rsidP="004D10BF">
      <w:pPr>
        <w:jc w:val="both"/>
      </w:pPr>
      <w:r w:rsidRPr="00F96540">
        <w:rPr>
          <w:noProof/>
        </w:rPr>
        <w:drawing>
          <wp:inline distT="0" distB="0" distL="0" distR="0" wp14:anchorId="3214FD19" wp14:editId="329E9934">
            <wp:extent cx="5940425" cy="8681085"/>
            <wp:effectExtent l="0" t="0" r="3175" b="5715"/>
            <wp:docPr id="352184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84411" name=""/>
                    <pic:cNvPicPr/>
                  </pic:nvPicPr>
                  <pic:blipFill>
                    <a:blip r:embed="rId24"/>
                    <a:stretch>
                      <a:fillRect/>
                    </a:stretch>
                  </pic:blipFill>
                  <pic:spPr>
                    <a:xfrm>
                      <a:off x="0" y="0"/>
                      <a:ext cx="5940425" cy="8681085"/>
                    </a:xfrm>
                    <a:prstGeom prst="rect">
                      <a:avLst/>
                    </a:prstGeom>
                  </pic:spPr>
                </pic:pic>
              </a:graphicData>
            </a:graphic>
          </wp:inline>
        </w:drawing>
      </w:r>
      <w:r w:rsidRPr="00F96540">
        <w:rPr>
          <w:noProof/>
        </w:rPr>
        <w:drawing>
          <wp:inline distT="0" distB="0" distL="0" distR="0" wp14:anchorId="1A414554" wp14:editId="7058BB5F">
            <wp:extent cx="5940425" cy="8579485"/>
            <wp:effectExtent l="0" t="0" r="3175" b="5715"/>
            <wp:docPr id="2116689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89450" name=""/>
                    <pic:cNvPicPr/>
                  </pic:nvPicPr>
                  <pic:blipFill>
                    <a:blip r:embed="rId25"/>
                    <a:stretch>
                      <a:fillRect/>
                    </a:stretch>
                  </pic:blipFill>
                  <pic:spPr>
                    <a:xfrm>
                      <a:off x="0" y="0"/>
                      <a:ext cx="5940425" cy="8579485"/>
                    </a:xfrm>
                    <a:prstGeom prst="rect">
                      <a:avLst/>
                    </a:prstGeom>
                  </pic:spPr>
                </pic:pic>
              </a:graphicData>
            </a:graphic>
          </wp:inline>
        </w:drawing>
      </w:r>
    </w:p>
    <w:p w14:paraId="5C400849" w14:textId="77777777" w:rsidR="00FF102D" w:rsidRPr="006D079C" w:rsidRDefault="00FF102D" w:rsidP="004D10BF">
      <w:pPr>
        <w:spacing w:line="276" w:lineRule="auto"/>
        <w:jc w:val="both"/>
        <w:rPr>
          <w:rFonts w:eastAsia="Calibri"/>
          <w:color w:val="0D0D0D" w:themeColor="text1" w:themeTint="F2"/>
        </w:rPr>
      </w:pPr>
    </w:p>
    <w:sectPr w:rsidR="00FF102D" w:rsidRPr="006D079C" w:rsidSect="00E65EBB">
      <w:pgSz w:w="11906" w:h="16838"/>
      <w:pgMar w:top="1134" w:right="850" w:bottom="1134" w:left="1701" w:header="567"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Автор" w:date="2026-08-20T11:57:00Z" w:initials="A">
    <w:p w14:paraId="1C5F1160" w14:textId="6BE42F3F" w:rsidR="008B6837" w:rsidRPr="00E97F7F" w:rsidRDefault="008B6837">
      <w:pPr>
        <w:pStyle w:val="ac"/>
      </w:pPr>
      <w:r>
        <w:rPr>
          <w:rStyle w:val="a8"/>
        </w:rPr>
        <w:annotationRef/>
      </w:r>
      <w:r w:rsidR="001D4EC5">
        <w:t xml:space="preserve">Просьба убрать </w:t>
      </w:r>
      <w:r w:rsidR="00E97F7F">
        <w:t>в колонтитулах препарат и что это таблетки. О</w:t>
      </w:r>
      <w:r w:rsidR="001D4EC5">
        <w:t>ставить только номер и версию протокола. Также в нижних колонтитулах отсутствует «Конфиденциально» -просьба добавить, так как протокол</w:t>
      </w:r>
      <w:r w:rsidR="00E97F7F">
        <w:t xml:space="preserve"> </w:t>
      </w:r>
      <w:r w:rsidR="001D4EC5">
        <w:t>-</w:t>
      </w:r>
      <w:r w:rsidR="00E97F7F">
        <w:t xml:space="preserve"> </w:t>
      </w:r>
      <w:r w:rsidR="001D4EC5">
        <w:t>конфиденциальный документ</w:t>
      </w:r>
      <w:r w:rsidR="00E97F7F">
        <w:t>.</w:t>
      </w:r>
    </w:p>
  </w:comment>
  <w:comment w:id="2" w:author="Автор" w:date="2026-08-24T17:14:00Z" w:initials="A">
    <w:p w14:paraId="284E3C53" w14:textId="05E095BD" w:rsidR="00AD69F5" w:rsidRDefault="00AD69F5">
      <w:pPr>
        <w:pStyle w:val="ac"/>
      </w:pPr>
      <w:r>
        <w:rPr>
          <w:rStyle w:val="a8"/>
        </w:rPr>
        <w:annotationRef/>
      </w:r>
      <w:r>
        <w:t>Правки внесены</w:t>
      </w:r>
    </w:p>
  </w:comment>
  <w:comment w:id="7" w:author="Автор" w:date="2026-08-10T10:48:00Z" w:initials="A">
    <w:p w14:paraId="399A55D3" w14:textId="77777777" w:rsidR="00254997" w:rsidRPr="00E97F7F" w:rsidRDefault="00254997" w:rsidP="00254997">
      <w:pPr>
        <w:pStyle w:val="ac"/>
      </w:pPr>
      <w:r>
        <w:rPr>
          <w:rStyle w:val="a8"/>
        </w:rPr>
        <w:annotationRef/>
      </w:r>
      <w:r w:rsidRPr="00E97F7F">
        <w:t xml:space="preserve">Согласно согласованному ранее синопсису </w:t>
      </w:r>
    </w:p>
    <w:p w14:paraId="1DEDB727" w14:textId="7A4EBC4A" w:rsidR="00254997" w:rsidRPr="00254997" w:rsidRDefault="00254997" w:rsidP="00254997">
      <w:pPr>
        <w:pStyle w:val="ac"/>
      </w:pPr>
      <w:r w:rsidRPr="00E97F7F">
        <w:t>Тел.: +7 (495) 640 25 28</w:t>
      </w:r>
      <w:r w:rsidRPr="00254997">
        <w:t xml:space="preserve"> </w:t>
      </w:r>
    </w:p>
    <w:p w14:paraId="793D7C11" w14:textId="4398236B" w:rsidR="00254997" w:rsidRPr="00254997" w:rsidRDefault="00254997">
      <w:pPr>
        <w:pStyle w:val="ac"/>
      </w:pPr>
    </w:p>
  </w:comment>
  <w:comment w:id="8" w:author="Автор" w:date="2026-08-25T09:48:00Z" w:initials="A">
    <w:p w14:paraId="229343C2" w14:textId="2B14EEA0" w:rsidR="00A1229E" w:rsidRDefault="00A1229E">
      <w:pPr>
        <w:pStyle w:val="ac"/>
      </w:pPr>
      <w:r>
        <w:rPr>
          <w:rStyle w:val="a8"/>
        </w:rPr>
        <w:annotationRef/>
      </w:r>
      <w:r>
        <w:t>правки внесены</w:t>
      </w:r>
    </w:p>
  </w:comment>
  <w:comment w:id="12" w:author="Автор" w:date="2026-08-10T10:51:00Z" w:initials="A">
    <w:p w14:paraId="34563AEB" w14:textId="74E3AA40" w:rsidR="00254997" w:rsidRPr="00E97F7F" w:rsidRDefault="00254997">
      <w:pPr>
        <w:pStyle w:val="ac"/>
      </w:pPr>
      <w:r>
        <w:rPr>
          <w:rStyle w:val="a8"/>
        </w:rPr>
        <w:annotationRef/>
      </w:r>
      <w:r w:rsidRPr="00E97F7F">
        <w:t>Согласно согласованному ранее синопсису добав</w:t>
      </w:r>
      <w:r w:rsidR="00E97F7F">
        <w:t>ьте, пожалуйста</w:t>
      </w:r>
    </w:p>
    <w:p w14:paraId="462976E4" w14:textId="0B854850" w:rsidR="00254997" w:rsidRDefault="00E97F7F">
      <w:pPr>
        <w:pStyle w:val="ac"/>
      </w:pPr>
      <w:r>
        <w:t>«</w:t>
      </w:r>
      <w:r w:rsidR="00254997" w:rsidRPr="00E97F7F">
        <w:t>430024, Республика Мордовия,</w:t>
      </w:r>
      <w:r>
        <w:t>…»</w:t>
      </w:r>
    </w:p>
  </w:comment>
  <w:comment w:id="13" w:author="Автор" w:date="2026-08-25T09:48:00Z" w:initials="A">
    <w:p w14:paraId="3F1E1A9A" w14:textId="7F1C79B5" w:rsidR="00A1229E" w:rsidRDefault="00A1229E">
      <w:pPr>
        <w:pStyle w:val="ac"/>
      </w:pPr>
      <w:r>
        <w:rPr>
          <w:rStyle w:val="a8"/>
        </w:rPr>
        <w:annotationRef/>
      </w:r>
      <w:r>
        <w:t>правки внесены</w:t>
      </w:r>
    </w:p>
  </w:comment>
  <w:comment w:id="18" w:author="Автор" w:date="2026-08-10T11:49:00Z" w:initials="A">
    <w:p w14:paraId="04D1B334" w14:textId="1286AB5E" w:rsidR="00643F9D" w:rsidRDefault="00643F9D">
      <w:pPr>
        <w:pStyle w:val="ac"/>
      </w:pPr>
      <w:r>
        <w:rPr>
          <w:rStyle w:val="a8"/>
        </w:rPr>
        <w:annotationRef/>
      </w:r>
      <w:r w:rsidRPr="00E97F7F">
        <w:t xml:space="preserve">Уточните, </w:t>
      </w:r>
      <w:r w:rsidR="00E97F7F" w:rsidRPr="00E97F7F">
        <w:t xml:space="preserve">пожалуйста, </w:t>
      </w:r>
      <w:r w:rsidRPr="00E97F7F">
        <w:t>корректен ли адрес эл. почты</w:t>
      </w:r>
      <w:r w:rsidR="00E97F7F" w:rsidRPr="00E97F7F">
        <w:t>?</w:t>
      </w:r>
    </w:p>
  </w:comment>
  <w:comment w:id="19" w:author="Автор" w:date="2026-08-25T09:50:00Z" w:initials="A">
    <w:p w14:paraId="21046C9A" w14:textId="3DECA4E8" w:rsidR="00A1229E" w:rsidRDefault="00A1229E">
      <w:pPr>
        <w:pStyle w:val="ac"/>
      </w:pPr>
      <w:r>
        <w:rPr>
          <w:rStyle w:val="a8"/>
        </w:rPr>
        <w:annotationRef/>
      </w:r>
      <w:r>
        <w:t>правки внёс</w:t>
      </w:r>
    </w:p>
  </w:comment>
  <w:comment w:id="50" w:author="Автор" w:date="2026-08-10T11:45:00Z" w:initials="A">
    <w:p w14:paraId="322D3FC5" w14:textId="41091B04" w:rsidR="00643F9D" w:rsidRPr="00643F9D" w:rsidRDefault="00643F9D" w:rsidP="00643F9D">
      <w:pPr>
        <w:spacing w:line="276" w:lineRule="auto"/>
        <w:jc w:val="both"/>
        <w:rPr>
          <w:bCs/>
          <w:color w:val="0D0D0D" w:themeColor="text1" w:themeTint="F2"/>
        </w:rPr>
      </w:pPr>
      <w:r>
        <w:rPr>
          <w:rStyle w:val="a8"/>
        </w:rPr>
        <w:annotationRef/>
      </w:r>
      <w:r w:rsidRPr="00F8764F">
        <w:t xml:space="preserve">Выше указан телефон КИО </w:t>
      </w:r>
      <w:r w:rsidRPr="00F8764F">
        <w:rPr>
          <w:bCs/>
          <w:color w:val="0D0D0D" w:themeColor="text1" w:themeTint="F2"/>
        </w:rPr>
        <w:t xml:space="preserve">+7 (963) 125-32-15, </w:t>
      </w:r>
      <w:r w:rsidR="00F8764F" w:rsidRPr="00F8764F">
        <w:rPr>
          <w:bCs/>
          <w:color w:val="0D0D0D" w:themeColor="text1" w:themeTint="F2"/>
        </w:rPr>
        <w:t xml:space="preserve">подскажите, </w:t>
      </w:r>
      <w:r w:rsidRPr="00F8764F">
        <w:rPr>
          <w:bCs/>
          <w:color w:val="0D0D0D" w:themeColor="text1" w:themeTint="F2"/>
        </w:rPr>
        <w:t>какой корректный?</w:t>
      </w:r>
      <w:r w:rsidRPr="00A057BC">
        <w:rPr>
          <w:bCs/>
          <w:color w:val="0D0D0D" w:themeColor="text1" w:themeTint="F2"/>
        </w:rPr>
        <w:t xml:space="preserve"> </w:t>
      </w:r>
    </w:p>
  </w:comment>
  <w:comment w:id="51" w:author="Автор" w:date="2026-08-25T09:57:00Z" w:initials="A">
    <w:p w14:paraId="730E024C" w14:textId="43150A75" w:rsidR="00A1229E" w:rsidRDefault="00A1229E">
      <w:pPr>
        <w:pStyle w:val="ac"/>
      </w:pPr>
      <w:r>
        <w:rPr>
          <w:rStyle w:val="a8"/>
        </w:rPr>
        <w:annotationRef/>
      </w:r>
      <w:r>
        <w:t>Номер КИО указан корректно</w:t>
      </w:r>
    </w:p>
  </w:comment>
  <w:comment w:id="81" w:author="Автор" w:date="2026-08-20T12:13:00Z" w:initials="A">
    <w:p w14:paraId="18C48AB0" w14:textId="77777777" w:rsidR="00D20100" w:rsidRDefault="00D20100">
      <w:pPr>
        <w:pStyle w:val="ac"/>
      </w:pPr>
      <w:r>
        <w:rPr>
          <w:rStyle w:val="a8"/>
        </w:rPr>
        <w:annotationRef/>
      </w:r>
      <w:r>
        <w:t>Я обязуюсь соблюдать процедуру регистрации данных</w:t>
      </w:r>
    </w:p>
    <w:p w14:paraId="7E8B7794" w14:textId="64BFE04C" w:rsidR="00D20100" w:rsidRDefault="00D20100">
      <w:pPr>
        <w:pStyle w:val="ac"/>
      </w:pPr>
      <w:r>
        <w:t>Я обязуюсь хранить основные документы, связанные с исследованием до информирования спонсором о прекращении хранения</w:t>
      </w:r>
    </w:p>
  </w:comment>
  <w:comment w:id="82" w:author="Автор" w:date="2026-08-25T09:59:00Z" w:initials="A">
    <w:p w14:paraId="67014AF4" w14:textId="7B8D01DF" w:rsidR="00A1229E" w:rsidRDefault="00A1229E">
      <w:pPr>
        <w:pStyle w:val="ac"/>
      </w:pPr>
      <w:r>
        <w:rPr>
          <w:rStyle w:val="a8"/>
        </w:rPr>
        <w:annotationRef/>
      </w:r>
      <w:proofErr w:type="spellStart"/>
      <w:r>
        <w:t>ок</w:t>
      </w:r>
      <w:proofErr w:type="spellEnd"/>
    </w:p>
  </w:comment>
  <w:comment w:id="107" w:author="Автор" w:date="2026-08-10T12:02:00Z" w:initials="A">
    <w:p w14:paraId="142DBA1E" w14:textId="77777777" w:rsidR="00E23FF1" w:rsidRPr="00693FDE" w:rsidRDefault="00E23FF1" w:rsidP="00E23FF1">
      <w:pPr>
        <w:pStyle w:val="ac"/>
      </w:pPr>
      <w:r>
        <w:rPr>
          <w:rStyle w:val="a8"/>
        </w:rPr>
        <w:annotationRef/>
      </w:r>
      <w:r w:rsidRPr="00693FDE">
        <w:t>+ или когда изменения касаются только административных или технических аспектов исследования (например, замена монитора, изменение номера телефона).</w:t>
      </w:r>
    </w:p>
    <w:p w14:paraId="6EA73055" w14:textId="77777777" w:rsidR="00E23FF1" w:rsidRPr="00693FDE" w:rsidRDefault="00E23FF1">
      <w:pPr>
        <w:pStyle w:val="ac"/>
      </w:pPr>
    </w:p>
    <w:p w14:paraId="3F08C930" w14:textId="36E0F1C0" w:rsidR="00E23FF1" w:rsidRDefault="00E23FF1">
      <w:pPr>
        <w:pStyle w:val="ac"/>
      </w:pPr>
      <w:r w:rsidRPr="00693FDE">
        <w:t>Возможно, стоит добавить в данный пункт? Согласно 79 решению</w:t>
      </w:r>
    </w:p>
  </w:comment>
  <w:comment w:id="108" w:author="Автор" w:date="2026-08-25T10:00:00Z" w:initials="A">
    <w:p w14:paraId="48D8D876" w14:textId="0A3FB36F" w:rsidR="00A1229E" w:rsidRDefault="00A1229E">
      <w:pPr>
        <w:pStyle w:val="ac"/>
      </w:pPr>
      <w:r>
        <w:rPr>
          <w:rStyle w:val="a8"/>
        </w:rPr>
        <w:annotationRef/>
      </w:r>
      <w:r w:rsidR="00B56882">
        <w:t>И</w:t>
      </w:r>
      <w:r>
        <w:t>зменение административной</w:t>
      </w:r>
      <w:r w:rsidR="00B56882">
        <w:t xml:space="preserve"> или технической</w:t>
      </w:r>
      <w:r>
        <w:t xml:space="preserve"> информации требует согласовани</w:t>
      </w:r>
      <w:r w:rsidR="00E01052">
        <w:t>я</w:t>
      </w:r>
      <w:r>
        <w:t xml:space="preserve"> со Спонсором</w:t>
      </w:r>
    </w:p>
  </w:comment>
  <w:comment w:id="122" w:author="Автор" w:date="2026-08-21T09:59:00Z" w:initials="A">
    <w:p w14:paraId="2ECCE20E" w14:textId="212E74D0" w:rsidR="00C3776C" w:rsidRDefault="00C3776C">
      <w:pPr>
        <w:pStyle w:val="ac"/>
      </w:pPr>
      <w:r>
        <w:rPr>
          <w:rStyle w:val="a8"/>
        </w:rPr>
        <w:annotationRef/>
      </w:r>
      <w:r>
        <w:t>Проверьте, пожалуйста, перед финализацией</w:t>
      </w:r>
    </w:p>
  </w:comment>
  <w:comment w:id="237" w:author="Автор" w:date="2026-08-21T10:01:00Z" w:initials="A">
    <w:p w14:paraId="063926D1" w14:textId="24F2CDFF" w:rsidR="007B2286" w:rsidRDefault="007B2286">
      <w:pPr>
        <w:pStyle w:val="ac"/>
      </w:pPr>
      <w:r>
        <w:rPr>
          <w:rStyle w:val="a8"/>
        </w:rPr>
        <w:annotationRef/>
      </w:r>
      <w:r>
        <w:t>Проверьте, пожалуйста, перед финализацией</w:t>
      </w:r>
    </w:p>
  </w:comment>
  <w:comment w:id="244" w:author="Автор" w:date="2026-08-10T12:44:00Z" w:initials="A">
    <w:p w14:paraId="03A9AC72" w14:textId="5CB06D6A" w:rsidR="0000535B" w:rsidRDefault="0000535B">
      <w:pPr>
        <w:pStyle w:val="ac"/>
      </w:pPr>
      <w:r>
        <w:rPr>
          <w:rStyle w:val="a8"/>
        </w:rPr>
        <w:annotationRef/>
      </w:r>
      <w:r w:rsidRPr="002B4399">
        <w:rPr>
          <w:highlight w:val="yellow"/>
        </w:rPr>
        <w:t>Дополним при получении состава</w:t>
      </w:r>
    </w:p>
  </w:comment>
  <w:comment w:id="251" w:author="Автор" w:date="2026-08-21T10:06:00Z" w:initials="A">
    <w:p w14:paraId="27980547" w14:textId="6B1675ED" w:rsidR="00FF3108" w:rsidRDefault="00FF3108">
      <w:pPr>
        <w:pStyle w:val="ac"/>
      </w:pPr>
      <w:r>
        <w:rPr>
          <w:rStyle w:val="a8"/>
        </w:rPr>
        <w:annotationRef/>
      </w:r>
      <w:r>
        <w:t xml:space="preserve">Врач общей практики? </w:t>
      </w:r>
    </w:p>
  </w:comment>
  <w:comment w:id="252" w:author="Автор" w:date="2026-08-25T10:59:00Z" w:initials="A">
    <w:p w14:paraId="79ECC69E" w14:textId="215D74F9" w:rsidR="00E01052" w:rsidRPr="00E01052" w:rsidRDefault="0010444D">
      <w:pPr>
        <w:pStyle w:val="ac"/>
      </w:pPr>
      <w:r>
        <w:t xml:space="preserve">да, </w:t>
      </w:r>
      <w:r w:rsidR="00E01052">
        <w:rPr>
          <w:rStyle w:val="a8"/>
        </w:rPr>
        <w:annotationRef/>
      </w:r>
      <w:r w:rsidR="00E01052">
        <w:t>уточнено</w:t>
      </w:r>
    </w:p>
  </w:comment>
  <w:comment w:id="260" w:author="Автор" w:date="2026-08-10T13:01:00Z" w:initials="A">
    <w:p w14:paraId="61A3161F" w14:textId="6D497362" w:rsidR="008950BE" w:rsidRDefault="008950BE">
      <w:pPr>
        <w:pStyle w:val="ac"/>
      </w:pPr>
      <w:r w:rsidRPr="00CF11DE">
        <w:t xml:space="preserve">+ </w:t>
      </w:r>
      <w:r w:rsidRPr="00CF11DE">
        <w:rPr>
          <w:rStyle w:val="a8"/>
        </w:rPr>
        <w:annotationRef/>
      </w:r>
      <w:r w:rsidRPr="00CF11DE">
        <w:t>Одноцентровое,…</w:t>
      </w:r>
    </w:p>
  </w:comment>
  <w:comment w:id="261" w:author="Автор" w:date="2026-08-24T17:19:00Z" w:initials="A">
    <w:p w14:paraId="3F0E61E5" w14:textId="74A713D7" w:rsidR="00AD69F5" w:rsidRDefault="00AD69F5">
      <w:pPr>
        <w:pStyle w:val="ac"/>
      </w:pPr>
      <w:r>
        <w:rPr>
          <w:rStyle w:val="a8"/>
        </w:rPr>
        <w:annotationRef/>
      </w:r>
      <w:r w:rsidR="00E01052">
        <w:rPr>
          <w:rStyle w:val="a8"/>
        </w:rPr>
        <w:t>хорошо</w:t>
      </w:r>
    </w:p>
  </w:comment>
  <w:comment w:id="271" w:author="Автор" w:date="2026-08-14T12:12:00Z" w:initials="A">
    <w:p w14:paraId="3D8025C0" w14:textId="4152DE06" w:rsidR="00575F5B" w:rsidRDefault="00575F5B">
      <w:pPr>
        <w:pStyle w:val="ac"/>
      </w:pPr>
      <w:r>
        <w:rPr>
          <w:rStyle w:val="a8"/>
        </w:rPr>
        <w:annotationRef/>
      </w:r>
      <w:r w:rsidRPr="00CF11DE">
        <w:t>30,0 – ожирение, предлагаем 29,9</w:t>
      </w:r>
    </w:p>
  </w:comment>
  <w:comment w:id="272" w:author="Автор" w:date="2026-08-25T11:01:00Z" w:initials="A">
    <w:p w14:paraId="3BC13B9E" w14:textId="7E399345" w:rsidR="00E01052" w:rsidRDefault="00E01052">
      <w:pPr>
        <w:pStyle w:val="ac"/>
      </w:pPr>
      <w:r>
        <w:rPr>
          <w:rStyle w:val="a8"/>
        </w:rPr>
        <w:annotationRef/>
      </w:r>
      <w:proofErr w:type="spellStart"/>
      <w:r>
        <w:t>ок</w:t>
      </w:r>
      <w:proofErr w:type="spellEnd"/>
    </w:p>
  </w:comment>
  <w:comment w:id="276" w:author="Автор" w:date="2026-08-14T12:58:00Z" w:initials="A">
    <w:p w14:paraId="71BFC957" w14:textId="3F25338B" w:rsidR="00BE012F" w:rsidRDefault="00BE012F">
      <w:pPr>
        <w:pStyle w:val="ac"/>
      </w:pPr>
      <w:r>
        <w:rPr>
          <w:rStyle w:val="a8"/>
        </w:rPr>
        <w:annotationRef/>
      </w:r>
      <w:r>
        <w:t xml:space="preserve">Возможно, стоит вместо этого указать, что «адекватными методами считаются *перечислить*» </w:t>
      </w:r>
    </w:p>
  </w:comment>
  <w:comment w:id="277" w:author="Автор" w:date="2026-08-25T11:13:00Z" w:initials="A">
    <w:p w14:paraId="1EFEC73F" w14:textId="2AB1BFD1" w:rsidR="005D2F81" w:rsidRDefault="005D2F81">
      <w:pPr>
        <w:pStyle w:val="ac"/>
      </w:pPr>
      <w:r>
        <w:rPr>
          <w:rStyle w:val="a8"/>
        </w:rPr>
        <w:annotationRef/>
      </w:r>
      <w:r>
        <w:t>хорошо</w:t>
      </w:r>
    </w:p>
  </w:comment>
  <w:comment w:id="297" w:author="Автор" w:date="2026-08-14T12:52:00Z" w:initials="A">
    <w:p w14:paraId="630E5073" w14:textId="6B92B38F" w:rsidR="00BE012F" w:rsidRDefault="00BE012F">
      <w:pPr>
        <w:pStyle w:val="ac"/>
      </w:pPr>
      <w:r>
        <w:rPr>
          <w:rStyle w:val="a8"/>
        </w:rPr>
        <w:annotationRef/>
      </w:r>
      <w:r>
        <w:t>Возможно</w:t>
      </w:r>
      <w:r w:rsidR="00CF11DE">
        <w:t>,</w:t>
      </w:r>
      <w:r>
        <w:t xml:space="preserve"> менее? Т.к. критерий невключения</w:t>
      </w:r>
    </w:p>
  </w:comment>
  <w:comment w:id="298" w:author="Автор" w:date="2026-08-24T17:19:00Z" w:initials="A">
    <w:p w14:paraId="73B864C6" w14:textId="77777777" w:rsidR="00AD69F5" w:rsidRDefault="00AD69F5" w:rsidP="00AD69F5">
      <w:pPr>
        <w:pStyle w:val="ac"/>
      </w:pPr>
      <w:r>
        <w:rPr>
          <w:rStyle w:val="a8"/>
        </w:rPr>
        <w:annotationRef/>
      </w:r>
      <w:r>
        <w:t>указано верно, т.к. использована формулировка</w:t>
      </w:r>
    </w:p>
    <w:p w14:paraId="4C2B276F" w14:textId="266B10B5" w:rsidR="00AD69F5" w:rsidRDefault="00AD69F5" w:rsidP="00AD69F5">
      <w:pPr>
        <w:pStyle w:val="ac"/>
      </w:pPr>
      <w:r w:rsidRPr="00AD69F5">
        <w:rPr>
          <w:b/>
          <w:bCs/>
        </w:rPr>
        <w:t>«за исключением</w:t>
      </w:r>
      <w:r>
        <w:t xml:space="preserve"> аппендэктомии, проведенной более чем за 3 месяца до начала скрининга».</w:t>
      </w:r>
    </w:p>
  </w:comment>
  <w:comment w:id="305" w:author="Автор" w:date="2026-08-21T10:11:00Z" w:initials="A">
    <w:p w14:paraId="0D78769D" w14:textId="7700F09C" w:rsidR="00CF11DE" w:rsidRDefault="00CF11DE">
      <w:pPr>
        <w:pStyle w:val="ac"/>
      </w:pPr>
      <w:r>
        <w:rPr>
          <w:rStyle w:val="a8"/>
        </w:rPr>
        <w:annotationRef/>
      </w:r>
      <w:r>
        <w:t>До включения в КИ/до первого периода</w:t>
      </w:r>
      <w:r w:rsidR="00EC18CE">
        <w:t>/начала</w:t>
      </w:r>
      <w:r>
        <w:t xml:space="preserve"> исследования?</w:t>
      </w:r>
    </w:p>
  </w:comment>
  <w:comment w:id="306" w:author="Автор" w:date="2026-08-24T17:21:00Z" w:initials="A">
    <w:p w14:paraId="21A78CD1" w14:textId="2ED54DC8" w:rsidR="00AD69F5" w:rsidRDefault="00AD69F5">
      <w:pPr>
        <w:pStyle w:val="ac"/>
      </w:pPr>
      <w:r>
        <w:rPr>
          <w:rStyle w:val="a8"/>
        </w:rPr>
        <w:annotationRef/>
      </w:r>
      <w:r>
        <w:t>уточнено</w:t>
      </w:r>
    </w:p>
  </w:comment>
  <w:comment w:id="309" w:author="Автор" w:date="2026-08-10T13:36:00Z" w:initials="A">
    <w:p w14:paraId="6350FF76" w14:textId="5728EF94" w:rsidR="002E561A" w:rsidRDefault="002E561A">
      <w:pPr>
        <w:pStyle w:val="ac"/>
      </w:pPr>
      <w:r>
        <w:rPr>
          <w:rStyle w:val="a8"/>
        </w:rPr>
        <w:annotationRef/>
      </w:r>
      <w:r>
        <w:t>130 – высокое нормально</w:t>
      </w:r>
      <w:r w:rsidR="00F11667">
        <w:t>е</w:t>
      </w:r>
      <w:r>
        <w:t xml:space="preserve"> АД, предлагаем 129</w:t>
      </w:r>
    </w:p>
  </w:comment>
  <w:comment w:id="310" w:author="Автор" w:date="2026-08-25T17:51:00Z" w:initials="A">
    <w:p w14:paraId="44667836" w14:textId="15766627" w:rsidR="0010444D" w:rsidRDefault="0010444D">
      <w:pPr>
        <w:pStyle w:val="ac"/>
      </w:pPr>
      <w:r>
        <w:rPr>
          <w:rStyle w:val="a8"/>
        </w:rPr>
        <w:annotationRef/>
      </w:r>
      <w:r>
        <w:t>хорошо</w:t>
      </w:r>
    </w:p>
  </w:comment>
  <w:comment w:id="313" w:author="Автор" w:date="2026-08-10T13:36:00Z" w:initials="A">
    <w:p w14:paraId="7A6739ED" w14:textId="2F354853" w:rsidR="002E561A" w:rsidRDefault="002E561A">
      <w:pPr>
        <w:pStyle w:val="ac"/>
      </w:pPr>
      <w:r>
        <w:rPr>
          <w:rStyle w:val="a8"/>
        </w:rPr>
        <w:annotationRef/>
      </w:r>
      <w:r>
        <w:t>Высокое нормальное 85-89. Предлагаем 84</w:t>
      </w:r>
    </w:p>
  </w:comment>
  <w:comment w:id="314" w:author="Автор" w:date="2026-08-25T17:52:00Z" w:initials="A">
    <w:p w14:paraId="184D2D68" w14:textId="034C4292" w:rsidR="0010444D" w:rsidRDefault="0010444D">
      <w:pPr>
        <w:pStyle w:val="ac"/>
      </w:pPr>
      <w:r>
        <w:rPr>
          <w:rStyle w:val="a8"/>
        </w:rPr>
        <w:annotationRef/>
      </w:r>
      <w:r>
        <w:t>хорошо</w:t>
      </w:r>
    </w:p>
  </w:comment>
  <w:comment w:id="318" w:author="Автор" w:date="2026-08-10T13:37:00Z" w:initials="A">
    <w:p w14:paraId="32266D4C" w14:textId="6499AD38" w:rsidR="002E561A" w:rsidRDefault="002E561A">
      <w:pPr>
        <w:pStyle w:val="ac"/>
      </w:pPr>
      <w:r>
        <w:rPr>
          <w:rStyle w:val="a8"/>
        </w:rPr>
        <w:annotationRef/>
      </w:r>
      <w:r>
        <w:t xml:space="preserve">90 – тахикардия, </w:t>
      </w:r>
      <w:r w:rsidR="00F11667">
        <w:t xml:space="preserve">подскажите, </w:t>
      </w:r>
      <w:r>
        <w:t>почему выбран данный показатель?</w:t>
      </w:r>
      <w:r w:rsidR="00F11667">
        <w:t xml:space="preserve"> Предлагаем 80</w:t>
      </w:r>
    </w:p>
  </w:comment>
  <w:comment w:id="319" w:author="Автор" w:date="2026-08-25T17:52:00Z" w:initials="A">
    <w:p w14:paraId="4EC49475" w14:textId="1D31BC2C" w:rsidR="0010444D" w:rsidRDefault="0010444D">
      <w:pPr>
        <w:pStyle w:val="ac"/>
      </w:pPr>
      <w:r>
        <w:rPr>
          <w:rStyle w:val="a8"/>
        </w:rPr>
        <w:annotationRef/>
      </w:r>
      <w:r>
        <w:t>хорошо</w:t>
      </w:r>
    </w:p>
  </w:comment>
  <w:comment w:id="325" w:author="Автор" w:date="2026-08-14T13:00:00Z" w:initials="A">
    <w:p w14:paraId="78D09753" w14:textId="4323A837" w:rsidR="00366AC3" w:rsidRDefault="00366AC3">
      <w:pPr>
        <w:pStyle w:val="ac"/>
      </w:pPr>
      <w:r>
        <w:rPr>
          <w:rStyle w:val="a8"/>
        </w:rPr>
        <w:annotationRef/>
      </w:r>
      <w:r w:rsidR="001C0B03">
        <w:t>Просим уточнить необходимость данного критерия исключения</w:t>
      </w:r>
    </w:p>
  </w:comment>
  <w:comment w:id="326" w:author="Автор" w:date="2026-08-25T17:52:00Z" w:initials="A">
    <w:p w14:paraId="0A49EBE7" w14:textId="0DCB6F99" w:rsidR="0010444D" w:rsidRDefault="0010444D">
      <w:pPr>
        <w:pStyle w:val="ac"/>
      </w:pPr>
      <w:r>
        <w:rPr>
          <w:rStyle w:val="a8"/>
        </w:rPr>
        <w:annotationRef/>
      </w:r>
      <w:r>
        <w:t>предлагаю удалить</w:t>
      </w:r>
    </w:p>
  </w:comment>
  <w:comment w:id="334" w:author="Автор" w:date="2026-08-10T13:42:00Z" w:initials="A">
    <w:p w14:paraId="182C99E2" w14:textId="77777777" w:rsidR="0055593A" w:rsidRPr="00F11667" w:rsidRDefault="0055593A" w:rsidP="0055593A">
      <w:pPr>
        <w:tabs>
          <w:tab w:val="left" w:pos="446"/>
        </w:tabs>
        <w:spacing w:line="276" w:lineRule="auto"/>
        <w:contextualSpacing/>
        <w:jc w:val="both"/>
      </w:pPr>
      <w:r>
        <w:rPr>
          <w:rStyle w:val="a8"/>
        </w:rPr>
        <w:annotationRef/>
      </w:r>
      <w:r w:rsidRPr="00F11667">
        <w:t>Возможно, стоит добавить пункты</w:t>
      </w:r>
    </w:p>
    <w:p w14:paraId="25E7771E" w14:textId="6880F975" w:rsidR="00273663" w:rsidRPr="00A300D1" w:rsidRDefault="0055593A" w:rsidP="00273663">
      <w:pPr>
        <w:tabs>
          <w:tab w:val="left" w:pos="446"/>
        </w:tabs>
        <w:spacing w:line="276" w:lineRule="auto"/>
        <w:contextualSpacing/>
        <w:jc w:val="both"/>
        <w:rPr>
          <w:color w:val="000000"/>
          <w:lang w:eastAsia="en-US"/>
        </w:rPr>
      </w:pPr>
      <w:r w:rsidRPr="00F11667">
        <w:t>«</w:t>
      </w:r>
      <w:r w:rsidRPr="00F11667">
        <w:rPr>
          <w:color w:val="000000"/>
          <w:lang w:eastAsia="en-US"/>
        </w:rPr>
        <w:t>Административные причины (прекращение исследования Спонсором или регуляторными органами), а также грубые нарушения протокола, способные повлиять на результаты исследования.»</w:t>
      </w:r>
      <w:r w:rsidR="00F11667">
        <w:rPr>
          <w:color w:val="000000"/>
          <w:lang w:eastAsia="en-US"/>
        </w:rPr>
        <w:t>?</w:t>
      </w:r>
    </w:p>
    <w:p w14:paraId="2BBD570F" w14:textId="3BD17ADD" w:rsidR="00273663" w:rsidRPr="0055593A" w:rsidRDefault="00273663" w:rsidP="0055593A">
      <w:pPr>
        <w:tabs>
          <w:tab w:val="left" w:pos="446"/>
        </w:tabs>
        <w:spacing w:line="276" w:lineRule="auto"/>
        <w:contextualSpacing/>
        <w:jc w:val="both"/>
        <w:rPr>
          <w:color w:val="000000"/>
          <w:lang w:eastAsia="en-US"/>
        </w:rPr>
      </w:pPr>
    </w:p>
  </w:comment>
  <w:comment w:id="335" w:author="Автор" w:date="2026-08-25T17:53:00Z" w:initials="A">
    <w:p w14:paraId="3429D6C3" w14:textId="4673C932" w:rsidR="0010444D" w:rsidRDefault="0010444D" w:rsidP="0010444D">
      <w:pPr>
        <w:pStyle w:val="ac"/>
      </w:pPr>
      <w:r>
        <w:rPr>
          <w:rStyle w:val="a8"/>
        </w:rPr>
        <w:annotationRef/>
      </w:r>
      <w:r>
        <w:t xml:space="preserve">хорошо </w:t>
      </w:r>
    </w:p>
  </w:comment>
  <w:comment w:id="374" w:author="Автор" w:date="2026-08-10T13:52:00Z" w:initials="A">
    <w:p w14:paraId="468CEC76" w14:textId="1C93AABB" w:rsidR="007F2E04" w:rsidRDefault="007F2E04">
      <w:pPr>
        <w:pStyle w:val="ac"/>
      </w:pPr>
      <w:r>
        <w:rPr>
          <w:rStyle w:val="a8"/>
        </w:rPr>
        <w:annotationRef/>
      </w:r>
      <w:r w:rsidRPr="00F11667">
        <w:t>Они тоже указаны в таблице 6</w:t>
      </w:r>
    </w:p>
  </w:comment>
  <w:comment w:id="375" w:author="Автор" w:date="2026-08-25T17:58:00Z" w:initials="A">
    <w:p w14:paraId="1AD31DCB" w14:textId="3396548F" w:rsidR="0010444D" w:rsidRDefault="0010444D">
      <w:pPr>
        <w:pStyle w:val="ac"/>
      </w:pPr>
      <w:r>
        <w:rPr>
          <w:rStyle w:val="a8"/>
        </w:rPr>
        <w:annotationRef/>
      </w:r>
      <w:r w:rsidR="00B56882">
        <w:t>П</w:t>
      </w:r>
      <w:r>
        <w:t>роцедуры тест на алкоголь и тест на котинин содержат по одному оцениваемому параметру.</w:t>
      </w:r>
    </w:p>
    <w:p w14:paraId="7648F1A3" w14:textId="18E1712E" w:rsidR="0010444D" w:rsidRDefault="0010444D">
      <w:pPr>
        <w:pStyle w:val="ac"/>
      </w:pPr>
      <w:r>
        <w:t>Остальные процедуры включают много параметров, поэтому как памятка приведен номер таблицы</w:t>
      </w:r>
    </w:p>
  </w:comment>
  <w:comment w:id="385" w:author="Автор" w:date="2026-08-14T14:51:00Z" w:initials="A">
    <w:p w14:paraId="2194F7ED" w14:textId="0CE0C72E" w:rsidR="00771155" w:rsidRDefault="00771155">
      <w:pPr>
        <w:pStyle w:val="ac"/>
      </w:pPr>
      <w:r>
        <w:rPr>
          <w:rStyle w:val="a8"/>
        </w:rPr>
        <w:annotationRef/>
      </w:r>
      <w:r w:rsidRPr="00A057BC">
        <w:rPr>
          <w:color w:val="0D0D0D" w:themeColor="text1" w:themeTint="F2"/>
        </w:rPr>
        <w:t>(Таблица 6);</w:t>
      </w:r>
    </w:p>
  </w:comment>
  <w:comment w:id="386" w:author="Автор" w:date="2026-08-25T17:59:00Z" w:initials="A">
    <w:p w14:paraId="23D88673" w14:textId="363B8133" w:rsidR="0010444D" w:rsidRDefault="0010444D">
      <w:pPr>
        <w:pStyle w:val="ac"/>
      </w:pPr>
      <w:r>
        <w:rPr>
          <w:rStyle w:val="a8"/>
        </w:rPr>
        <w:annotationRef/>
      </w:r>
      <w:r>
        <w:t>Здесь не уточнён номер таблицы, т.к. процедуры тест на алкоголь и тест на котинин содержат по одному оцениваемому параметру.</w:t>
      </w:r>
    </w:p>
  </w:comment>
  <w:comment w:id="387" w:author="Автор" w:date="2026-08-14T14:52:00Z" w:initials="A">
    <w:p w14:paraId="1D725758" w14:textId="5DF5B683" w:rsidR="00771155" w:rsidRDefault="00771155">
      <w:pPr>
        <w:pStyle w:val="ac"/>
      </w:pPr>
      <w:r>
        <w:rPr>
          <w:rStyle w:val="a8"/>
        </w:rPr>
        <w:annotationRef/>
      </w:r>
      <w:r>
        <w:t>Ниже по тексту будет «оценка СНЯ» и «оценка НЯ», см. комментарий ниже</w:t>
      </w:r>
      <w:r w:rsidR="00F11667">
        <w:t xml:space="preserve">. Просим привести к единообразию </w:t>
      </w:r>
    </w:p>
  </w:comment>
  <w:comment w:id="388" w:author="Автор" w:date="2026-08-25T17:59:00Z" w:initials="A">
    <w:p w14:paraId="7E10BDFC" w14:textId="4AB81A61" w:rsidR="0010444D" w:rsidRDefault="0010444D">
      <w:pPr>
        <w:pStyle w:val="ac"/>
      </w:pPr>
      <w:r>
        <w:rPr>
          <w:rStyle w:val="a8"/>
        </w:rPr>
        <w:annotationRef/>
      </w:r>
      <w:r>
        <w:t>по тексту заменил на «сбор и регистрацию»</w:t>
      </w:r>
    </w:p>
  </w:comment>
  <w:comment w:id="389" w:author="Автор" w:date="2026-08-14T14:53:00Z" w:initials="A">
    <w:p w14:paraId="3B377C9A" w14:textId="51808670" w:rsidR="00771155" w:rsidRDefault="00771155">
      <w:pPr>
        <w:pStyle w:val="ac"/>
      </w:pPr>
      <w:r>
        <w:rPr>
          <w:rStyle w:val="a8"/>
        </w:rPr>
        <w:annotationRef/>
      </w:r>
      <w:r>
        <w:t>См. комментарий ниже тут и далее</w:t>
      </w:r>
    </w:p>
  </w:comment>
  <w:comment w:id="390" w:author="Автор" w:date="2026-08-25T18:00:00Z" w:initials="A">
    <w:p w14:paraId="41E25D76" w14:textId="0F827FB3" w:rsidR="00A423D1" w:rsidRDefault="00A423D1">
      <w:pPr>
        <w:pStyle w:val="ac"/>
      </w:pPr>
      <w:r>
        <w:rPr>
          <w:rStyle w:val="a8"/>
        </w:rPr>
        <w:annotationRef/>
      </w:r>
      <w:r>
        <w:t>указано верно</w:t>
      </w:r>
    </w:p>
  </w:comment>
  <w:comment w:id="391" w:author="Автор" w:date="2026-08-21T10:24:00Z" w:initials="A">
    <w:p w14:paraId="080BC243" w14:textId="7E39FBB7" w:rsidR="00256059" w:rsidRDefault="00256059">
      <w:pPr>
        <w:pStyle w:val="ac"/>
      </w:pPr>
      <w:r>
        <w:rPr>
          <w:rStyle w:val="a8"/>
        </w:rPr>
        <w:annotationRef/>
      </w:r>
      <w:r>
        <w:t>См комментарий ранее и ниже</w:t>
      </w:r>
    </w:p>
  </w:comment>
  <w:comment w:id="392" w:author="Автор" w:date="2026-08-25T18:01:00Z" w:initials="A">
    <w:p w14:paraId="0132017B" w14:textId="4BCE4DAC" w:rsidR="00A423D1" w:rsidRDefault="00A423D1">
      <w:pPr>
        <w:pStyle w:val="ac"/>
      </w:pPr>
      <w:r>
        <w:rPr>
          <w:rStyle w:val="a8"/>
        </w:rPr>
        <w:annotationRef/>
      </w:r>
      <w:r>
        <w:t>указано верно</w:t>
      </w:r>
    </w:p>
  </w:comment>
  <w:comment w:id="393" w:author="Автор" w:date="2026-08-21T10:24:00Z" w:initials="A">
    <w:p w14:paraId="13CFBC12" w14:textId="778B3349" w:rsidR="00256059" w:rsidRDefault="00256059">
      <w:pPr>
        <w:pStyle w:val="ac"/>
      </w:pPr>
      <w:r>
        <w:rPr>
          <w:rStyle w:val="a8"/>
        </w:rPr>
        <w:annotationRef/>
      </w:r>
      <w:r>
        <w:t>См комментарий ранее и ниже</w:t>
      </w:r>
    </w:p>
  </w:comment>
  <w:comment w:id="394" w:author="Автор" w:date="2026-08-25T18:01:00Z" w:initials="A">
    <w:p w14:paraId="478E72DD" w14:textId="29F38E8D" w:rsidR="00A423D1" w:rsidRDefault="00A423D1">
      <w:pPr>
        <w:pStyle w:val="ac"/>
      </w:pPr>
      <w:r>
        <w:rPr>
          <w:rStyle w:val="a8"/>
        </w:rPr>
        <w:annotationRef/>
      </w:r>
      <w:r>
        <w:t>указано верно</w:t>
      </w:r>
    </w:p>
  </w:comment>
  <w:comment w:id="395" w:author="Автор" w:date="2026-08-10T13:59:00Z" w:initials="A">
    <w:p w14:paraId="465B6D42" w14:textId="779D4A98" w:rsidR="007F2E04" w:rsidRDefault="007F2E04">
      <w:pPr>
        <w:pStyle w:val="ac"/>
      </w:pPr>
      <w:r>
        <w:rPr>
          <w:rStyle w:val="a8"/>
        </w:rPr>
        <w:annotationRef/>
      </w:r>
      <w:r w:rsidRPr="00F11667">
        <w:t>Если есть госпитализация</w:t>
      </w:r>
      <w:r w:rsidR="00F11667">
        <w:t xml:space="preserve"> - </w:t>
      </w:r>
      <w:r w:rsidRPr="00F11667">
        <w:t>ожидаем выписку?</w:t>
      </w:r>
    </w:p>
  </w:comment>
  <w:comment w:id="396" w:author="Автор" w:date="2026-08-25T18:01:00Z" w:initials="A">
    <w:p w14:paraId="22D8B448" w14:textId="3D884D13" w:rsidR="00A423D1" w:rsidRDefault="00A423D1" w:rsidP="00A779BB">
      <w:pPr>
        <w:pStyle w:val="ac"/>
      </w:pPr>
      <w:r>
        <w:rPr>
          <w:rStyle w:val="a8"/>
        </w:rPr>
        <w:annotationRef/>
      </w:r>
      <w:r w:rsidR="00A779BB">
        <w:rPr>
          <w:rStyle w:val="a8"/>
        </w:rPr>
        <w:t>уточнено</w:t>
      </w:r>
    </w:p>
  </w:comment>
  <w:comment w:id="397" w:author="Автор" w:date="2026-08-21T10:23:00Z" w:initials="A">
    <w:p w14:paraId="76C149C2" w14:textId="098D4AF3" w:rsidR="00256059" w:rsidRDefault="00256059">
      <w:pPr>
        <w:pStyle w:val="ac"/>
      </w:pPr>
      <w:r>
        <w:rPr>
          <w:rStyle w:val="a8"/>
        </w:rPr>
        <w:annotationRef/>
      </w:r>
      <w:r>
        <w:t>См ранее комментарий и ниже</w:t>
      </w:r>
    </w:p>
  </w:comment>
  <w:comment w:id="398" w:author="Автор" w:date="2026-08-25T18:02:00Z" w:initials="A">
    <w:p w14:paraId="53C559F4" w14:textId="134072EE" w:rsidR="00A423D1" w:rsidRDefault="00A423D1">
      <w:pPr>
        <w:pStyle w:val="ac"/>
      </w:pPr>
      <w:r>
        <w:rPr>
          <w:rStyle w:val="a8"/>
        </w:rPr>
        <w:annotationRef/>
      </w:r>
      <w:r>
        <w:t>указано верно</w:t>
      </w:r>
    </w:p>
  </w:comment>
  <w:comment w:id="401" w:author="Автор" w:date="2026-08-10T14:01:00Z" w:initials="A">
    <w:p w14:paraId="6E7847B9" w14:textId="4103F4CF" w:rsidR="00991CE1" w:rsidRDefault="00991CE1">
      <w:pPr>
        <w:pStyle w:val="ac"/>
      </w:pPr>
      <w:r>
        <w:rPr>
          <w:rStyle w:val="a8"/>
        </w:rPr>
        <w:annotationRef/>
      </w:r>
      <w:r>
        <w:t>В моче</w:t>
      </w:r>
      <w:r w:rsidR="00F11667">
        <w:t xml:space="preserve"> (Таблица 6)</w:t>
      </w:r>
    </w:p>
  </w:comment>
  <w:comment w:id="402" w:author="Автор" w:date="2026-08-25T18:03:00Z" w:initials="A">
    <w:p w14:paraId="0D3993B9" w14:textId="4097C268" w:rsidR="00A423D1" w:rsidRDefault="00A423D1">
      <w:pPr>
        <w:pStyle w:val="ac"/>
      </w:pPr>
      <w:r>
        <w:rPr>
          <w:rStyle w:val="a8"/>
        </w:rPr>
        <w:annotationRef/>
      </w:r>
      <w:proofErr w:type="spellStart"/>
      <w:r>
        <w:t>ок</w:t>
      </w:r>
      <w:proofErr w:type="spellEnd"/>
    </w:p>
  </w:comment>
  <w:comment w:id="405" w:author="Автор" w:date="2026-08-10T14:00:00Z" w:initials="A">
    <w:p w14:paraId="332F69D2" w14:textId="5EFDCA74" w:rsidR="007F2E04" w:rsidRPr="007F2E04" w:rsidRDefault="007F2E04" w:rsidP="007F2E04">
      <w:pPr>
        <w:numPr>
          <w:ilvl w:val="0"/>
          <w:numId w:val="3"/>
        </w:numPr>
        <w:spacing w:line="276" w:lineRule="auto"/>
        <w:jc w:val="both"/>
        <w:rPr>
          <w:color w:val="0D0D0D" w:themeColor="text1" w:themeTint="F2"/>
          <w:u w:color="000000"/>
        </w:rPr>
      </w:pPr>
      <w:r>
        <w:rPr>
          <w:rStyle w:val="a8"/>
        </w:rPr>
        <w:annotationRef/>
      </w:r>
      <w:r w:rsidRPr="00A057BC">
        <w:rPr>
          <w:color w:val="0D0D0D" w:themeColor="text1" w:themeTint="F2"/>
        </w:rPr>
        <w:t>тест на наличие алкоголя в выдыхаемом воздухе с использованием алкотестера</w:t>
      </w:r>
      <w:r w:rsidR="00F11667">
        <w:rPr>
          <w:color w:val="0D0D0D" w:themeColor="text1" w:themeTint="F2"/>
        </w:rPr>
        <w:t xml:space="preserve"> (Таблица 6)</w:t>
      </w:r>
      <w:r w:rsidRPr="00A057BC">
        <w:rPr>
          <w:color w:val="0D0D0D" w:themeColor="text1" w:themeTint="F2"/>
        </w:rPr>
        <w:t>;</w:t>
      </w:r>
    </w:p>
  </w:comment>
  <w:comment w:id="406" w:author="Автор" w:date="2026-08-25T18:04:00Z" w:initials="A">
    <w:p w14:paraId="3BC36CA9" w14:textId="1028ECCF" w:rsidR="00A423D1" w:rsidRDefault="00A423D1">
      <w:pPr>
        <w:pStyle w:val="ac"/>
      </w:pPr>
      <w:r>
        <w:rPr>
          <w:rStyle w:val="a8"/>
        </w:rPr>
        <w:annotationRef/>
      </w:r>
      <w:proofErr w:type="spellStart"/>
      <w:r>
        <w:t>ок</w:t>
      </w:r>
      <w:proofErr w:type="spellEnd"/>
    </w:p>
  </w:comment>
  <w:comment w:id="409" w:author="Автор" w:date="2026-08-10T14:01:00Z" w:initials="A">
    <w:p w14:paraId="5C789DA0" w14:textId="4548F57A" w:rsidR="00991CE1" w:rsidRPr="00A057BC" w:rsidRDefault="00991CE1" w:rsidP="00991CE1">
      <w:pPr>
        <w:pStyle w:val="afd"/>
        <w:numPr>
          <w:ilvl w:val="0"/>
          <w:numId w:val="3"/>
        </w:numPr>
        <w:spacing w:line="276" w:lineRule="auto"/>
        <w:jc w:val="both"/>
        <w:rPr>
          <w:color w:val="0D0D0D" w:themeColor="text1" w:themeTint="F2"/>
        </w:rPr>
      </w:pPr>
      <w:r>
        <w:rPr>
          <w:rStyle w:val="a8"/>
        </w:rPr>
        <w:annotationRef/>
      </w:r>
      <w:r>
        <w:t>выше было «</w:t>
      </w:r>
      <w:r w:rsidRPr="00A057BC">
        <w:rPr>
          <w:color w:val="0D0D0D" w:themeColor="text1" w:themeTint="F2"/>
        </w:rPr>
        <w:t>тест на наркотические препараты в моче (Таблица 6);</w:t>
      </w:r>
      <w:r>
        <w:rPr>
          <w:color w:val="0D0D0D" w:themeColor="text1" w:themeTint="F2"/>
        </w:rPr>
        <w:t>»</w:t>
      </w:r>
    </w:p>
    <w:p w14:paraId="17E7A7EC" w14:textId="1A43F4A5" w:rsidR="00991CE1" w:rsidRDefault="00991CE1">
      <w:pPr>
        <w:pStyle w:val="ac"/>
      </w:pPr>
    </w:p>
  </w:comment>
  <w:comment w:id="410" w:author="Автор" w:date="2026-08-25T18:04:00Z" w:initials="A">
    <w:p w14:paraId="2FD02AB4" w14:textId="29063F25" w:rsidR="00A423D1" w:rsidRDefault="00A423D1">
      <w:pPr>
        <w:pStyle w:val="ac"/>
      </w:pPr>
      <w:r>
        <w:rPr>
          <w:rStyle w:val="a8"/>
        </w:rPr>
        <w:annotationRef/>
      </w:r>
      <w:r>
        <w:t>привел к единообразию</w:t>
      </w:r>
    </w:p>
  </w:comment>
  <w:comment w:id="413" w:author="Автор" w:date="2026-08-21T10:23:00Z" w:initials="A">
    <w:p w14:paraId="1212EC8D" w14:textId="0EB61780" w:rsidR="00256059" w:rsidRDefault="00256059">
      <w:pPr>
        <w:pStyle w:val="ac"/>
      </w:pPr>
      <w:r>
        <w:rPr>
          <w:rStyle w:val="a8"/>
        </w:rPr>
        <w:annotationRef/>
      </w:r>
      <w:r>
        <w:t>см. ранее комментарий и ниже</w:t>
      </w:r>
    </w:p>
  </w:comment>
  <w:comment w:id="414" w:author="Автор" w:date="2026-08-25T18:04:00Z" w:initials="A">
    <w:p w14:paraId="4DB8BE60" w14:textId="69F8BA3A" w:rsidR="00A423D1" w:rsidRDefault="00A423D1">
      <w:pPr>
        <w:pStyle w:val="ac"/>
      </w:pPr>
      <w:r>
        <w:rPr>
          <w:rStyle w:val="a8"/>
        </w:rPr>
        <w:annotationRef/>
      </w:r>
      <w:r>
        <w:t>указано верно</w:t>
      </w:r>
    </w:p>
  </w:comment>
  <w:comment w:id="415" w:author="Автор" w:date="2026-08-10T14:02:00Z" w:initials="A">
    <w:p w14:paraId="51DE53AF" w14:textId="2B2E036B" w:rsidR="00991CE1" w:rsidRDefault="00991CE1">
      <w:pPr>
        <w:pStyle w:val="ac"/>
      </w:pPr>
      <w:r>
        <w:rPr>
          <w:rStyle w:val="a8"/>
        </w:rPr>
        <w:annotationRef/>
      </w:r>
      <w:r>
        <w:t>в моче</w:t>
      </w:r>
      <w:r w:rsidR="00F11667">
        <w:t xml:space="preserve"> (Таблица 6)</w:t>
      </w:r>
    </w:p>
  </w:comment>
  <w:comment w:id="416" w:author="Автор" w:date="2026-08-25T18:04:00Z" w:initials="A">
    <w:p w14:paraId="29661855" w14:textId="3374137F" w:rsidR="00A423D1" w:rsidRDefault="00A423D1">
      <w:pPr>
        <w:pStyle w:val="ac"/>
      </w:pPr>
      <w:r>
        <w:rPr>
          <w:rStyle w:val="a8"/>
        </w:rPr>
        <w:annotationRef/>
      </w:r>
      <w:proofErr w:type="spellStart"/>
      <w:r>
        <w:t>ок</w:t>
      </w:r>
      <w:proofErr w:type="spellEnd"/>
    </w:p>
  </w:comment>
  <w:comment w:id="419" w:author="Автор" w:date="2026-08-10T14:00:00Z" w:initials="A">
    <w:p w14:paraId="18EA0B92" w14:textId="6A5B00F1" w:rsidR="007F2E04" w:rsidRPr="007F2E04" w:rsidRDefault="007F2E04" w:rsidP="007F2E04">
      <w:pPr>
        <w:numPr>
          <w:ilvl w:val="0"/>
          <w:numId w:val="3"/>
        </w:numPr>
        <w:spacing w:line="276" w:lineRule="auto"/>
        <w:jc w:val="both"/>
        <w:rPr>
          <w:color w:val="0D0D0D" w:themeColor="text1" w:themeTint="F2"/>
          <w:u w:color="000000"/>
        </w:rPr>
      </w:pPr>
      <w:r>
        <w:rPr>
          <w:rStyle w:val="a8"/>
        </w:rPr>
        <w:annotationRef/>
      </w:r>
      <w:r w:rsidRPr="00A057BC">
        <w:rPr>
          <w:color w:val="0D0D0D" w:themeColor="text1" w:themeTint="F2"/>
        </w:rPr>
        <w:t>тест на наличие алкоголя в выдыхаемом воздухе с использованием алкотестера</w:t>
      </w:r>
      <w:r w:rsidR="00F11667">
        <w:rPr>
          <w:color w:val="0D0D0D" w:themeColor="text1" w:themeTint="F2"/>
        </w:rPr>
        <w:t xml:space="preserve"> (Таблица 6)</w:t>
      </w:r>
      <w:r w:rsidRPr="00A057BC">
        <w:rPr>
          <w:color w:val="0D0D0D" w:themeColor="text1" w:themeTint="F2"/>
        </w:rPr>
        <w:t>;</w:t>
      </w:r>
    </w:p>
  </w:comment>
  <w:comment w:id="420" w:author="Автор" w:date="2026-08-25T18:04:00Z" w:initials="A">
    <w:p w14:paraId="7B7DBC63" w14:textId="31CA9BCA" w:rsidR="00A423D1" w:rsidRDefault="00A423D1">
      <w:pPr>
        <w:pStyle w:val="ac"/>
      </w:pPr>
      <w:r>
        <w:rPr>
          <w:rStyle w:val="a8"/>
        </w:rPr>
        <w:annotationRef/>
      </w:r>
      <w:r>
        <w:t>внёс правки</w:t>
      </w:r>
    </w:p>
  </w:comment>
  <w:comment w:id="423" w:author="Автор" w:date="2026-08-10T14:02:00Z" w:initials="A">
    <w:p w14:paraId="36C3D5B9" w14:textId="0DB6FD8C" w:rsidR="00991CE1" w:rsidRDefault="00991CE1">
      <w:pPr>
        <w:pStyle w:val="ac"/>
      </w:pPr>
      <w:r>
        <w:rPr>
          <w:rStyle w:val="a8"/>
        </w:rPr>
        <w:annotationRef/>
      </w:r>
      <w:r>
        <w:t>выше было «</w:t>
      </w:r>
      <w:r w:rsidRPr="00A057BC">
        <w:rPr>
          <w:color w:val="0D0D0D" w:themeColor="text1" w:themeTint="F2"/>
        </w:rPr>
        <w:t>тест на наркотические препараты в моче (Таблица 6);</w:t>
      </w:r>
      <w:r>
        <w:rPr>
          <w:color w:val="0D0D0D" w:themeColor="text1" w:themeTint="F2"/>
        </w:rPr>
        <w:t>»</w:t>
      </w:r>
    </w:p>
  </w:comment>
  <w:comment w:id="424" w:author="Автор" w:date="2026-08-25T18:05:00Z" w:initials="A">
    <w:p w14:paraId="47C9A6D2" w14:textId="2A49A20D" w:rsidR="00A423D1" w:rsidRDefault="00A423D1">
      <w:pPr>
        <w:pStyle w:val="ac"/>
      </w:pPr>
      <w:r>
        <w:rPr>
          <w:rStyle w:val="a8"/>
        </w:rPr>
        <w:annotationRef/>
      </w:r>
      <w:r>
        <w:t>внёс правки</w:t>
      </w:r>
    </w:p>
  </w:comment>
  <w:comment w:id="427" w:author="Автор" w:date="2026-08-21T10:23:00Z" w:initials="A">
    <w:p w14:paraId="5F682909" w14:textId="1DD4C6E2" w:rsidR="00E073BE" w:rsidRDefault="00E073BE">
      <w:pPr>
        <w:pStyle w:val="ac"/>
      </w:pPr>
      <w:r>
        <w:rPr>
          <w:rStyle w:val="a8"/>
        </w:rPr>
        <w:annotationRef/>
      </w:r>
      <w:r>
        <w:t>см. ранее комментарий и ниже</w:t>
      </w:r>
    </w:p>
  </w:comment>
  <w:comment w:id="428" w:author="Автор" w:date="2026-08-25T18:05:00Z" w:initials="A">
    <w:p w14:paraId="11603603" w14:textId="43017EF0" w:rsidR="00A423D1" w:rsidRDefault="00A423D1">
      <w:pPr>
        <w:pStyle w:val="ac"/>
      </w:pPr>
      <w:r>
        <w:rPr>
          <w:rStyle w:val="a8"/>
        </w:rPr>
        <w:annotationRef/>
      </w:r>
      <w:r>
        <w:t>указано верно</w:t>
      </w:r>
    </w:p>
  </w:comment>
  <w:comment w:id="430" w:author="Автор" w:date="2026-08-10T14:00:00Z" w:initials="A">
    <w:p w14:paraId="190CA153" w14:textId="1C547F7A" w:rsidR="007F2E04" w:rsidRPr="007F2E04" w:rsidRDefault="007F2E04" w:rsidP="007F2E04">
      <w:pPr>
        <w:numPr>
          <w:ilvl w:val="0"/>
          <w:numId w:val="3"/>
        </w:numPr>
        <w:spacing w:line="276" w:lineRule="auto"/>
        <w:jc w:val="both"/>
        <w:rPr>
          <w:color w:val="0D0D0D" w:themeColor="text1" w:themeTint="F2"/>
          <w:u w:color="000000"/>
        </w:rPr>
      </w:pPr>
      <w:r>
        <w:rPr>
          <w:rStyle w:val="a8"/>
        </w:rPr>
        <w:annotationRef/>
      </w:r>
      <w:r w:rsidRPr="00A057BC">
        <w:rPr>
          <w:color w:val="0D0D0D" w:themeColor="text1" w:themeTint="F2"/>
        </w:rPr>
        <w:t>тест на наличие алкоголя в выдыхаемом воздухе с использованием алкотестера</w:t>
      </w:r>
      <w:r w:rsidR="00256059">
        <w:rPr>
          <w:color w:val="0D0D0D" w:themeColor="text1" w:themeTint="F2"/>
        </w:rPr>
        <w:t xml:space="preserve"> (Таблица 6)</w:t>
      </w:r>
      <w:r w:rsidRPr="00A057BC">
        <w:rPr>
          <w:color w:val="0D0D0D" w:themeColor="text1" w:themeTint="F2"/>
        </w:rPr>
        <w:t>;</w:t>
      </w:r>
    </w:p>
  </w:comment>
  <w:comment w:id="431" w:author="Автор" w:date="2026-08-25T18:05:00Z" w:initials="A">
    <w:p w14:paraId="60D3849F" w14:textId="36D7C1E3" w:rsidR="00A423D1" w:rsidRDefault="00A423D1">
      <w:pPr>
        <w:pStyle w:val="ac"/>
      </w:pPr>
      <w:r>
        <w:rPr>
          <w:rStyle w:val="a8"/>
        </w:rPr>
        <w:annotationRef/>
      </w:r>
      <w:r>
        <w:t>внёс правки</w:t>
      </w:r>
    </w:p>
  </w:comment>
  <w:comment w:id="433" w:author="Автор" w:date="2026-08-10T14:02:00Z" w:initials="A">
    <w:p w14:paraId="63BC7E52" w14:textId="1BBE0C0E" w:rsidR="00991CE1" w:rsidRDefault="00991CE1">
      <w:pPr>
        <w:pStyle w:val="ac"/>
      </w:pPr>
      <w:r>
        <w:rPr>
          <w:rStyle w:val="a8"/>
        </w:rPr>
        <w:annotationRef/>
      </w:r>
      <w:r>
        <w:t>в м</w:t>
      </w:r>
      <w:r w:rsidR="00330BCF">
        <w:t>о</w:t>
      </w:r>
      <w:r>
        <w:t>че</w:t>
      </w:r>
      <w:r w:rsidR="00256059">
        <w:t xml:space="preserve"> </w:t>
      </w:r>
      <w:r w:rsidR="00256059">
        <w:rPr>
          <w:color w:val="0D0D0D" w:themeColor="text1" w:themeTint="F2"/>
        </w:rPr>
        <w:t>(Таблица 6)</w:t>
      </w:r>
      <w:r w:rsidR="00256059" w:rsidRPr="00A057BC">
        <w:rPr>
          <w:color w:val="0D0D0D" w:themeColor="text1" w:themeTint="F2"/>
        </w:rPr>
        <w:t>;</w:t>
      </w:r>
    </w:p>
  </w:comment>
  <w:comment w:id="434" w:author="Автор" w:date="2026-08-25T18:05:00Z" w:initials="A">
    <w:p w14:paraId="276B7D55" w14:textId="52AC2FC0" w:rsidR="00A423D1" w:rsidRDefault="00A423D1">
      <w:pPr>
        <w:pStyle w:val="ac"/>
      </w:pPr>
      <w:r>
        <w:rPr>
          <w:rStyle w:val="a8"/>
        </w:rPr>
        <w:annotationRef/>
      </w:r>
      <w:r>
        <w:t>внёс правки</w:t>
      </w:r>
    </w:p>
  </w:comment>
  <w:comment w:id="437" w:author="Автор" w:date="2026-08-10T14:02:00Z" w:initials="A">
    <w:p w14:paraId="7629A526" w14:textId="1D9429AE" w:rsidR="00991CE1" w:rsidRDefault="00991CE1">
      <w:pPr>
        <w:pStyle w:val="ac"/>
      </w:pPr>
      <w:r>
        <w:rPr>
          <w:rStyle w:val="a8"/>
        </w:rPr>
        <w:annotationRef/>
      </w:r>
      <w:r>
        <w:t>выше было «</w:t>
      </w:r>
      <w:r w:rsidRPr="00A057BC">
        <w:rPr>
          <w:color w:val="0D0D0D" w:themeColor="text1" w:themeTint="F2"/>
        </w:rPr>
        <w:t>тест на наркотические препараты в моче (Таблица 6);</w:t>
      </w:r>
      <w:r>
        <w:rPr>
          <w:color w:val="0D0D0D" w:themeColor="text1" w:themeTint="F2"/>
        </w:rPr>
        <w:t>»</w:t>
      </w:r>
    </w:p>
  </w:comment>
  <w:comment w:id="438" w:author="Автор" w:date="2026-08-25T18:32:00Z" w:initials="A">
    <w:p w14:paraId="02001BBF" w14:textId="2B9A7266" w:rsidR="00B56882" w:rsidRDefault="00B56882">
      <w:pPr>
        <w:pStyle w:val="ac"/>
      </w:pPr>
      <w:r>
        <w:rPr>
          <w:rStyle w:val="a8"/>
        </w:rPr>
        <w:annotationRef/>
      </w:r>
      <w:r>
        <w:t>внёс правки</w:t>
      </w:r>
    </w:p>
  </w:comment>
  <w:comment w:id="441" w:author="Автор" w:date="2026-08-21T10:25:00Z" w:initials="A">
    <w:p w14:paraId="6F66C921" w14:textId="140BC5FA" w:rsidR="00256059" w:rsidRDefault="00256059">
      <w:pPr>
        <w:pStyle w:val="ac"/>
      </w:pPr>
      <w:r>
        <w:rPr>
          <w:rStyle w:val="a8"/>
        </w:rPr>
        <w:annotationRef/>
      </w:r>
      <w:r>
        <w:t>см комментарий ранее и ниже</w:t>
      </w:r>
    </w:p>
  </w:comment>
  <w:comment w:id="442" w:author="Автор" w:date="2026-08-25T18:06:00Z" w:initials="A">
    <w:p w14:paraId="1F18FA77" w14:textId="2A73686F" w:rsidR="00A423D1" w:rsidRDefault="00A423D1">
      <w:pPr>
        <w:pStyle w:val="ac"/>
      </w:pPr>
      <w:r>
        <w:rPr>
          <w:rStyle w:val="a8"/>
        </w:rPr>
        <w:annotationRef/>
      </w:r>
      <w:r>
        <w:t>указано верно</w:t>
      </w:r>
    </w:p>
  </w:comment>
  <w:comment w:id="443" w:author="Автор" w:date="2026-08-14T14:54:00Z" w:initials="A">
    <w:p w14:paraId="6DDA281C" w14:textId="72B937E1" w:rsidR="00771155" w:rsidRDefault="00771155">
      <w:pPr>
        <w:pStyle w:val="ac"/>
      </w:pPr>
      <w:r>
        <w:rPr>
          <w:rStyle w:val="a8"/>
        </w:rPr>
        <w:annotationRef/>
      </w:r>
      <w:r w:rsidRPr="00A057BC">
        <w:rPr>
          <w:color w:val="0D0D0D" w:themeColor="text1" w:themeTint="F2"/>
        </w:rPr>
        <w:t>(Таблица 6);</w:t>
      </w:r>
    </w:p>
  </w:comment>
  <w:comment w:id="444" w:author="Автор" w:date="2026-08-25T18:06:00Z" w:initials="A">
    <w:p w14:paraId="5B6C5631" w14:textId="79601A03" w:rsidR="00A423D1" w:rsidRDefault="00A423D1">
      <w:pPr>
        <w:pStyle w:val="ac"/>
      </w:pPr>
      <w:r>
        <w:rPr>
          <w:rStyle w:val="a8"/>
        </w:rPr>
        <w:annotationRef/>
      </w:r>
      <w:r>
        <w:t>предлагаю не указывать памятк</w:t>
      </w:r>
      <w:r w:rsidR="00B56882">
        <w:t>у</w:t>
      </w:r>
      <w:r>
        <w:t>, т.к. каждая процедура оценивает всего по одному параметру.</w:t>
      </w:r>
    </w:p>
  </w:comment>
  <w:comment w:id="445" w:author="Автор" w:date="2026-08-21T10:25:00Z" w:initials="A">
    <w:p w14:paraId="53C4F8DF" w14:textId="5434F09E" w:rsidR="00256059" w:rsidRDefault="00256059">
      <w:pPr>
        <w:pStyle w:val="ac"/>
      </w:pPr>
      <w:r>
        <w:rPr>
          <w:rStyle w:val="a8"/>
        </w:rPr>
        <w:annotationRef/>
      </w:r>
      <w:r>
        <w:t>См ранее и ниже</w:t>
      </w:r>
    </w:p>
  </w:comment>
  <w:comment w:id="446" w:author="Автор" w:date="2026-08-25T18:07:00Z" w:initials="A">
    <w:p w14:paraId="3A762318" w14:textId="4200C6C9" w:rsidR="00A423D1" w:rsidRDefault="00A423D1">
      <w:pPr>
        <w:pStyle w:val="ac"/>
      </w:pPr>
      <w:r>
        <w:rPr>
          <w:rStyle w:val="a8"/>
        </w:rPr>
        <w:annotationRef/>
      </w:r>
      <w:r>
        <w:t>указано верно</w:t>
      </w:r>
    </w:p>
  </w:comment>
  <w:comment w:id="447" w:author="Автор" w:date="2026-08-21T10:25:00Z" w:initials="A">
    <w:p w14:paraId="4142B65A" w14:textId="133C0E79" w:rsidR="00256059" w:rsidRDefault="00256059">
      <w:pPr>
        <w:pStyle w:val="ac"/>
      </w:pPr>
      <w:r>
        <w:rPr>
          <w:rStyle w:val="a8"/>
        </w:rPr>
        <w:annotationRef/>
      </w:r>
      <w:r>
        <w:t>См ранее и ниже</w:t>
      </w:r>
    </w:p>
  </w:comment>
  <w:comment w:id="448" w:author="Автор" w:date="2026-08-25T18:07:00Z" w:initials="A">
    <w:p w14:paraId="793CA3AF" w14:textId="1037D7B0" w:rsidR="00A423D1" w:rsidRDefault="00A423D1">
      <w:pPr>
        <w:pStyle w:val="ac"/>
      </w:pPr>
      <w:r>
        <w:rPr>
          <w:rStyle w:val="a8"/>
        </w:rPr>
        <w:annotationRef/>
      </w:r>
      <w:r>
        <w:t>указано верно</w:t>
      </w:r>
    </w:p>
  </w:comment>
  <w:comment w:id="449" w:author="Автор" w:date="2026-08-21T10:25:00Z" w:initials="A">
    <w:p w14:paraId="127DECAD" w14:textId="5A59A17C" w:rsidR="00256059" w:rsidRDefault="00256059">
      <w:pPr>
        <w:pStyle w:val="ac"/>
      </w:pPr>
      <w:r>
        <w:rPr>
          <w:rStyle w:val="a8"/>
        </w:rPr>
        <w:annotationRef/>
      </w:r>
      <w:r>
        <w:t>См ранее и ниже</w:t>
      </w:r>
    </w:p>
  </w:comment>
  <w:comment w:id="450" w:author="Автор" w:date="2026-08-25T18:07:00Z" w:initials="A">
    <w:p w14:paraId="0CB8ACCF" w14:textId="1D51252C" w:rsidR="00A423D1" w:rsidRDefault="00A423D1">
      <w:pPr>
        <w:pStyle w:val="ac"/>
      </w:pPr>
      <w:r>
        <w:rPr>
          <w:rStyle w:val="a8"/>
        </w:rPr>
        <w:annotationRef/>
      </w:r>
      <w:r>
        <w:t>указано верно</w:t>
      </w:r>
    </w:p>
  </w:comment>
  <w:comment w:id="451" w:author="Автор" w:date="2026-08-21T10:26:00Z" w:initials="A">
    <w:p w14:paraId="021DC8E8" w14:textId="6E39AE38" w:rsidR="00256059" w:rsidRDefault="00256059">
      <w:pPr>
        <w:pStyle w:val="ac"/>
      </w:pPr>
      <w:r>
        <w:rPr>
          <w:rStyle w:val="a8"/>
        </w:rPr>
        <w:annotationRef/>
      </w:r>
      <w:r>
        <w:t xml:space="preserve">См ранее и </w:t>
      </w:r>
      <w:proofErr w:type="spellStart"/>
      <w:r>
        <w:t>и</w:t>
      </w:r>
      <w:proofErr w:type="spellEnd"/>
      <w:r>
        <w:t xml:space="preserve"> ниже</w:t>
      </w:r>
    </w:p>
  </w:comment>
  <w:comment w:id="452" w:author="Автор" w:date="2026-08-25T18:07:00Z" w:initials="A">
    <w:p w14:paraId="0E8F4E56" w14:textId="2E676E48" w:rsidR="00A423D1" w:rsidRDefault="00A423D1">
      <w:pPr>
        <w:pStyle w:val="ac"/>
      </w:pPr>
      <w:r>
        <w:rPr>
          <w:rStyle w:val="a8"/>
        </w:rPr>
        <w:annotationRef/>
      </w:r>
      <w:r>
        <w:t>указано верно</w:t>
      </w:r>
    </w:p>
  </w:comment>
  <w:comment w:id="453" w:author="Автор" w:date="2026-08-10T14:04:00Z" w:initials="A">
    <w:p w14:paraId="11D93867" w14:textId="7566F770" w:rsidR="004B1127" w:rsidRDefault="004B1127" w:rsidP="004B1127">
      <w:r>
        <w:rPr>
          <w:rStyle w:val="a8"/>
        </w:rPr>
        <w:annotationRef/>
      </w:r>
      <w:r w:rsidRPr="00256059">
        <w:t xml:space="preserve">Если есть госпитализация </w:t>
      </w:r>
      <w:r w:rsidR="00256059" w:rsidRPr="00256059">
        <w:t>-</w:t>
      </w:r>
      <w:r w:rsidRPr="00256059">
        <w:t xml:space="preserve"> ожидаем выписку?</w:t>
      </w:r>
    </w:p>
  </w:comment>
  <w:comment w:id="454" w:author="Автор" w:date="2026-08-25T18:07:00Z" w:initials="A">
    <w:p w14:paraId="2DC2E22B" w14:textId="554BBDEF" w:rsidR="00A423D1" w:rsidRDefault="00A779BB" w:rsidP="00A423D1">
      <w:pPr>
        <w:pStyle w:val="ac"/>
      </w:pPr>
      <w:r>
        <w:rPr>
          <w:rStyle w:val="a8"/>
        </w:rPr>
        <w:t>уточнено</w:t>
      </w:r>
    </w:p>
  </w:comment>
  <w:comment w:id="455" w:author="Автор" w:date="2026-08-21T10:26:00Z" w:initials="A">
    <w:p w14:paraId="499EC992" w14:textId="7AF26937" w:rsidR="00256059" w:rsidRDefault="00256059">
      <w:pPr>
        <w:pStyle w:val="ac"/>
      </w:pPr>
      <w:r>
        <w:rPr>
          <w:rStyle w:val="a8"/>
        </w:rPr>
        <w:annotationRef/>
      </w:r>
      <w:r>
        <w:t>См ранее и ниже</w:t>
      </w:r>
    </w:p>
  </w:comment>
  <w:comment w:id="456" w:author="Автор" w:date="2026-08-25T18:07:00Z" w:initials="A">
    <w:p w14:paraId="3683E651" w14:textId="0BB19A24" w:rsidR="00A423D1" w:rsidRDefault="00A423D1">
      <w:pPr>
        <w:pStyle w:val="ac"/>
      </w:pPr>
      <w:r>
        <w:rPr>
          <w:rStyle w:val="a8"/>
        </w:rPr>
        <w:annotationRef/>
      </w:r>
      <w:r>
        <w:t>указано верно</w:t>
      </w:r>
    </w:p>
  </w:comment>
  <w:comment w:id="462" w:author="Автор" w:date="2026-08-10T14:05:00Z" w:initials="A">
    <w:p w14:paraId="7BB4017B" w14:textId="4DEB8BE2" w:rsidR="004B1127" w:rsidRDefault="004B1127">
      <w:pPr>
        <w:pStyle w:val="ac"/>
      </w:pPr>
      <w:r>
        <w:rPr>
          <w:rStyle w:val="a8"/>
        </w:rPr>
        <w:annotationRef/>
      </w:r>
      <w:r>
        <w:t>В моче</w:t>
      </w:r>
      <w:r w:rsidR="00256059">
        <w:t xml:space="preserve"> </w:t>
      </w:r>
      <w:r w:rsidR="00256059">
        <w:rPr>
          <w:color w:val="0D0D0D" w:themeColor="text1" w:themeTint="F2"/>
        </w:rPr>
        <w:t>(Таблица 6)</w:t>
      </w:r>
      <w:r w:rsidR="00256059" w:rsidRPr="00A057BC">
        <w:rPr>
          <w:color w:val="0D0D0D" w:themeColor="text1" w:themeTint="F2"/>
        </w:rPr>
        <w:t>;</w:t>
      </w:r>
    </w:p>
  </w:comment>
  <w:comment w:id="463" w:author="Автор" w:date="2026-08-25T18:07:00Z" w:initials="A">
    <w:p w14:paraId="5B75E658" w14:textId="5861BEC4" w:rsidR="00A423D1" w:rsidRDefault="00A423D1">
      <w:pPr>
        <w:pStyle w:val="ac"/>
      </w:pPr>
      <w:r>
        <w:rPr>
          <w:rStyle w:val="a8"/>
        </w:rPr>
        <w:annotationRef/>
      </w:r>
      <w:r>
        <w:t>внёс правки</w:t>
      </w:r>
    </w:p>
  </w:comment>
  <w:comment w:id="466" w:author="Автор" w:date="2026-08-10T14:05:00Z" w:initials="A">
    <w:p w14:paraId="7CB19E1A" w14:textId="0A2FF1BC" w:rsidR="004B1127" w:rsidRDefault="004B1127" w:rsidP="004B1127">
      <w:pPr>
        <w:rPr>
          <w:color w:val="0D0D0D" w:themeColor="text1" w:themeTint="F2"/>
        </w:rPr>
      </w:pPr>
      <w:r>
        <w:rPr>
          <w:rStyle w:val="a8"/>
        </w:rPr>
        <w:annotationRef/>
      </w:r>
      <w:r w:rsidRPr="00A057BC">
        <w:rPr>
          <w:color w:val="0D0D0D" w:themeColor="text1" w:themeTint="F2"/>
        </w:rPr>
        <w:t>тест на наличие алкоголя в выдыхаемом воздухе с использованием алкотестера</w:t>
      </w:r>
      <w:r w:rsidR="00256059">
        <w:rPr>
          <w:color w:val="0D0D0D" w:themeColor="text1" w:themeTint="F2"/>
        </w:rPr>
        <w:t xml:space="preserve"> (Таблица 6)</w:t>
      </w:r>
      <w:r w:rsidR="00256059" w:rsidRPr="00A057BC">
        <w:rPr>
          <w:color w:val="0D0D0D" w:themeColor="text1" w:themeTint="F2"/>
        </w:rPr>
        <w:t>;</w:t>
      </w:r>
      <w:r w:rsidRPr="00A057BC">
        <w:rPr>
          <w:color w:val="0D0D0D" w:themeColor="text1" w:themeTint="F2"/>
        </w:rPr>
        <w:t>;</w:t>
      </w:r>
    </w:p>
    <w:p w14:paraId="731F215A" w14:textId="450B54F0" w:rsidR="004B1127" w:rsidRDefault="004B1127">
      <w:pPr>
        <w:pStyle w:val="ac"/>
      </w:pPr>
    </w:p>
  </w:comment>
  <w:comment w:id="467" w:author="Автор" w:date="2026-08-25T18:08:00Z" w:initials="A">
    <w:p w14:paraId="0E8CB7BE" w14:textId="78D24881" w:rsidR="00A423D1" w:rsidRDefault="00A423D1">
      <w:pPr>
        <w:pStyle w:val="ac"/>
      </w:pPr>
      <w:r>
        <w:rPr>
          <w:rStyle w:val="a8"/>
        </w:rPr>
        <w:annotationRef/>
      </w:r>
      <w:r>
        <w:t>внёс правки</w:t>
      </w:r>
    </w:p>
  </w:comment>
  <w:comment w:id="470" w:author="Автор" w:date="2026-08-10T14:05:00Z" w:initials="A">
    <w:p w14:paraId="6B11C88D" w14:textId="2D11C4AF" w:rsidR="004B1127" w:rsidRDefault="004B1127" w:rsidP="004B1127">
      <w:r>
        <w:rPr>
          <w:rStyle w:val="a8"/>
        </w:rPr>
        <w:annotationRef/>
      </w:r>
      <w:r>
        <w:t>выше было «</w:t>
      </w:r>
      <w:r w:rsidRPr="00A057BC">
        <w:rPr>
          <w:color w:val="0D0D0D" w:themeColor="text1" w:themeTint="F2"/>
        </w:rPr>
        <w:t>тест на наркотические препараты в моче (Таблица 6);</w:t>
      </w:r>
      <w:r>
        <w:rPr>
          <w:color w:val="0D0D0D" w:themeColor="text1" w:themeTint="F2"/>
        </w:rPr>
        <w:t>»</w:t>
      </w:r>
    </w:p>
  </w:comment>
  <w:comment w:id="471" w:author="Автор" w:date="2026-08-25T18:07:00Z" w:initials="A">
    <w:p w14:paraId="2383A609" w14:textId="07A8B6A7" w:rsidR="00A423D1" w:rsidRDefault="00A423D1">
      <w:pPr>
        <w:pStyle w:val="ac"/>
      </w:pPr>
      <w:r>
        <w:rPr>
          <w:rStyle w:val="a8"/>
        </w:rPr>
        <w:annotationRef/>
      </w:r>
      <w:r>
        <w:t>внёс правки</w:t>
      </w:r>
    </w:p>
  </w:comment>
  <w:comment w:id="474" w:author="Автор" w:date="2026-08-21T10:26:00Z" w:initials="A">
    <w:p w14:paraId="6EE4B2C9" w14:textId="41C89827" w:rsidR="00256059" w:rsidRDefault="00256059">
      <w:pPr>
        <w:pStyle w:val="ac"/>
      </w:pPr>
      <w:r>
        <w:rPr>
          <w:rStyle w:val="a8"/>
        </w:rPr>
        <w:annotationRef/>
      </w:r>
      <w:r>
        <w:t>см ранее и ниже</w:t>
      </w:r>
    </w:p>
  </w:comment>
  <w:comment w:id="475" w:author="Автор" w:date="2026-08-25T18:08:00Z" w:initials="A">
    <w:p w14:paraId="190E9DFF" w14:textId="0A495AE5" w:rsidR="00A423D1" w:rsidRDefault="00A423D1">
      <w:pPr>
        <w:pStyle w:val="ac"/>
      </w:pPr>
      <w:r>
        <w:rPr>
          <w:rStyle w:val="a8"/>
        </w:rPr>
        <w:annotationRef/>
      </w:r>
      <w:r>
        <w:t>указано верно</w:t>
      </w:r>
    </w:p>
  </w:comment>
  <w:comment w:id="476" w:author="Автор" w:date="2026-08-10T14:05:00Z" w:initials="A">
    <w:p w14:paraId="210AD718" w14:textId="5BA92C23" w:rsidR="004B1127" w:rsidRDefault="004B1127">
      <w:pPr>
        <w:pStyle w:val="ac"/>
      </w:pPr>
      <w:r>
        <w:rPr>
          <w:rStyle w:val="a8"/>
        </w:rPr>
        <w:annotationRef/>
      </w:r>
      <w:r>
        <w:t>в моче</w:t>
      </w:r>
      <w:r w:rsidR="00256059">
        <w:t xml:space="preserve"> </w:t>
      </w:r>
      <w:r w:rsidR="00256059">
        <w:rPr>
          <w:color w:val="0D0D0D" w:themeColor="text1" w:themeTint="F2"/>
        </w:rPr>
        <w:t>(Таблица 6)</w:t>
      </w:r>
      <w:r w:rsidR="00256059" w:rsidRPr="00A057BC">
        <w:rPr>
          <w:color w:val="0D0D0D" w:themeColor="text1" w:themeTint="F2"/>
        </w:rPr>
        <w:t>;</w:t>
      </w:r>
    </w:p>
  </w:comment>
  <w:comment w:id="477" w:author="Автор" w:date="2026-08-25T18:08:00Z" w:initials="A">
    <w:p w14:paraId="3D0B4F48" w14:textId="18C8AD39" w:rsidR="00A423D1" w:rsidRDefault="00A423D1">
      <w:pPr>
        <w:pStyle w:val="ac"/>
      </w:pPr>
      <w:r>
        <w:rPr>
          <w:rStyle w:val="a8"/>
        </w:rPr>
        <w:annotationRef/>
      </w:r>
      <w:r>
        <w:t>внёс правки</w:t>
      </w:r>
    </w:p>
  </w:comment>
  <w:comment w:id="480" w:author="Автор" w:date="2026-08-10T14:05:00Z" w:initials="A">
    <w:p w14:paraId="07DE0B7A" w14:textId="65728EB6" w:rsidR="004B1127" w:rsidRPr="004B1127" w:rsidRDefault="004B1127" w:rsidP="004B1127">
      <w:pPr>
        <w:rPr>
          <w:color w:val="0D0D0D" w:themeColor="text1" w:themeTint="F2"/>
        </w:rPr>
      </w:pPr>
      <w:r>
        <w:rPr>
          <w:rStyle w:val="a8"/>
        </w:rPr>
        <w:annotationRef/>
      </w:r>
      <w:r w:rsidRPr="00A057BC">
        <w:rPr>
          <w:color w:val="0D0D0D" w:themeColor="text1" w:themeTint="F2"/>
        </w:rPr>
        <w:t>тест на наличие алкоголя в выдыхаемом воздухе с использованием алкотестера</w:t>
      </w:r>
      <w:r w:rsidR="00256059">
        <w:rPr>
          <w:color w:val="0D0D0D" w:themeColor="text1" w:themeTint="F2"/>
        </w:rPr>
        <w:t xml:space="preserve"> (Таблица 6)</w:t>
      </w:r>
      <w:r w:rsidRPr="00A057BC">
        <w:rPr>
          <w:color w:val="0D0D0D" w:themeColor="text1" w:themeTint="F2"/>
        </w:rPr>
        <w:t>;</w:t>
      </w:r>
    </w:p>
  </w:comment>
  <w:comment w:id="481" w:author="Автор" w:date="2026-08-25T18:08:00Z" w:initials="A">
    <w:p w14:paraId="74D87923" w14:textId="62A3C512" w:rsidR="00A423D1" w:rsidRDefault="00A423D1">
      <w:pPr>
        <w:pStyle w:val="ac"/>
      </w:pPr>
      <w:r>
        <w:rPr>
          <w:rStyle w:val="a8"/>
        </w:rPr>
        <w:annotationRef/>
      </w:r>
      <w:r>
        <w:t>внёс правки</w:t>
      </w:r>
    </w:p>
  </w:comment>
  <w:comment w:id="484" w:author="Автор" w:date="2026-08-10T14:05:00Z" w:initials="A">
    <w:p w14:paraId="67D10128" w14:textId="37FFE5CD" w:rsidR="004B1127" w:rsidRDefault="004B1127" w:rsidP="004B1127">
      <w:r>
        <w:rPr>
          <w:rStyle w:val="a8"/>
        </w:rPr>
        <w:annotationRef/>
      </w:r>
      <w:r>
        <w:t>выше было «</w:t>
      </w:r>
      <w:r w:rsidRPr="00A057BC">
        <w:rPr>
          <w:color w:val="0D0D0D" w:themeColor="text1" w:themeTint="F2"/>
        </w:rPr>
        <w:t>тест на наркотические препараты в моче (Таблица 6);</w:t>
      </w:r>
      <w:r>
        <w:rPr>
          <w:color w:val="0D0D0D" w:themeColor="text1" w:themeTint="F2"/>
        </w:rPr>
        <w:t>»</w:t>
      </w:r>
    </w:p>
  </w:comment>
  <w:comment w:id="485" w:author="Автор" w:date="2026-08-25T18:08:00Z" w:initials="A">
    <w:p w14:paraId="07A3A84F" w14:textId="439F52FA" w:rsidR="00A423D1" w:rsidRDefault="00A423D1">
      <w:pPr>
        <w:pStyle w:val="ac"/>
      </w:pPr>
      <w:r>
        <w:rPr>
          <w:rStyle w:val="a8"/>
        </w:rPr>
        <w:annotationRef/>
      </w:r>
      <w:r>
        <w:t>внёс правки</w:t>
      </w:r>
    </w:p>
  </w:comment>
  <w:comment w:id="488" w:author="Автор" w:date="2026-08-21T10:27:00Z" w:initials="A">
    <w:p w14:paraId="2FDCE8AF" w14:textId="1C2D11BB" w:rsidR="00256059" w:rsidRDefault="00256059">
      <w:pPr>
        <w:pStyle w:val="ac"/>
      </w:pPr>
      <w:r>
        <w:rPr>
          <w:rStyle w:val="a8"/>
        </w:rPr>
        <w:annotationRef/>
      </w:r>
      <w:r>
        <w:t>см ранее и ниже</w:t>
      </w:r>
    </w:p>
  </w:comment>
  <w:comment w:id="489" w:author="Автор" w:date="2026-08-25T18:08:00Z" w:initials="A">
    <w:p w14:paraId="4EDEB1F3" w14:textId="490E89DA" w:rsidR="00A423D1" w:rsidRDefault="00A423D1">
      <w:pPr>
        <w:pStyle w:val="ac"/>
      </w:pPr>
      <w:r>
        <w:rPr>
          <w:rStyle w:val="a8"/>
        </w:rPr>
        <w:annotationRef/>
      </w:r>
      <w:r>
        <w:t>указано верно</w:t>
      </w:r>
    </w:p>
  </w:comment>
  <w:comment w:id="490" w:author="Автор" w:date="2026-08-10T14:05:00Z" w:initials="A">
    <w:p w14:paraId="1C05EB69" w14:textId="2402BA67" w:rsidR="004B1127" w:rsidRDefault="004B1127">
      <w:pPr>
        <w:pStyle w:val="ac"/>
      </w:pPr>
      <w:r>
        <w:rPr>
          <w:rStyle w:val="a8"/>
        </w:rPr>
        <w:annotationRef/>
      </w:r>
      <w:r>
        <w:t>в моче</w:t>
      </w:r>
      <w:r w:rsidR="00256059">
        <w:t xml:space="preserve"> </w:t>
      </w:r>
      <w:r w:rsidR="00256059">
        <w:rPr>
          <w:color w:val="0D0D0D" w:themeColor="text1" w:themeTint="F2"/>
        </w:rPr>
        <w:t>(Таблица 6)</w:t>
      </w:r>
      <w:r w:rsidR="00256059" w:rsidRPr="00A057BC">
        <w:rPr>
          <w:color w:val="0D0D0D" w:themeColor="text1" w:themeTint="F2"/>
        </w:rPr>
        <w:t>;</w:t>
      </w:r>
    </w:p>
  </w:comment>
  <w:comment w:id="491" w:author="Автор" w:date="2026-08-25T18:08:00Z" w:initials="A">
    <w:p w14:paraId="5D16693A" w14:textId="406C3881" w:rsidR="00A423D1" w:rsidRDefault="00A423D1">
      <w:pPr>
        <w:pStyle w:val="ac"/>
      </w:pPr>
      <w:r>
        <w:rPr>
          <w:rStyle w:val="a8"/>
        </w:rPr>
        <w:annotationRef/>
      </w:r>
      <w:r>
        <w:t>внёс правки</w:t>
      </w:r>
    </w:p>
  </w:comment>
  <w:comment w:id="494" w:author="Автор" w:date="2026-08-10T14:05:00Z" w:initials="A">
    <w:p w14:paraId="507C6E13" w14:textId="453F53EF" w:rsidR="004B1127" w:rsidRPr="004B1127" w:rsidRDefault="004B1127" w:rsidP="004B1127">
      <w:pPr>
        <w:rPr>
          <w:color w:val="0D0D0D" w:themeColor="text1" w:themeTint="F2"/>
        </w:rPr>
      </w:pPr>
      <w:r>
        <w:rPr>
          <w:rStyle w:val="a8"/>
        </w:rPr>
        <w:annotationRef/>
      </w:r>
      <w:r w:rsidRPr="00A057BC">
        <w:rPr>
          <w:color w:val="0D0D0D" w:themeColor="text1" w:themeTint="F2"/>
        </w:rPr>
        <w:t>тест на наличие алкоголя в выдыхаемом воздухе с использованием алкотестера</w:t>
      </w:r>
      <w:r w:rsidR="00256059">
        <w:rPr>
          <w:color w:val="0D0D0D" w:themeColor="text1" w:themeTint="F2"/>
        </w:rPr>
        <w:t xml:space="preserve"> (Таблица 6)</w:t>
      </w:r>
      <w:r w:rsidRPr="00A057BC">
        <w:rPr>
          <w:color w:val="0D0D0D" w:themeColor="text1" w:themeTint="F2"/>
        </w:rPr>
        <w:t>;</w:t>
      </w:r>
    </w:p>
  </w:comment>
  <w:comment w:id="495" w:author="Автор" w:date="2026-08-25T18:09:00Z" w:initials="A">
    <w:p w14:paraId="22C490AF" w14:textId="4CCF89AE" w:rsidR="00A423D1" w:rsidRDefault="00A423D1">
      <w:pPr>
        <w:pStyle w:val="ac"/>
      </w:pPr>
      <w:r>
        <w:rPr>
          <w:rStyle w:val="a8"/>
        </w:rPr>
        <w:annotationRef/>
      </w:r>
      <w:r>
        <w:t>внёс правки</w:t>
      </w:r>
    </w:p>
  </w:comment>
  <w:comment w:id="498" w:author="Автор" w:date="2026-08-10T14:06:00Z" w:initials="A">
    <w:p w14:paraId="64BC2E24" w14:textId="53175728" w:rsidR="004B1127" w:rsidRDefault="004B1127" w:rsidP="004B1127">
      <w:r>
        <w:rPr>
          <w:rStyle w:val="a8"/>
        </w:rPr>
        <w:annotationRef/>
      </w:r>
      <w:r>
        <w:t>выше было «</w:t>
      </w:r>
      <w:r w:rsidRPr="00A057BC">
        <w:rPr>
          <w:color w:val="0D0D0D" w:themeColor="text1" w:themeTint="F2"/>
        </w:rPr>
        <w:t>тест на наркотические препараты в моче (Таблица 6);</w:t>
      </w:r>
      <w:r>
        <w:rPr>
          <w:color w:val="0D0D0D" w:themeColor="text1" w:themeTint="F2"/>
        </w:rPr>
        <w:t>»</w:t>
      </w:r>
    </w:p>
  </w:comment>
  <w:comment w:id="499" w:author="Автор" w:date="2026-08-25T18:09:00Z" w:initials="A">
    <w:p w14:paraId="54DFD1A1" w14:textId="72CC3E59" w:rsidR="00A423D1" w:rsidRDefault="00A423D1">
      <w:pPr>
        <w:pStyle w:val="ac"/>
      </w:pPr>
      <w:r>
        <w:rPr>
          <w:rStyle w:val="a8"/>
        </w:rPr>
        <w:annotationRef/>
      </w:r>
      <w:r>
        <w:t>внёс правки</w:t>
      </w:r>
    </w:p>
  </w:comment>
  <w:comment w:id="502" w:author="Автор" w:date="2026-08-21T10:27:00Z" w:initials="A">
    <w:p w14:paraId="44E1E529" w14:textId="150C727D" w:rsidR="00256059" w:rsidRDefault="00256059">
      <w:pPr>
        <w:pStyle w:val="ac"/>
      </w:pPr>
      <w:r>
        <w:rPr>
          <w:rStyle w:val="a8"/>
        </w:rPr>
        <w:annotationRef/>
      </w:r>
      <w:r>
        <w:t>см ранее и ниже</w:t>
      </w:r>
    </w:p>
  </w:comment>
  <w:comment w:id="503" w:author="Автор" w:date="2026-08-25T18:09:00Z" w:initials="A">
    <w:p w14:paraId="7A38E907" w14:textId="04FACBE9" w:rsidR="00A423D1" w:rsidRDefault="00A423D1">
      <w:pPr>
        <w:pStyle w:val="ac"/>
      </w:pPr>
      <w:r>
        <w:rPr>
          <w:rStyle w:val="a8"/>
        </w:rPr>
        <w:annotationRef/>
      </w:r>
      <w:r>
        <w:t>указано верно</w:t>
      </w:r>
    </w:p>
  </w:comment>
  <w:comment w:id="504" w:author="Автор" w:date="2026-08-21T10:27:00Z" w:initials="A">
    <w:p w14:paraId="3C7B1C9B" w14:textId="28ED44E8" w:rsidR="00256059" w:rsidRDefault="00256059">
      <w:pPr>
        <w:pStyle w:val="ac"/>
      </w:pPr>
      <w:r>
        <w:rPr>
          <w:rStyle w:val="a8"/>
        </w:rPr>
        <w:annotationRef/>
      </w:r>
      <w:r>
        <w:t>см ранее и ниже</w:t>
      </w:r>
    </w:p>
  </w:comment>
  <w:comment w:id="505" w:author="Автор" w:date="2026-08-25T18:09:00Z" w:initials="A">
    <w:p w14:paraId="785C9EDE" w14:textId="53F16917" w:rsidR="00A423D1" w:rsidRDefault="00A423D1">
      <w:pPr>
        <w:pStyle w:val="ac"/>
      </w:pPr>
      <w:r>
        <w:rPr>
          <w:rStyle w:val="a8"/>
        </w:rPr>
        <w:annotationRef/>
      </w:r>
      <w:r>
        <w:t>указано верно</w:t>
      </w:r>
    </w:p>
  </w:comment>
  <w:comment w:id="507" w:author="Автор" w:date="2026-08-21T10:30:00Z" w:initials="A">
    <w:p w14:paraId="30263252" w14:textId="0B9816A2" w:rsidR="00256059" w:rsidRDefault="00256059">
      <w:pPr>
        <w:pStyle w:val="ac"/>
      </w:pPr>
      <w:r>
        <w:rPr>
          <w:rStyle w:val="a8"/>
        </w:rPr>
        <w:annotationRef/>
      </w:r>
      <w:r>
        <w:t>Уточните, пожалуйста, выписку ждем только в конце исследования ?</w:t>
      </w:r>
    </w:p>
  </w:comment>
  <w:comment w:id="508" w:author="Автор" w:date="2026-08-25T18:33:00Z" w:initials="A">
    <w:p w14:paraId="53BE3C9B" w14:textId="63E62E36" w:rsidR="00B56882" w:rsidRDefault="00B56882">
      <w:pPr>
        <w:pStyle w:val="ac"/>
      </w:pPr>
      <w:r>
        <w:rPr>
          <w:rStyle w:val="a8"/>
        </w:rPr>
        <w:annotationRef/>
      </w:r>
      <w:r>
        <w:t>уточнил формулировку</w:t>
      </w:r>
    </w:p>
  </w:comment>
  <w:comment w:id="510" w:author="Автор" w:date="2026-08-21T10:31:00Z" w:initials="A">
    <w:p w14:paraId="72135883" w14:textId="2ABE1B74" w:rsidR="00256059" w:rsidRDefault="00256059">
      <w:pPr>
        <w:pStyle w:val="ac"/>
      </w:pPr>
      <w:r>
        <w:rPr>
          <w:rStyle w:val="a8"/>
        </w:rPr>
        <w:annotationRef/>
      </w:r>
      <w:r>
        <w:t>См ранее и ниже</w:t>
      </w:r>
    </w:p>
  </w:comment>
  <w:comment w:id="511" w:author="Автор" w:date="2026-08-25T18:33:00Z" w:initials="A">
    <w:p w14:paraId="284FA7FC" w14:textId="2EA7BF8A" w:rsidR="00B56882" w:rsidRDefault="00B56882">
      <w:pPr>
        <w:pStyle w:val="ac"/>
      </w:pPr>
      <w:r>
        <w:rPr>
          <w:rStyle w:val="a8"/>
        </w:rPr>
        <w:annotationRef/>
      </w:r>
      <w:r>
        <w:t>указано верно</w:t>
      </w:r>
    </w:p>
  </w:comment>
  <w:comment w:id="513" w:author="Автор" w:date="2026-08-20T15:51:00Z" w:initials="A">
    <w:p w14:paraId="325B4980" w14:textId="112AD9EE" w:rsidR="00E5544F" w:rsidRPr="00E5544F" w:rsidRDefault="00E5544F">
      <w:pPr>
        <w:pStyle w:val="ac"/>
      </w:pPr>
      <w:r>
        <w:rPr>
          <w:rStyle w:val="a8"/>
        </w:rPr>
        <w:annotationRef/>
      </w:r>
      <w:r w:rsidR="00256059">
        <w:t>Е</w:t>
      </w:r>
      <w:r>
        <w:t xml:space="preserve">сть </w:t>
      </w:r>
      <w:proofErr w:type="spellStart"/>
      <w:r>
        <w:t>валидационный</w:t>
      </w:r>
      <w:proofErr w:type="spellEnd"/>
      <w:r>
        <w:t xml:space="preserve"> пакет на программное обеспечение?</w:t>
      </w:r>
    </w:p>
  </w:comment>
  <w:comment w:id="514" w:author="Автор" w:date="2026-08-25T18:33:00Z" w:initials="A">
    <w:p w14:paraId="3E331E1C" w14:textId="5D4EE39B" w:rsidR="00B56882" w:rsidRDefault="00B56882">
      <w:pPr>
        <w:pStyle w:val="ac"/>
      </w:pPr>
      <w:r>
        <w:rPr>
          <w:rStyle w:val="a8"/>
        </w:rPr>
        <w:annotationRef/>
      </w:r>
      <w:r>
        <w:t>Программное обеспечение валидировано</w:t>
      </w:r>
    </w:p>
  </w:comment>
  <w:comment w:id="515" w:author="Автор" w:date="2026-08-21T10:32:00Z" w:initials="A">
    <w:p w14:paraId="6E5D3536" w14:textId="397C948F" w:rsidR="00256059" w:rsidRDefault="00256059">
      <w:pPr>
        <w:pStyle w:val="ac"/>
      </w:pPr>
      <w:r>
        <w:rPr>
          <w:rStyle w:val="a8"/>
        </w:rPr>
        <w:annotationRef/>
      </w:r>
      <w:r>
        <w:t>Уточните, пожалуйста, различие между значимым НЯ и СНЯ? Предполага</w:t>
      </w:r>
      <w:r w:rsidR="007C3D6D">
        <w:t xml:space="preserve">ется </w:t>
      </w:r>
      <w:r>
        <w:t>оценк</w:t>
      </w:r>
      <w:r w:rsidR="007C3D6D">
        <w:t>а</w:t>
      </w:r>
      <w:r>
        <w:t xml:space="preserve"> общей частоты СНЯ или это и подразумева</w:t>
      </w:r>
      <w:r w:rsidR="007C3D6D">
        <w:t>ется</w:t>
      </w:r>
      <w:r>
        <w:t xml:space="preserve"> под «частота СНЯ»?</w:t>
      </w:r>
    </w:p>
  </w:comment>
  <w:comment w:id="516" w:author="Автор" w:date="2026-08-25T18:34:00Z" w:initials="A">
    <w:p w14:paraId="2B245D4B" w14:textId="2FB8997A" w:rsidR="00B56882" w:rsidRDefault="00B56882">
      <w:pPr>
        <w:pStyle w:val="ac"/>
      </w:pPr>
      <w:r>
        <w:rPr>
          <w:rStyle w:val="a8"/>
        </w:rPr>
        <w:annotationRef/>
      </w:r>
      <w:r>
        <w:t>внёс правки в параметры безопасности</w:t>
      </w:r>
    </w:p>
  </w:comment>
  <w:comment w:id="523" w:author="Автор" w:date="2026-08-10T15:01:00Z" w:initials="A">
    <w:p w14:paraId="607AD88C" w14:textId="2A22E141" w:rsidR="00296409" w:rsidRPr="00296409" w:rsidRDefault="00296409">
      <w:pPr>
        <w:pStyle w:val="ac"/>
      </w:pPr>
      <w:r>
        <w:rPr>
          <w:rStyle w:val="a8"/>
        </w:rPr>
        <w:annotationRef/>
      </w:r>
      <w:r>
        <w:rPr>
          <w:lang w:val="en-US"/>
        </w:rPr>
        <w:t>JAK</w:t>
      </w:r>
    </w:p>
  </w:comment>
  <w:comment w:id="524" w:author="Автор" w:date="2026-08-25T11:29:00Z" w:initials="A">
    <w:p w14:paraId="427EB010" w14:textId="2EFF89A9" w:rsidR="009A7D59" w:rsidRDefault="009A7D59">
      <w:pPr>
        <w:pStyle w:val="ac"/>
      </w:pPr>
      <w:r>
        <w:rPr>
          <w:rStyle w:val="a8"/>
        </w:rPr>
        <w:annotationRef/>
      </w:r>
      <w:proofErr w:type="spellStart"/>
      <w:r>
        <w:t>ок</w:t>
      </w:r>
      <w:proofErr w:type="spellEnd"/>
    </w:p>
  </w:comment>
  <w:comment w:id="526" w:author="Автор" w:date="2026-08-10T15:02:00Z" w:initials="A">
    <w:p w14:paraId="75C271DF" w14:textId="11DE678B" w:rsidR="00296409" w:rsidRPr="00296409" w:rsidRDefault="00296409">
      <w:pPr>
        <w:pStyle w:val="ac"/>
      </w:pPr>
      <w:r>
        <w:rPr>
          <w:rStyle w:val="a8"/>
        </w:rPr>
        <w:annotationRef/>
      </w:r>
      <w:r w:rsidR="001B657B">
        <w:rPr>
          <w:noProof/>
        </w:rPr>
        <w:drawing>
          <wp:inline distT="0" distB="0" distL="0" distR="0" wp14:anchorId="1C370050" wp14:editId="33C1C41B">
            <wp:extent cx="2472816" cy="302659"/>
            <wp:effectExtent l="0" t="0" r="381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620673" cy="320756"/>
                    </a:xfrm>
                    <a:prstGeom prst="rect">
                      <a:avLst/>
                    </a:prstGeom>
                  </pic:spPr>
                </pic:pic>
              </a:graphicData>
            </a:graphic>
          </wp:inline>
        </w:drawing>
      </w:r>
    </w:p>
  </w:comment>
  <w:comment w:id="527" w:author="Автор" w:date="2026-08-25T18:36:00Z" w:initials="A">
    <w:p w14:paraId="25A81822" w14:textId="06A923A6" w:rsidR="00B56882" w:rsidRDefault="00B56882">
      <w:pPr>
        <w:pStyle w:val="ac"/>
      </w:pPr>
      <w:r>
        <w:rPr>
          <w:rStyle w:val="a8"/>
        </w:rPr>
        <w:annotationRef/>
      </w:r>
      <w:r>
        <w:t>уточнил</w:t>
      </w:r>
    </w:p>
  </w:comment>
  <w:comment w:id="528" w:author="Автор" w:date="2026-08-10T15:07:00Z" w:initials="A">
    <w:p w14:paraId="037C0136" w14:textId="560577D2" w:rsidR="008550C3" w:rsidRDefault="008550C3">
      <w:pPr>
        <w:pStyle w:val="ac"/>
      </w:pPr>
      <w:r>
        <w:rPr>
          <w:rStyle w:val="a8"/>
        </w:rPr>
        <w:annotationRef/>
      </w:r>
      <w:r>
        <w:t xml:space="preserve">Согласно данным </w:t>
      </w:r>
      <w:r w:rsidR="001B657B">
        <w:t xml:space="preserve">ОХЛП </w:t>
      </w:r>
      <w:r w:rsidR="001B657B" w:rsidRPr="008B6837">
        <w:t>[1]</w:t>
      </w:r>
      <w:r w:rsidR="001B657B">
        <w:t xml:space="preserve"> +</w:t>
      </w:r>
      <w:r>
        <w:t xml:space="preserve"> гигантоклеточный артериит</w:t>
      </w:r>
    </w:p>
  </w:comment>
  <w:comment w:id="529" w:author="Автор" w:date="2026-08-25T11:29:00Z" w:initials="A">
    <w:p w14:paraId="21FE1CF3" w14:textId="46F84208" w:rsidR="009A7D59" w:rsidRDefault="009A7D59">
      <w:pPr>
        <w:pStyle w:val="ac"/>
      </w:pPr>
      <w:r>
        <w:rPr>
          <w:rStyle w:val="a8"/>
        </w:rPr>
        <w:annotationRef/>
      </w:r>
      <w:r w:rsidR="00B56882">
        <w:t>уточнил</w:t>
      </w:r>
    </w:p>
  </w:comment>
  <w:comment w:id="531" w:author="Автор" w:date="2026-08-10T15:06:00Z" w:initials="A">
    <w:p w14:paraId="0B775D9C" w14:textId="12D0B4DD" w:rsidR="00296409" w:rsidRDefault="00296409">
      <w:pPr>
        <w:pStyle w:val="ac"/>
      </w:pPr>
      <w:r>
        <w:rPr>
          <w:rStyle w:val="a8"/>
        </w:rPr>
        <w:annotationRef/>
      </w:r>
      <w:r>
        <w:t xml:space="preserve">Ссылка? </w:t>
      </w:r>
    </w:p>
  </w:comment>
  <w:comment w:id="532" w:author="Автор" w:date="2026-08-25T11:29:00Z" w:initials="A">
    <w:p w14:paraId="77981D9C" w14:textId="40A20B00" w:rsidR="009A7D59" w:rsidRDefault="009A7D59">
      <w:pPr>
        <w:pStyle w:val="ac"/>
      </w:pPr>
      <w:r>
        <w:rPr>
          <w:rStyle w:val="a8"/>
        </w:rPr>
        <w:annotationRef/>
      </w:r>
      <w:r>
        <w:t>внёс правки</w:t>
      </w:r>
    </w:p>
  </w:comment>
  <w:comment w:id="540" w:author="Автор" w:date="2026-08-10T15:28:00Z" w:initials="A">
    <w:p w14:paraId="3977B292" w14:textId="3A531511" w:rsidR="0015360A" w:rsidRDefault="0015360A">
      <w:pPr>
        <w:pStyle w:val="ac"/>
      </w:pPr>
      <w:r>
        <w:rPr>
          <w:rStyle w:val="a8"/>
        </w:rPr>
        <w:annotationRef/>
      </w:r>
      <w:r>
        <w:rPr>
          <w:lang w:val="en-US"/>
        </w:rPr>
        <w:t>JAK</w:t>
      </w:r>
    </w:p>
  </w:comment>
  <w:comment w:id="541" w:author="Автор" w:date="2026-08-25T11:28:00Z" w:initials="A">
    <w:p w14:paraId="00CB1834" w14:textId="19E0DDC5" w:rsidR="009A7D59" w:rsidRDefault="009A7D59">
      <w:pPr>
        <w:pStyle w:val="ac"/>
      </w:pPr>
      <w:r>
        <w:rPr>
          <w:rStyle w:val="a8"/>
        </w:rPr>
        <w:annotationRef/>
      </w:r>
      <w:r>
        <w:t>хорошо</w:t>
      </w:r>
    </w:p>
  </w:comment>
  <w:comment w:id="543" w:author="Автор" w:date="2026-08-10T15:29:00Z" w:initials="A">
    <w:p w14:paraId="75FA7558" w14:textId="21BD7314" w:rsidR="0015360A" w:rsidRDefault="0015360A">
      <w:pPr>
        <w:pStyle w:val="ac"/>
      </w:pPr>
      <w:r>
        <w:rPr>
          <w:rStyle w:val="a8"/>
        </w:rPr>
        <w:annotationRef/>
      </w:r>
      <w:proofErr w:type="spellStart"/>
      <w:r w:rsidR="001B657B">
        <w:t>См.выше</w:t>
      </w:r>
      <w:proofErr w:type="spellEnd"/>
      <w:r w:rsidR="001B657B">
        <w:t xml:space="preserve"> комментарий</w:t>
      </w:r>
    </w:p>
  </w:comment>
  <w:comment w:id="544" w:author="Автор" w:date="2026-08-25T18:36:00Z" w:initials="A">
    <w:p w14:paraId="1265A0B0" w14:textId="6F64E197" w:rsidR="00B56882" w:rsidRDefault="00B56882">
      <w:pPr>
        <w:pStyle w:val="ac"/>
      </w:pPr>
      <w:r>
        <w:rPr>
          <w:rStyle w:val="a8"/>
        </w:rPr>
        <w:annotationRef/>
      </w:r>
      <w:r>
        <w:t>уточнил</w:t>
      </w:r>
    </w:p>
  </w:comment>
  <w:comment w:id="545" w:author="Автор" w:date="2026-08-10T15:41:00Z" w:initials="A">
    <w:p w14:paraId="281932C0" w14:textId="104D76A5" w:rsidR="00384E7C" w:rsidRPr="00384E7C" w:rsidRDefault="00384E7C">
      <w:pPr>
        <w:pStyle w:val="ac"/>
      </w:pPr>
      <w:r>
        <w:rPr>
          <w:rStyle w:val="a8"/>
        </w:rPr>
        <w:annotationRef/>
      </w:r>
      <w:r>
        <w:t>Что подразумевается? У РА есть стадии (в т.ч.</w:t>
      </w:r>
      <w:r w:rsidRPr="00384E7C">
        <w:t xml:space="preserve"> </w:t>
      </w:r>
      <w:r>
        <w:t>рентгенологические), активность и т.д.</w:t>
      </w:r>
    </w:p>
  </w:comment>
  <w:comment w:id="546" w:author="Автор" w:date="2026-08-25T18:39:00Z" w:initials="A">
    <w:p w14:paraId="6DB71A8B" w14:textId="7B6C2F35" w:rsidR="00B56882" w:rsidRDefault="00B56882">
      <w:pPr>
        <w:pStyle w:val="ac"/>
      </w:pPr>
      <w:r>
        <w:rPr>
          <w:rStyle w:val="a8"/>
        </w:rPr>
        <w:annotationRef/>
      </w:r>
      <w:r>
        <w:rPr>
          <w:rStyle w:val="a8"/>
        </w:rPr>
        <w:t>скорректировал формулировку</w:t>
      </w:r>
    </w:p>
  </w:comment>
  <w:comment w:id="548" w:author="Автор" w:date="2026-08-10T15:58:00Z" w:initials="A">
    <w:p w14:paraId="38983F6E" w14:textId="6626883B" w:rsidR="00540248" w:rsidRPr="00D34091" w:rsidRDefault="00540248">
      <w:pPr>
        <w:pStyle w:val="ac"/>
      </w:pPr>
      <w:r>
        <w:rPr>
          <w:rStyle w:val="a8"/>
        </w:rPr>
        <w:annotationRef/>
      </w:r>
      <w:r>
        <w:t xml:space="preserve">С </w:t>
      </w:r>
      <w:r w:rsidRPr="00540248">
        <w:t>другими традиционными синтетическими базисными противовоспалительными препаратами (БПВП)</w:t>
      </w:r>
      <w:r>
        <w:t xml:space="preserve"> не применяется? </w:t>
      </w:r>
      <w:r w:rsidR="00D34091">
        <w:t xml:space="preserve">Ниже </w:t>
      </w:r>
      <w:r w:rsidR="00430262">
        <w:t>ссылка</w:t>
      </w:r>
      <w:r w:rsidR="00D34091">
        <w:t xml:space="preserve"> из </w:t>
      </w:r>
      <w:r w:rsidR="00D34091" w:rsidRPr="00F43ACB">
        <w:t>[</w:t>
      </w:r>
      <w:r w:rsidR="00D34091">
        <w:t>3</w:t>
      </w:r>
      <w:r w:rsidR="00D34091" w:rsidRPr="00F43ACB">
        <w:t>]</w:t>
      </w:r>
    </w:p>
    <w:p w14:paraId="45004AA8" w14:textId="74D47C16" w:rsidR="00D34091" w:rsidRPr="00F43ACB" w:rsidRDefault="00430262">
      <w:pPr>
        <w:pStyle w:val="ac"/>
      </w:pPr>
      <w:r>
        <w:rPr>
          <w:noProof/>
        </w:rPr>
        <w:drawing>
          <wp:inline distT="0" distB="0" distL="0" distR="0" wp14:anchorId="2985809D" wp14:editId="6D3AC5F9">
            <wp:extent cx="3387725" cy="371183"/>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3431209" cy="375947"/>
                    </a:xfrm>
                    <a:prstGeom prst="rect">
                      <a:avLst/>
                    </a:prstGeom>
                  </pic:spPr>
                </pic:pic>
              </a:graphicData>
            </a:graphic>
          </wp:inline>
        </w:drawing>
      </w:r>
      <w:r>
        <w:rPr>
          <w:noProof/>
        </w:rPr>
        <w:t xml:space="preserve"> </w:t>
      </w:r>
    </w:p>
  </w:comment>
  <w:comment w:id="549" w:author="Автор" w:date="2026-08-25T18:39:00Z" w:initials="A">
    <w:p w14:paraId="18BC0B90" w14:textId="58F099A4" w:rsidR="00B56882" w:rsidRDefault="00B56882">
      <w:pPr>
        <w:pStyle w:val="ac"/>
      </w:pPr>
      <w:r>
        <w:rPr>
          <w:rStyle w:val="a8"/>
        </w:rPr>
        <w:annotationRef/>
      </w:r>
      <w:r>
        <w:t>да, уточнил</w:t>
      </w:r>
    </w:p>
  </w:comment>
  <w:comment w:id="552" w:author="Автор" w:date="2026-08-10T16:10:00Z" w:initials="A">
    <w:p w14:paraId="2B9D9833" w14:textId="77777777" w:rsidR="00D34091" w:rsidRDefault="00D34091">
      <w:pPr>
        <w:pStyle w:val="ac"/>
      </w:pPr>
      <w:r>
        <w:rPr>
          <w:rStyle w:val="a8"/>
        </w:rPr>
        <w:annotationRef/>
      </w:r>
      <w:r>
        <w:t>Ссылка 6 так же имеет информацию по нему?</w:t>
      </w:r>
    </w:p>
    <w:p w14:paraId="63767D74" w14:textId="34052980" w:rsidR="00D34091" w:rsidRDefault="00D34091">
      <w:pPr>
        <w:pStyle w:val="ac"/>
      </w:pPr>
      <w:r>
        <w:rPr>
          <w:noProof/>
        </w:rPr>
        <w:drawing>
          <wp:inline distT="0" distB="0" distL="0" distR="0" wp14:anchorId="4515DA15" wp14:editId="11377C5C">
            <wp:extent cx="3051831" cy="8191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3100588" cy="832237"/>
                    </a:xfrm>
                    <a:prstGeom prst="rect">
                      <a:avLst/>
                    </a:prstGeom>
                  </pic:spPr>
                </pic:pic>
              </a:graphicData>
            </a:graphic>
          </wp:inline>
        </w:drawing>
      </w:r>
    </w:p>
  </w:comment>
  <w:comment w:id="553" w:author="Автор" w:date="2026-08-25T18:40:00Z" w:initials="A">
    <w:p w14:paraId="30B912A4" w14:textId="172C9862" w:rsidR="00B56882" w:rsidRDefault="00B56882">
      <w:pPr>
        <w:pStyle w:val="ac"/>
      </w:pPr>
      <w:r>
        <w:rPr>
          <w:rStyle w:val="a8"/>
        </w:rPr>
        <w:annotationRef/>
      </w:r>
      <w:r>
        <w:t>уточнил</w:t>
      </w:r>
    </w:p>
  </w:comment>
  <w:comment w:id="555" w:author="Автор" w:date="2026-08-10T16:12:00Z" w:initials="A">
    <w:p w14:paraId="367F0F4C" w14:textId="77777777" w:rsidR="00D34091" w:rsidRDefault="00D34091">
      <w:pPr>
        <w:pStyle w:val="ac"/>
      </w:pPr>
      <w:r>
        <w:rPr>
          <w:rStyle w:val="a8"/>
        </w:rPr>
        <w:annotationRef/>
      </w:r>
      <w:r>
        <w:t>Ссылка 6 так же имеет информацию по нему?</w:t>
      </w:r>
    </w:p>
    <w:p w14:paraId="264F4B8D" w14:textId="3BB45B4D" w:rsidR="00D34091" w:rsidRDefault="00D34091">
      <w:pPr>
        <w:pStyle w:val="ac"/>
      </w:pPr>
      <w:r>
        <w:rPr>
          <w:noProof/>
        </w:rPr>
        <w:drawing>
          <wp:inline distT="0" distB="0" distL="0" distR="0" wp14:anchorId="111F6301" wp14:editId="513AC686">
            <wp:extent cx="3606800" cy="84704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628493" cy="852144"/>
                    </a:xfrm>
                    <a:prstGeom prst="rect">
                      <a:avLst/>
                    </a:prstGeom>
                  </pic:spPr>
                </pic:pic>
              </a:graphicData>
            </a:graphic>
          </wp:inline>
        </w:drawing>
      </w:r>
    </w:p>
  </w:comment>
  <w:comment w:id="556" w:author="Автор" w:date="2026-08-25T18:40:00Z" w:initials="A">
    <w:p w14:paraId="6C2FD269" w14:textId="3CA6ECC9" w:rsidR="00B56882" w:rsidRDefault="00B56882">
      <w:pPr>
        <w:pStyle w:val="ac"/>
      </w:pPr>
      <w:r>
        <w:rPr>
          <w:rStyle w:val="a8"/>
        </w:rPr>
        <w:annotationRef/>
      </w:r>
      <w:r>
        <w:t>уточнил</w:t>
      </w:r>
    </w:p>
  </w:comment>
  <w:comment w:id="558" w:author="Автор" w:date="2026-08-10T16:13:00Z" w:initials="A">
    <w:p w14:paraId="0C50B590" w14:textId="77777777" w:rsidR="00D34091" w:rsidRDefault="00D34091">
      <w:pPr>
        <w:pStyle w:val="ac"/>
      </w:pPr>
      <w:r>
        <w:rPr>
          <w:rStyle w:val="a8"/>
        </w:rPr>
        <w:annotationRef/>
      </w:r>
      <w:r>
        <w:t>Ссылка 6 так же имеет информацию по нему?</w:t>
      </w:r>
    </w:p>
    <w:p w14:paraId="410476EF" w14:textId="5E559BAE" w:rsidR="00D34091" w:rsidRDefault="00D34091">
      <w:pPr>
        <w:pStyle w:val="ac"/>
      </w:pPr>
      <w:r>
        <w:rPr>
          <w:noProof/>
        </w:rPr>
        <w:drawing>
          <wp:inline distT="0" distB="0" distL="0" distR="0" wp14:anchorId="15424100" wp14:editId="093E3BAC">
            <wp:extent cx="3273425" cy="749161"/>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93822" cy="753829"/>
                    </a:xfrm>
                    <a:prstGeom prst="rect">
                      <a:avLst/>
                    </a:prstGeom>
                  </pic:spPr>
                </pic:pic>
              </a:graphicData>
            </a:graphic>
          </wp:inline>
        </w:drawing>
      </w:r>
    </w:p>
  </w:comment>
  <w:comment w:id="559" w:author="Автор" w:date="2026-08-25T18:40:00Z" w:initials="A">
    <w:p w14:paraId="505CEFE9" w14:textId="3D4333B6" w:rsidR="00B56882" w:rsidRDefault="00B56882">
      <w:pPr>
        <w:pStyle w:val="ac"/>
      </w:pPr>
      <w:r>
        <w:rPr>
          <w:rStyle w:val="a8"/>
        </w:rPr>
        <w:annotationRef/>
      </w:r>
      <w:r>
        <w:t>уточнил</w:t>
      </w:r>
    </w:p>
  </w:comment>
  <w:comment w:id="560" w:author="Автор" w:date="2026-08-10T16:21:00Z" w:initials="A">
    <w:p w14:paraId="4D6157C3" w14:textId="2CD7EE4C" w:rsidR="003E7490" w:rsidRDefault="003E7490">
      <w:pPr>
        <w:pStyle w:val="ac"/>
      </w:pPr>
      <w:r>
        <w:rPr>
          <w:rStyle w:val="a8"/>
        </w:rPr>
        <w:annotationRef/>
      </w:r>
      <w:r>
        <w:t>Ссылка?</w:t>
      </w:r>
    </w:p>
  </w:comment>
  <w:comment w:id="561" w:author="Автор" w:date="2026-08-25T18:40:00Z" w:initials="A">
    <w:p w14:paraId="01F8EF42" w14:textId="0ABD8C0A" w:rsidR="00B56882" w:rsidRDefault="00B56882">
      <w:pPr>
        <w:pStyle w:val="ac"/>
      </w:pPr>
      <w:r>
        <w:rPr>
          <w:rStyle w:val="a8"/>
        </w:rPr>
        <w:annotationRef/>
      </w:r>
      <w:r>
        <w:t>уточнил</w:t>
      </w:r>
    </w:p>
  </w:comment>
  <w:comment w:id="565" w:author="Автор" w:date="2026-08-10T16:21:00Z" w:initials="A">
    <w:p w14:paraId="14128519" w14:textId="0F0EAAB2" w:rsidR="00F711BC" w:rsidRDefault="00F711BC">
      <w:pPr>
        <w:pStyle w:val="ac"/>
      </w:pPr>
      <w:r>
        <w:rPr>
          <w:rStyle w:val="a8"/>
        </w:rPr>
        <w:annotationRef/>
      </w:r>
      <w:r>
        <w:t>Ссылки тут и ниже?</w:t>
      </w:r>
    </w:p>
  </w:comment>
  <w:comment w:id="566" w:author="Автор" w:date="2026-08-25T11:28:00Z" w:initials="A">
    <w:p w14:paraId="6DF790A1" w14:textId="30164D6B" w:rsidR="009A7D59" w:rsidRDefault="009A7D59">
      <w:pPr>
        <w:pStyle w:val="ac"/>
      </w:pPr>
      <w:r>
        <w:rPr>
          <w:rStyle w:val="a8"/>
        </w:rPr>
        <w:annotationRef/>
      </w:r>
      <w:r>
        <w:t>уточнено</w:t>
      </w:r>
    </w:p>
  </w:comment>
  <w:comment w:id="571" w:author="Автор" w:date="2026-08-10T16:26:00Z" w:initials="A">
    <w:p w14:paraId="6E1B5B30" w14:textId="70B2E1A9" w:rsidR="00F711BC" w:rsidRPr="003A512B" w:rsidRDefault="00F711BC" w:rsidP="003A512B">
      <w:pPr>
        <w:pStyle w:val="ac"/>
      </w:pPr>
      <w:r>
        <w:rPr>
          <w:rStyle w:val="a8"/>
        </w:rPr>
        <w:annotationRef/>
      </w:r>
      <w:r w:rsidR="007C3D6D" w:rsidRPr="007C3D6D">
        <w:t xml:space="preserve">Уточните пожалуйста, что согласно </w:t>
      </w:r>
      <w:r w:rsidRPr="007C3D6D">
        <w:t xml:space="preserve"> 85 решени</w:t>
      </w:r>
      <w:r w:rsidR="007C3D6D" w:rsidRPr="007C3D6D">
        <w:t>ю,</w:t>
      </w:r>
      <w:r w:rsidRPr="007C3D6D">
        <w:t xml:space="preserve"> Раздел </w:t>
      </w:r>
      <w:r w:rsidRPr="007C3D6D">
        <w:rPr>
          <w:lang w:val="en-US"/>
        </w:rPr>
        <w:t>III</w:t>
      </w:r>
    </w:p>
  </w:comment>
  <w:comment w:id="572" w:author="Автор" w:date="2026-08-25T18:41:00Z" w:initials="A">
    <w:p w14:paraId="5EBA47A6" w14:textId="52DBEA39" w:rsidR="00511051" w:rsidRDefault="00511051">
      <w:pPr>
        <w:pStyle w:val="ac"/>
      </w:pPr>
      <w:r>
        <w:rPr>
          <w:rStyle w:val="a8"/>
        </w:rPr>
        <w:annotationRef/>
      </w:r>
      <w:r>
        <w:t>уточнил</w:t>
      </w:r>
    </w:p>
  </w:comment>
  <w:comment w:id="574" w:author="Автор" w:date="2026-08-10T16:32:00Z" w:initials="A">
    <w:p w14:paraId="75BD5319" w14:textId="2BE7F5CC" w:rsidR="003A512B" w:rsidRPr="007C3D6D" w:rsidRDefault="003A512B">
      <w:pPr>
        <w:pStyle w:val="ac"/>
      </w:pPr>
      <w:r>
        <w:rPr>
          <w:rStyle w:val="a8"/>
        </w:rPr>
        <w:annotationRef/>
      </w:r>
      <w:r w:rsidR="007C3D6D">
        <w:t>Согласно</w:t>
      </w:r>
      <w:r w:rsidRPr="007C3D6D">
        <w:t xml:space="preserve"> 85 решени</w:t>
      </w:r>
      <w:r w:rsidR="007C3D6D">
        <w:t xml:space="preserve">ю, </w:t>
      </w:r>
      <w:r w:rsidRPr="007C3D6D">
        <w:t xml:space="preserve">Раздел </w:t>
      </w:r>
      <w:r w:rsidRPr="007C3D6D">
        <w:rPr>
          <w:lang w:val="en-US"/>
        </w:rPr>
        <w:t>III</w:t>
      </w:r>
    </w:p>
    <w:p w14:paraId="44DDBA5E" w14:textId="742BA680" w:rsidR="003A512B" w:rsidRPr="003A512B" w:rsidRDefault="007C3D6D">
      <w:pPr>
        <w:pStyle w:val="ac"/>
      </w:pPr>
      <w:r>
        <w:t>Подскажите,</w:t>
      </w:r>
      <w:r w:rsidR="0027775F" w:rsidRPr="007C3D6D">
        <w:t xml:space="preserve"> обосновывающие выбор референта не в след. подраздел стоит перенести?</w:t>
      </w:r>
    </w:p>
  </w:comment>
  <w:comment w:id="575" w:author="Автор" w:date="2026-08-25T18:42:00Z" w:initials="A">
    <w:p w14:paraId="7BFB9261" w14:textId="58CFEA4E" w:rsidR="00511051" w:rsidRDefault="00511051">
      <w:pPr>
        <w:pStyle w:val="ac"/>
      </w:pPr>
      <w:r>
        <w:rPr>
          <w:rStyle w:val="a8"/>
        </w:rPr>
        <w:annotationRef/>
      </w:r>
      <w:r>
        <w:t>уточнено</w:t>
      </w:r>
    </w:p>
  </w:comment>
  <w:comment w:id="581" w:author="Автор" w:date="2026-08-10T16:40:00Z" w:initials="A">
    <w:p w14:paraId="578BEC67" w14:textId="4E242970" w:rsidR="001752DA" w:rsidRDefault="001752DA">
      <w:pPr>
        <w:pStyle w:val="ac"/>
      </w:pPr>
      <w:r>
        <w:rPr>
          <w:rStyle w:val="a8"/>
        </w:rPr>
        <w:annotationRef/>
      </w:r>
      <w:r>
        <w:t>Ука</w:t>
      </w:r>
      <w:r w:rsidR="007C3D6D">
        <w:t>жите, пожалуйста,</w:t>
      </w:r>
      <w:r>
        <w:t xml:space="preserve"> название</w:t>
      </w:r>
    </w:p>
  </w:comment>
  <w:comment w:id="582" w:author="Автор" w:date="2026-08-25T18:43:00Z" w:initials="A">
    <w:p w14:paraId="0C6721AC" w14:textId="362E8679" w:rsidR="00511051" w:rsidRDefault="00511051">
      <w:pPr>
        <w:pStyle w:val="ac"/>
      </w:pPr>
      <w:r>
        <w:rPr>
          <w:rStyle w:val="a8"/>
        </w:rPr>
        <w:annotationRef/>
      </w:r>
      <w:r>
        <w:t>уточнил</w:t>
      </w:r>
    </w:p>
  </w:comment>
  <w:comment w:id="584" w:author="Автор" w:date="2026-08-10T16:39:00Z" w:initials="A">
    <w:p w14:paraId="60A9D5E0" w14:textId="66DCDAC0" w:rsidR="001752DA" w:rsidRDefault="001752DA">
      <w:pPr>
        <w:pStyle w:val="ac"/>
      </w:pPr>
      <w:r>
        <w:rPr>
          <w:rStyle w:val="a8"/>
        </w:rPr>
        <w:annotationRef/>
      </w:r>
      <w:r w:rsidR="007C3D6D" w:rsidRPr="007C3D6D">
        <w:t>согласно</w:t>
      </w:r>
      <w:r w:rsidRPr="007C3D6D">
        <w:t xml:space="preserve"> 85 решени</w:t>
      </w:r>
      <w:r w:rsidR="007C3D6D" w:rsidRPr="007C3D6D">
        <w:t>ю,</w:t>
      </w:r>
      <w:r w:rsidRPr="007C3D6D">
        <w:t xml:space="preserve"> Раздел </w:t>
      </w:r>
      <w:r w:rsidRPr="007C3D6D">
        <w:rPr>
          <w:lang w:val="en-US"/>
        </w:rPr>
        <w:t>III</w:t>
      </w:r>
    </w:p>
  </w:comment>
  <w:comment w:id="585" w:author="Автор" w:date="2026-08-25T18:43:00Z" w:initials="A">
    <w:p w14:paraId="22EBA5EC" w14:textId="688C685F" w:rsidR="00511051" w:rsidRDefault="00511051">
      <w:pPr>
        <w:pStyle w:val="ac"/>
      </w:pPr>
      <w:r>
        <w:rPr>
          <w:rStyle w:val="a8"/>
        </w:rPr>
        <w:annotationRef/>
      </w:r>
      <w:r>
        <w:t>уточнил</w:t>
      </w:r>
    </w:p>
  </w:comment>
  <w:comment w:id="588" w:author="Автор" w:date="2026-08-10T16:41:00Z" w:initials="A">
    <w:p w14:paraId="643146CF" w14:textId="494006D4" w:rsidR="001752DA" w:rsidRDefault="001752DA">
      <w:pPr>
        <w:pStyle w:val="ac"/>
      </w:pPr>
      <w:r>
        <w:rPr>
          <w:rStyle w:val="a8"/>
        </w:rPr>
        <w:annotationRef/>
      </w:r>
      <w:r>
        <w:t>См выше комментарий</w:t>
      </w:r>
    </w:p>
  </w:comment>
  <w:comment w:id="589" w:author="Автор" w:date="2026-08-25T18:43:00Z" w:initials="A">
    <w:p w14:paraId="0145E658" w14:textId="76480023" w:rsidR="00511051" w:rsidRDefault="00511051">
      <w:pPr>
        <w:pStyle w:val="ac"/>
      </w:pPr>
      <w:r>
        <w:rPr>
          <w:rStyle w:val="a8"/>
        </w:rPr>
        <w:annotationRef/>
      </w:r>
      <w:r>
        <w:t>уточнил</w:t>
      </w:r>
    </w:p>
  </w:comment>
  <w:comment w:id="605" w:author="Автор" w:date="2026-08-10T17:06:00Z" w:initials="A">
    <w:p w14:paraId="7184A8CD" w14:textId="7DD6C27F" w:rsidR="007E3017" w:rsidRDefault="007E3017">
      <w:pPr>
        <w:pStyle w:val="ac"/>
      </w:pPr>
      <w:r>
        <w:rPr>
          <w:rStyle w:val="a8"/>
        </w:rPr>
        <w:annotationRef/>
      </w:r>
      <w:r w:rsidR="008F1C42">
        <w:t xml:space="preserve">В </w:t>
      </w:r>
      <w:r w:rsidR="0077676E">
        <w:t>ОХЛП</w:t>
      </w:r>
      <w:r w:rsidR="008F1C42">
        <w:t xml:space="preserve"> отсутствует «преимущественно», просим скорректировать </w:t>
      </w:r>
    </w:p>
    <w:p w14:paraId="2C03A73A" w14:textId="021E4DB6" w:rsidR="0077676E" w:rsidRDefault="0077676E">
      <w:pPr>
        <w:pStyle w:val="ac"/>
      </w:pPr>
      <w:r>
        <w:rPr>
          <w:noProof/>
        </w:rPr>
        <w:drawing>
          <wp:inline distT="0" distB="0" distL="0" distR="0" wp14:anchorId="5F97E2C9" wp14:editId="794AC76A">
            <wp:extent cx="2442210" cy="355040"/>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87536" cy="361629"/>
                    </a:xfrm>
                    <a:prstGeom prst="rect">
                      <a:avLst/>
                    </a:prstGeom>
                  </pic:spPr>
                </pic:pic>
              </a:graphicData>
            </a:graphic>
          </wp:inline>
        </w:drawing>
      </w:r>
    </w:p>
  </w:comment>
  <w:comment w:id="606" w:author="Автор" w:date="2026-08-25T18:44:00Z" w:initials="A">
    <w:p w14:paraId="43103B50" w14:textId="606A525C" w:rsidR="00511051" w:rsidRDefault="00511051">
      <w:pPr>
        <w:pStyle w:val="ac"/>
      </w:pPr>
      <w:r>
        <w:rPr>
          <w:rStyle w:val="a8"/>
        </w:rPr>
        <w:annotationRef/>
      </w:r>
      <w:r>
        <w:t>правки внесены</w:t>
      </w:r>
    </w:p>
  </w:comment>
  <w:comment w:id="619" w:author="Автор" w:date="2026-08-10T17:16:00Z" w:initials="A">
    <w:p w14:paraId="185C379A" w14:textId="77777777" w:rsidR="00F1257B" w:rsidRDefault="00F1257B">
      <w:pPr>
        <w:pStyle w:val="ac"/>
      </w:pPr>
      <w:r>
        <w:rPr>
          <w:rStyle w:val="a8"/>
        </w:rPr>
        <w:annotationRef/>
      </w:r>
      <w:r w:rsidR="008F1C42">
        <w:t>В ОХЛП: +</w:t>
      </w:r>
      <w:r>
        <w:t xml:space="preserve"> у взрослых </w:t>
      </w:r>
      <w:r w:rsidRPr="00F1257B">
        <w:t>с недостаточным ответом, потерей ответа или непереносимостью предшествующего стандартного лечения и/или биологических препаратов.</w:t>
      </w:r>
    </w:p>
    <w:p w14:paraId="2E3B8F45" w14:textId="1DFF8082" w:rsidR="0077676E" w:rsidRDefault="0077676E">
      <w:pPr>
        <w:pStyle w:val="ac"/>
      </w:pPr>
      <w:r>
        <w:rPr>
          <w:noProof/>
        </w:rPr>
        <w:drawing>
          <wp:inline distT="0" distB="0" distL="0" distR="0" wp14:anchorId="6DF1B106" wp14:editId="4992D51D">
            <wp:extent cx="2669218" cy="376629"/>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2547" cy="385565"/>
                    </a:xfrm>
                    <a:prstGeom prst="rect">
                      <a:avLst/>
                    </a:prstGeom>
                  </pic:spPr>
                </pic:pic>
              </a:graphicData>
            </a:graphic>
          </wp:inline>
        </w:drawing>
      </w:r>
    </w:p>
  </w:comment>
  <w:comment w:id="620" w:author="Автор" w:date="2026-08-25T18:46:00Z" w:initials="A">
    <w:p w14:paraId="05B301C2" w14:textId="5BCA117A" w:rsidR="00511051" w:rsidRDefault="00511051">
      <w:pPr>
        <w:pStyle w:val="ac"/>
      </w:pPr>
      <w:r>
        <w:rPr>
          <w:rStyle w:val="a8"/>
        </w:rPr>
        <w:annotationRef/>
      </w:r>
      <w:r>
        <w:t>уточнил формулировку ОХЛП</w:t>
      </w:r>
    </w:p>
  </w:comment>
  <w:comment w:id="624" w:author="Автор" w:date="2026-08-10T17:16:00Z" w:initials="A">
    <w:p w14:paraId="0CE171FD" w14:textId="77777777" w:rsidR="00F1257B" w:rsidRDefault="00F1257B">
      <w:pPr>
        <w:pStyle w:val="ac"/>
      </w:pPr>
      <w:r>
        <w:rPr>
          <w:rStyle w:val="a8"/>
        </w:rPr>
        <w:annotationRef/>
      </w:r>
      <w:r w:rsidR="008F1C42">
        <w:t xml:space="preserve">В ОХЛП: + у взрослых </w:t>
      </w:r>
      <w:r w:rsidR="008F1C42" w:rsidRPr="00F1257B">
        <w:t>с недостаточным ответом, потерей ответа или непереносимостью предшествующего стандартного лечения и/или биологических препаратов.</w:t>
      </w:r>
    </w:p>
    <w:p w14:paraId="5796B3F7" w14:textId="66AB518E" w:rsidR="0077676E" w:rsidRDefault="0077676E">
      <w:pPr>
        <w:pStyle w:val="ac"/>
      </w:pPr>
      <w:r>
        <w:rPr>
          <w:noProof/>
        </w:rPr>
        <w:drawing>
          <wp:inline distT="0" distB="0" distL="0" distR="0" wp14:anchorId="5564A833" wp14:editId="4B461271">
            <wp:extent cx="2654300" cy="386725"/>
            <wp:effectExtent l="0" t="0" r="0" b="0"/>
            <wp:docPr id="1544994261" name="Рисунок 154499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391" cy="399705"/>
                    </a:xfrm>
                    <a:prstGeom prst="rect">
                      <a:avLst/>
                    </a:prstGeom>
                  </pic:spPr>
                </pic:pic>
              </a:graphicData>
            </a:graphic>
          </wp:inline>
        </w:drawing>
      </w:r>
    </w:p>
  </w:comment>
  <w:comment w:id="625" w:author="Автор" w:date="2026-08-25T18:46:00Z" w:initials="A">
    <w:p w14:paraId="3BDB9AF1" w14:textId="38E0B42D" w:rsidR="00511051" w:rsidRDefault="00511051">
      <w:pPr>
        <w:pStyle w:val="ac"/>
      </w:pPr>
      <w:r>
        <w:rPr>
          <w:rStyle w:val="a8"/>
        </w:rPr>
        <w:annotationRef/>
      </w:r>
      <w:r>
        <w:t>уточнил формулировку ОХЛП</w:t>
      </w:r>
    </w:p>
  </w:comment>
  <w:comment w:id="627" w:author="Автор" w:date="2026-08-14T15:11:00Z" w:initials="A">
    <w:p w14:paraId="519F9D99" w14:textId="77777777" w:rsidR="00B928AA" w:rsidRDefault="00B928AA">
      <w:pPr>
        <w:pStyle w:val="ac"/>
      </w:pPr>
      <w:r>
        <w:rPr>
          <w:rStyle w:val="a8"/>
        </w:rPr>
        <w:annotationRef/>
      </w:r>
      <w:r>
        <w:t>Согласно приведенной Вами ссылке:</w:t>
      </w:r>
    </w:p>
    <w:p w14:paraId="4655178C" w14:textId="77777777" w:rsidR="00B928AA" w:rsidRDefault="00B928AA">
      <w:pPr>
        <w:pStyle w:val="ac"/>
      </w:pPr>
      <w:r>
        <w:rPr>
          <w:noProof/>
        </w:rPr>
        <w:drawing>
          <wp:inline distT="0" distB="0" distL="0" distR="0" wp14:anchorId="2B4BAE96" wp14:editId="4A4BE23E">
            <wp:extent cx="2319628" cy="504342"/>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0478" cy="513224"/>
                    </a:xfrm>
                    <a:prstGeom prst="rect">
                      <a:avLst/>
                    </a:prstGeom>
                  </pic:spPr>
                </pic:pic>
              </a:graphicData>
            </a:graphic>
          </wp:inline>
        </w:drawing>
      </w:r>
    </w:p>
    <w:p w14:paraId="44145F1E" w14:textId="0E703AC1" w:rsidR="00B928AA" w:rsidRDefault="00B928AA">
      <w:pPr>
        <w:pStyle w:val="ac"/>
      </w:pPr>
      <w:r>
        <w:t>Просим или скорректировать ссылку или текст</w:t>
      </w:r>
    </w:p>
  </w:comment>
  <w:comment w:id="628" w:author="Автор" w:date="2026-08-25T18:47:00Z" w:initials="A">
    <w:p w14:paraId="4B4EFA33" w14:textId="6D72C076" w:rsidR="00511051" w:rsidRDefault="00511051">
      <w:pPr>
        <w:pStyle w:val="ac"/>
      </w:pPr>
      <w:r>
        <w:rPr>
          <w:rStyle w:val="a8"/>
        </w:rPr>
        <w:annotationRef/>
      </w:r>
      <w:r>
        <w:t>уточнено</w:t>
      </w:r>
    </w:p>
  </w:comment>
  <w:comment w:id="631" w:author="Автор" w:date="2026-08-14T15:12:00Z" w:initials="A">
    <w:p w14:paraId="2B55EB76" w14:textId="77777777" w:rsidR="00B928AA" w:rsidRDefault="00B928AA">
      <w:pPr>
        <w:pStyle w:val="ac"/>
      </w:pPr>
      <w:r>
        <w:rPr>
          <w:rStyle w:val="a8"/>
        </w:rPr>
        <w:annotationRef/>
      </w:r>
      <w:r>
        <w:t>Согласно приведенной Вами ссылке:</w:t>
      </w:r>
    </w:p>
    <w:p w14:paraId="61690B2C" w14:textId="77777777" w:rsidR="00B928AA" w:rsidRDefault="00B928AA">
      <w:pPr>
        <w:pStyle w:val="ac"/>
      </w:pPr>
      <w:r>
        <w:rPr>
          <w:noProof/>
        </w:rPr>
        <w:drawing>
          <wp:inline distT="0" distB="0" distL="0" distR="0" wp14:anchorId="12362986" wp14:editId="1E3CCD6D">
            <wp:extent cx="2355214" cy="364045"/>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48903" cy="378527"/>
                    </a:xfrm>
                    <a:prstGeom prst="rect">
                      <a:avLst/>
                    </a:prstGeom>
                  </pic:spPr>
                </pic:pic>
              </a:graphicData>
            </a:graphic>
          </wp:inline>
        </w:drawing>
      </w:r>
    </w:p>
    <w:p w14:paraId="41318A11" w14:textId="4F837744" w:rsidR="00B928AA" w:rsidRDefault="00B928AA">
      <w:pPr>
        <w:pStyle w:val="ac"/>
      </w:pPr>
      <w:r>
        <w:t>Просим или скорректировать текст</w:t>
      </w:r>
      <w:r w:rsidR="00073ECD">
        <w:t>, т.к. приведены конкретные данные о влиянии на плод животных</w:t>
      </w:r>
    </w:p>
  </w:comment>
  <w:comment w:id="632" w:author="Автор" w:date="2026-08-25T18:47:00Z" w:initials="A">
    <w:p w14:paraId="0C4CA5C2" w14:textId="4D87C79B" w:rsidR="00511051" w:rsidRDefault="00511051">
      <w:pPr>
        <w:pStyle w:val="ac"/>
      </w:pPr>
      <w:r>
        <w:rPr>
          <w:rStyle w:val="a8"/>
        </w:rPr>
        <w:annotationRef/>
      </w:r>
      <w:r>
        <w:t>уточнено на основе ОХЛП</w:t>
      </w:r>
    </w:p>
  </w:comment>
  <w:comment w:id="644" w:author="Автор" w:date="2026-08-14T15:15:00Z" w:initials="A">
    <w:p w14:paraId="5FE124A4" w14:textId="249DEF49" w:rsidR="00B928AA" w:rsidRPr="00B928AA" w:rsidRDefault="00B928AA">
      <w:pPr>
        <w:pStyle w:val="ac"/>
      </w:pPr>
      <w:r>
        <w:rPr>
          <w:rStyle w:val="a8"/>
        </w:rPr>
        <w:annotationRef/>
      </w:r>
      <w:r>
        <w:t xml:space="preserve">В ссылке </w:t>
      </w:r>
      <w:r w:rsidRPr="00B928AA">
        <w:t>[1]</w:t>
      </w:r>
      <w:r>
        <w:t xml:space="preserve"> этих данных нет, просим уточнить</w:t>
      </w:r>
    </w:p>
  </w:comment>
  <w:comment w:id="645" w:author="Автор" w:date="2026-08-25T18:49:00Z" w:initials="A">
    <w:p w14:paraId="77669237" w14:textId="6C55716A" w:rsidR="00511051" w:rsidRDefault="00511051">
      <w:pPr>
        <w:pStyle w:val="ac"/>
      </w:pPr>
      <w:r>
        <w:rPr>
          <w:rStyle w:val="a8"/>
        </w:rPr>
        <w:annotationRef/>
      </w:r>
      <w:r>
        <w:t>уточнено</w:t>
      </w:r>
    </w:p>
  </w:comment>
  <w:comment w:id="648" w:author="Автор" w:date="2026-08-14T15:13:00Z" w:initials="A">
    <w:p w14:paraId="3F3FDC05" w14:textId="77777777" w:rsidR="00B928AA" w:rsidRDefault="00B928AA">
      <w:pPr>
        <w:pStyle w:val="ac"/>
      </w:pPr>
      <w:r>
        <w:rPr>
          <w:rStyle w:val="a8"/>
        </w:rPr>
        <w:annotationRef/>
      </w:r>
      <w:r>
        <w:t>Согласно приведенной Вами ссылке:</w:t>
      </w:r>
    </w:p>
    <w:p w14:paraId="74CC6C55" w14:textId="77777777" w:rsidR="00B928AA" w:rsidRDefault="00B928AA">
      <w:pPr>
        <w:pStyle w:val="ac"/>
      </w:pPr>
      <w:r>
        <w:rPr>
          <w:noProof/>
        </w:rPr>
        <w:drawing>
          <wp:inline distT="0" distB="0" distL="0" distR="0" wp14:anchorId="4588AE12" wp14:editId="1CBC52D1">
            <wp:extent cx="2508698" cy="752475"/>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6930" cy="757944"/>
                    </a:xfrm>
                    <a:prstGeom prst="rect">
                      <a:avLst/>
                    </a:prstGeom>
                  </pic:spPr>
                </pic:pic>
              </a:graphicData>
            </a:graphic>
          </wp:inline>
        </w:drawing>
      </w:r>
    </w:p>
    <w:p w14:paraId="165BC353" w14:textId="6A036A3C" w:rsidR="00B928AA" w:rsidRDefault="00B928AA">
      <w:pPr>
        <w:pStyle w:val="ac"/>
      </w:pPr>
      <w:r>
        <w:t>Просим или скорректировать ссылку или текст</w:t>
      </w:r>
    </w:p>
  </w:comment>
  <w:comment w:id="649" w:author="Автор" w:date="2026-08-25T18:49:00Z" w:initials="A">
    <w:p w14:paraId="701F0AA1" w14:textId="38161547" w:rsidR="00511051" w:rsidRPr="00511051" w:rsidRDefault="00511051">
      <w:pPr>
        <w:pStyle w:val="ac"/>
      </w:pPr>
      <w:r>
        <w:rPr>
          <w:rStyle w:val="a8"/>
        </w:rPr>
        <w:annotationRef/>
      </w:r>
      <w:r>
        <w:t>уточнил формулировку ОХЛП.</w:t>
      </w:r>
    </w:p>
  </w:comment>
  <w:comment w:id="660" w:author="Автор" w:date="2026-08-14T15:14:00Z" w:initials="A">
    <w:p w14:paraId="29CFD3D1" w14:textId="77777777" w:rsidR="00B928AA" w:rsidRDefault="00B928AA">
      <w:pPr>
        <w:pStyle w:val="ac"/>
      </w:pPr>
      <w:r>
        <w:rPr>
          <w:rStyle w:val="a8"/>
        </w:rPr>
        <w:annotationRef/>
      </w:r>
      <w:r>
        <w:t>Согласно приведенной Вами ссылке:</w:t>
      </w:r>
    </w:p>
    <w:p w14:paraId="35A5959F" w14:textId="77777777" w:rsidR="00B928AA" w:rsidRDefault="00B928AA">
      <w:pPr>
        <w:pStyle w:val="ac"/>
      </w:pPr>
      <w:r>
        <w:rPr>
          <w:noProof/>
        </w:rPr>
        <w:drawing>
          <wp:inline distT="0" distB="0" distL="0" distR="0" wp14:anchorId="791AECA7" wp14:editId="7F521018">
            <wp:extent cx="2530475" cy="293486"/>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5885" cy="306871"/>
                    </a:xfrm>
                    <a:prstGeom prst="rect">
                      <a:avLst/>
                    </a:prstGeom>
                  </pic:spPr>
                </pic:pic>
              </a:graphicData>
            </a:graphic>
          </wp:inline>
        </w:drawing>
      </w:r>
    </w:p>
    <w:p w14:paraId="6C3A90AE" w14:textId="3DF39F93" w:rsidR="00B928AA" w:rsidRDefault="00B928AA">
      <w:pPr>
        <w:pStyle w:val="ac"/>
      </w:pPr>
      <w:r>
        <w:t>Просим или скорректировать ссылку или текст</w:t>
      </w:r>
    </w:p>
  </w:comment>
  <w:comment w:id="661" w:author="Автор" w:date="2026-08-25T18:49:00Z" w:initials="A">
    <w:p w14:paraId="7C33730D" w14:textId="11DC959F" w:rsidR="00511051" w:rsidRDefault="00511051">
      <w:pPr>
        <w:pStyle w:val="ac"/>
      </w:pPr>
      <w:r>
        <w:rPr>
          <w:rStyle w:val="a8"/>
        </w:rPr>
        <w:annotationRef/>
      </w:r>
      <w:r>
        <w:t>уточнил формулировку ОХЛП</w:t>
      </w:r>
    </w:p>
  </w:comment>
  <w:comment w:id="668" w:author="Автор" w:date="2026-08-10T17:22:00Z" w:initials="A">
    <w:p w14:paraId="09CC05E9" w14:textId="4E97987C" w:rsidR="00F1257B" w:rsidRDefault="00F1257B">
      <w:pPr>
        <w:pStyle w:val="ac"/>
      </w:pPr>
      <w:r>
        <w:rPr>
          <w:rStyle w:val="a8"/>
        </w:rPr>
        <w:annotationRef/>
      </w:r>
      <w:r w:rsidRPr="00DF54B6">
        <w:rPr>
          <w:highlight w:val="red"/>
        </w:rPr>
        <w:t>Вика Л., работает ли ссылка?</w:t>
      </w:r>
    </w:p>
  </w:comment>
  <w:comment w:id="683" w:author="Автор" w:date="2026-08-10T17:36:00Z" w:initials="A">
    <w:p w14:paraId="42810FF9" w14:textId="7F295378" w:rsidR="00831B57" w:rsidRDefault="00831B57">
      <w:pPr>
        <w:pStyle w:val="ac"/>
      </w:pPr>
      <w:r>
        <w:rPr>
          <w:rStyle w:val="a8"/>
        </w:rPr>
        <w:annotationRef/>
      </w:r>
      <w:r>
        <w:t xml:space="preserve">Информация по ЗНО, </w:t>
      </w:r>
      <w:r w:rsidR="004673C1">
        <w:t>ССЗ?</w:t>
      </w:r>
    </w:p>
  </w:comment>
  <w:comment w:id="684" w:author="Автор" w:date="2026-08-25T18:51:00Z" w:initials="A">
    <w:p w14:paraId="4D7F3B16" w14:textId="2B11D3CF" w:rsidR="00DF791E" w:rsidRDefault="00DF791E">
      <w:pPr>
        <w:pStyle w:val="ac"/>
      </w:pPr>
      <w:r>
        <w:rPr>
          <w:rStyle w:val="a8"/>
        </w:rPr>
        <w:annotationRef/>
      </w:r>
      <w:r>
        <w:t>уточнено</w:t>
      </w:r>
    </w:p>
  </w:comment>
  <w:comment w:id="685" w:author="Автор" w:date="2026-08-10T17:41:00Z" w:initials="A">
    <w:p w14:paraId="40269AC8" w14:textId="11D41635" w:rsidR="004673C1" w:rsidRDefault="004673C1">
      <w:pPr>
        <w:pStyle w:val="ac"/>
      </w:pPr>
      <w:r>
        <w:rPr>
          <w:rStyle w:val="a8"/>
        </w:rPr>
        <w:annotationRef/>
      </w:r>
      <w:r>
        <w:t>Ссылки?</w:t>
      </w:r>
    </w:p>
  </w:comment>
  <w:comment w:id="686" w:author="Автор" w:date="2026-08-25T18:54:00Z" w:initials="A">
    <w:p w14:paraId="124966EC" w14:textId="0E5C2928" w:rsidR="00DF791E" w:rsidRDefault="00DF791E">
      <w:pPr>
        <w:pStyle w:val="ac"/>
      </w:pPr>
      <w:r>
        <w:rPr>
          <w:rStyle w:val="a8"/>
        </w:rPr>
        <w:annotationRef/>
      </w:r>
      <w:r>
        <w:t>указал ссылку, дополнил раздел</w:t>
      </w:r>
    </w:p>
  </w:comment>
  <w:comment w:id="690" w:author="Автор" w:date="2026-08-21T10:44:00Z" w:initials="A">
    <w:p w14:paraId="4B78F359" w14:textId="77777777" w:rsidR="00FF373D" w:rsidRDefault="00FF373D">
      <w:pPr>
        <w:pStyle w:val="ac"/>
      </w:pPr>
      <w:r>
        <w:rPr>
          <w:rStyle w:val="a8"/>
        </w:rPr>
        <w:annotationRef/>
      </w:r>
      <w:r>
        <w:t>Согласно ОХЛП РАНВЭК:</w:t>
      </w:r>
    </w:p>
    <w:p w14:paraId="1D6DBB94" w14:textId="17391E4E" w:rsidR="00FF373D" w:rsidRDefault="00FF373D">
      <w:pPr>
        <w:pStyle w:val="ac"/>
      </w:pPr>
      <w:r>
        <w:rPr>
          <w:noProof/>
        </w:rPr>
        <w:drawing>
          <wp:inline distT="0" distB="0" distL="0" distR="0" wp14:anchorId="054C659D" wp14:editId="5EE2F241">
            <wp:extent cx="6057143" cy="1180952"/>
            <wp:effectExtent l="0" t="0" r="127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143" cy="1180952"/>
                    </a:xfrm>
                    <a:prstGeom prst="rect">
                      <a:avLst/>
                    </a:prstGeom>
                  </pic:spPr>
                </pic:pic>
              </a:graphicData>
            </a:graphic>
          </wp:inline>
        </w:drawing>
      </w:r>
    </w:p>
  </w:comment>
  <w:comment w:id="691" w:author="Автор" w:date="2026-08-25T18:55:00Z" w:initials="A">
    <w:p w14:paraId="33C8B5D1" w14:textId="1E2E1C2E" w:rsidR="00DF791E" w:rsidRDefault="00DF791E">
      <w:pPr>
        <w:pStyle w:val="ac"/>
      </w:pPr>
      <w:r>
        <w:rPr>
          <w:rStyle w:val="a8"/>
        </w:rPr>
        <w:annotationRef/>
      </w:r>
      <w:r>
        <w:t>внёс правки</w:t>
      </w:r>
    </w:p>
  </w:comment>
  <w:comment w:id="696" w:author="Автор" w:date="2026-08-10T17:43:00Z" w:initials="A">
    <w:p w14:paraId="326B9B2A" w14:textId="088872B3" w:rsidR="005C27BD" w:rsidRDefault="005C27BD">
      <w:pPr>
        <w:pStyle w:val="ac"/>
      </w:pPr>
      <w:r>
        <w:rPr>
          <w:rStyle w:val="a8"/>
        </w:rPr>
        <w:annotationRef/>
      </w:r>
      <w:r>
        <w:t>Ссылка?</w:t>
      </w:r>
    </w:p>
  </w:comment>
  <w:comment w:id="707" w:author="Автор" w:date="2026-08-20T15:56:00Z" w:initials="A">
    <w:p w14:paraId="385E8845" w14:textId="32536779" w:rsidR="00E5544F" w:rsidRDefault="00E5544F">
      <w:pPr>
        <w:pStyle w:val="ac"/>
      </w:pPr>
      <w:r>
        <w:rPr>
          <w:rStyle w:val="a8"/>
        </w:rPr>
        <w:annotationRef/>
      </w:r>
      <w:r>
        <w:t xml:space="preserve">Просьба перепроверить формулировку предложения. Также, помимо тех актов, что указаны здесь, будут применимы и документы, регламентирующие </w:t>
      </w:r>
      <w:r w:rsidR="00D5437C">
        <w:t>маркировку и</w:t>
      </w:r>
      <w:r>
        <w:t xml:space="preserve"> использование препаратов. Если мы указываем все документы,</w:t>
      </w:r>
      <w:r w:rsidR="00D5437C">
        <w:t xml:space="preserve"> </w:t>
      </w:r>
      <w:r>
        <w:t>прос</w:t>
      </w:r>
      <w:r w:rsidR="00D5437C">
        <w:t>им</w:t>
      </w:r>
      <w:r>
        <w:t xml:space="preserve"> пересмотреть и обновить список.</w:t>
      </w:r>
    </w:p>
  </w:comment>
  <w:comment w:id="708" w:author="Автор" w:date="2026-08-25T18:56:00Z" w:initials="A">
    <w:p w14:paraId="0C33740A" w14:textId="3DB8199A" w:rsidR="00DF791E" w:rsidRPr="00DF791E" w:rsidRDefault="00DF791E">
      <w:pPr>
        <w:pStyle w:val="ac"/>
      </w:pPr>
      <w:r>
        <w:rPr>
          <w:rStyle w:val="a8"/>
        </w:rPr>
        <w:annotationRef/>
      </w:r>
      <w:r>
        <w:t>внёс правки</w:t>
      </w:r>
    </w:p>
  </w:comment>
  <w:comment w:id="744" w:author="Автор" w:date="2026-08-10T17:58:00Z" w:initials="A">
    <w:p w14:paraId="21AF0023" w14:textId="1B5AADFA" w:rsidR="00EC56A4" w:rsidRDefault="00EC56A4">
      <w:pPr>
        <w:pStyle w:val="ac"/>
      </w:pPr>
      <w:r>
        <w:rPr>
          <w:rStyle w:val="a8"/>
        </w:rPr>
        <w:annotationRef/>
      </w:r>
      <w:r>
        <w:t>ссылка</w:t>
      </w:r>
    </w:p>
  </w:comment>
  <w:comment w:id="745" w:author="Автор" w:date="2026-08-25T18:57:00Z" w:initials="A">
    <w:p w14:paraId="3F98561B" w14:textId="2F3D393B" w:rsidR="00DF791E" w:rsidRDefault="00DF791E">
      <w:pPr>
        <w:pStyle w:val="ac"/>
      </w:pPr>
      <w:r>
        <w:rPr>
          <w:rStyle w:val="a8"/>
        </w:rPr>
        <w:annotationRef/>
      </w:r>
      <w:r>
        <w:t>уточнил</w:t>
      </w:r>
    </w:p>
  </w:comment>
  <w:comment w:id="748" w:author="Автор" w:date="2026-08-10T17:59:00Z" w:initials="A">
    <w:p w14:paraId="2E565EF5" w14:textId="771AAEC8" w:rsidR="00EC56A4" w:rsidRDefault="00EC56A4">
      <w:pPr>
        <w:pStyle w:val="ac"/>
      </w:pPr>
      <w:r>
        <w:rPr>
          <w:rStyle w:val="a8"/>
        </w:rPr>
        <w:annotationRef/>
      </w:r>
      <w:r>
        <w:t>ссылка</w:t>
      </w:r>
    </w:p>
  </w:comment>
  <w:comment w:id="749" w:author="Автор" w:date="2026-08-25T18:57:00Z" w:initials="A">
    <w:p w14:paraId="72290E9A" w14:textId="0A6DD502" w:rsidR="00DF791E" w:rsidRDefault="00DF791E">
      <w:pPr>
        <w:pStyle w:val="ac"/>
      </w:pPr>
      <w:r>
        <w:rPr>
          <w:rStyle w:val="a8"/>
        </w:rPr>
        <w:annotationRef/>
      </w:r>
      <w:r>
        <w:t>уточнил</w:t>
      </w:r>
    </w:p>
  </w:comment>
  <w:comment w:id="757" w:author="Автор" w:date="2026-08-10T18:00:00Z" w:initials="A">
    <w:p w14:paraId="004540DD" w14:textId="5548FCBE" w:rsidR="00EC56A4" w:rsidRDefault="00EC56A4">
      <w:pPr>
        <w:pStyle w:val="ac"/>
      </w:pPr>
      <w:r>
        <w:rPr>
          <w:rStyle w:val="a8"/>
        </w:rPr>
        <w:annotationRef/>
      </w:r>
      <w:r>
        <w:t>исследуемого</w:t>
      </w:r>
    </w:p>
  </w:comment>
  <w:comment w:id="758" w:author="Автор" w:date="2026-08-25T11:20:00Z" w:initials="A">
    <w:p w14:paraId="74C1557B" w14:textId="3BC47902" w:rsidR="009A51F3" w:rsidRDefault="009A51F3">
      <w:pPr>
        <w:pStyle w:val="ac"/>
      </w:pPr>
      <w:r>
        <w:rPr>
          <w:rStyle w:val="a8"/>
        </w:rPr>
        <w:annotationRef/>
      </w:r>
      <w:proofErr w:type="spellStart"/>
      <w:r>
        <w:t>ок</w:t>
      </w:r>
      <w:proofErr w:type="spellEnd"/>
    </w:p>
  </w:comment>
  <w:comment w:id="767" w:author="Автор" w:date="2026-08-10T18:00:00Z" w:initials="A">
    <w:p w14:paraId="589EF629" w14:textId="6333E01F" w:rsidR="00EC56A4" w:rsidRDefault="00EC56A4">
      <w:pPr>
        <w:pStyle w:val="ac"/>
      </w:pPr>
      <w:r>
        <w:rPr>
          <w:rStyle w:val="a8"/>
        </w:rPr>
        <w:annotationRef/>
      </w:r>
      <w:r>
        <w:t>исследуемого</w:t>
      </w:r>
    </w:p>
  </w:comment>
  <w:comment w:id="768" w:author="Автор" w:date="2026-08-25T11:20:00Z" w:initials="A">
    <w:p w14:paraId="518418EF" w14:textId="6D41B6A2" w:rsidR="009A51F3" w:rsidRDefault="009A51F3">
      <w:pPr>
        <w:pStyle w:val="ac"/>
      </w:pPr>
      <w:r>
        <w:rPr>
          <w:rStyle w:val="a8"/>
        </w:rPr>
        <w:annotationRef/>
      </w:r>
      <w:proofErr w:type="spellStart"/>
      <w:r>
        <w:t>ок</w:t>
      </w:r>
      <w:proofErr w:type="spellEnd"/>
    </w:p>
  </w:comment>
  <w:comment w:id="770" w:author="Автор" w:date="2026-08-14T15:34:00Z" w:initials="A">
    <w:p w14:paraId="242BA74E" w14:textId="0B49C4A9" w:rsidR="00B8355E" w:rsidRDefault="00B8355E">
      <w:pPr>
        <w:pStyle w:val="ac"/>
      </w:pPr>
      <w:r>
        <w:rPr>
          <w:rStyle w:val="a8"/>
        </w:rPr>
        <w:annotationRef/>
      </w:r>
      <w:r>
        <w:t>П</w:t>
      </w:r>
      <w:r w:rsidR="00243434">
        <w:t>росим заменить «п</w:t>
      </w:r>
      <w:r>
        <w:t>ериод</w:t>
      </w:r>
      <w:r w:rsidR="00243434">
        <w:t xml:space="preserve"> отмывания» на</w:t>
      </w:r>
      <w:r>
        <w:t xml:space="preserve"> «</w:t>
      </w:r>
      <w:r w:rsidR="00243434">
        <w:t xml:space="preserve">период </w:t>
      </w:r>
      <w:r>
        <w:t>отмывки» - исправьте, пожалуйста, в рисунках</w:t>
      </w:r>
      <w:r w:rsidR="00243434">
        <w:t xml:space="preserve"> и по тексту, если встречается</w:t>
      </w:r>
    </w:p>
  </w:comment>
  <w:comment w:id="771" w:author="Автор" w:date="2026-08-25T11:21:00Z" w:initials="A">
    <w:p w14:paraId="3D6BB1F9" w14:textId="29FB5067" w:rsidR="009A51F3" w:rsidRDefault="009A51F3">
      <w:pPr>
        <w:pStyle w:val="ac"/>
      </w:pPr>
      <w:r>
        <w:rPr>
          <w:rStyle w:val="a8"/>
        </w:rPr>
        <w:annotationRef/>
      </w:r>
      <w:proofErr w:type="spellStart"/>
      <w:r>
        <w:t>ок</w:t>
      </w:r>
      <w:proofErr w:type="spellEnd"/>
    </w:p>
  </w:comment>
  <w:comment w:id="780" w:author="Автор" w:date="2026-08-14T15:38:00Z" w:initials="A">
    <w:p w14:paraId="10D52BDB" w14:textId="3AC178A7" w:rsidR="00B8355E" w:rsidRDefault="00B8355E">
      <w:pPr>
        <w:pStyle w:val="ac"/>
      </w:pPr>
      <w:r>
        <w:rPr>
          <w:rStyle w:val="a8"/>
        </w:rPr>
        <w:annotationRef/>
      </w:r>
      <w:r>
        <w:t>Приведите, пожалуйста, понятия к единообразию. Выше по схеме – завершение исследования</w:t>
      </w:r>
      <w:r w:rsidR="00243434">
        <w:t>, предлагаем использовать термин «завершение»</w:t>
      </w:r>
    </w:p>
  </w:comment>
  <w:comment w:id="781" w:author="Автор" w:date="2026-08-25T11:21:00Z" w:initials="A">
    <w:p w14:paraId="4A75A978" w14:textId="70C2C879" w:rsidR="009A51F3" w:rsidRDefault="009A51F3">
      <w:pPr>
        <w:pStyle w:val="ac"/>
      </w:pPr>
      <w:r>
        <w:rPr>
          <w:rStyle w:val="a8"/>
        </w:rPr>
        <w:annotationRef/>
      </w:r>
      <w:r>
        <w:t>хорошо</w:t>
      </w:r>
    </w:p>
  </w:comment>
  <w:comment w:id="784" w:author="Автор" w:date="2026-08-21T10:48:00Z" w:initials="A">
    <w:p w14:paraId="2F26A810" w14:textId="0C97464C" w:rsidR="002014CB" w:rsidRDefault="002014CB">
      <w:pPr>
        <w:pStyle w:val="ac"/>
      </w:pPr>
      <w:r>
        <w:rPr>
          <w:rStyle w:val="a8"/>
        </w:rPr>
        <w:annotationRef/>
      </w:r>
      <w:r>
        <w:t xml:space="preserve">Подскажите, применима вариабельность НЯ/СНЯ? Тут и далее. </w:t>
      </w:r>
    </w:p>
  </w:comment>
  <w:comment w:id="785" w:author="Автор" w:date="2026-08-25T11:22:00Z" w:initials="A">
    <w:p w14:paraId="1F05412E" w14:textId="424AF9E4" w:rsidR="009A51F3" w:rsidRDefault="009A51F3">
      <w:pPr>
        <w:pStyle w:val="ac"/>
      </w:pPr>
      <w:r>
        <w:rPr>
          <w:rStyle w:val="a8"/>
        </w:rPr>
        <w:annotationRef/>
      </w:r>
      <w:r>
        <w:t>НЯ более общий термин, предлагаю использовать его.</w:t>
      </w:r>
    </w:p>
  </w:comment>
  <w:comment w:id="792" w:author="Автор" w:date="2026-08-10T18:05:00Z" w:initials="A">
    <w:p w14:paraId="6C79B704" w14:textId="6A20E89A" w:rsidR="00EC56A4" w:rsidRDefault="00EC56A4">
      <w:pPr>
        <w:pStyle w:val="ac"/>
      </w:pPr>
      <w:r>
        <w:rPr>
          <w:rStyle w:val="a8"/>
        </w:rPr>
        <w:annotationRef/>
      </w:r>
      <w:r w:rsidRPr="00EC56A4">
        <w:t>Оценивается как наибольшее из измеренных значений концентрации</w:t>
      </w:r>
      <w:r w:rsidR="002014CB">
        <w:t xml:space="preserve"> или иначе</w:t>
      </w:r>
      <w:r>
        <w:t>?</w:t>
      </w:r>
      <w:r w:rsidR="00B8355E">
        <w:t xml:space="preserve"> Просим уточнить</w:t>
      </w:r>
    </w:p>
  </w:comment>
  <w:comment w:id="793" w:author="Автор" w:date="2026-08-24T17:45:00Z" w:initials="A">
    <w:p w14:paraId="72099A8D" w14:textId="2DDB79D0" w:rsidR="00A2007A" w:rsidRDefault="00A2007A">
      <w:pPr>
        <w:pStyle w:val="ac"/>
      </w:pPr>
      <w:r>
        <w:rPr>
          <w:rStyle w:val="a8"/>
        </w:rPr>
        <w:annotationRef/>
      </w:r>
      <w:r>
        <w:t>уточнено</w:t>
      </w:r>
    </w:p>
  </w:comment>
  <w:comment w:id="799" w:author="Автор" w:date="2026-08-10T18:06:00Z" w:initials="A">
    <w:p w14:paraId="7EE3314B" w14:textId="77777777" w:rsidR="00B22A33" w:rsidRDefault="00B22A33" w:rsidP="00B22A33">
      <w:pPr>
        <w:pStyle w:val="ac"/>
      </w:pPr>
      <w:r>
        <w:rPr>
          <w:rStyle w:val="a8"/>
        </w:rPr>
        <w:annotationRef/>
      </w:r>
      <w:r>
        <w:t>и</w:t>
      </w:r>
      <w:r w:rsidRPr="00EC56A4">
        <w:t>спользуют значение концентрации в последней пробе (</w:t>
      </w:r>
      <w:proofErr w:type="spellStart"/>
      <w:r w:rsidRPr="00EC56A4">
        <w:t>Ct</w:t>
      </w:r>
      <w:proofErr w:type="spellEnd"/>
      <w:r w:rsidRPr="00EC56A4">
        <w:t xml:space="preserve">) и константу элиминации (kel): AUC0–∞ = AUC0–t + </w:t>
      </w:r>
      <w:proofErr w:type="spellStart"/>
      <w:r w:rsidRPr="00EC56A4">
        <w:t>Ct</w:t>
      </w:r>
      <w:proofErr w:type="spellEnd"/>
      <w:r w:rsidRPr="00EC56A4">
        <w:t>/kel</w:t>
      </w:r>
      <w:r>
        <w:t xml:space="preserve"> или иначе? Просим уточнить</w:t>
      </w:r>
    </w:p>
  </w:comment>
  <w:comment w:id="800" w:author="Автор" w:date="2026-08-25T19:03:00Z" w:initials="A">
    <w:p w14:paraId="7F397482" w14:textId="69334BEE" w:rsidR="00B22A33" w:rsidRDefault="00B22A33">
      <w:pPr>
        <w:pStyle w:val="ac"/>
      </w:pPr>
      <w:r>
        <w:rPr>
          <w:rStyle w:val="a8"/>
        </w:rPr>
        <w:annotationRef/>
      </w:r>
      <w:r>
        <w:t>уточнил</w:t>
      </w:r>
    </w:p>
  </w:comment>
  <w:comment w:id="811" w:author="Автор" w:date="2026-08-10T18:06:00Z" w:initials="A">
    <w:p w14:paraId="62822506" w14:textId="14F30CFF" w:rsidR="00EC56A4" w:rsidRDefault="00EC56A4">
      <w:pPr>
        <w:pStyle w:val="ac"/>
      </w:pPr>
      <w:r>
        <w:rPr>
          <w:rStyle w:val="a8"/>
        </w:rPr>
        <w:annotationRef/>
      </w:r>
      <w:r>
        <w:t>и</w:t>
      </w:r>
      <w:r w:rsidRPr="00EC56A4">
        <w:t>спользуют значение концентрации в последней пробе (</w:t>
      </w:r>
      <w:proofErr w:type="spellStart"/>
      <w:r w:rsidRPr="00EC56A4">
        <w:t>Ct</w:t>
      </w:r>
      <w:proofErr w:type="spellEnd"/>
      <w:r w:rsidRPr="00EC56A4">
        <w:t xml:space="preserve">) и константу элиминации (kel): AUC0–∞ = AUC0–t + </w:t>
      </w:r>
      <w:proofErr w:type="spellStart"/>
      <w:r w:rsidRPr="00EC56A4">
        <w:t>Ct</w:t>
      </w:r>
      <w:proofErr w:type="spellEnd"/>
      <w:r w:rsidRPr="00EC56A4">
        <w:t>/kel</w:t>
      </w:r>
      <w:r>
        <w:t xml:space="preserve"> </w:t>
      </w:r>
      <w:r w:rsidR="002014CB">
        <w:t>или иначе</w:t>
      </w:r>
      <w:r>
        <w:t>?</w:t>
      </w:r>
      <w:r w:rsidR="00B8355E">
        <w:t xml:space="preserve"> Просим уточнить</w:t>
      </w:r>
    </w:p>
  </w:comment>
  <w:comment w:id="814" w:author="Автор" w:date="2026-08-10T18:05:00Z" w:initials="A">
    <w:p w14:paraId="2158FBF9" w14:textId="715065E5" w:rsidR="00EC56A4" w:rsidRDefault="00EC56A4">
      <w:pPr>
        <w:pStyle w:val="ac"/>
      </w:pPr>
      <w:r>
        <w:rPr>
          <w:rStyle w:val="a8"/>
        </w:rPr>
        <w:annotationRef/>
      </w:r>
      <w:r w:rsidRPr="00EC56A4">
        <w:t>Рассчитывается на основе константы элиминации (kel)</w:t>
      </w:r>
      <w:r w:rsidR="002014CB">
        <w:t xml:space="preserve"> или иначе</w:t>
      </w:r>
      <w:r>
        <w:t>?</w:t>
      </w:r>
      <w:r w:rsidR="00B8355E">
        <w:t xml:space="preserve"> Просим уточнить</w:t>
      </w:r>
    </w:p>
  </w:comment>
  <w:comment w:id="815" w:author="Автор" w:date="2026-08-25T18:59:00Z" w:initials="A">
    <w:p w14:paraId="5F7286F9" w14:textId="04B58A3E" w:rsidR="00DF791E" w:rsidRDefault="00DF791E">
      <w:pPr>
        <w:pStyle w:val="ac"/>
      </w:pPr>
      <w:r>
        <w:rPr>
          <w:rStyle w:val="a8"/>
        </w:rPr>
        <w:annotationRef/>
      </w:r>
      <w:r>
        <w:t>уточнено</w:t>
      </w:r>
    </w:p>
  </w:comment>
  <w:comment w:id="820" w:author="Автор" w:date="2026-08-21T10:52:00Z" w:initials="A">
    <w:p w14:paraId="6C3AFB11" w14:textId="3D0E232F" w:rsidR="004E5B9D" w:rsidRDefault="004E5B9D">
      <w:pPr>
        <w:pStyle w:val="ac"/>
      </w:pPr>
      <w:r>
        <w:rPr>
          <w:rStyle w:val="a8"/>
        </w:rPr>
        <w:annotationRef/>
      </w:r>
      <w:r>
        <w:t>См. вопрос выше.</w:t>
      </w:r>
    </w:p>
  </w:comment>
  <w:comment w:id="821" w:author="Автор" w:date="2026-08-25T11:22:00Z" w:initials="A">
    <w:p w14:paraId="20B36D05" w14:textId="032F87EE" w:rsidR="009A51F3" w:rsidRDefault="009A51F3">
      <w:pPr>
        <w:pStyle w:val="ac"/>
      </w:pPr>
      <w:r>
        <w:rPr>
          <w:rStyle w:val="a8"/>
        </w:rPr>
        <w:annotationRef/>
      </w:r>
      <w:r>
        <w:t>Оценка НЯ будет проведена отдельно для НЯ и СНЯ</w:t>
      </w:r>
    </w:p>
  </w:comment>
  <w:comment w:id="823" w:author="Автор" w:date="2026-08-25T18:00:00Z" w:initials="A">
    <w:p w14:paraId="4CF661CB" w14:textId="23127EEA" w:rsidR="00A423D1" w:rsidRDefault="00A423D1">
      <w:pPr>
        <w:pStyle w:val="ac"/>
      </w:pPr>
      <w:r>
        <w:rPr>
          <w:rStyle w:val="a8"/>
        </w:rPr>
        <w:annotationRef/>
      </w:r>
    </w:p>
  </w:comment>
  <w:comment w:id="827" w:author="Автор" w:date="2026-08-10T18:15:00Z" w:initials="A">
    <w:p w14:paraId="19D8741E" w14:textId="300CDE06" w:rsidR="007D3888" w:rsidRDefault="003F3F6C">
      <w:pPr>
        <w:pStyle w:val="ac"/>
      </w:pPr>
      <w:r>
        <w:rPr>
          <w:rStyle w:val="a8"/>
        </w:rPr>
        <w:annotationRef/>
      </w:r>
      <w:r>
        <w:t>+</w:t>
      </w:r>
      <w:r w:rsidRPr="003F3F6C">
        <w:rPr>
          <w:rFonts w:eastAsiaTheme="minorHAnsi"/>
          <w:color w:val="0D0D0D" w:themeColor="text1" w:themeTint="F2"/>
          <w:szCs w:val="22"/>
        </w:rPr>
        <w:t xml:space="preserve"> </w:t>
      </w:r>
      <w:r w:rsidRPr="003F3F6C">
        <w:t>проверка отсутствия критериев исключения с момента выдачи добровольцу рандомизационного номера;</w:t>
      </w:r>
    </w:p>
    <w:p w14:paraId="00CF8FE7" w14:textId="77777777" w:rsidR="007D3888" w:rsidRDefault="007D3888">
      <w:pPr>
        <w:pStyle w:val="ac"/>
      </w:pPr>
    </w:p>
    <w:p w14:paraId="1882EF76" w14:textId="13B5F3B7" w:rsidR="007D3888" w:rsidRDefault="00CD28A2">
      <w:pPr>
        <w:pStyle w:val="ac"/>
      </w:pPr>
      <w:r>
        <w:t xml:space="preserve">+ </w:t>
      </w:r>
      <w:r w:rsidR="007D3888">
        <w:t>Госпитализация/выписка?</w:t>
      </w:r>
    </w:p>
  </w:comment>
  <w:comment w:id="828" w:author="Автор" w:date="2026-08-25T19:01:00Z" w:initials="A">
    <w:p w14:paraId="1DCF7B5F" w14:textId="77777777" w:rsidR="00DF791E" w:rsidRDefault="00DF791E">
      <w:pPr>
        <w:pStyle w:val="ac"/>
        <w:rPr>
          <w:color w:val="0D0D0D" w:themeColor="text1" w:themeTint="F2"/>
        </w:rPr>
      </w:pPr>
      <w:r>
        <w:rPr>
          <w:rStyle w:val="a8"/>
        </w:rPr>
        <w:annotationRef/>
      </w:r>
      <w:r>
        <w:t>указано далее «</w:t>
      </w:r>
      <w:r w:rsidRPr="00A057BC">
        <w:rPr>
          <w:color w:val="0D0D0D" w:themeColor="text1" w:themeTint="F2"/>
        </w:rPr>
        <w:t>Оценка критериев исключения добровольцев</w:t>
      </w:r>
      <w:r>
        <w:rPr>
          <w:color w:val="0D0D0D" w:themeColor="text1" w:themeTint="F2"/>
        </w:rPr>
        <w:t>»</w:t>
      </w:r>
    </w:p>
    <w:p w14:paraId="1F89CCA6" w14:textId="6DD17B51" w:rsidR="00DF791E" w:rsidRDefault="00DF791E">
      <w:pPr>
        <w:pStyle w:val="ac"/>
      </w:pPr>
      <w:r>
        <w:rPr>
          <w:color w:val="0D0D0D" w:themeColor="text1" w:themeTint="F2"/>
        </w:rPr>
        <w:t>Добавил госпитализацию, выписку из стационара</w:t>
      </w:r>
    </w:p>
  </w:comment>
  <w:comment w:id="830" w:author="Автор" w:date="2026-08-10T18:14:00Z" w:initials="A">
    <w:p w14:paraId="00F0D030" w14:textId="06F6F8A7" w:rsidR="003F3F6C" w:rsidRDefault="003F3F6C">
      <w:pPr>
        <w:pStyle w:val="ac"/>
      </w:pPr>
      <w:r>
        <w:rPr>
          <w:rStyle w:val="a8"/>
        </w:rPr>
        <w:annotationRef/>
      </w:r>
      <w:r>
        <w:t>Добав</w:t>
      </w:r>
      <w:r w:rsidR="002014CB">
        <w:t>ьте, пожалуйста</w:t>
      </w:r>
      <w:r>
        <w:t xml:space="preserve"> в синопсис</w:t>
      </w:r>
    </w:p>
  </w:comment>
  <w:comment w:id="831" w:author="Автор" w:date="2026-08-25T19:01:00Z" w:initials="A">
    <w:p w14:paraId="15909813" w14:textId="664B6784" w:rsidR="00DF791E" w:rsidRDefault="00DF791E">
      <w:pPr>
        <w:pStyle w:val="ac"/>
      </w:pPr>
      <w:r>
        <w:rPr>
          <w:rStyle w:val="a8"/>
        </w:rPr>
        <w:annotationRef/>
      </w:r>
      <w:r>
        <w:t>внёс правки</w:t>
      </w:r>
    </w:p>
  </w:comment>
  <w:comment w:id="832" w:author="Автор" w:date="2026-08-10T18:13:00Z" w:initials="A">
    <w:p w14:paraId="5EB8B9BD" w14:textId="2A0FDCB8" w:rsidR="003F3F6C" w:rsidRDefault="003F3F6C">
      <w:pPr>
        <w:pStyle w:val="ac"/>
      </w:pPr>
      <w:r>
        <w:rPr>
          <w:rStyle w:val="a8"/>
        </w:rPr>
        <w:annotationRef/>
      </w:r>
      <w:r w:rsidR="002014CB">
        <w:t>В</w:t>
      </w:r>
      <w:r>
        <w:t xml:space="preserve"> синопсис</w:t>
      </w:r>
      <w:r w:rsidR="002014CB">
        <w:t>е (просим привести к единообразию):</w:t>
      </w:r>
    </w:p>
    <w:p w14:paraId="24F364FC" w14:textId="24C7E42C" w:rsidR="002014CB" w:rsidRDefault="002014CB">
      <w:pPr>
        <w:pStyle w:val="ac"/>
      </w:pPr>
      <w:r>
        <w:rPr>
          <w:noProof/>
        </w:rPr>
        <w:drawing>
          <wp:inline distT="0" distB="0" distL="0" distR="0" wp14:anchorId="238935B7" wp14:editId="61DE7D21">
            <wp:extent cx="6200000" cy="342857"/>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00000" cy="342857"/>
                    </a:xfrm>
                    <a:prstGeom prst="rect">
                      <a:avLst/>
                    </a:prstGeom>
                  </pic:spPr>
                </pic:pic>
              </a:graphicData>
            </a:graphic>
          </wp:inline>
        </w:drawing>
      </w:r>
    </w:p>
  </w:comment>
  <w:comment w:id="833" w:author="Автор" w:date="2026-08-25T19:03:00Z" w:initials="A">
    <w:p w14:paraId="6495B19D" w14:textId="2025AD3F" w:rsidR="00B22A33" w:rsidRDefault="00B22A33">
      <w:pPr>
        <w:pStyle w:val="ac"/>
      </w:pPr>
      <w:r>
        <w:rPr>
          <w:rStyle w:val="a8"/>
        </w:rPr>
        <w:annotationRef/>
      </w:r>
      <w:r>
        <w:t>внёс правки</w:t>
      </w:r>
    </w:p>
  </w:comment>
  <w:comment w:id="849" w:author="Автор" w:date="2026-08-10T18:11:00Z" w:initials="A">
    <w:p w14:paraId="331B9FA9" w14:textId="77777777" w:rsidR="003F3F6C" w:rsidRPr="003F3F6C" w:rsidRDefault="003F3F6C" w:rsidP="003F3F6C">
      <w:pPr>
        <w:pStyle w:val="ac"/>
      </w:pPr>
      <w:r>
        <w:rPr>
          <w:rStyle w:val="a8"/>
        </w:rPr>
        <w:annotationRef/>
      </w:r>
      <w:r w:rsidRPr="003F3F6C">
        <w:t>(при отсутствии результатов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p>
    <w:p w14:paraId="6FE11387" w14:textId="45C8EA9D" w:rsidR="003F3F6C" w:rsidRDefault="003F3F6C">
      <w:pPr>
        <w:pStyle w:val="ac"/>
      </w:pPr>
    </w:p>
  </w:comment>
  <w:comment w:id="850" w:author="Автор" w:date="2026-08-25T11:23:00Z" w:initials="A">
    <w:p w14:paraId="0DA0AA4C" w14:textId="2D8F70C1" w:rsidR="009A51F3" w:rsidRDefault="009A51F3">
      <w:pPr>
        <w:pStyle w:val="ac"/>
      </w:pPr>
      <w:r>
        <w:rPr>
          <w:rStyle w:val="a8"/>
        </w:rPr>
        <w:annotationRef/>
      </w:r>
      <w:r>
        <w:t>уточнено</w:t>
      </w:r>
    </w:p>
  </w:comment>
  <w:comment w:id="856" w:author="Автор" w:date="2026-08-10T18:10:00Z" w:initials="A">
    <w:p w14:paraId="251173C3" w14:textId="11314F92" w:rsidR="003F3F6C" w:rsidRDefault="003F3F6C">
      <w:pPr>
        <w:pStyle w:val="ac"/>
      </w:pPr>
      <w:r>
        <w:rPr>
          <w:rStyle w:val="a8"/>
        </w:rPr>
        <w:annotationRef/>
      </w:r>
      <w:r>
        <w:t>В синопсисе и в теле протокола таблица 6, скорректируйте</w:t>
      </w:r>
    </w:p>
  </w:comment>
  <w:comment w:id="857" w:author="Автор" w:date="2026-08-25T11:24:00Z" w:initials="A">
    <w:p w14:paraId="479654F8" w14:textId="62C71BA0" w:rsidR="009A51F3" w:rsidRDefault="009A51F3">
      <w:pPr>
        <w:pStyle w:val="ac"/>
      </w:pPr>
      <w:r>
        <w:rPr>
          <w:rStyle w:val="a8"/>
        </w:rPr>
        <w:annotationRef/>
      </w:r>
      <w:r>
        <w:t>внёс правки</w:t>
      </w:r>
    </w:p>
  </w:comment>
  <w:comment w:id="860" w:author="Автор" w:date="2026-08-21T10:52:00Z" w:initials="A">
    <w:p w14:paraId="409A3F76" w14:textId="0D5ECD09" w:rsidR="002014CB" w:rsidRDefault="002014CB">
      <w:pPr>
        <w:pStyle w:val="ac"/>
      </w:pPr>
      <w:r>
        <w:rPr>
          <w:rStyle w:val="a8"/>
        </w:rPr>
        <w:annotationRef/>
      </w:r>
      <w:r>
        <w:t>(Таблица 6)</w:t>
      </w:r>
    </w:p>
  </w:comment>
  <w:comment w:id="861" w:author="Автор" w:date="2026-08-25T11:24:00Z" w:initials="A">
    <w:p w14:paraId="0BCF8D12" w14:textId="74C23EC4" w:rsidR="009A51F3" w:rsidRDefault="009A51F3">
      <w:pPr>
        <w:pStyle w:val="ac"/>
      </w:pPr>
      <w:r>
        <w:rPr>
          <w:rStyle w:val="a8"/>
        </w:rPr>
        <w:annotationRef/>
      </w:r>
      <w:r>
        <w:t>внёс правки</w:t>
      </w:r>
    </w:p>
  </w:comment>
  <w:comment w:id="862" w:author="Автор" w:date="2026-08-10T18:10:00Z" w:initials="A">
    <w:p w14:paraId="286101E5" w14:textId="00F6A9DD" w:rsidR="003F3F6C" w:rsidRDefault="003F3F6C">
      <w:pPr>
        <w:pStyle w:val="ac"/>
      </w:pPr>
      <w:r>
        <w:rPr>
          <w:rStyle w:val="a8"/>
        </w:rPr>
        <w:annotationRef/>
      </w:r>
      <w:r>
        <w:t>В синопсисе и в теле протокола таблица 6, скорректируйте</w:t>
      </w:r>
      <w:r w:rsidR="002014CB">
        <w:t>, пожалуйста</w:t>
      </w:r>
    </w:p>
  </w:comment>
  <w:comment w:id="863" w:author="Автор" w:date="2026-08-25T11:24:00Z" w:initials="A">
    <w:p w14:paraId="0BFFFF44" w14:textId="03CC8968" w:rsidR="009A51F3" w:rsidRDefault="009A51F3">
      <w:pPr>
        <w:pStyle w:val="ac"/>
      </w:pPr>
      <w:r>
        <w:rPr>
          <w:rStyle w:val="a8"/>
        </w:rPr>
        <w:annotationRef/>
      </w:r>
      <w:r>
        <w:t>внёс правки</w:t>
      </w:r>
    </w:p>
  </w:comment>
  <w:comment w:id="875" w:author="Автор" w:date="2026-08-10T18:16:00Z" w:initials="A">
    <w:p w14:paraId="629CAE0E" w14:textId="1BDBBF04" w:rsidR="003F3F6C" w:rsidRDefault="003F3F6C">
      <w:pPr>
        <w:pStyle w:val="ac"/>
      </w:pPr>
      <w:r>
        <w:rPr>
          <w:rStyle w:val="a8"/>
        </w:rPr>
        <w:annotationRef/>
      </w:r>
      <w:r w:rsidR="006F0CE3">
        <w:t xml:space="preserve">Что подразумеваем под оценкой? </w:t>
      </w:r>
      <w:r>
        <w:t>сбор и регистрация</w:t>
      </w:r>
      <w:r w:rsidR="00CD28A2">
        <w:t xml:space="preserve"> (которая указана выше в синопсисе)</w:t>
      </w:r>
      <w:r w:rsidR="006F0CE3">
        <w:t>?</w:t>
      </w:r>
      <w:r w:rsidR="00CD28A2">
        <w:t xml:space="preserve"> Приведите к единообразию, пожалуйста</w:t>
      </w:r>
    </w:p>
  </w:comment>
  <w:comment w:id="876" w:author="Автор" w:date="2026-08-25T11:24:00Z" w:initials="A">
    <w:p w14:paraId="0DECE13F" w14:textId="04F28FC7" w:rsidR="009A51F3" w:rsidRDefault="009A51F3">
      <w:pPr>
        <w:pStyle w:val="ac"/>
      </w:pPr>
      <w:r>
        <w:rPr>
          <w:rStyle w:val="a8"/>
        </w:rPr>
        <w:annotationRef/>
      </w:r>
      <w:r w:rsidR="00B22A33">
        <w:t>Указано по тексту сбор и регистрация</w:t>
      </w:r>
    </w:p>
  </w:comment>
  <w:comment w:id="886" w:author="Автор" w:date="2026-08-11T09:26:00Z" w:initials="A">
    <w:p w14:paraId="77DD2DC6" w14:textId="77777777" w:rsidR="00F43ACB" w:rsidRDefault="00F43ACB">
      <w:pPr>
        <w:pStyle w:val="ac"/>
      </w:pPr>
      <w:r>
        <w:rPr>
          <w:rStyle w:val="a8"/>
        </w:rPr>
        <w:annotationRef/>
      </w:r>
      <w:r>
        <w:t>Информированный листок добровольца (ИЛД)</w:t>
      </w:r>
    </w:p>
    <w:p w14:paraId="2219185D" w14:textId="77777777" w:rsidR="00F43ACB" w:rsidRDefault="00F43ACB">
      <w:pPr>
        <w:pStyle w:val="ac"/>
      </w:pPr>
    </w:p>
    <w:p w14:paraId="373AE1C9" w14:textId="4CCCC828" w:rsidR="00F43ACB" w:rsidRDefault="00F43ACB">
      <w:pPr>
        <w:pStyle w:val="ac"/>
      </w:pPr>
      <w:r w:rsidRPr="004E5B9D">
        <w:t>Первый раз полностью прописывается термин, в скобках его сокращение, далее можно только сокращение.</w:t>
      </w:r>
      <w:r w:rsidR="004E5B9D">
        <w:t xml:space="preserve"> </w:t>
      </w:r>
    </w:p>
  </w:comment>
  <w:comment w:id="887" w:author="Автор" w:date="2026-08-24T17:43:00Z" w:initials="A">
    <w:p w14:paraId="6FA74E7C" w14:textId="50FB4BB6" w:rsidR="00BF30B6" w:rsidRDefault="00BF30B6">
      <w:pPr>
        <w:pStyle w:val="ac"/>
      </w:pPr>
      <w:r>
        <w:rPr>
          <w:rStyle w:val="a8"/>
        </w:rPr>
        <w:annotationRef/>
      </w:r>
      <w:proofErr w:type="spellStart"/>
      <w:r>
        <w:t>ок</w:t>
      </w:r>
      <w:proofErr w:type="spellEnd"/>
    </w:p>
  </w:comment>
  <w:comment w:id="890" w:author="Автор" w:date="2026-08-11T09:32:00Z" w:initials="A">
    <w:p w14:paraId="6C0A0EF0" w14:textId="62D87F0D" w:rsidR="00CF5645" w:rsidRDefault="00CF5645">
      <w:pPr>
        <w:pStyle w:val="ac"/>
      </w:pPr>
      <w:r>
        <w:rPr>
          <w:rStyle w:val="a8"/>
        </w:rPr>
        <w:annotationRef/>
      </w:r>
      <w:r>
        <w:t>С указанием времени</w:t>
      </w:r>
    </w:p>
  </w:comment>
  <w:comment w:id="891" w:author="Автор" w:date="2026-08-25T11:24:00Z" w:initials="A">
    <w:p w14:paraId="69F6D285" w14:textId="55BA9560" w:rsidR="009A7D59" w:rsidRDefault="009A7D59">
      <w:pPr>
        <w:pStyle w:val="ac"/>
      </w:pPr>
      <w:r>
        <w:rPr>
          <w:rStyle w:val="a8"/>
        </w:rPr>
        <w:annotationRef/>
      </w:r>
      <w:r>
        <w:t>хорошо</w:t>
      </w:r>
    </w:p>
  </w:comment>
  <w:comment w:id="897" w:author="Автор" w:date="2026-08-20T16:09:00Z" w:initials="A">
    <w:p w14:paraId="66A71979" w14:textId="126DFAA5" w:rsidR="008D3F9B" w:rsidRDefault="008D3F9B">
      <w:pPr>
        <w:pStyle w:val="ac"/>
      </w:pPr>
      <w:r>
        <w:rPr>
          <w:rStyle w:val="a8"/>
        </w:rPr>
        <w:annotationRef/>
      </w:r>
      <w:r>
        <w:t xml:space="preserve">Есть </w:t>
      </w:r>
      <w:proofErr w:type="spellStart"/>
      <w:r>
        <w:t>валидационные</w:t>
      </w:r>
      <w:proofErr w:type="spellEnd"/>
      <w:r>
        <w:t xml:space="preserve"> пакеты на программу?</w:t>
      </w:r>
    </w:p>
  </w:comment>
  <w:comment w:id="898" w:author="Автор" w:date="2026-08-25T19:04:00Z" w:initials="A">
    <w:p w14:paraId="1AC951B1" w14:textId="72A286D7" w:rsidR="00B22A33" w:rsidRDefault="00B22A33">
      <w:pPr>
        <w:pStyle w:val="ac"/>
      </w:pPr>
      <w:r>
        <w:rPr>
          <w:rStyle w:val="a8"/>
        </w:rPr>
        <w:annotationRef/>
      </w:r>
      <w:r>
        <w:t>программа валидирована</w:t>
      </w:r>
    </w:p>
  </w:comment>
  <w:comment w:id="899" w:author="Автор" w:date="2026-08-20T16:12:00Z" w:initials="A">
    <w:p w14:paraId="3207D10A" w14:textId="6368073D" w:rsidR="002A3054" w:rsidRDefault="002A3054">
      <w:pPr>
        <w:pStyle w:val="ac"/>
      </w:pPr>
      <w:r>
        <w:rPr>
          <w:rStyle w:val="a8"/>
        </w:rPr>
        <w:annotationRef/>
      </w:r>
      <w:r>
        <w:t>Кто предоставляет конверты? Где они будут хранится? Факт передачи конвертов должен фиксироваться. А также вестись учет конвертов</w:t>
      </w:r>
    </w:p>
  </w:comment>
  <w:comment w:id="900" w:author="Автор" w:date="2026-08-25T19:04:00Z" w:initials="A">
    <w:p w14:paraId="09C042A3" w14:textId="79179656" w:rsidR="00B22A33" w:rsidRDefault="00B22A33">
      <w:pPr>
        <w:pStyle w:val="ac"/>
      </w:pPr>
      <w:r>
        <w:rPr>
          <w:rStyle w:val="a8"/>
        </w:rPr>
        <w:annotationRef/>
      </w:r>
      <w:r>
        <w:t>конверты будут подготовлены КИО. Конверты будут переданы в ИЦ до начала рандомизации.</w:t>
      </w:r>
    </w:p>
  </w:comment>
  <w:comment w:id="905" w:author="Автор" w:date="2026-08-11T11:02:00Z" w:initials="A">
    <w:p w14:paraId="3E503F19" w14:textId="27698C2D" w:rsidR="00BF478F" w:rsidRDefault="00BF478F">
      <w:pPr>
        <w:pStyle w:val="ac"/>
      </w:pPr>
      <w:r>
        <w:rPr>
          <w:rStyle w:val="a8"/>
        </w:rPr>
        <w:annotationRef/>
      </w:r>
      <w:r>
        <w:t xml:space="preserve">При помощи чего? (ростомер) </w:t>
      </w:r>
    </w:p>
  </w:comment>
  <w:comment w:id="906" w:author="Автор" w:date="2026-08-24T17:46:00Z" w:initials="A">
    <w:p w14:paraId="269BBCC3" w14:textId="46BE8E99" w:rsidR="00A2007A" w:rsidRDefault="00A2007A">
      <w:pPr>
        <w:pStyle w:val="ac"/>
      </w:pPr>
      <w:r>
        <w:rPr>
          <w:rStyle w:val="a8"/>
        </w:rPr>
        <w:annotationRef/>
      </w:r>
      <w:r>
        <w:t>уточнено</w:t>
      </w:r>
    </w:p>
  </w:comment>
  <w:comment w:id="908" w:author="Автор" w:date="2026-08-11T11:03:00Z" w:initials="A">
    <w:p w14:paraId="01C1BC85" w14:textId="3D7A2623" w:rsidR="00D23E0D" w:rsidRDefault="00D23E0D">
      <w:pPr>
        <w:pStyle w:val="ac"/>
      </w:pPr>
      <w:r>
        <w:rPr>
          <w:rStyle w:val="a8"/>
        </w:rPr>
        <w:annotationRef/>
      </w:r>
      <w:r>
        <w:t>При помощи чего? (весы электронные/иные)</w:t>
      </w:r>
    </w:p>
  </w:comment>
  <w:comment w:id="909" w:author="Автор" w:date="2026-08-25T11:18:00Z" w:initials="A">
    <w:p w14:paraId="6E3667FE" w14:textId="053AB14C" w:rsidR="009A51F3" w:rsidRDefault="009A51F3">
      <w:pPr>
        <w:pStyle w:val="ac"/>
      </w:pPr>
      <w:r>
        <w:rPr>
          <w:rStyle w:val="a8"/>
        </w:rPr>
        <w:annotationRef/>
      </w:r>
      <w:r>
        <w:t>уточнено</w:t>
      </w:r>
    </w:p>
  </w:comment>
  <w:comment w:id="913" w:author="Автор" w:date="2026-08-11T11:05:00Z" w:initials="A">
    <w:p w14:paraId="57E4350E" w14:textId="7F41992F" w:rsidR="00D23E0D" w:rsidRDefault="00D23E0D">
      <w:pPr>
        <w:pStyle w:val="ac"/>
      </w:pPr>
      <w:r>
        <w:rPr>
          <w:rStyle w:val="a8"/>
        </w:rPr>
        <w:annotationRef/>
      </w:r>
      <w:r>
        <w:t>Возможно, стоит прописать для всех добровольцев единообразно, что</w:t>
      </w:r>
      <w:r w:rsidR="004E5B9D">
        <w:t>, наприме</w:t>
      </w:r>
      <w:r>
        <w:t xml:space="preserve">р, </w:t>
      </w:r>
      <w:proofErr w:type="spellStart"/>
      <w:r>
        <w:t>кубитальная</w:t>
      </w:r>
      <w:proofErr w:type="spellEnd"/>
      <w:r>
        <w:t xml:space="preserve"> вена</w:t>
      </w:r>
    </w:p>
  </w:comment>
  <w:comment w:id="914" w:author="Автор" w:date="2026-08-25T11:16:00Z" w:initials="A">
    <w:p w14:paraId="0EDE02EA" w14:textId="0C3CDAEC" w:rsidR="009A51F3" w:rsidRDefault="009A51F3">
      <w:pPr>
        <w:pStyle w:val="ac"/>
      </w:pPr>
      <w:r>
        <w:rPr>
          <w:rStyle w:val="a8"/>
        </w:rPr>
        <w:annotationRef/>
      </w:r>
      <w:r>
        <w:t>Предлагаю оставить текущую формулировку, т.к. выбор вены не повлияет на фармакокинетику</w:t>
      </w:r>
    </w:p>
  </w:comment>
  <w:comment w:id="915" w:author="Автор" w:date="2026-08-11T11:13:00Z" w:initials="A">
    <w:p w14:paraId="1B75FE6F" w14:textId="05A6D0CA" w:rsidR="002E7E76" w:rsidRDefault="002E7E76">
      <w:pPr>
        <w:pStyle w:val="ac"/>
      </w:pPr>
      <w:r>
        <w:rPr>
          <w:rStyle w:val="a8"/>
        </w:rPr>
        <w:annotationRef/>
      </w:r>
      <w:r>
        <w:t>Факт установки катетера будет фиксироваться? И если да</w:t>
      </w:r>
      <w:r w:rsidR="004E5B9D">
        <w:t>, уточнить где</w:t>
      </w:r>
    </w:p>
  </w:comment>
  <w:comment w:id="916" w:author="Автор" w:date="2026-08-25T11:16:00Z" w:initials="A">
    <w:p w14:paraId="1BEDEBDF" w14:textId="66D1A78A" w:rsidR="009A51F3" w:rsidRDefault="009A51F3">
      <w:pPr>
        <w:pStyle w:val="ac"/>
      </w:pPr>
      <w:r>
        <w:rPr>
          <w:rStyle w:val="a8"/>
        </w:rPr>
        <w:annotationRef/>
      </w:r>
      <w:r>
        <w:t>Нет, фиксируются только отборы крови.</w:t>
      </w:r>
    </w:p>
  </w:comment>
  <w:comment w:id="924" w:author="Автор" w:date="2026-08-11T11:15:00Z" w:initials="A">
    <w:p w14:paraId="1F5BA047" w14:textId="2B610168" w:rsidR="002E7E76" w:rsidRDefault="002E7E76">
      <w:pPr>
        <w:pStyle w:val="ac"/>
      </w:pPr>
      <w:r>
        <w:rPr>
          <w:rStyle w:val="a8"/>
        </w:rPr>
        <w:annotationRef/>
      </w:r>
      <w:r>
        <w:t>Чем будет проводится измерение? Электронным/ручным тонометром? ЧСС на эл. тонометре или врачом исследователем</w:t>
      </w:r>
    </w:p>
  </w:comment>
  <w:comment w:id="925" w:author="Автор" w:date="2026-08-25T19:07:00Z" w:initials="A">
    <w:p w14:paraId="173CC1BA" w14:textId="727A1A5D" w:rsidR="00B22A33" w:rsidRDefault="00B22A33">
      <w:pPr>
        <w:pStyle w:val="ac"/>
      </w:pPr>
      <w:r>
        <w:rPr>
          <w:rStyle w:val="a8"/>
        </w:rPr>
        <w:annotationRef/>
      </w:r>
      <w:r>
        <w:t>уточнил</w:t>
      </w:r>
    </w:p>
  </w:comment>
  <w:comment w:id="929" w:author="Автор" w:date="2026-08-11T11:16:00Z" w:initials="A">
    <w:p w14:paraId="3A5A2AB1" w14:textId="002A7AAD" w:rsidR="002E7E76" w:rsidRDefault="002E7E76">
      <w:pPr>
        <w:pStyle w:val="ac"/>
      </w:pPr>
      <w:r>
        <w:t>Каким термометром? С</w:t>
      </w:r>
      <w:r>
        <w:rPr>
          <w:rStyle w:val="a8"/>
        </w:rPr>
        <w:annotationRef/>
      </w:r>
      <w:r>
        <w:t>колько по времени?</w:t>
      </w:r>
    </w:p>
  </w:comment>
  <w:comment w:id="930" w:author="Автор" w:date="2026-08-25T19:08:00Z" w:initials="A">
    <w:p w14:paraId="5E794B8F" w14:textId="47D3CCB9" w:rsidR="00B22A33" w:rsidRDefault="00B22A33">
      <w:pPr>
        <w:pStyle w:val="ac"/>
      </w:pPr>
      <w:r>
        <w:rPr>
          <w:rStyle w:val="a8"/>
        </w:rPr>
        <w:annotationRef/>
      </w:r>
      <w:r>
        <w:t>уточнено</w:t>
      </w:r>
    </w:p>
  </w:comment>
  <w:comment w:id="934" w:author="Автор" w:date="2026-08-11T11:18:00Z" w:initials="A">
    <w:p w14:paraId="69319C13" w14:textId="2B849608" w:rsidR="00E346E8" w:rsidRDefault="00E346E8">
      <w:pPr>
        <w:pStyle w:val="ac"/>
      </w:pPr>
      <w:r>
        <w:rPr>
          <w:rStyle w:val="a8"/>
        </w:rPr>
        <w:annotationRef/>
      </w:r>
      <w:r>
        <w:t xml:space="preserve">После </w:t>
      </w:r>
      <w:r w:rsidRPr="00E346E8">
        <w:rPr>
          <w:highlight w:val="yellow"/>
        </w:rPr>
        <w:t>_</w:t>
      </w:r>
      <w:r>
        <w:t xml:space="preserve"> минутного отдыха?</w:t>
      </w:r>
    </w:p>
  </w:comment>
  <w:comment w:id="935" w:author="Автор" w:date="2026-08-25T19:08:00Z" w:initials="A">
    <w:p w14:paraId="3D72139E" w14:textId="261DC1D9" w:rsidR="00B22A33" w:rsidRDefault="00B22A33">
      <w:pPr>
        <w:pStyle w:val="ac"/>
      </w:pPr>
      <w:r>
        <w:rPr>
          <w:rStyle w:val="a8"/>
        </w:rPr>
        <w:annotationRef/>
      </w:r>
      <w:r>
        <w:t>уточнено</w:t>
      </w:r>
    </w:p>
  </w:comment>
  <w:comment w:id="937" w:author="Автор" w:date="2026-08-11T11:21:00Z" w:initials="A">
    <w:p w14:paraId="4451A833" w14:textId="60D88F2D" w:rsidR="00E346E8" w:rsidRDefault="00E346E8">
      <w:pPr>
        <w:pStyle w:val="ac"/>
      </w:pPr>
      <w:r>
        <w:rPr>
          <w:rStyle w:val="a8"/>
        </w:rPr>
        <w:annotationRef/>
      </w:r>
      <w:r>
        <w:t>+ритма?</w:t>
      </w:r>
    </w:p>
  </w:comment>
  <w:comment w:id="938" w:author="Автор" w:date="2026-08-25T19:09:00Z" w:initials="A">
    <w:p w14:paraId="0A1C6FD0" w14:textId="1EB840D1" w:rsidR="00B22A33" w:rsidRDefault="00B22A33">
      <w:pPr>
        <w:pStyle w:val="ac"/>
      </w:pPr>
      <w:r>
        <w:rPr>
          <w:rStyle w:val="a8"/>
        </w:rPr>
        <w:annotationRef/>
      </w:r>
      <w:r>
        <w:t>предлагаю оценить только частоту</w:t>
      </w:r>
    </w:p>
  </w:comment>
  <w:comment w:id="940" w:author="Автор" w:date="2026-08-11T11:19:00Z" w:initials="A">
    <w:p w14:paraId="5E054AF9" w14:textId="4BC4E36D" w:rsidR="00E346E8" w:rsidRPr="00E80F12" w:rsidRDefault="00E346E8">
      <w:pPr>
        <w:pStyle w:val="ac"/>
      </w:pPr>
      <w:r>
        <w:rPr>
          <w:rStyle w:val="a8"/>
        </w:rPr>
        <w:annotationRef/>
      </w:r>
      <w:r>
        <w:rPr>
          <w:lang w:val="en-US"/>
        </w:rPr>
        <w:t>PQ</w:t>
      </w:r>
      <w:r w:rsidRPr="00E80F12">
        <w:t>/</w:t>
      </w:r>
      <w:r>
        <w:rPr>
          <w:lang w:val="en-US"/>
        </w:rPr>
        <w:t>PR</w:t>
      </w:r>
    </w:p>
  </w:comment>
  <w:comment w:id="941" w:author="Автор" w:date="2026-08-25T19:10:00Z" w:initials="A">
    <w:p w14:paraId="1372195A" w14:textId="7E18DCA1" w:rsidR="00B22A33" w:rsidRPr="00B22A33" w:rsidRDefault="00B22A33">
      <w:pPr>
        <w:pStyle w:val="ac"/>
      </w:pPr>
      <w:r>
        <w:rPr>
          <w:rStyle w:val="a8"/>
        </w:rPr>
        <w:annotationRef/>
      </w:r>
      <w:r>
        <w:t>уточнено</w:t>
      </w:r>
    </w:p>
  </w:comment>
  <w:comment w:id="948" w:author="Автор" w:date="2026-08-11T11:20:00Z" w:initials="A">
    <w:p w14:paraId="38F98F39" w14:textId="2A52F0E4" w:rsidR="00E346E8" w:rsidRPr="00E346E8" w:rsidRDefault="00E346E8">
      <w:pPr>
        <w:pStyle w:val="ac"/>
      </w:pPr>
      <w:r>
        <w:rPr>
          <w:rStyle w:val="a8"/>
        </w:rPr>
        <w:annotationRef/>
      </w:r>
      <w:r>
        <w:t xml:space="preserve">Расчет будет по формулам </w:t>
      </w:r>
      <w:proofErr w:type="spellStart"/>
      <w:r w:rsidR="00E80F12">
        <w:t>Базетта</w:t>
      </w:r>
      <w:proofErr w:type="spellEnd"/>
      <w:r w:rsidR="00E80F12">
        <w:t>, Фредерика</w:t>
      </w:r>
      <w:r>
        <w:t>? Если да, то важно внести формулы расчета по ним</w:t>
      </w:r>
    </w:p>
  </w:comment>
  <w:comment w:id="949" w:author="Автор" w:date="2026-08-25T11:25:00Z" w:initials="A">
    <w:p w14:paraId="17E8CFBE" w14:textId="5B2628AA" w:rsidR="009A7D59" w:rsidRPr="009A7D59" w:rsidRDefault="009A7D59">
      <w:pPr>
        <w:pStyle w:val="ac"/>
      </w:pPr>
      <w:r>
        <w:rPr>
          <w:rStyle w:val="a8"/>
        </w:rPr>
        <w:annotationRef/>
      </w:r>
      <w:r>
        <w:t xml:space="preserve">Предлагаю не рассчитывать скорректированный </w:t>
      </w:r>
      <w:r>
        <w:rPr>
          <w:lang w:val="en-US"/>
        </w:rPr>
        <w:t>QT</w:t>
      </w:r>
      <w:r>
        <w:t xml:space="preserve"> с учетом профиля безопасности </w:t>
      </w:r>
      <w:proofErr w:type="spellStart"/>
      <w:r>
        <w:t>упадацитиниба</w:t>
      </w:r>
      <w:proofErr w:type="spellEnd"/>
      <w:r>
        <w:t>.</w:t>
      </w:r>
    </w:p>
  </w:comment>
  <w:comment w:id="950" w:author="Автор" w:date="2026-08-11T11:21:00Z" w:initials="A">
    <w:p w14:paraId="3D915C64" w14:textId="7D1AF755" w:rsidR="00E346E8" w:rsidRDefault="00E346E8">
      <w:pPr>
        <w:pStyle w:val="ac"/>
      </w:pPr>
      <w:r>
        <w:rPr>
          <w:rStyle w:val="a8"/>
        </w:rPr>
        <w:annotationRef/>
      </w:r>
      <w:r>
        <w:t>Он должен быть в команде исследователей или это независимый человек, у которого есть соответствующее образование, опыт и т.д.?</w:t>
      </w:r>
    </w:p>
  </w:comment>
  <w:comment w:id="951" w:author="Автор" w:date="2026-08-24T17:47:00Z" w:initials="A">
    <w:p w14:paraId="7634F97C" w14:textId="2E85278B" w:rsidR="00A2007A" w:rsidRDefault="00A2007A">
      <w:pPr>
        <w:pStyle w:val="ac"/>
      </w:pPr>
      <w:r>
        <w:rPr>
          <w:rStyle w:val="a8"/>
        </w:rPr>
        <w:annotationRef/>
      </w:r>
      <w:r>
        <w:t>да, член исследовательской команды</w:t>
      </w:r>
    </w:p>
  </w:comment>
  <w:comment w:id="954" w:author="Автор" w:date="2026-08-11T11:33:00Z" w:initials="A">
    <w:p w14:paraId="289DE971" w14:textId="489B4E8C" w:rsidR="002C51ED" w:rsidRDefault="002C51ED">
      <w:pPr>
        <w:pStyle w:val="ac"/>
      </w:pPr>
      <w:r>
        <w:rPr>
          <w:rStyle w:val="a8"/>
        </w:rPr>
        <w:annotationRef/>
      </w:r>
      <w:r>
        <w:t>Почему не прописано в синопсисе?</w:t>
      </w:r>
    </w:p>
  </w:comment>
  <w:comment w:id="957" w:author="Автор" w:date="2026-08-11T11:23:00Z" w:initials="A">
    <w:p w14:paraId="0FD68AE0" w14:textId="7714DA1F" w:rsidR="00182A61" w:rsidRDefault="00182A61">
      <w:pPr>
        <w:pStyle w:val="ac"/>
      </w:pPr>
      <w:r>
        <w:rPr>
          <w:rStyle w:val="a8"/>
        </w:rPr>
        <w:annotationRef/>
      </w:r>
      <w:r>
        <w:t xml:space="preserve">Если выполняется в ИЦ, то заключение ожидаем от врача-рентгенолога? </w:t>
      </w:r>
    </w:p>
  </w:comment>
  <w:comment w:id="958" w:author="Автор" w:date="2026-08-25T19:11:00Z" w:initials="A">
    <w:p w14:paraId="14FDF70B" w14:textId="649C422E" w:rsidR="00B22A33" w:rsidRDefault="00B22A33">
      <w:pPr>
        <w:pStyle w:val="ac"/>
      </w:pPr>
      <w:r>
        <w:rPr>
          <w:rStyle w:val="a8"/>
        </w:rPr>
        <w:annotationRef/>
      </w:r>
      <w:r>
        <w:t>уточнено</w:t>
      </w:r>
    </w:p>
  </w:comment>
  <w:comment w:id="963" w:author="Автор" w:date="2026-08-11T11:26:00Z" w:initials="A">
    <w:p w14:paraId="3F4CEA22" w14:textId="744E114E" w:rsidR="002C51ED" w:rsidRDefault="002C51ED">
      <w:pPr>
        <w:pStyle w:val="ac"/>
      </w:pPr>
      <w:r>
        <w:rPr>
          <w:rStyle w:val="a8"/>
        </w:rPr>
        <w:annotationRef/>
      </w:r>
      <w:r>
        <w:t>Перепроверить</w:t>
      </w:r>
    </w:p>
  </w:comment>
  <w:comment w:id="964" w:author="Автор" w:date="2026-08-25T19:11:00Z" w:initials="A">
    <w:p w14:paraId="7ACB35E9" w14:textId="0141B79F" w:rsidR="00B22A33" w:rsidRDefault="00B22A33">
      <w:pPr>
        <w:pStyle w:val="ac"/>
      </w:pPr>
      <w:r>
        <w:rPr>
          <w:rStyle w:val="a8"/>
        </w:rPr>
        <w:annotationRef/>
      </w:r>
      <w:r>
        <w:t>здесь приведен график процедур исследования (таблица 4).</w:t>
      </w:r>
    </w:p>
  </w:comment>
  <w:comment w:id="965" w:author="Автор" w:date="2026-08-11T11:26:00Z" w:initials="A">
    <w:p w14:paraId="6C61C53E" w14:textId="26E1AB34" w:rsidR="002C51ED" w:rsidRDefault="002C51ED">
      <w:pPr>
        <w:pStyle w:val="ac"/>
      </w:pPr>
      <w:r>
        <w:rPr>
          <w:rStyle w:val="a8"/>
        </w:rPr>
        <w:annotationRef/>
      </w:r>
      <w:proofErr w:type="spellStart"/>
      <w:r>
        <w:t>Абс</w:t>
      </w:r>
      <w:proofErr w:type="spellEnd"/>
      <w:r>
        <w:t xml:space="preserve">. или </w:t>
      </w:r>
      <w:proofErr w:type="spellStart"/>
      <w:r>
        <w:t>отн</w:t>
      </w:r>
      <w:proofErr w:type="spellEnd"/>
      <w:r>
        <w:t>.</w:t>
      </w:r>
      <w:r w:rsidR="00064A10">
        <w:t xml:space="preserve"> единицы</w:t>
      </w:r>
      <w:r>
        <w:t>?</w:t>
      </w:r>
    </w:p>
  </w:comment>
  <w:comment w:id="966" w:author="Автор" w:date="2026-08-25T19:13:00Z" w:initials="A">
    <w:p w14:paraId="10BCF2A7" w14:textId="2CEBAC43" w:rsidR="00A0296D" w:rsidRDefault="00A0296D">
      <w:pPr>
        <w:pStyle w:val="ac"/>
      </w:pPr>
      <w:r>
        <w:rPr>
          <w:rStyle w:val="a8"/>
        </w:rPr>
        <w:annotationRef/>
      </w:r>
      <w:r>
        <w:t>лейкоцитарная формула в относительных единицах</w:t>
      </w:r>
    </w:p>
  </w:comment>
  <w:comment w:id="968" w:author="Автор" w:date="2026-08-11T11:27:00Z" w:initials="A">
    <w:p w14:paraId="67356E9E" w14:textId="0AC0AE95" w:rsidR="002C51ED" w:rsidRDefault="002C51ED">
      <w:pPr>
        <w:pStyle w:val="ac"/>
      </w:pPr>
      <w:r>
        <w:rPr>
          <w:rStyle w:val="a8"/>
        </w:rPr>
        <w:annotationRef/>
      </w:r>
      <w:r>
        <w:t xml:space="preserve">Ожидаем ли расчет клиренса креатинина? </w:t>
      </w:r>
    </w:p>
  </w:comment>
  <w:comment w:id="969" w:author="Автор" w:date="2026-08-24T17:23:00Z" w:initials="A">
    <w:p w14:paraId="277D0232" w14:textId="5FD770A3" w:rsidR="00282ABF" w:rsidRDefault="00282ABF">
      <w:pPr>
        <w:pStyle w:val="ac"/>
      </w:pPr>
      <w:r>
        <w:rPr>
          <w:rStyle w:val="a8"/>
        </w:rPr>
        <w:annotationRef/>
      </w:r>
      <w:r>
        <w:t>не предусмотрено</w:t>
      </w:r>
    </w:p>
  </w:comment>
  <w:comment w:id="971" w:author="Автор" w:date="2026-08-11T11:27:00Z" w:initials="A">
    <w:p w14:paraId="5CB17B79" w14:textId="09DEC24D" w:rsidR="002C51ED" w:rsidRDefault="002C51ED">
      <w:pPr>
        <w:pStyle w:val="ac"/>
      </w:pPr>
      <w:r>
        <w:rPr>
          <w:rStyle w:val="a8"/>
        </w:rPr>
        <w:annotationRef/>
      </w:r>
      <w:r>
        <w:t>Общий?</w:t>
      </w:r>
    </w:p>
  </w:comment>
  <w:comment w:id="972" w:author="Автор" w:date="2026-08-24T17:23:00Z" w:initials="A">
    <w:p w14:paraId="0A72A05B" w14:textId="4FC635D8" w:rsidR="00AD69F5" w:rsidRDefault="00AD69F5">
      <w:pPr>
        <w:pStyle w:val="ac"/>
      </w:pPr>
      <w:r>
        <w:rPr>
          <w:rStyle w:val="a8"/>
        </w:rPr>
        <w:annotationRef/>
      </w:r>
      <w:r>
        <w:t>да</w:t>
      </w:r>
    </w:p>
  </w:comment>
  <w:comment w:id="976" w:author="Автор" w:date="2026-08-11T11:31:00Z" w:initials="A">
    <w:p w14:paraId="350F163D" w14:textId="64783F8C" w:rsidR="002C51ED" w:rsidRDefault="002C51ED">
      <w:pPr>
        <w:pStyle w:val="ac"/>
      </w:pPr>
      <w:r>
        <w:rPr>
          <w:rStyle w:val="a8"/>
        </w:rPr>
        <w:annotationRef/>
      </w:r>
      <w:r>
        <w:t>Просим уточнить, почему именно данный срок?</w:t>
      </w:r>
      <w:r w:rsidR="0038729E">
        <w:t xml:space="preserve"> И почему не было отметки в синопсисе?</w:t>
      </w:r>
    </w:p>
  </w:comment>
  <w:comment w:id="977" w:author="Автор" w:date="2026-08-11T11:32:00Z" w:initials="A">
    <w:p w14:paraId="1EBEEE0E" w14:textId="345FE65B" w:rsidR="002C51ED" w:rsidRDefault="002C51ED">
      <w:pPr>
        <w:pStyle w:val="ac"/>
      </w:pPr>
      <w:r>
        <w:rPr>
          <w:rStyle w:val="a8"/>
        </w:rPr>
        <w:annotationRef/>
      </w:r>
      <w:r>
        <w:t xml:space="preserve">Это ожидаем в микроскопии? Или </w:t>
      </w:r>
      <w:r w:rsidR="004E5B9D">
        <w:t>иные данные, наприме</w:t>
      </w:r>
      <w:r>
        <w:t>р соли и т.п.?</w:t>
      </w:r>
    </w:p>
  </w:comment>
  <w:comment w:id="978" w:author="Автор" w:date="2026-08-25T19:14:00Z" w:initials="A">
    <w:p w14:paraId="3D9D7B64" w14:textId="57B6AE30" w:rsidR="00A0296D" w:rsidRDefault="00A0296D">
      <w:pPr>
        <w:pStyle w:val="ac"/>
      </w:pPr>
      <w:r>
        <w:rPr>
          <w:rStyle w:val="a8"/>
        </w:rPr>
        <w:annotationRef/>
      </w:r>
      <w:r>
        <w:t>да</w:t>
      </w:r>
    </w:p>
  </w:comment>
  <w:comment w:id="983" w:author="Автор" w:date="2026-08-11T11:35:00Z" w:initials="A">
    <w:p w14:paraId="7D28791E" w14:textId="72F52C39" w:rsidR="0038729E" w:rsidRDefault="0038729E">
      <w:pPr>
        <w:pStyle w:val="ac"/>
      </w:pPr>
      <w:r>
        <w:rPr>
          <w:rStyle w:val="a8"/>
        </w:rPr>
        <w:annotationRef/>
      </w:r>
      <w:r>
        <w:t>И исключения?</w:t>
      </w:r>
    </w:p>
  </w:comment>
  <w:comment w:id="984" w:author="Автор" w:date="2026-08-24T17:47:00Z" w:initials="A">
    <w:p w14:paraId="1697737B" w14:textId="02FF1110" w:rsidR="00A2007A" w:rsidRPr="00A2007A" w:rsidRDefault="00A2007A">
      <w:pPr>
        <w:pStyle w:val="ac"/>
      </w:pPr>
      <w:r>
        <w:rPr>
          <w:rStyle w:val="a8"/>
        </w:rPr>
        <w:annotationRef/>
      </w:r>
      <w:r>
        <w:t>Допустимые нормы указаны только в критериях включения</w:t>
      </w:r>
      <w:r w:rsidRPr="00A2007A">
        <w:t>/</w:t>
      </w:r>
      <w:r>
        <w:t>невключения.</w:t>
      </w:r>
    </w:p>
  </w:comment>
  <w:comment w:id="988" w:author="Автор" w:date="2026-08-11T11:38:00Z" w:initials="A">
    <w:p w14:paraId="67ABAE07" w14:textId="25332782" w:rsidR="006B2920" w:rsidRDefault="006B2920">
      <w:pPr>
        <w:pStyle w:val="ac"/>
      </w:pPr>
      <w:r>
        <w:rPr>
          <w:rStyle w:val="a8"/>
        </w:rPr>
        <w:annotationRef/>
      </w:r>
      <w:r>
        <w:t>Стоит ли приводить примеры? Тем более ходить при головокружении…</w:t>
      </w:r>
    </w:p>
  </w:comment>
  <w:comment w:id="992" w:author="Автор" w:date="2026-08-11T11:39:00Z" w:initials="A">
    <w:p w14:paraId="3063B770" w14:textId="34DC046A" w:rsidR="006C76AC" w:rsidRDefault="006C76AC">
      <w:pPr>
        <w:pStyle w:val="ac"/>
      </w:pPr>
      <w:r>
        <w:t xml:space="preserve">Добавить </w:t>
      </w:r>
      <w:r>
        <w:rPr>
          <w:rStyle w:val="a8"/>
        </w:rPr>
        <w:annotationRef/>
      </w:r>
      <w:r>
        <w:t>(Таблица 4)</w:t>
      </w:r>
    </w:p>
  </w:comment>
  <w:comment w:id="993" w:author="Автор" w:date="2026-08-25T19:14:00Z" w:initials="A">
    <w:p w14:paraId="76BBAADD" w14:textId="12A46F44" w:rsidR="00A0296D" w:rsidRDefault="00A0296D">
      <w:pPr>
        <w:pStyle w:val="ac"/>
      </w:pPr>
      <w:r>
        <w:rPr>
          <w:rStyle w:val="a8"/>
        </w:rPr>
        <w:annotationRef/>
      </w:r>
      <w:r>
        <w:t>хорошо</w:t>
      </w:r>
    </w:p>
  </w:comment>
  <w:comment w:id="996" w:author="Автор" w:date="2026-08-11T11:44:00Z" w:initials="A">
    <w:p w14:paraId="225A6784" w14:textId="4307628F" w:rsidR="00D06512" w:rsidRDefault="00D06512">
      <w:pPr>
        <w:pStyle w:val="ac"/>
      </w:pPr>
      <w:r>
        <w:rPr>
          <w:rStyle w:val="a8"/>
        </w:rPr>
        <w:annotationRef/>
      </w:r>
      <w:r>
        <w:t xml:space="preserve">Фиксируется в </w:t>
      </w:r>
      <w:proofErr w:type="spellStart"/>
      <w:r>
        <w:t>мед.документации</w:t>
      </w:r>
      <w:proofErr w:type="spellEnd"/>
      <w:r>
        <w:t>?</w:t>
      </w:r>
    </w:p>
  </w:comment>
  <w:comment w:id="997" w:author="Автор" w:date="2026-08-25T19:15:00Z" w:initials="A">
    <w:p w14:paraId="5101A5BD" w14:textId="06130FA5" w:rsidR="00A0296D" w:rsidRDefault="00A0296D">
      <w:pPr>
        <w:pStyle w:val="ac"/>
      </w:pPr>
      <w:r>
        <w:rPr>
          <w:rStyle w:val="a8"/>
        </w:rPr>
        <w:annotationRef/>
      </w:r>
      <w:r>
        <w:t>да</w:t>
      </w:r>
    </w:p>
  </w:comment>
  <w:comment w:id="1000" w:author="Автор" w:date="2026-08-11T11:44:00Z" w:initials="A">
    <w:p w14:paraId="3F7B7B64" w14:textId="7C8AA615" w:rsidR="00D06512" w:rsidRDefault="00D06512">
      <w:pPr>
        <w:pStyle w:val="ac"/>
      </w:pPr>
      <w:r>
        <w:rPr>
          <w:rStyle w:val="a8"/>
        </w:rPr>
        <w:annotationRef/>
      </w:r>
      <w:r>
        <w:t xml:space="preserve"> </w:t>
      </w:r>
      <w:r w:rsidRPr="001709AE">
        <w:rPr>
          <w:highlight w:val="yellow"/>
        </w:rPr>
        <w:t>В ИС не прописано</w:t>
      </w:r>
      <w:r w:rsidR="001709AE" w:rsidRPr="001709AE">
        <w:rPr>
          <w:highlight w:val="yellow"/>
        </w:rPr>
        <w:t>, укажите пожалуйста</w:t>
      </w:r>
    </w:p>
  </w:comment>
  <w:comment w:id="1001" w:author="Автор" w:date="2026-08-25T19:16:00Z" w:initials="A">
    <w:p w14:paraId="78580845" w14:textId="648F72C5" w:rsidR="00A0296D" w:rsidRDefault="00A0296D">
      <w:pPr>
        <w:pStyle w:val="ac"/>
      </w:pPr>
      <w:r>
        <w:rPr>
          <w:rStyle w:val="a8"/>
        </w:rPr>
        <w:annotationRef/>
      </w:r>
      <w:r>
        <w:t>уточнил</w:t>
      </w:r>
    </w:p>
  </w:comment>
  <w:comment w:id="1002" w:author="Автор" w:date="2026-08-11T11:44:00Z" w:initials="A">
    <w:p w14:paraId="4AAE8BED" w14:textId="239A2685" w:rsidR="00D06512" w:rsidRDefault="00D06512">
      <w:pPr>
        <w:pStyle w:val="ac"/>
      </w:pPr>
      <w:r>
        <w:rPr>
          <w:rStyle w:val="a8"/>
        </w:rPr>
        <w:annotationRef/>
      </w:r>
      <w:r>
        <w:t>См выше</w:t>
      </w:r>
    </w:p>
  </w:comment>
  <w:comment w:id="1003" w:author="Автор" w:date="2026-08-25T19:16:00Z" w:initials="A">
    <w:p w14:paraId="24CDF9E5" w14:textId="2B905D7E" w:rsidR="00A0296D" w:rsidRDefault="00A0296D">
      <w:pPr>
        <w:pStyle w:val="ac"/>
      </w:pPr>
      <w:r>
        <w:rPr>
          <w:rStyle w:val="a8"/>
        </w:rPr>
        <w:annotationRef/>
      </w:r>
      <w:r>
        <w:t>удаление катетера является медицинской процедурой, будет зафиксировано в мед. документации и ИРК</w:t>
      </w:r>
    </w:p>
  </w:comment>
  <w:comment w:id="1009" w:author="Автор" w:date="2026-08-11T11:52:00Z" w:initials="A">
    <w:p w14:paraId="0D37651B" w14:textId="04C1F8DA" w:rsidR="0054513E" w:rsidRDefault="0054513E">
      <w:pPr>
        <w:pStyle w:val="ac"/>
      </w:pPr>
      <w:r>
        <w:rPr>
          <w:rStyle w:val="a8"/>
        </w:rPr>
        <w:annotationRef/>
      </w:r>
      <w:r w:rsidR="00064A10">
        <w:t>Выше в синопсисе прописано – 1 мл в каждой</w:t>
      </w:r>
    </w:p>
  </w:comment>
  <w:comment w:id="1010" w:author="Автор" w:date="2026-08-25T19:17:00Z" w:initials="A">
    <w:p w14:paraId="793665BB" w14:textId="20D9CAC8" w:rsidR="00A0296D" w:rsidRDefault="00A0296D">
      <w:pPr>
        <w:pStyle w:val="ac"/>
      </w:pPr>
      <w:r>
        <w:rPr>
          <w:rStyle w:val="a8"/>
        </w:rPr>
        <w:annotationRef/>
      </w:r>
      <w:r>
        <w:t>уточнил</w:t>
      </w:r>
    </w:p>
  </w:comment>
  <w:comment w:id="1012" w:author="Автор" w:date="2026-08-11T11:52:00Z" w:initials="A">
    <w:p w14:paraId="59E7B9E1" w14:textId="1853BCD9" w:rsidR="0054513E" w:rsidRDefault="0054513E">
      <w:pPr>
        <w:pStyle w:val="ac"/>
      </w:pPr>
      <w:r>
        <w:rPr>
          <w:rStyle w:val="a8"/>
        </w:rPr>
        <w:annotationRef/>
      </w:r>
      <w:r w:rsidR="00064A10">
        <w:t xml:space="preserve">В синопсисе это были аликвоты (полагаем, </w:t>
      </w:r>
      <w:proofErr w:type="spellStart"/>
      <w:r>
        <w:t>аликвота</w:t>
      </w:r>
      <w:proofErr w:type="spellEnd"/>
      <w:r>
        <w:t xml:space="preserve"> А, </w:t>
      </w:r>
      <w:proofErr w:type="spellStart"/>
      <w:r>
        <w:t>аликвота</w:t>
      </w:r>
      <w:proofErr w:type="spellEnd"/>
      <w:r>
        <w:t xml:space="preserve"> В</w:t>
      </w:r>
      <w:r w:rsidR="00064A10">
        <w:t>)</w:t>
      </w:r>
    </w:p>
  </w:comment>
  <w:comment w:id="1013" w:author="Автор" w:date="2026-08-25T19:17:00Z" w:initials="A">
    <w:p w14:paraId="42DC7AA3" w14:textId="299CC8BB" w:rsidR="00A0296D" w:rsidRDefault="00A0296D">
      <w:pPr>
        <w:pStyle w:val="ac"/>
      </w:pPr>
      <w:r>
        <w:rPr>
          <w:rStyle w:val="a8"/>
        </w:rPr>
        <w:annotationRef/>
      </w:r>
      <w:r>
        <w:t>уточнил</w:t>
      </w:r>
    </w:p>
  </w:comment>
  <w:comment w:id="1016" w:author="Автор" w:date="2026-08-11T11:53:00Z" w:initials="A">
    <w:p w14:paraId="2957896F" w14:textId="2F1F77AF" w:rsidR="0054513E" w:rsidRDefault="0054513E">
      <w:pPr>
        <w:pStyle w:val="ac"/>
      </w:pPr>
      <w:r>
        <w:rPr>
          <w:rStyle w:val="a8"/>
        </w:rPr>
        <w:annotationRef/>
      </w:r>
      <w:r>
        <w:t xml:space="preserve">+ какая это </w:t>
      </w:r>
      <w:proofErr w:type="spellStart"/>
      <w:r>
        <w:t>аликвота</w:t>
      </w:r>
      <w:proofErr w:type="spellEnd"/>
      <w:r>
        <w:t xml:space="preserve"> А/В?</w:t>
      </w:r>
    </w:p>
  </w:comment>
  <w:comment w:id="1017" w:author="Автор" w:date="2026-08-24T17:49:00Z" w:initials="A">
    <w:p w14:paraId="604F1EC2" w14:textId="344D3BB9" w:rsidR="00A2007A" w:rsidRDefault="00A2007A">
      <w:pPr>
        <w:pStyle w:val="ac"/>
      </w:pPr>
      <w:r>
        <w:rPr>
          <w:rStyle w:val="a8"/>
        </w:rPr>
        <w:annotationRef/>
      </w:r>
      <w:r>
        <w:t>маркируются все образцы</w:t>
      </w:r>
    </w:p>
  </w:comment>
  <w:comment w:id="1023" w:author="Автор" w:date="2026-08-11T11:54:00Z" w:initials="A">
    <w:p w14:paraId="577CD7CC" w14:textId="2EABFF2B" w:rsidR="00E80F12" w:rsidRDefault="00E80F12">
      <w:pPr>
        <w:pStyle w:val="ac"/>
      </w:pPr>
      <w:r>
        <w:rPr>
          <w:rStyle w:val="a8"/>
        </w:rPr>
        <w:annotationRef/>
      </w:r>
      <w:r>
        <w:t>Согласно текущему тексту – раздел 6.3</w:t>
      </w:r>
    </w:p>
  </w:comment>
  <w:comment w:id="1024" w:author="Автор" w:date="2026-08-24T17:49:00Z" w:initials="A">
    <w:p w14:paraId="382B7477" w14:textId="2027164F" w:rsidR="00A2007A" w:rsidRDefault="00A2007A">
      <w:pPr>
        <w:pStyle w:val="ac"/>
      </w:pPr>
      <w:r>
        <w:rPr>
          <w:rStyle w:val="a8"/>
        </w:rPr>
        <w:annotationRef/>
      </w:r>
      <w:r>
        <w:t>спасибо, правки внесены</w:t>
      </w:r>
    </w:p>
  </w:comment>
  <w:comment w:id="1029" w:author="Автор" w:date="2026-08-11T12:02:00Z" w:initials="A">
    <w:p w14:paraId="0D8F96F2" w14:textId="714780C7" w:rsidR="00767155" w:rsidRDefault="00767155">
      <w:pPr>
        <w:pStyle w:val="ac"/>
      </w:pPr>
      <w:r>
        <w:rPr>
          <w:rStyle w:val="a8"/>
        </w:rPr>
        <w:annotationRef/>
      </w:r>
      <w:r>
        <w:t xml:space="preserve">Как НЯ/СНЯ? </w:t>
      </w:r>
    </w:p>
  </w:comment>
  <w:comment w:id="1030" w:author="Автор" w:date="2026-08-24T17:25:00Z" w:initials="A">
    <w:p w14:paraId="524B43CB" w14:textId="2F7EFB90" w:rsidR="00282ABF" w:rsidRDefault="00282ABF">
      <w:pPr>
        <w:pStyle w:val="ac"/>
      </w:pPr>
      <w:r>
        <w:rPr>
          <w:rStyle w:val="a8"/>
        </w:rPr>
        <w:annotationRef/>
      </w:r>
      <w:proofErr w:type="spellStart"/>
      <w:r>
        <w:t>ок</w:t>
      </w:r>
      <w:proofErr w:type="spellEnd"/>
    </w:p>
  </w:comment>
  <w:comment w:id="1036" w:author="Автор" w:date="2026-08-21T10:57:00Z" w:initials="A">
    <w:p w14:paraId="614AEFC5" w14:textId="60D9A30A" w:rsidR="00B00CD4" w:rsidRDefault="00B00CD4">
      <w:pPr>
        <w:pStyle w:val="ac"/>
      </w:pPr>
      <w:r>
        <w:rPr>
          <w:rStyle w:val="a8"/>
        </w:rPr>
        <w:annotationRef/>
      </w:r>
      <w:r>
        <w:t>Имеется ввиду источники, по которым будет проводиться?</w:t>
      </w:r>
    </w:p>
  </w:comment>
  <w:comment w:id="1037" w:author="Автор" w:date="2026-08-24T17:25:00Z" w:initials="A">
    <w:p w14:paraId="167CDD63" w14:textId="07B989AD" w:rsidR="00282ABF" w:rsidRDefault="00282ABF">
      <w:pPr>
        <w:pStyle w:val="ac"/>
      </w:pPr>
      <w:r>
        <w:rPr>
          <w:rStyle w:val="a8"/>
        </w:rPr>
        <w:annotationRef/>
      </w:r>
      <w:r>
        <w:t>да, уточнено</w:t>
      </w:r>
    </w:p>
  </w:comment>
  <w:comment w:id="1040" w:author="Автор" w:date="2026-08-11T11:56:00Z" w:initials="A">
    <w:p w14:paraId="38A86CFE" w14:textId="384D267B" w:rsidR="00E80F12" w:rsidRDefault="00E80F12">
      <w:pPr>
        <w:pStyle w:val="ac"/>
      </w:pPr>
      <w:r>
        <w:rPr>
          <w:rStyle w:val="a8"/>
        </w:rPr>
        <w:annotationRef/>
      </w:r>
      <w:r>
        <w:t>СОЭ?</w:t>
      </w:r>
    </w:p>
  </w:comment>
  <w:comment w:id="1041" w:author="Автор" w:date="2026-08-25T19:18:00Z" w:initials="A">
    <w:p w14:paraId="7516ED97" w14:textId="70A7A147" w:rsidR="00A0296D" w:rsidRDefault="00A0296D">
      <w:pPr>
        <w:pStyle w:val="ac"/>
      </w:pPr>
      <w:r>
        <w:rPr>
          <w:rStyle w:val="a8"/>
        </w:rPr>
        <w:annotationRef/>
      </w:r>
      <w:r>
        <w:t>уточнил</w:t>
      </w:r>
    </w:p>
  </w:comment>
  <w:comment w:id="1043" w:author="Автор" w:date="2026-08-11T11:57:00Z" w:initials="A">
    <w:p w14:paraId="19A73117" w14:textId="6BD3D80E" w:rsidR="00E80F12" w:rsidRDefault="00E80F12">
      <w:pPr>
        <w:pStyle w:val="ac"/>
      </w:pPr>
      <w:r>
        <w:rPr>
          <w:rStyle w:val="a8"/>
        </w:rPr>
        <w:annotationRef/>
      </w:r>
      <w:r w:rsidR="00B00CD4">
        <w:t>П</w:t>
      </w:r>
      <w:r>
        <w:t>ерепровер</w:t>
      </w:r>
      <w:r w:rsidR="00B00CD4">
        <w:t>ьте, пожалуйста</w:t>
      </w:r>
    </w:p>
  </w:comment>
  <w:comment w:id="1044" w:author="Автор" w:date="2026-08-25T19:19:00Z" w:initials="A">
    <w:p w14:paraId="158003B9" w14:textId="223EF98D" w:rsidR="00A0296D" w:rsidRDefault="00A0296D">
      <w:pPr>
        <w:pStyle w:val="ac"/>
      </w:pPr>
      <w:r>
        <w:rPr>
          <w:rStyle w:val="a8"/>
        </w:rPr>
        <w:annotationRef/>
      </w:r>
      <w:r>
        <w:t>дополнил перечень</w:t>
      </w:r>
    </w:p>
  </w:comment>
  <w:comment w:id="1052" w:author="Автор" w:date="2026-08-11T11:57:00Z" w:initials="A">
    <w:p w14:paraId="2F190C42" w14:textId="658BDCCB" w:rsidR="00E80F12" w:rsidRDefault="00E80F12">
      <w:pPr>
        <w:pStyle w:val="ac"/>
      </w:pPr>
      <w:r>
        <w:rPr>
          <w:rStyle w:val="a8"/>
        </w:rPr>
        <w:annotationRef/>
      </w:r>
      <w:r>
        <w:t>перепроверить</w:t>
      </w:r>
    </w:p>
  </w:comment>
  <w:comment w:id="1053" w:author="Автор" w:date="2026-08-25T19:20:00Z" w:initials="A">
    <w:p w14:paraId="441F5C2D" w14:textId="4C87B002" w:rsidR="00A0296D" w:rsidRDefault="00A0296D">
      <w:pPr>
        <w:pStyle w:val="ac"/>
      </w:pPr>
      <w:r>
        <w:rPr>
          <w:rStyle w:val="a8"/>
        </w:rPr>
        <w:annotationRef/>
      </w:r>
      <w:r>
        <w:t>дополнил</w:t>
      </w:r>
    </w:p>
  </w:comment>
  <w:comment w:id="1056" w:author="Автор" w:date="2026-08-11T11:57:00Z" w:initials="A">
    <w:p w14:paraId="2F6B6FDE" w14:textId="499F60D8" w:rsidR="00E80F12" w:rsidRDefault="00E80F12">
      <w:pPr>
        <w:pStyle w:val="ac"/>
      </w:pPr>
      <w:r>
        <w:rPr>
          <w:rStyle w:val="a8"/>
        </w:rPr>
        <w:annotationRef/>
      </w:r>
      <w:r>
        <w:t>Возможно, исследователь сам определ</w:t>
      </w:r>
      <w:r w:rsidR="00B00CD4">
        <w:t>яет</w:t>
      </w:r>
      <w:r>
        <w:t xml:space="preserve"> объем требуемых исследований в зависимости от клин.</w:t>
      </w:r>
      <w:r w:rsidR="00311A2F">
        <w:t xml:space="preserve"> </w:t>
      </w:r>
      <w:r>
        <w:t>ситуации? Т.к. если ему потребуются иные</w:t>
      </w:r>
      <w:r w:rsidR="00B00CD4">
        <w:t xml:space="preserve"> исследования</w:t>
      </w:r>
      <w:r>
        <w:t>, то</w:t>
      </w:r>
      <w:r w:rsidR="00B00CD4">
        <w:t xml:space="preserve"> тем самым</w:t>
      </w:r>
      <w:r>
        <w:t xml:space="preserve"> он </w:t>
      </w:r>
      <w:r w:rsidR="00B00CD4">
        <w:t>отклониться от</w:t>
      </w:r>
      <w:r>
        <w:t xml:space="preserve"> Протокол</w:t>
      </w:r>
      <w:r w:rsidR="00B00CD4">
        <w:t>а</w:t>
      </w:r>
    </w:p>
  </w:comment>
  <w:comment w:id="1057" w:author="Автор" w:date="2026-08-25T19:21:00Z" w:initials="A">
    <w:p w14:paraId="2F03F72F" w14:textId="17D56DA1" w:rsidR="00A0296D" w:rsidRDefault="00A0296D">
      <w:pPr>
        <w:pStyle w:val="ac"/>
      </w:pPr>
      <w:r>
        <w:rPr>
          <w:rStyle w:val="a8"/>
        </w:rPr>
        <w:annotationRef/>
      </w:r>
      <w:r>
        <w:t>согласен, изменил формулировку</w:t>
      </w:r>
    </w:p>
  </w:comment>
  <w:comment w:id="1063" w:author="Автор" w:date="2026-08-11T11:58:00Z" w:initials="A">
    <w:p w14:paraId="7B8CCCD8" w14:textId="3416B2A3" w:rsidR="00E80F12" w:rsidRPr="00E80F12" w:rsidRDefault="00E80F12">
      <w:pPr>
        <w:pStyle w:val="ac"/>
      </w:pPr>
      <w:r>
        <w:rPr>
          <w:rStyle w:val="a8"/>
        </w:rPr>
        <w:annotationRef/>
      </w:r>
      <w:r>
        <w:rPr>
          <w:lang w:val="en-US"/>
        </w:rPr>
        <w:t>PQ</w:t>
      </w:r>
      <w:r w:rsidRPr="00FB2DF2">
        <w:t>/</w:t>
      </w:r>
      <w:r>
        <w:rPr>
          <w:lang w:val="en-US"/>
        </w:rPr>
        <w:t>PR</w:t>
      </w:r>
    </w:p>
  </w:comment>
  <w:comment w:id="1064" w:author="Автор" w:date="2026-08-25T19:21:00Z" w:initials="A">
    <w:p w14:paraId="13184348" w14:textId="2746AD1E" w:rsidR="00A0296D" w:rsidRDefault="00A0296D">
      <w:pPr>
        <w:pStyle w:val="ac"/>
      </w:pPr>
      <w:r>
        <w:rPr>
          <w:rStyle w:val="a8"/>
        </w:rPr>
        <w:annotationRef/>
      </w:r>
      <w:r>
        <w:t>внёс правки</w:t>
      </w:r>
    </w:p>
  </w:comment>
  <w:comment w:id="1070" w:author="Автор" w:date="2026-08-11T11:59:00Z" w:initials="A">
    <w:p w14:paraId="0BDF213E" w14:textId="628E605E" w:rsidR="00E80F12" w:rsidRDefault="00E80F12">
      <w:pPr>
        <w:pStyle w:val="ac"/>
      </w:pPr>
      <w:r>
        <w:rPr>
          <w:rStyle w:val="a8"/>
        </w:rPr>
        <w:annotationRef/>
      </w:r>
      <w:proofErr w:type="spellStart"/>
      <w:r>
        <w:t>Базетт</w:t>
      </w:r>
      <w:proofErr w:type="spellEnd"/>
      <w:r>
        <w:t xml:space="preserve">, Фредерик? </w:t>
      </w:r>
    </w:p>
  </w:comment>
  <w:comment w:id="1071" w:author="Автор" w:date="2026-08-25T19:22:00Z" w:initials="A">
    <w:p w14:paraId="649BF36A" w14:textId="07A62635" w:rsidR="00A0296D" w:rsidRPr="00A0296D" w:rsidRDefault="00A0296D">
      <w:pPr>
        <w:pStyle w:val="ac"/>
      </w:pPr>
      <w:r>
        <w:rPr>
          <w:rStyle w:val="a8"/>
        </w:rPr>
        <w:annotationRef/>
      </w:r>
      <w:r>
        <w:t xml:space="preserve">предлагаю не определять </w:t>
      </w:r>
      <w:r>
        <w:rPr>
          <w:lang w:val="en-US"/>
        </w:rPr>
        <w:t>QTc</w:t>
      </w:r>
      <w:r>
        <w:t xml:space="preserve"> с учетом профиля безопасности </w:t>
      </w:r>
      <w:proofErr w:type="spellStart"/>
      <w:r>
        <w:t>упадацитиниба</w:t>
      </w:r>
      <w:proofErr w:type="spellEnd"/>
      <w:r>
        <w:t>. Дополнительный параметр не требуется</w:t>
      </w:r>
    </w:p>
  </w:comment>
  <w:comment w:id="1072" w:author="Автор" w:date="2026-08-11T12:01:00Z" w:initials="A">
    <w:p w14:paraId="0D0A8AF7" w14:textId="13E87ACD" w:rsidR="007D3DE0" w:rsidRPr="007D3DE0" w:rsidRDefault="007D3DE0">
      <w:pPr>
        <w:pStyle w:val="ac"/>
      </w:pPr>
      <w:r>
        <w:rPr>
          <w:rStyle w:val="a8"/>
        </w:rPr>
        <w:annotationRef/>
      </w:r>
      <w:r w:rsidR="00B00CD4">
        <w:t>Оц</w:t>
      </w:r>
      <w:r>
        <w:t xml:space="preserve">ениваем только при развитии НЯ? В целом оценка сегмента </w:t>
      </w:r>
      <w:r>
        <w:rPr>
          <w:lang w:val="en-US"/>
        </w:rPr>
        <w:t>ST</w:t>
      </w:r>
      <w:r>
        <w:t xml:space="preserve"> не проводится?</w:t>
      </w:r>
    </w:p>
  </w:comment>
  <w:comment w:id="1073" w:author="Автор" w:date="2026-08-25T19:23:00Z" w:initials="A">
    <w:p w14:paraId="3BABED30" w14:textId="5101164B" w:rsidR="003E00EF" w:rsidRPr="003E00EF" w:rsidRDefault="003E00EF">
      <w:pPr>
        <w:pStyle w:val="ac"/>
      </w:pPr>
      <w:r>
        <w:rPr>
          <w:rStyle w:val="a8"/>
        </w:rPr>
        <w:annotationRef/>
      </w:r>
      <w:r>
        <w:t xml:space="preserve">не запланирована оценка </w:t>
      </w:r>
      <w:r>
        <w:rPr>
          <w:lang w:val="en-US"/>
        </w:rPr>
        <w:t>ST</w:t>
      </w:r>
    </w:p>
  </w:comment>
  <w:comment w:id="1079" w:author="Автор" w:date="2026-08-21T11:03:00Z" w:initials="A">
    <w:p w14:paraId="24A7C7CF" w14:textId="098103E9" w:rsidR="00D13F2C" w:rsidRDefault="00D13F2C">
      <w:pPr>
        <w:pStyle w:val="ac"/>
      </w:pPr>
      <w:r>
        <w:rPr>
          <w:rStyle w:val="a8"/>
        </w:rPr>
        <w:annotationRef/>
      </w:r>
      <w:r>
        <w:t>+ время (если применимо)</w:t>
      </w:r>
    </w:p>
  </w:comment>
  <w:comment w:id="1080" w:author="Автор" w:date="2026-08-25T19:24:00Z" w:initials="A">
    <w:p w14:paraId="37B215C4" w14:textId="6FE07B01" w:rsidR="003E00EF" w:rsidRDefault="003E00EF">
      <w:pPr>
        <w:pStyle w:val="ac"/>
      </w:pPr>
      <w:r>
        <w:rPr>
          <w:rStyle w:val="a8"/>
        </w:rPr>
        <w:annotationRef/>
      </w:r>
      <w:r>
        <w:t>дополнил</w:t>
      </w:r>
    </w:p>
  </w:comment>
  <w:comment w:id="1084" w:author="Автор" w:date="2026-08-21T10:59:00Z" w:initials="A">
    <w:p w14:paraId="30F56B49" w14:textId="2D68A4F6" w:rsidR="00B00CD4" w:rsidRDefault="00B00CD4">
      <w:pPr>
        <w:pStyle w:val="ac"/>
      </w:pPr>
      <w:r>
        <w:rPr>
          <w:rStyle w:val="a8"/>
        </w:rPr>
        <w:annotationRef/>
      </w:r>
      <w:r>
        <w:t>От кого получена информация о СНЯ? Уточните, пожалуйста, что подразумеваем под «источником»?</w:t>
      </w:r>
    </w:p>
  </w:comment>
  <w:comment w:id="1085" w:author="Автор" w:date="2026-08-24T17:50:00Z" w:initials="A">
    <w:p w14:paraId="5E66E114" w14:textId="55BB5756" w:rsidR="00A2007A" w:rsidRDefault="00A2007A">
      <w:pPr>
        <w:pStyle w:val="ac"/>
      </w:pPr>
      <w:r>
        <w:rPr>
          <w:rStyle w:val="a8"/>
        </w:rPr>
        <w:annotationRef/>
      </w:r>
      <w:r>
        <w:t>уточнено</w:t>
      </w:r>
    </w:p>
  </w:comment>
  <w:comment w:id="1089" w:author="Автор" w:date="2026-08-21T11:01:00Z" w:initials="A">
    <w:p w14:paraId="6B876465" w14:textId="33A8F6A1" w:rsidR="00D13F2C" w:rsidRDefault="00D13F2C">
      <w:pPr>
        <w:pStyle w:val="ac"/>
      </w:pPr>
      <w:r>
        <w:rPr>
          <w:rStyle w:val="a8"/>
        </w:rPr>
        <w:annotationRef/>
      </w:r>
      <w:r>
        <w:t xml:space="preserve">Первичный отчет всех далее перечисленных параметров не будет содержать? </w:t>
      </w:r>
    </w:p>
  </w:comment>
  <w:comment w:id="1090" w:author="Автор" w:date="2026-08-25T19:24:00Z" w:initials="A">
    <w:p w14:paraId="6923E3CA" w14:textId="04FDEB83" w:rsidR="003E00EF" w:rsidRDefault="003E00EF">
      <w:pPr>
        <w:pStyle w:val="ac"/>
      </w:pPr>
      <w:r>
        <w:rPr>
          <w:rStyle w:val="a8"/>
        </w:rPr>
        <w:annotationRef/>
      </w:r>
      <w:r>
        <w:t>Первичный отчет может не содержать всей информации о течении СНЯ</w:t>
      </w:r>
    </w:p>
  </w:comment>
  <w:comment w:id="1091" w:author="Автор" w:date="2026-08-21T11:02:00Z" w:initials="A">
    <w:p w14:paraId="17FAD883" w14:textId="68C47001" w:rsidR="00D13F2C" w:rsidRDefault="00D13F2C">
      <w:pPr>
        <w:pStyle w:val="ac"/>
      </w:pPr>
      <w:r>
        <w:rPr>
          <w:rStyle w:val="a8"/>
        </w:rPr>
        <w:annotationRef/>
      </w:r>
      <w:r>
        <w:t>Уточните, пожалуйста, что имеется ввиду?</w:t>
      </w:r>
    </w:p>
  </w:comment>
  <w:comment w:id="1092" w:author="Автор" w:date="2026-08-25T19:25:00Z" w:initials="A">
    <w:p w14:paraId="535E4174" w14:textId="6657A9E9" w:rsidR="003E00EF" w:rsidRDefault="003E00EF">
      <w:pPr>
        <w:pStyle w:val="ac"/>
      </w:pPr>
      <w:r>
        <w:rPr>
          <w:rStyle w:val="a8"/>
        </w:rPr>
        <w:annotationRef/>
      </w:r>
      <w:r>
        <w:t>медицинские наблюдение проводится.</w:t>
      </w:r>
    </w:p>
  </w:comment>
  <w:comment w:id="1095" w:author="Автор" w:date="2026-08-21T11:03:00Z" w:initials="A">
    <w:p w14:paraId="5A63855B" w14:textId="06C87916" w:rsidR="00D13F2C" w:rsidRDefault="00D13F2C">
      <w:pPr>
        <w:pStyle w:val="ac"/>
      </w:pPr>
      <w:r>
        <w:rPr>
          <w:rStyle w:val="a8"/>
        </w:rPr>
        <w:annotationRef/>
      </w:r>
      <w:r>
        <w:t>И дата?</w:t>
      </w:r>
    </w:p>
  </w:comment>
  <w:comment w:id="1096" w:author="Автор" w:date="2026-08-24T17:51:00Z" w:initials="A">
    <w:p w14:paraId="3A51314E" w14:textId="5FB03678" w:rsidR="00A2007A" w:rsidRDefault="00A2007A">
      <w:pPr>
        <w:pStyle w:val="ac"/>
      </w:pPr>
      <w:r>
        <w:rPr>
          <w:rStyle w:val="a8"/>
        </w:rPr>
        <w:annotationRef/>
      </w:r>
      <w:r>
        <w:t>уточнено</w:t>
      </w:r>
    </w:p>
  </w:comment>
  <w:comment w:id="1097" w:author="Автор" w:date="2026-08-21T11:05:00Z" w:initials="A">
    <w:p w14:paraId="038E1D6C" w14:textId="59005D6D" w:rsidR="00D13F2C" w:rsidRDefault="00D13F2C">
      <w:pPr>
        <w:pStyle w:val="ac"/>
      </w:pPr>
      <w:r>
        <w:rPr>
          <w:rStyle w:val="a8"/>
        </w:rPr>
        <w:annotationRef/>
      </w:r>
      <w:r>
        <w:t>Дополните, пожалуйста, сроки после получения доп. информации</w:t>
      </w:r>
    </w:p>
  </w:comment>
  <w:comment w:id="1098" w:author="Автор" w:date="2026-08-25T19:27:00Z" w:initials="A">
    <w:p w14:paraId="2A4CC8F9" w14:textId="081042FB" w:rsidR="003E00EF" w:rsidRDefault="003E00EF">
      <w:pPr>
        <w:pStyle w:val="ac"/>
      </w:pPr>
      <w:r>
        <w:rPr>
          <w:rStyle w:val="a8"/>
        </w:rPr>
        <w:annotationRef/>
      </w:r>
      <w:r>
        <w:t>уточнено</w:t>
      </w:r>
    </w:p>
  </w:comment>
  <w:comment w:id="1108" w:author="Автор" w:date="2026-08-11T16:55:00Z" w:initials="A">
    <w:p w14:paraId="29DE81C9" w14:textId="4BBA4188" w:rsidR="00A266CA" w:rsidRDefault="00A266CA">
      <w:pPr>
        <w:pStyle w:val="ac"/>
      </w:pPr>
      <w:r>
        <w:rPr>
          <w:rStyle w:val="a8"/>
        </w:rPr>
        <w:annotationRef/>
      </w:r>
      <w:r w:rsidR="00871E4B">
        <w:t>С</w:t>
      </w:r>
      <w:r>
        <w:t>сыл</w:t>
      </w:r>
      <w:r w:rsidR="00871E4B">
        <w:t>ка</w:t>
      </w:r>
      <w:r>
        <w:t xml:space="preserve"> «</w:t>
      </w:r>
      <w:r w:rsidRPr="00A057BC">
        <w:rPr>
          <w:color w:val="0D0D0D" w:themeColor="text1" w:themeTint="F2"/>
          <w:u w:color="000000"/>
          <w:bdr w:val="nil"/>
        </w:rPr>
        <w:t>График приемов пищи и воды представлен в Таблице 7</w:t>
      </w:r>
      <w:r>
        <w:rPr>
          <w:color w:val="0D0D0D" w:themeColor="text1" w:themeTint="F2"/>
          <w:u w:color="000000"/>
          <w:bdr w:val="nil"/>
        </w:rPr>
        <w:t>»?</w:t>
      </w:r>
    </w:p>
  </w:comment>
  <w:comment w:id="1109" w:author="Автор" w:date="2026-08-25T19:28:00Z" w:initials="A">
    <w:p w14:paraId="72535865" w14:textId="5861F5F4" w:rsidR="003E00EF" w:rsidRDefault="003E00EF">
      <w:pPr>
        <w:pStyle w:val="ac"/>
      </w:pPr>
      <w:r>
        <w:rPr>
          <w:rStyle w:val="a8"/>
        </w:rPr>
        <w:annotationRef/>
      </w:r>
      <w:r>
        <w:t>уточнено</w:t>
      </w:r>
    </w:p>
  </w:comment>
  <w:comment w:id="1111" w:author="Автор" w:date="2026-08-11T14:35:00Z" w:initials="A">
    <w:p w14:paraId="07560D93" w14:textId="6CA78F7D" w:rsidR="00453FBA" w:rsidRDefault="00453FBA">
      <w:pPr>
        <w:pStyle w:val="ac"/>
      </w:pPr>
      <w:r>
        <w:rPr>
          <w:rStyle w:val="a8"/>
        </w:rPr>
        <w:annotationRef/>
      </w:r>
      <w:r>
        <w:t xml:space="preserve">Как это будет определено? </w:t>
      </w:r>
    </w:p>
  </w:comment>
  <w:comment w:id="1112" w:author="Автор" w:date="2026-08-25T19:28:00Z" w:initials="A">
    <w:p w14:paraId="08C63F31" w14:textId="3676EA3D" w:rsidR="003E00EF" w:rsidRDefault="003E00EF">
      <w:pPr>
        <w:pStyle w:val="ac"/>
      </w:pPr>
      <w:r>
        <w:rPr>
          <w:rStyle w:val="a8"/>
        </w:rPr>
        <w:annotationRef/>
      </w:r>
      <w:r>
        <w:t>данный параметр оценивается субъективно в %.</w:t>
      </w:r>
    </w:p>
  </w:comment>
  <w:comment w:id="1113" w:author="Автор" w:date="2026-08-11T14:37:00Z" w:initials="A">
    <w:p w14:paraId="0874F3E2" w14:textId="34674A0E" w:rsidR="00453FBA" w:rsidRDefault="00453FBA">
      <w:pPr>
        <w:pStyle w:val="ac"/>
      </w:pPr>
      <w:r>
        <w:rPr>
          <w:rStyle w:val="a8"/>
        </w:rPr>
        <w:annotationRef/>
      </w:r>
      <w:r w:rsidR="00871E4B">
        <w:t xml:space="preserve">Прием </w:t>
      </w:r>
      <w:r>
        <w:t xml:space="preserve">пищи </w:t>
      </w:r>
      <w:r w:rsidR="00871E4B">
        <w:t xml:space="preserve">не становится обычным, </w:t>
      </w:r>
      <w:r w:rsidR="0013616B">
        <w:t>он по часам</w:t>
      </w:r>
      <w:r w:rsidR="00871E4B">
        <w:t xml:space="preserve"> (</w:t>
      </w:r>
      <w:proofErr w:type="spellStart"/>
      <w:r w:rsidR="00871E4B">
        <w:t>см.выше</w:t>
      </w:r>
      <w:proofErr w:type="spellEnd"/>
      <w:r w:rsidR="00871E4B">
        <w:t xml:space="preserve">). По жидкости принято. </w:t>
      </w:r>
    </w:p>
  </w:comment>
  <w:comment w:id="1114" w:author="Автор" w:date="2026-08-24T17:51:00Z" w:initials="A">
    <w:p w14:paraId="1979128C" w14:textId="61B9578F" w:rsidR="00A2007A" w:rsidRDefault="00A2007A">
      <w:pPr>
        <w:pStyle w:val="ac"/>
      </w:pPr>
      <w:r>
        <w:rPr>
          <w:rStyle w:val="a8"/>
        </w:rPr>
        <w:annotationRef/>
      </w:r>
      <w:r>
        <w:t>уточнено</w:t>
      </w:r>
    </w:p>
  </w:comment>
  <w:comment w:id="1117" w:author="Автор" w:date="2026-08-11T14:38:00Z" w:initials="A">
    <w:p w14:paraId="7359BC64" w14:textId="6713D9DB" w:rsidR="00453FBA" w:rsidRDefault="00453FBA">
      <w:pPr>
        <w:pStyle w:val="ac"/>
      </w:pPr>
      <w:r>
        <w:rPr>
          <w:rStyle w:val="a8"/>
        </w:rPr>
        <w:annotationRef/>
      </w:r>
      <w:r>
        <w:t>+ руки</w:t>
      </w:r>
    </w:p>
  </w:comment>
  <w:comment w:id="1118" w:author="Автор" w:date="2026-08-24T17:51:00Z" w:initials="A">
    <w:p w14:paraId="46E80560" w14:textId="0EA4B902" w:rsidR="00A2007A" w:rsidRDefault="00A2007A">
      <w:pPr>
        <w:pStyle w:val="ac"/>
      </w:pPr>
      <w:r>
        <w:rPr>
          <w:rStyle w:val="a8"/>
        </w:rPr>
        <w:annotationRef/>
      </w:r>
      <w:proofErr w:type="spellStart"/>
      <w:r>
        <w:t>ок</w:t>
      </w:r>
      <w:proofErr w:type="spellEnd"/>
    </w:p>
  </w:comment>
  <w:comment w:id="1121" w:author="Автор" w:date="2026-08-11T16:56:00Z" w:initials="A">
    <w:p w14:paraId="41D1806B" w14:textId="3B5D1512" w:rsidR="00A266CA" w:rsidRPr="00871E4B" w:rsidRDefault="00A266CA" w:rsidP="00871E4B">
      <w:pPr>
        <w:pStyle w:val="20"/>
        <w:spacing w:before="0" w:after="0" w:line="276" w:lineRule="auto"/>
        <w:jc w:val="both"/>
        <w:rPr>
          <w:rFonts w:cs="Times New Roman"/>
          <w:b w:val="0"/>
          <w:bCs/>
          <w:color w:val="0D0D0D" w:themeColor="text1" w:themeTint="F2"/>
        </w:rPr>
      </w:pPr>
      <w:r>
        <w:rPr>
          <w:rStyle w:val="a8"/>
        </w:rPr>
        <w:annotationRef/>
      </w:r>
      <w:r w:rsidR="00871E4B" w:rsidRPr="00871E4B">
        <w:rPr>
          <w:b w:val="0"/>
          <w:bCs/>
        </w:rPr>
        <w:t>П</w:t>
      </w:r>
      <w:r w:rsidR="00BC09ED" w:rsidRPr="00871E4B">
        <w:rPr>
          <w:b w:val="0"/>
          <w:bCs/>
        </w:rPr>
        <w:t>еренесите в соответствующий раздел</w:t>
      </w:r>
      <w:r w:rsidR="00871E4B" w:rsidRPr="00871E4B">
        <w:rPr>
          <w:b w:val="0"/>
          <w:bCs/>
        </w:rPr>
        <w:t xml:space="preserve">, пожалуйста, т.к. п. </w:t>
      </w:r>
      <w:r w:rsidR="00871E4B" w:rsidRPr="00871E4B">
        <w:rPr>
          <w:rFonts w:cs="Times New Roman"/>
          <w:b w:val="0"/>
          <w:bCs/>
          <w:color w:val="0D0D0D" w:themeColor="text1" w:themeTint="F2"/>
        </w:rPr>
        <w:t>4.5. Режим питания и приема жидкости</w:t>
      </w:r>
    </w:p>
  </w:comment>
  <w:comment w:id="1122" w:author="Автор" w:date="2026-08-25T19:29:00Z" w:initials="A">
    <w:p w14:paraId="54F0A5BF" w14:textId="779ED2E6" w:rsidR="003E00EF" w:rsidRDefault="003E00EF">
      <w:pPr>
        <w:pStyle w:val="ac"/>
      </w:pPr>
      <w:r>
        <w:rPr>
          <w:rStyle w:val="a8"/>
        </w:rPr>
        <w:annotationRef/>
      </w:r>
      <w:proofErr w:type="spellStart"/>
      <w:r>
        <w:t>ок</w:t>
      </w:r>
      <w:proofErr w:type="spellEnd"/>
    </w:p>
  </w:comment>
  <w:comment w:id="1128" w:author="Автор" w:date="2026-08-11T14:41:00Z" w:initials="A">
    <w:p w14:paraId="5E87A648" w14:textId="149ED771" w:rsidR="00391FB9" w:rsidRDefault="00391FB9">
      <w:pPr>
        <w:pStyle w:val="ac"/>
      </w:pPr>
      <w:r>
        <w:rPr>
          <w:rStyle w:val="a8"/>
        </w:rPr>
        <w:annotationRef/>
      </w:r>
      <w:r w:rsidR="00731DE1">
        <w:t>Приведите, пожалуйста,</w:t>
      </w:r>
      <w:r>
        <w:t xml:space="preserve"> единообразно в синопсисе и теле протокола (в синопсис добавить энергетические напитки, </w:t>
      </w:r>
      <w:r w:rsidR="00731DE1">
        <w:t>в теле</w:t>
      </w:r>
      <w:r>
        <w:t xml:space="preserve"> газированные; помело – в синопсис, клюкву (в т.ч. соки, морсы и др.) – </w:t>
      </w:r>
      <w:r w:rsidR="00731DE1">
        <w:t>в тело</w:t>
      </w:r>
    </w:p>
    <w:p w14:paraId="6D5FEFF9" w14:textId="0F6AE12F" w:rsidR="00391FB9" w:rsidRDefault="00391FB9">
      <w:pPr>
        <w:pStyle w:val="ac"/>
      </w:pPr>
      <w:r>
        <w:t xml:space="preserve">+про виды табака </w:t>
      </w:r>
      <w:r w:rsidR="00C01603">
        <w:t xml:space="preserve">- </w:t>
      </w:r>
      <w:r>
        <w:t>в синопсисе</w:t>
      </w:r>
      <w:r w:rsidR="00C01603">
        <w:t xml:space="preserve"> нет</w:t>
      </w:r>
      <w:r>
        <w:t>,</w:t>
      </w:r>
      <w:r w:rsidR="00C01603">
        <w:t xml:space="preserve"> просим</w:t>
      </w:r>
      <w:r>
        <w:t xml:space="preserve"> единообразно привести</w:t>
      </w:r>
    </w:p>
  </w:comment>
  <w:comment w:id="1129" w:author="Автор" w:date="2026-08-25T19:30:00Z" w:initials="A">
    <w:p w14:paraId="701A1F00" w14:textId="569A84BF" w:rsidR="003E00EF" w:rsidRDefault="003E00EF">
      <w:pPr>
        <w:pStyle w:val="ac"/>
      </w:pPr>
      <w:r>
        <w:rPr>
          <w:rStyle w:val="a8"/>
        </w:rPr>
        <w:annotationRef/>
      </w:r>
      <w:r>
        <w:t>правки внесены</w:t>
      </w:r>
    </w:p>
  </w:comment>
  <w:comment w:id="1133" w:author="Автор" w:date="2026-08-11T14:44:00Z" w:initials="A">
    <w:p w14:paraId="4C912873" w14:textId="651CBC23" w:rsidR="00391FB9" w:rsidRDefault="00391FB9">
      <w:pPr>
        <w:pStyle w:val="ac"/>
      </w:pPr>
      <w:r>
        <w:rPr>
          <w:rStyle w:val="a8"/>
        </w:rPr>
        <w:annotationRef/>
      </w:r>
      <w:r>
        <w:t>Есть запрет на прием препаратов (</w:t>
      </w:r>
      <w:proofErr w:type="spellStart"/>
      <w:r>
        <w:t>см.синопсис</w:t>
      </w:r>
      <w:proofErr w:type="spellEnd"/>
      <w:r>
        <w:t>), + пищевые добавки, депо-инъекций</w:t>
      </w:r>
    </w:p>
  </w:comment>
  <w:comment w:id="1134" w:author="Автор" w:date="2026-08-24T17:26:00Z" w:initials="A">
    <w:p w14:paraId="1D9CE978" w14:textId="5A0973ED" w:rsidR="00282ABF" w:rsidRDefault="00282ABF">
      <w:pPr>
        <w:pStyle w:val="ac"/>
      </w:pPr>
      <w:r>
        <w:rPr>
          <w:rStyle w:val="a8"/>
        </w:rPr>
        <w:annotationRef/>
      </w:r>
      <w:r>
        <w:t>В течение исследования запрещен прием любых препаратов, БАД.</w:t>
      </w:r>
    </w:p>
  </w:comment>
  <w:comment w:id="1138" w:author="Автор" w:date="2026-08-11T14:46:00Z" w:initials="A">
    <w:p w14:paraId="4D61DF3A" w14:textId="4035D5DC" w:rsidR="00391FB9" w:rsidRDefault="00391FB9">
      <w:pPr>
        <w:pStyle w:val="ac"/>
      </w:pPr>
      <w:r>
        <w:rPr>
          <w:rStyle w:val="a8"/>
        </w:rPr>
        <w:annotationRef/>
      </w:r>
      <w:r>
        <w:t>Обновит</w:t>
      </w:r>
      <w:r w:rsidR="00731DE1">
        <w:t>е, пожалуйста,</w:t>
      </w:r>
      <w:r>
        <w:t xml:space="preserve"> весь раздел в соответствии текстом ранее (синопсис)</w:t>
      </w:r>
      <w:r w:rsidR="00731DE1">
        <w:t>, чтобы было единообразие в синопсисе и теле</w:t>
      </w:r>
    </w:p>
  </w:comment>
  <w:comment w:id="1139" w:author="Автор" w:date="2026-08-25T19:34:00Z" w:initials="A">
    <w:p w14:paraId="36C95DE3" w14:textId="22B62497" w:rsidR="004C44C4" w:rsidRDefault="004C44C4">
      <w:pPr>
        <w:pStyle w:val="ac"/>
      </w:pPr>
      <w:r>
        <w:rPr>
          <w:rStyle w:val="a8"/>
        </w:rPr>
        <w:annotationRef/>
      </w:r>
      <w:r>
        <w:t>внёс правки в синопсис</w:t>
      </w:r>
    </w:p>
  </w:comment>
  <w:comment w:id="1146" w:author="Автор" w:date="2026-08-21T11:17:00Z" w:initials="A">
    <w:p w14:paraId="655E19DE" w14:textId="3D8B7832" w:rsidR="002B697B" w:rsidRPr="002B697B" w:rsidRDefault="002B697B">
      <w:pPr>
        <w:pStyle w:val="ac"/>
      </w:pPr>
      <w:r>
        <w:rPr>
          <w:rStyle w:val="a8"/>
        </w:rPr>
        <w:annotationRef/>
      </w:r>
      <w:r>
        <w:t xml:space="preserve">Предлагаем использование только двойного метода контрацепции с учетом высокого риска влияния на плод. </w:t>
      </w:r>
    </w:p>
  </w:comment>
  <w:comment w:id="1147" w:author="Автор" w:date="2026-08-25T11:09:00Z" w:initials="A">
    <w:p w14:paraId="63831D47" w14:textId="7125D49A" w:rsidR="00E01052" w:rsidRDefault="00E01052">
      <w:pPr>
        <w:pStyle w:val="ac"/>
      </w:pPr>
      <w:r>
        <w:rPr>
          <w:rStyle w:val="a8"/>
        </w:rPr>
        <w:annotationRef/>
      </w:r>
      <w:r w:rsidR="005D2F81">
        <w:t>хорошо</w:t>
      </w:r>
    </w:p>
  </w:comment>
  <w:comment w:id="1149" w:author="Автор" w:date="2026-08-21T11:20:00Z" w:initials="A">
    <w:p w14:paraId="3F8DE91E" w14:textId="6E6CEA80" w:rsidR="002B697B" w:rsidRDefault="002B697B">
      <w:pPr>
        <w:pStyle w:val="ac"/>
      </w:pPr>
      <w:r>
        <w:rPr>
          <w:rStyle w:val="a8"/>
        </w:rPr>
        <w:annotationRef/>
      </w:r>
      <w:r>
        <w:t>Просим перечислить, какие методы являются эффективными (</w:t>
      </w:r>
      <w:r w:rsidRPr="002B697B">
        <w:t>с надежностью более 90%</w:t>
      </w:r>
      <w:r>
        <w:t>), например</w:t>
      </w:r>
      <w:r w:rsidRPr="002B697B">
        <w:t xml:space="preserve">: шеечные колпачки со спермицидом, диафрагмы со спермицидом, презервативы с </w:t>
      </w:r>
      <w:proofErr w:type="spellStart"/>
      <w:r w:rsidRPr="002B697B">
        <w:t>интравагинальным</w:t>
      </w:r>
      <w:proofErr w:type="spellEnd"/>
      <w:r w:rsidRPr="002B697B">
        <w:t xml:space="preserve"> спермицидом, негормональные внутриматочные спирали</w:t>
      </w:r>
      <w:r>
        <w:t>.</w:t>
      </w:r>
    </w:p>
  </w:comment>
  <w:comment w:id="1150" w:author="Автор" w:date="2026-08-25T11:10:00Z" w:initials="A">
    <w:p w14:paraId="341718C6" w14:textId="104FA889" w:rsidR="005D2F81" w:rsidRDefault="005D2F81">
      <w:pPr>
        <w:pStyle w:val="ac"/>
      </w:pPr>
      <w:r>
        <w:rPr>
          <w:rStyle w:val="a8"/>
        </w:rPr>
        <w:annotationRef/>
      </w:r>
      <w:proofErr w:type="spellStart"/>
      <w:r>
        <w:t>ок</w:t>
      </w:r>
      <w:proofErr w:type="spellEnd"/>
    </w:p>
  </w:comment>
  <w:comment w:id="1143" w:author="Автор" w:date="2026-08-20T16:17:00Z" w:initials="A">
    <w:p w14:paraId="77EF9B75" w14:textId="36B9B3B3" w:rsidR="002A3054" w:rsidRDefault="002A3054">
      <w:pPr>
        <w:pStyle w:val="ac"/>
      </w:pPr>
      <w:r>
        <w:rPr>
          <w:rStyle w:val="a8"/>
        </w:rPr>
        <w:annotationRef/>
      </w:r>
      <w:r>
        <w:t>Просьба перепроверить и привести в соответствие с информацией в ИЛД</w:t>
      </w:r>
    </w:p>
  </w:comment>
  <w:comment w:id="1144" w:author="Автор" w:date="2026-08-25T11:11:00Z" w:initials="A">
    <w:p w14:paraId="5202BDA2" w14:textId="055467E4" w:rsidR="005D2F81" w:rsidRDefault="005D2F81">
      <w:pPr>
        <w:pStyle w:val="ac"/>
      </w:pPr>
      <w:r>
        <w:rPr>
          <w:rStyle w:val="a8"/>
        </w:rPr>
        <w:annotationRef/>
      </w:r>
      <w:r>
        <w:t>правки внесены в ПКИ, актуализировал ИЛД.</w:t>
      </w:r>
    </w:p>
  </w:comment>
  <w:comment w:id="1156" w:author="Автор" w:date="2026-08-11T16:14:00Z" w:initials="A">
    <w:p w14:paraId="4F87FA1F" w14:textId="293690F4" w:rsidR="00F75EF6" w:rsidRPr="00C01603" w:rsidRDefault="00F75EF6">
      <w:pPr>
        <w:pStyle w:val="ac"/>
      </w:pPr>
      <w:r>
        <w:rPr>
          <w:rStyle w:val="a8"/>
        </w:rPr>
        <w:annotationRef/>
      </w:r>
      <w:r w:rsidR="002B697B">
        <w:t>Также предлагаем данный пункт убрать</w:t>
      </w:r>
    </w:p>
  </w:comment>
  <w:comment w:id="1157" w:author="Автор" w:date="2026-08-25T11:09:00Z" w:initials="A">
    <w:p w14:paraId="5E1D0341" w14:textId="36F7D726" w:rsidR="00E01052" w:rsidRDefault="00E01052">
      <w:pPr>
        <w:pStyle w:val="ac"/>
      </w:pPr>
      <w:r>
        <w:rPr>
          <w:rStyle w:val="a8"/>
        </w:rPr>
        <w:annotationRef/>
      </w:r>
      <w:proofErr w:type="spellStart"/>
      <w:r>
        <w:t>ок</w:t>
      </w:r>
      <w:proofErr w:type="spellEnd"/>
    </w:p>
  </w:comment>
  <w:comment w:id="1158" w:author="Автор" w:date="2026-08-21T11:23:00Z" w:initials="A">
    <w:p w14:paraId="355AA051" w14:textId="50F9FC06" w:rsidR="002B697B" w:rsidRDefault="002B697B">
      <w:pPr>
        <w:pStyle w:val="ac"/>
      </w:pPr>
      <w:r>
        <w:rPr>
          <w:rStyle w:val="a8"/>
        </w:rPr>
        <w:annotationRef/>
      </w:r>
      <w:r>
        <w:t xml:space="preserve">Предлагаем удалить, </w:t>
      </w:r>
      <w:proofErr w:type="spellStart"/>
      <w:r>
        <w:t>см.выше</w:t>
      </w:r>
      <w:proofErr w:type="spellEnd"/>
      <w:r>
        <w:t xml:space="preserve"> обоснование</w:t>
      </w:r>
    </w:p>
  </w:comment>
  <w:comment w:id="1159" w:author="Автор" w:date="2026-08-25T11:09:00Z" w:initials="A">
    <w:p w14:paraId="2992678B" w14:textId="5E1751B3" w:rsidR="00E01052" w:rsidRDefault="00E01052">
      <w:pPr>
        <w:pStyle w:val="ac"/>
      </w:pPr>
      <w:r>
        <w:rPr>
          <w:rStyle w:val="a8"/>
        </w:rPr>
        <w:annotationRef/>
      </w:r>
      <w:proofErr w:type="spellStart"/>
      <w:r>
        <w:t>ок</w:t>
      </w:r>
      <w:proofErr w:type="spellEnd"/>
    </w:p>
  </w:comment>
  <w:comment w:id="1161" w:author="Автор" w:date="2026-08-21T11:24:00Z" w:initials="A">
    <w:p w14:paraId="774F46D7" w14:textId="3CABA655" w:rsidR="002B697B" w:rsidRDefault="002B697B">
      <w:pPr>
        <w:pStyle w:val="ac"/>
      </w:pPr>
      <w:r>
        <w:rPr>
          <w:rStyle w:val="a8"/>
        </w:rPr>
        <w:annotationRef/>
      </w:r>
      <w:r>
        <w:t xml:space="preserve">Просим уточнит, что это перенесшая гистерэктомию. </w:t>
      </w:r>
    </w:p>
  </w:comment>
  <w:comment w:id="1162" w:author="Автор" w:date="2026-08-25T11:11:00Z" w:initials="A">
    <w:p w14:paraId="5CF62126" w14:textId="22EEDEE2" w:rsidR="005D2F81" w:rsidRDefault="005D2F81">
      <w:pPr>
        <w:pStyle w:val="ac"/>
      </w:pPr>
      <w:r>
        <w:rPr>
          <w:rStyle w:val="a8"/>
        </w:rPr>
        <w:annotationRef/>
      </w:r>
      <w:proofErr w:type="spellStart"/>
      <w:r>
        <w:t>ок</w:t>
      </w:r>
      <w:proofErr w:type="spellEnd"/>
    </w:p>
  </w:comment>
  <w:comment w:id="1169" w:author="Автор" w:date="2026-08-11T16:18:00Z" w:initials="A">
    <w:p w14:paraId="36F899B0" w14:textId="0BEF225D" w:rsidR="00DC3D02" w:rsidRDefault="00DC3D02">
      <w:pPr>
        <w:pStyle w:val="ac"/>
      </w:pPr>
      <w:r>
        <w:rPr>
          <w:rStyle w:val="a8"/>
        </w:rPr>
        <w:annotationRef/>
      </w:r>
      <w:r w:rsidR="002B697B">
        <w:t>Уточните, пожалуйста, ч</w:t>
      </w:r>
      <w:r>
        <w:t>то подразумевается?</w:t>
      </w:r>
    </w:p>
  </w:comment>
  <w:comment w:id="1170" w:author="Автор" w:date="2026-08-24T17:52:00Z" w:initials="A">
    <w:p w14:paraId="72C7ECB2" w14:textId="1E098C8D" w:rsidR="00A2007A" w:rsidRDefault="00A2007A">
      <w:pPr>
        <w:pStyle w:val="ac"/>
      </w:pPr>
      <w:r>
        <w:rPr>
          <w:rStyle w:val="a8"/>
        </w:rPr>
        <w:annotationRef/>
      </w:r>
      <w:r>
        <w:t>Комплекс процедур скрининга – физикальный осмотр, сбор анамнеза, ЭКГ, общий и биохимический анализ крови, общий анализ мочи.</w:t>
      </w:r>
    </w:p>
  </w:comment>
  <w:comment w:id="1173" w:author="Автор" w:date="2026-08-11T16:18:00Z" w:initials="A">
    <w:p w14:paraId="73E1F0E9" w14:textId="7E776AB2" w:rsidR="00DC3D02" w:rsidRDefault="00DC3D02">
      <w:pPr>
        <w:pStyle w:val="ac"/>
      </w:pPr>
      <w:r>
        <w:rPr>
          <w:rStyle w:val="a8"/>
        </w:rPr>
        <w:annotationRef/>
      </w:r>
      <w:r>
        <w:t>?</w:t>
      </w:r>
    </w:p>
  </w:comment>
  <w:comment w:id="1174" w:author="Автор" w:date="2026-08-11T16:22:00Z" w:initials="A">
    <w:p w14:paraId="5F528FD6" w14:textId="3E78E48D" w:rsidR="00DC3D02" w:rsidRDefault="00DC3D02">
      <w:pPr>
        <w:pStyle w:val="ac"/>
      </w:pPr>
      <w:r>
        <w:rPr>
          <w:rStyle w:val="a8"/>
        </w:rPr>
        <w:annotationRef/>
      </w:r>
      <w:r>
        <w:t xml:space="preserve">Тоже указаны в </w:t>
      </w:r>
      <w:r w:rsidRPr="00A057BC">
        <w:rPr>
          <w:color w:val="0D0D0D" w:themeColor="text1" w:themeTint="F2"/>
        </w:rPr>
        <w:t>(Таблица 6);</w:t>
      </w:r>
    </w:p>
  </w:comment>
  <w:comment w:id="1175" w:author="Автор" w:date="2026-08-25T19:36:00Z" w:initials="A">
    <w:p w14:paraId="2833F6A5" w14:textId="365F0D99" w:rsidR="004C44C4" w:rsidRDefault="004C44C4">
      <w:pPr>
        <w:pStyle w:val="ac"/>
      </w:pPr>
      <w:r>
        <w:rPr>
          <w:rStyle w:val="a8"/>
        </w:rPr>
        <w:annotationRef/>
      </w:r>
      <w:r>
        <w:t>Здесь не уточнён номер таблицы, т.к. процедуры тест на алкоголь и тест на котинин содержат по одному оцениваемому параметру.</w:t>
      </w:r>
    </w:p>
  </w:comment>
  <w:comment w:id="1176" w:author="Автор" w:date="2026-08-21T11:26:00Z" w:initials="A">
    <w:p w14:paraId="305045D8" w14:textId="02766967" w:rsidR="002B697B" w:rsidRDefault="002B697B">
      <w:pPr>
        <w:pStyle w:val="ac"/>
      </w:pPr>
      <w:r>
        <w:rPr>
          <w:rStyle w:val="a8"/>
        </w:rPr>
        <w:annotationRef/>
      </w:r>
      <w:r>
        <w:t>См выше</w:t>
      </w:r>
    </w:p>
  </w:comment>
  <w:comment w:id="1177" w:author="Автор" w:date="2026-08-25T19:36:00Z" w:initials="A">
    <w:p w14:paraId="1C661CF4" w14:textId="335A8810" w:rsidR="004C44C4" w:rsidRDefault="004C44C4">
      <w:pPr>
        <w:pStyle w:val="ac"/>
      </w:pPr>
      <w:r>
        <w:rPr>
          <w:rStyle w:val="a8"/>
        </w:rPr>
        <w:annotationRef/>
      </w:r>
      <w:r>
        <w:t>указано верно</w:t>
      </w:r>
    </w:p>
  </w:comment>
  <w:comment w:id="1181" w:author="Автор" w:date="2026-08-11T16:22:00Z" w:initials="A">
    <w:p w14:paraId="3036F7EB" w14:textId="127B5796" w:rsidR="00DC3D02" w:rsidRDefault="00DC3D02">
      <w:pPr>
        <w:pStyle w:val="ac"/>
      </w:pPr>
      <w:r>
        <w:rPr>
          <w:rStyle w:val="a8"/>
        </w:rPr>
        <w:annotationRef/>
      </w:r>
      <w:r>
        <w:t>Как это возможно? Каким образом будут отличаться анализы и т.п.?</w:t>
      </w:r>
    </w:p>
  </w:comment>
  <w:comment w:id="1182" w:author="Автор" w:date="2026-08-20T16:22:00Z" w:initials="A">
    <w:p w14:paraId="45828472" w14:textId="2AA91D0E" w:rsidR="00E40385" w:rsidRDefault="00E40385">
      <w:pPr>
        <w:pStyle w:val="ac"/>
      </w:pPr>
      <w:r>
        <w:rPr>
          <w:rStyle w:val="a8"/>
        </w:rPr>
        <w:annotationRef/>
      </w:r>
      <w:r>
        <w:t>Точно ли это нужно. Если доброволец не подходит по критериям, то он исключается. Лучше убрать это примечание.</w:t>
      </w:r>
    </w:p>
  </w:comment>
  <w:comment w:id="1183" w:author="Автор" w:date="2026-08-24T17:22:00Z" w:initials="A">
    <w:p w14:paraId="7173FAE7" w14:textId="698C49F8" w:rsidR="00AD69F5" w:rsidRDefault="00AD69F5">
      <w:pPr>
        <w:pStyle w:val="ac"/>
      </w:pPr>
      <w:r>
        <w:rPr>
          <w:rStyle w:val="a8"/>
        </w:rPr>
        <w:annotationRef/>
      </w:r>
      <w:r>
        <w:t>хорошо</w:t>
      </w:r>
    </w:p>
  </w:comment>
  <w:comment w:id="1184" w:author="Автор" w:date="2026-08-21T11:26:00Z" w:initials="A">
    <w:p w14:paraId="37CAD101" w14:textId="61B1E8D1" w:rsidR="002B697B" w:rsidRDefault="002B697B">
      <w:pPr>
        <w:pStyle w:val="ac"/>
      </w:pPr>
      <w:r>
        <w:rPr>
          <w:rStyle w:val="a8"/>
        </w:rPr>
        <w:annotationRef/>
      </w:r>
      <w:r>
        <w:t xml:space="preserve">Просим уточнить, требуется ли данное уточнение в Протоколе? </w:t>
      </w:r>
    </w:p>
  </w:comment>
  <w:comment w:id="1185" w:author="Автор" w:date="2026-08-24T17:22:00Z" w:initials="A">
    <w:p w14:paraId="19AB7BAE" w14:textId="0E7FB216" w:rsidR="00AD69F5" w:rsidRDefault="00AD69F5">
      <w:pPr>
        <w:pStyle w:val="ac"/>
      </w:pPr>
      <w:r>
        <w:rPr>
          <w:rStyle w:val="a8"/>
        </w:rPr>
        <w:annotationRef/>
      </w:r>
      <w:r>
        <w:t>Можно удалить, в таком случае доброволец не будет проходить все процедуры скрининга из-за выбывания из исследования.</w:t>
      </w:r>
    </w:p>
  </w:comment>
  <w:comment w:id="1194" w:author="Автор" w:date="2026-08-11T16:26:00Z" w:initials="A">
    <w:p w14:paraId="398ED6D5" w14:textId="2B5FADAA" w:rsidR="0004662F" w:rsidRDefault="0004662F">
      <w:pPr>
        <w:pStyle w:val="ac"/>
      </w:pPr>
      <w:r>
        <w:rPr>
          <w:rStyle w:val="a8"/>
        </w:rPr>
        <w:annotationRef/>
      </w:r>
      <w:proofErr w:type="spellStart"/>
      <w:r>
        <w:t>Абс</w:t>
      </w:r>
      <w:proofErr w:type="spellEnd"/>
      <w:r>
        <w:t xml:space="preserve">. или </w:t>
      </w:r>
      <w:proofErr w:type="spellStart"/>
      <w:r>
        <w:t>отн</w:t>
      </w:r>
      <w:proofErr w:type="spellEnd"/>
      <w:r>
        <w:t>.?</w:t>
      </w:r>
    </w:p>
  </w:comment>
  <w:comment w:id="1195" w:author="Автор" w:date="2026-08-25T19:36:00Z" w:initials="A">
    <w:p w14:paraId="22A853DE" w14:textId="5C875936" w:rsidR="004C44C4" w:rsidRDefault="004C44C4">
      <w:pPr>
        <w:pStyle w:val="ac"/>
      </w:pPr>
      <w:r>
        <w:rPr>
          <w:rStyle w:val="a8"/>
        </w:rPr>
        <w:annotationRef/>
      </w:r>
      <w:r>
        <w:t>лейкоцитарная формула в относительных единицах</w:t>
      </w:r>
    </w:p>
  </w:comment>
  <w:comment w:id="1203" w:author="Автор" w:date="2026-08-11T16:26:00Z" w:initials="A">
    <w:p w14:paraId="6B53F2E4" w14:textId="192BAB99" w:rsidR="0004662F" w:rsidRDefault="0004662F">
      <w:pPr>
        <w:pStyle w:val="ac"/>
      </w:pPr>
      <w:r>
        <w:rPr>
          <w:rStyle w:val="a8"/>
        </w:rPr>
        <w:annotationRef/>
      </w:r>
      <w:r>
        <w:t>Это микроскопия или? (</w:t>
      </w:r>
      <w:proofErr w:type="spellStart"/>
      <w:r>
        <w:t>см.комментарий</w:t>
      </w:r>
      <w:proofErr w:type="spellEnd"/>
      <w:r>
        <w:t xml:space="preserve"> выше)</w:t>
      </w:r>
    </w:p>
  </w:comment>
  <w:comment w:id="1204" w:author="Автор" w:date="2026-08-25T19:37:00Z" w:initials="A">
    <w:p w14:paraId="696EEC59" w14:textId="371A95F4" w:rsidR="004C44C4" w:rsidRDefault="004C44C4">
      <w:pPr>
        <w:pStyle w:val="ac"/>
      </w:pPr>
      <w:r>
        <w:rPr>
          <w:rStyle w:val="a8"/>
        </w:rPr>
        <w:annotationRef/>
      </w:r>
      <w:r>
        <w:t>да</w:t>
      </w:r>
    </w:p>
  </w:comment>
  <w:comment w:id="1205" w:author="Автор" w:date="2026-08-11T16:28:00Z" w:initials="A">
    <w:p w14:paraId="3469F19B" w14:textId="33D61F5C" w:rsidR="005E1799" w:rsidRDefault="005E1799">
      <w:pPr>
        <w:pStyle w:val="ac"/>
      </w:pPr>
      <w:r>
        <w:rPr>
          <w:rStyle w:val="a8"/>
        </w:rPr>
        <w:annotationRef/>
      </w:r>
      <w:r>
        <w:t>Ожидаем ли расчет клиренса креатинина?</w:t>
      </w:r>
    </w:p>
  </w:comment>
  <w:comment w:id="1206" w:author="Автор" w:date="2026-08-24T17:53:00Z" w:initials="A">
    <w:p w14:paraId="38EF5361" w14:textId="0DF92CAF" w:rsidR="00A2007A" w:rsidRDefault="00A2007A">
      <w:pPr>
        <w:pStyle w:val="ac"/>
      </w:pPr>
      <w:r>
        <w:rPr>
          <w:rStyle w:val="a8"/>
        </w:rPr>
        <w:annotationRef/>
      </w:r>
      <w:r>
        <w:t>Проводится только оценка концентрации креатинина в крови.</w:t>
      </w:r>
    </w:p>
  </w:comment>
  <w:comment w:id="1208" w:author="Автор" w:date="2026-08-11T16:27:00Z" w:initials="A">
    <w:p w14:paraId="5F16049B" w14:textId="7152BE87" w:rsidR="0004662F" w:rsidRDefault="0004662F">
      <w:pPr>
        <w:pStyle w:val="ac"/>
      </w:pPr>
      <w:r>
        <w:rPr>
          <w:rStyle w:val="a8"/>
        </w:rPr>
        <w:annotationRef/>
      </w:r>
      <w:r>
        <w:t>Общий?</w:t>
      </w:r>
    </w:p>
  </w:comment>
  <w:comment w:id="1209" w:author="Автор" w:date="2026-08-24T17:23:00Z" w:initials="A">
    <w:p w14:paraId="778A04D9" w14:textId="29CFD035" w:rsidR="00AD69F5" w:rsidRDefault="00AD69F5">
      <w:pPr>
        <w:pStyle w:val="ac"/>
      </w:pPr>
      <w:r>
        <w:rPr>
          <w:rStyle w:val="a8"/>
        </w:rPr>
        <w:annotationRef/>
      </w:r>
      <w:r>
        <w:t>да</w:t>
      </w:r>
    </w:p>
  </w:comment>
  <w:comment w:id="1211" w:author="Автор" w:date="2026-08-21T11:28:00Z" w:initials="A">
    <w:p w14:paraId="1591098D" w14:textId="0635A2A9" w:rsidR="00602478" w:rsidRDefault="00602478">
      <w:pPr>
        <w:pStyle w:val="ac"/>
      </w:pPr>
      <w:r>
        <w:rPr>
          <w:rStyle w:val="a8"/>
        </w:rPr>
        <w:annotationRef/>
      </w:r>
      <w:r>
        <w:t>См. комментарии выше</w:t>
      </w:r>
    </w:p>
  </w:comment>
  <w:comment w:id="1212" w:author="Автор" w:date="2026-08-25T19:37:00Z" w:initials="A">
    <w:p w14:paraId="757B9302" w14:textId="7C25E63A" w:rsidR="004C44C4" w:rsidRDefault="004C44C4">
      <w:pPr>
        <w:pStyle w:val="ac"/>
      </w:pPr>
      <w:r>
        <w:rPr>
          <w:rStyle w:val="a8"/>
        </w:rPr>
        <w:annotationRef/>
      </w:r>
      <w:r>
        <w:t>обновлено в соответствии с синопсисом</w:t>
      </w:r>
    </w:p>
  </w:comment>
  <w:comment w:id="1213" w:author="Автор" w:date="2026-08-11T16:34:00Z" w:initials="A">
    <w:p w14:paraId="781AD8D8" w14:textId="54079ADB" w:rsidR="0038594C" w:rsidRDefault="0038594C">
      <w:pPr>
        <w:pStyle w:val="ac"/>
      </w:pPr>
      <w:r>
        <w:rPr>
          <w:rStyle w:val="a8"/>
        </w:rPr>
        <w:annotationRef/>
      </w:r>
      <w:r>
        <w:t>Если есть госпитализация</w:t>
      </w:r>
      <w:r w:rsidR="00602478">
        <w:t xml:space="preserve"> -</w:t>
      </w:r>
      <w:r>
        <w:t xml:space="preserve"> ожидаем выписку?</w:t>
      </w:r>
    </w:p>
  </w:comment>
  <w:comment w:id="1214" w:author="Автор" w:date="2026-08-24T17:28:00Z" w:initials="A">
    <w:p w14:paraId="124465C8" w14:textId="0A41AB03" w:rsidR="00282ABF" w:rsidRDefault="00282ABF">
      <w:pPr>
        <w:pStyle w:val="ac"/>
      </w:pPr>
      <w:r>
        <w:rPr>
          <w:rStyle w:val="a8"/>
        </w:rPr>
        <w:annotationRef/>
      </w:r>
      <w:r w:rsidR="00A779BB">
        <w:rPr>
          <w:rStyle w:val="a8"/>
        </w:rPr>
        <w:t>уточнил</w:t>
      </w:r>
    </w:p>
  </w:comment>
  <w:comment w:id="1220" w:author="Автор" w:date="2026-08-11T16:34:00Z" w:initials="A">
    <w:p w14:paraId="03197209" w14:textId="7CFE06CE" w:rsidR="0038594C" w:rsidRDefault="0038594C">
      <w:pPr>
        <w:pStyle w:val="ac"/>
      </w:pPr>
      <w:r>
        <w:rPr>
          <w:rStyle w:val="a8"/>
        </w:rPr>
        <w:annotationRef/>
      </w:r>
      <w:r>
        <w:t>В моче</w:t>
      </w:r>
      <w:r w:rsidR="00602478">
        <w:t xml:space="preserve"> (Таблица 6)</w:t>
      </w:r>
    </w:p>
  </w:comment>
  <w:comment w:id="1221" w:author="Автор" w:date="2026-08-25T18:11:00Z" w:initials="A">
    <w:p w14:paraId="4E022BD9" w14:textId="5BBEF547" w:rsidR="00A779BB" w:rsidRDefault="00A779BB">
      <w:pPr>
        <w:pStyle w:val="ac"/>
      </w:pPr>
      <w:r>
        <w:rPr>
          <w:rStyle w:val="a8"/>
        </w:rPr>
        <w:annotationRef/>
      </w:r>
      <w:r>
        <w:t>внёс правки</w:t>
      </w:r>
    </w:p>
  </w:comment>
  <w:comment w:id="1225" w:author="Автор" w:date="2026-08-11T16:34:00Z" w:initials="A">
    <w:p w14:paraId="6ECF74D9" w14:textId="134C1CB2" w:rsidR="0038594C" w:rsidRPr="0038594C" w:rsidRDefault="0038594C" w:rsidP="0038594C">
      <w:pPr>
        <w:pStyle w:val="ac"/>
      </w:pPr>
      <w:r>
        <w:rPr>
          <w:rStyle w:val="a8"/>
        </w:rPr>
        <w:annotationRef/>
      </w:r>
      <w:r w:rsidRPr="0038594C">
        <w:t>тест на наличие алкоголя в выдыхаемом воздухе с использованием алкотестера</w:t>
      </w:r>
      <w:r w:rsidR="00602478">
        <w:t xml:space="preserve"> (Таблица 6)</w:t>
      </w:r>
      <w:r w:rsidRPr="0038594C">
        <w:t>;</w:t>
      </w:r>
    </w:p>
    <w:p w14:paraId="154D8057" w14:textId="27C2A823" w:rsidR="0038594C" w:rsidRDefault="0038594C">
      <w:pPr>
        <w:pStyle w:val="ac"/>
      </w:pPr>
    </w:p>
  </w:comment>
  <w:comment w:id="1226" w:author="Автор" w:date="2026-08-25T18:11:00Z" w:initials="A">
    <w:p w14:paraId="5301ABF2" w14:textId="41454A0B" w:rsidR="00A779BB" w:rsidRDefault="00A779BB">
      <w:pPr>
        <w:pStyle w:val="ac"/>
      </w:pPr>
      <w:r>
        <w:rPr>
          <w:rStyle w:val="a8"/>
        </w:rPr>
        <w:annotationRef/>
      </w:r>
      <w:r>
        <w:t>внёс правки</w:t>
      </w:r>
    </w:p>
  </w:comment>
  <w:comment w:id="1228" w:author="Автор" w:date="2026-08-11T16:35:00Z" w:initials="A">
    <w:p w14:paraId="6E222830" w14:textId="65A5CD24" w:rsidR="0038594C" w:rsidRDefault="0038594C" w:rsidP="0038594C">
      <w:pPr>
        <w:pStyle w:val="ac"/>
      </w:pPr>
      <w:r>
        <w:rPr>
          <w:rStyle w:val="a8"/>
        </w:rPr>
        <w:annotationRef/>
      </w:r>
      <w:r>
        <w:t>выше было «</w:t>
      </w:r>
      <w:r w:rsidRPr="0038594C">
        <w:t>тест на наркотические препараты в моче (Таблица 6);</w:t>
      </w:r>
      <w:r>
        <w:t>»</w:t>
      </w:r>
    </w:p>
  </w:comment>
  <w:comment w:id="1229" w:author="Автор" w:date="2026-08-25T18:12:00Z" w:initials="A">
    <w:p w14:paraId="4BEF4F2F" w14:textId="7B333DE7" w:rsidR="00A779BB" w:rsidRDefault="00A779BB">
      <w:pPr>
        <w:pStyle w:val="ac"/>
      </w:pPr>
      <w:r>
        <w:rPr>
          <w:rStyle w:val="a8"/>
        </w:rPr>
        <w:annotationRef/>
      </w:r>
      <w:r>
        <w:t>внёс правки</w:t>
      </w:r>
    </w:p>
  </w:comment>
  <w:comment w:id="1231" w:author="Автор" w:date="2026-08-11T16:36:00Z" w:initials="A">
    <w:p w14:paraId="23F7D2CA" w14:textId="3A6E5123" w:rsidR="0038594C" w:rsidRDefault="0038594C">
      <w:pPr>
        <w:pStyle w:val="ac"/>
      </w:pPr>
      <w:r>
        <w:rPr>
          <w:rStyle w:val="a8"/>
        </w:rPr>
        <w:annotationRef/>
      </w:r>
      <w:r>
        <w:t>В моче</w:t>
      </w:r>
      <w:r w:rsidR="00602478">
        <w:t xml:space="preserve"> (Таблица 6)</w:t>
      </w:r>
    </w:p>
  </w:comment>
  <w:comment w:id="1232" w:author="Автор" w:date="2026-08-25T18:12:00Z" w:initials="A">
    <w:p w14:paraId="2148473D" w14:textId="61B83E9D" w:rsidR="00A779BB" w:rsidRDefault="00A779BB">
      <w:pPr>
        <w:pStyle w:val="ac"/>
      </w:pPr>
      <w:r>
        <w:rPr>
          <w:rStyle w:val="a8"/>
        </w:rPr>
        <w:annotationRef/>
      </w:r>
      <w:r>
        <w:t>внёс правки</w:t>
      </w:r>
    </w:p>
  </w:comment>
  <w:comment w:id="1239" w:author="Автор" w:date="2026-08-11T16:36:00Z" w:initials="A">
    <w:p w14:paraId="261A82E9" w14:textId="758BCF69" w:rsidR="0038594C" w:rsidRDefault="0038594C">
      <w:pPr>
        <w:pStyle w:val="ac"/>
      </w:pPr>
      <w:r>
        <w:rPr>
          <w:rStyle w:val="a8"/>
        </w:rPr>
        <w:annotationRef/>
      </w:r>
      <w:r w:rsidRPr="0038594C">
        <w:t>тест на наличие алкоголя в выдыхаемом воздухе с использованием алкотестера</w:t>
      </w:r>
      <w:r w:rsidR="00602478">
        <w:t xml:space="preserve"> (Таблица 6)</w:t>
      </w:r>
      <w:r w:rsidRPr="0038594C">
        <w:t>;</w:t>
      </w:r>
    </w:p>
  </w:comment>
  <w:comment w:id="1240" w:author="Автор" w:date="2026-08-25T18:12:00Z" w:initials="A">
    <w:p w14:paraId="2533F67B" w14:textId="30E593CE" w:rsidR="00A779BB" w:rsidRDefault="00A779BB">
      <w:pPr>
        <w:pStyle w:val="ac"/>
      </w:pPr>
      <w:r>
        <w:rPr>
          <w:rStyle w:val="a8"/>
        </w:rPr>
        <w:annotationRef/>
      </w:r>
      <w:r>
        <w:t>внёс правки</w:t>
      </w:r>
    </w:p>
  </w:comment>
  <w:comment w:id="1242" w:author="Автор" w:date="2026-08-11T16:36:00Z" w:initials="A">
    <w:p w14:paraId="29999595" w14:textId="69A95CB7" w:rsidR="0038594C" w:rsidRDefault="0038594C">
      <w:pPr>
        <w:pStyle w:val="ac"/>
      </w:pPr>
      <w:r>
        <w:rPr>
          <w:rStyle w:val="a8"/>
        </w:rPr>
        <w:annotationRef/>
      </w:r>
      <w:r>
        <w:t>выше было «</w:t>
      </w:r>
      <w:r w:rsidRPr="0038594C">
        <w:t>тест на наркотические препараты в моче (Таблица 6);</w:t>
      </w:r>
      <w:r>
        <w:t>»</w:t>
      </w:r>
    </w:p>
  </w:comment>
  <w:comment w:id="1243" w:author="Автор" w:date="2026-08-25T18:12:00Z" w:initials="A">
    <w:p w14:paraId="6C86056B" w14:textId="6B0A91A9" w:rsidR="00A779BB" w:rsidRDefault="00A779BB">
      <w:pPr>
        <w:pStyle w:val="ac"/>
      </w:pPr>
      <w:r>
        <w:rPr>
          <w:rStyle w:val="a8"/>
        </w:rPr>
        <w:annotationRef/>
      </w:r>
      <w:r>
        <w:t>внёс правки</w:t>
      </w:r>
    </w:p>
  </w:comment>
  <w:comment w:id="1247" w:author="Автор" w:date="2026-08-11T16:36:00Z" w:initials="A">
    <w:p w14:paraId="313F0613" w14:textId="263E6BFD" w:rsidR="00067DDB" w:rsidRDefault="00067DDB">
      <w:pPr>
        <w:pStyle w:val="ac"/>
      </w:pPr>
      <w:r>
        <w:rPr>
          <w:rStyle w:val="a8"/>
        </w:rPr>
        <w:annotationRef/>
      </w:r>
      <w:r w:rsidRPr="0038594C">
        <w:t>тест на наличие алкоголя в выдыхаемом воздухе с использованием алкотестера</w:t>
      </w:r>
      <w:r w:rsidR="00602478">
        <w:t xml:space="preserve"> (Таблица 6)</w:t>
      </w:r>
      <w:r w:rsidRPr="0038594C">
        <w:t>;</w:t>
      </w:r>
    </w:p>
  </w:comment>
  <w:comment w:id="1248" w:author="Автор" w:date="2026-08-25T18:13:00Z" w:initials="A">
    <w:p w14:paraId="3D586138" w14:textId="7A7226D5" w:rsidR="00A779BB" w:rsidRDefault="00A779BB">
      <w:pPr>
        <w:pStyle w:val="ac"/>
      </w:pPr>
      <w:r>
        <w:rPr>
          <w:rStyle w:val="a8"/>
        </w:rPr>
        <w:annotationRef/>
      </w:r>
      <w:r>
        <w:t>уточнил</w:t>
      </w:r>
    </w:p>
  </w:comment>
  <w:comment w:id="1249" w:author="Автор" w:date="2026-08-11T16:36:00Z" w:initials="A">
    <w:p w14:paraId="045B8DCC" w14:textId="605A2BB5" w:rsidR="00067DDB" w:rsidRDefault="00067DDB">
      <w:pPr>
        <w:pStyle w:val="ac"/>
      </w:pPr>
      <w:r>
        <w:rPr>
          <w:rStyle w:val="a8"/>
        </w:rPr>
        <w:annotationRef/>
      </w:r>
      <w:r>
        <w:t>в моче</w:t>
      </w:r>
      <w:r w:rsidR="00602478">
        <w:t xml:space="preserve"> (Таблица 6)</w:t>
      </w:r>
    </w:p>
  </w:comment>
  <w:comment w:id="1250" w:author="Автор" w:date="2026-08-25T18:13:00Z" w:initials="A">
    <w:p w14:paraId="2F5339C1" w14:textId="30B19257" w:rsidR="00A779BB" w:rsidRDefault="00A779BB">
      <w:pPr>
        <w:pStyle w:val="ac"/>
      </w:pPr>
      <w:r>
        <w:rPr>
          <w:rStyle w:val="a8"/>
        </w:rPr>
        <w:annotationRef/>
      </w:r>
      <w:r>
        <w:t>уточнил</w:t>
      </w:r>
    </w:p>
  </w:comment>
  <w:comment w:id="1254" w:author="Автор" w:date="2026-08-11T16:36:00Z" w:initials="A">
    <w:p w14:paraId="14549887" w14:textId="021B0870" w:rsidR="00067DDB" w:rsidRDefault="00067DDB">
      <w:pPr>
        <w:pStyle w:val="ac"/>
      </w:pPr>
      <w:r>
        <w:rPr>
          <w:rStyle w:val="a8"/>
        </w:rPr>
        <w:annotationRef/>
      </w:r>
      <w:r>
        <w:t>выше было «</w:t>
      </w:r>
      <w:r w:rsidRPr="0038594C">
        <w:t>тест на наркотические препараты в моче (Таблица 6);</w:t>
      </w:r>
      <w:r>
        <w:t>»</w:t>
      </w:r>
    </w:p>
  </w:comment>
  <w:comment w:id="1255" w:author="Автор" w:date="2026-08-25T18:13:00Z" w:initials="A">
    <w:p w14:paraId="4EEA6000" w14:textId="056B0756" w:rsidR="00A779BB" w:rsidRDefault="00A779BB">
      <w:pPr>
        <w:pStyle w:val="ac"/>
      </w:pPr>
      <w:r>
        <w:rPr>
          <w:rStyle w:val="a8"/>
        </w:rPr>
        <w:annotationRef/>
      </w:r>
      <w:r>
        <w:t>уточнил</w:t>
      </w:r>
    </w:p>
  </w:comment>
  <w:comment w:id="1257" w:author="Автор" w:date="2026-08-11T16:37:00Z" w:initials="A">
    <w:p w14:paraId="0EC31D71" w14:textId="265BA928" w:rsidR="00067DDB" w:rsidRDefault="00067DDB">
      <w:pPr>
        <w:pStyle w:val="ac"/>
      </w:pPr>
      <w:r>
        <w:rPr>
          <w:rStyle w:val="a8"/>
        </w:rPr>
        <w:annotationRef/>
      </w:r>
      <w:r>
        <w:t xml:space="preserve">в какую? </w:t>
      </w:r>
      <w:proofErr w:type="spellStart"/>
      <w:r>
        <w:t>Кубитальную</w:t>
      </w:r>
      <w:proofErr w:type="spellEnd"/>
      <w:r>
        <w:t>?</w:t>
      </w:r>
    </w:p>
  </w:comment>
  <w:comment w:id="1258" w:author="Автор" w:date="2026-08-25T19:39:00Z" w:initials="A">
    <w:p w14:paraId="1EB7EDEC" w14:textId="54768C44" w:rsidR="004C44C4" w:rsidRDefault="004C44C4">
      <w:pPr>
        <w:pStyle w:val="ac"/>
      </w:pPr>
      <w:r>
        <w:rPr>
          <w:rStyle w:val="a8"/>
        </w:rPr>
        <w:annotationRef/>
      </w:r>
      <w:r>
        <w:t>на усмотрение персонала центра. выбор вены не влияет на ФК.</w:t>
      </w:r>
    </w:p>
  </w:comment>
  <w:comment w:id="1260" w:author="Автор" w:date="2026-08-11T16:38:00Z" w:initials="A">
    <w:p w14:paraId="7EEB19BE" w14:textId="2864ECD3" w:rsidR="00067DDB" w:rsidRDefault="00067DDB">
      <w:pPr>
        <w:pStyle w:val="ac"/>
      </w:pPr>
      <w:r>
        <w:rPr>
          <w:rStyle w:val="a8"/>
        </w:rPr>
        <w:annotationRef/>
      </w:r>
      <w:r>
        <w:t>После забора ФК точки «24 часа»</w:t>
      </w:r>
    </w:p>
  </w:comment>
  <w:comment w:id="1261" w:author="Автор" w:date="2026-08-25T18:13:00Z" w:initials="A">
    <w:p w14:paraId="2CA496AE" w14:textId="3203E325" w:rsidR="00A779BB" w:rsidRDefault="00A779BB">
      <w:pPr>
        <w:pStyle w:val="ac"/>
      </w:pPr>
      <w:r>
        <w:rPr>
          <w:rStyle w:val="a8"/>
        </w:rPr>
        <w:annotationRef/>
      </w:r>
      <w:r>
        <w:t>уточнил</w:t>
      </w:r>
    </w:p>
  </w:comment>
  <w:comment w:id="1262" w:author="Автор" w:date="2026-08-11T16:39:00Z" w:initials="A">
    <w:p w14:paraId="3599111F" w14:textId="342E1BDE" w:rsidR="00067DDB" w:rsidRDefault="00067DDB">
      <w:pPr>
        <w:pStyle w:val="ac"/>
      </w:pPr>
      <w:r>
        <w:rPr>
          <w:rStyle w:val="a8"/>
        </w:rPr>
        <w:annotationRef/>
      </w:r>
      <w:r>
        <w:t xml:space="preserve">С фиксацией в </w:t>
      </w:r>
      <w:proofErr w:type="spellStart"/>
      <w:r>
        <w:t>мед.документации</w:t>
      </w:r>
      <w:proofErr w:type="spellEnd"/>
      <w:r>
        <w:t xml:space="preserve">? </w:t>
      </w:r>
    </w:p>
  </w:comment>
  <w:comment w:id="1263" w:author="Автор" w:date="2026-08-25T18:14:00Z" w:initials="A">
    <w:p w14:paraId="02DAD579" w14:textId="6A158386" w:rsidR="00A779BB" w:rsidRDefault="00A779BB">
      <w:pPr>
        <w:pStyle w:val="ac"/>
      </w:pPr>
      <w:r>
        <w:rPr>
          <w:rStyle w:val="a8"/>
        </w:rPr>
        <w:annotationRef/>
      </w:r>
      <w:r>
        <w:t>да</w:t>
      </w:r>
    </w:p>
  </w:comment>
  <w:comment w:id="1265" w:author="Автор" w:date="2026-08-11T16:47:00Z" w:initials="A">
    <w:p w14:paraId="65F9574F" w14:textId="3B13F44F" w:rsidR="00625B04" w:rsidRDefault="00625B04">
      <w:pPr>
        <w:pStyle w:val="ac"/>
      </w:pPr>
      <w:r>
        <w:rPr>
          <w:rStyle w:val="a8"/>
        </w:rPr>
        <w:annotationRef/>
      </w:r>
      <w:r>
        <w:t>(Таблица 4)</w:t>
      </w:r>
    </w:p>
  </w:comment>
  <w:comment w:id="1266" w:author="Автор" w:date="2026-08-24T17:29:00Z" w:initials="A">
    <w:p w14:paraId="0C7DF3F9" w14:textId="6E6C5D8C" w:rsidR="00282ABF" w:rsidRDefault="00282ABF">
      <w:pPr>
        <w:pStyle w:val="ac"/>
      </w:pPr>
      <w:r>
        <w:rPr>
          <w:rStyle w:val="a8"/>
        </w:rPr>
        <w:annotationRef/>
      </w:r>
      <w:r>
        <w:t>хорошо</w:t>
      </w:r>
    </w:p>
  </w:comment>
  <w:comment w:id="1268" w:author="Автор" w:date="2026-08-11T16:49:00Z" w:initials="A">
    <w:p w14:paraId="1A60DB17" w14:textId="339EC53E" w:rsidR="00625B04" w:rsidRDefault="00625B04">
      <w:pPr>
        <w:pStyle w:val="ac"/>
      </w:pPr>
      <w:r>
        <w:rPr>
          <w:rStyle w:val="a8"/>
        </w:rPr>
        <w:annotationRef/>
      </w:r>
      <w:r w:rsidR="00602478">
        <w:t>Добавьте п</w:t>
      </w:r>
      <w:r>
        <w:t>ериод исследования</w:t>
      </w:r>
      <w:r w:rsidR="00602478">
        <w:t>, пожалуйста</w:t>
      </w:r>
    </w:p>
  </w:comment>
  <w:comment w:id="1269" w:author="Автор" w:date="2026-08-24T17:30:00Z" w:initials="A">
    <w:p w14:paraId="2DAE08D2" w14:textId="7C53B14D" w:rsidR="00282ABF" w:rsidRDefault="00282ABF">
      <w:pPr>
        <w:pStyle w:val="ac"/>
      </w:pPr>
      <w:r>
        <w:rPr>
          <w:rStyle w:val="a8"/>
        </w:rPr>
        <w:annotationRef/>
      </w:r>
      <w:r>
        <w:t>хорошо</w:t>
      </w:r>
    </w:p>
  </w:comment>
  <w:comment w:id="1272" w:author="Автор" w:date="2026-08-11T17:01:00Z" w:initials="A">
    <w:p w14:paraId="5F0EBFBC" w14:textId="5D8E6D93" w:rsidR="00C954EA" w:rsidRDefault="00C954EA">
      <w:pPr>
        <w:pStyle w:val="ac"/>
      </w:pPr>
      <w:r>
        <w:rPr>
          <w:rStyle w:val="a8"/>
        </w:rPr>
        <w:annotationRef/>
      </w:r>
      <w:r>
        <w:t>И руки</w:t>
      </w:r>
    </w:p>
  </w:comment>
  <w:comment w:id="1273" w:author="Автор" w:date="2026-08-24T17:31:00Z" w:initials="A">
    <w:p w14:paraId="44C4EC82" w14:textId="7DFEB9A3" w:rsidR="00282ABF" w:rsidRDefault="00282ABF">
      <w:pPr>
        <w:pStyle w:val="ac"/>
      </w:pPr>
      <w:r>
        <w:rPr>
          <w:rStyle w:val="a8"/>
        </w:rPr>
        <w:annotationRef/>
      </w:r>
      <w:r>
        <w:t>хорошо</w:t>
      </w:r>
    </w:p>
  </w:comment>
  <w:comment w:id="1278" w:author="Автор" w:date="2026-08-11T16:53:00Z" w:initials="A">
    <w:p w14:paraId="1BB7DA3C" w14:textId="584B0553" w:rsidR="00851F94" w:rsidRDefault="008E54FA">
      <w:pPr>
        <w:pStyle w:val="ac"/>
      </w:pPr>
      <w:r>
        <w:rPr>
          <w:rStyle w:val="a8"/>
        </w:rPr>
        <w:annotationRef/>
      </w:r>
      <w:r w:rsidR="00602478">
        <w:t>Уточните, пожалуйста, п</w:t>
      </w:r>
      <w:r>
        <w:t xml:space="preserve">очему не (+15 минут) как в 4 </w:t>
      </w:r>
      <w:r w:rsidR="00602478">
        <w:t xml:space="preserve">ч </w:t>
      </w:r>
      <w:r>
        <w:t>и 6</w:t>
      </w:r>
      <w:r w:rsidR="00602478">
        <w:t xml:space="preserve"> ч</w:t>
      </w:r>
      <w:r>
        <w:t xml:space="preserve">? </w:t>
      </w:r>
    </w:p>
    <w:p w14:paraId="108A0ECE" w14:textId="77777777" w:rsidR="00851F94" w:rsidRDefault="00851F94">
      <w:pPr>
        <w:pStyle w:val="ac"/>
      </w:pPr>
    </w:p>
    <w:p w14:paraId="27972566" w14:textId="34FCB3F0" w:rsidR="008E54FA" w:rsidRDefault="00602478">
      <w:pPr>
        <w:pStyle w:val="ac"/>
      </w:pPr>
      <w:r>
        <w:t>Если правильно понимаем, в</w:t>
      </w:r>
      <w:r w:rsidR="00851F94">
        <w:t xml:space="preserve"> 11 ч процедур нет, как в 4</w:t>
      </w:r>
      <w:r>
        <w:t xml:space="preserve"> ч</w:t>
      </w:r>
      <w:r w:rsidR="00851F94">
        <w:t>, 6</w:t>
      </w:r>
      <w:r>
        <w:t xml:space="preserve"> ч</w:t>
      </w:r>
      <w:r w:rsidR="00851F94">
        <w:t>, 8</w:t>
      </w:r>
      <w:r>
        <w:t xml:space="preserve"> ч, поэтому </w:t>
      </w:r>
      <w:r w:rsidRPr="00A057BC">
        <w:rPr>
          <w:rFonts w:eastAsia="Calibri"/>
          <w:color w:val="0D0D0D" w:themeColor="text1" w:themeTint="F2"/>
        </w:rPr>
        <w:t>±</w:t>
      </w:r>
      <w:r>
        <w:t>15 минут.</w:t>
      </w:r>
    </w:p>
  </w:comment>
  <w:comment w:id="1279" w:author="Автор" w:date="2026-08-25T19:39:00Z" w:initials="A">
    <w:p w14:paraId="22F400ED" w14:textId="1A3B2C7E" w:rsidR="004C44C4" w:rsidRDefault="004C44C4">
      <w:pPr>
        <w:pStyle w:val="ac"/>
      </w:pPr>
      <w:r>
        <w:rPr>
          <w:rStyle w:val="a8"/>
        </w:rPr>
        <w:annotationRef/>
      </w:r>
      <w:r>
        <w:t>Ранний прием пищи в первые часы после приема препарата может повлиять на ФК.</w:t>
      </w:r>
    </w:p>
  </w:comment>
  <w:comment w:id="1282" w:author="Автор" w:date="2026-08-11T17:05:00Z" w:initials="A">
    <w:p w14:paraId="4CFB9FAB" w14:textId="61A8B283" w:rsidR="00C954EA" w:rsidRDefault="00C954EA">
      <w:pPr>
        <w:pStyle w:val="ac"/>
      </w:pPr>
      <w:r>
        <w:rPr>
          <w:rStyle w:val="a8"/>
        </w:rPr>
        <w:annotationRef/>
      </w:r>
      <w:r w:rsidRPr="00602478">
        <w:t>См. комментарии к периоду 1</w:t>
      </w:r>
      <w:r w:rsidR="00602478">
        <w:t xml:space="preserve"> и телу протокола выше</w:t>
      </w:r>
      <w:r w:rsidRPr="00602478">
        <w:t>, т.к. практически идентичны</w:t>
      </w:r>
    </w:p>
  </w:comment>
  <w:comment w:id="1283" w:author="Автор" w:date="2026-08-25T19:39:00Z" w:initials="A">
    <w:p w14:paraId="6953A331" w14:textId="6474D7B3" w:rsidR="004C44C4" w:rsidRDefault="004C44C4">
      <w:pPr>
        <w:pStyle w:val="ac"/>
      </w:pPr>
      <w:r>
        <w:rPr>
          <w:rStyle w:val="a8"/>
        </w:rPr>
        <w:annotationRef/>
      </w:r>
      <w:r>
        <w:t>внёс правки на основе синопсиса</w:t>
      </w:r>
    </w:p>
  </w:comment>
  <w:comment w:id="1304" w:author="Автор" w:date="2026-08-11T17:08:00Z" w:initials="A">
    <w:p w14:paraId="4B7994D2" w14:textId="36774DB2" w:rsidR="00665919" w:rsidRDefault="00665919">
      <w:pPr>
        <w:pStyle w:val="ac"/>
      </w:pPr>
      <w:r>
        <w:rPr>
          <w:rStyle w:val="a8"/>
        </w:rPr>
        <w:annotationRef/>
      </w:r>
      <w:r w:rsidR="00602478">
        <w:t>Подскажите, пожалуйста, с</w:t>
      </w:r>
      <w:r w:rsidRPr="00602478">
        <w:t>огласно графику В8 Д11 включает в себя завершающее обследование – они будут разделены</w:t>
      </w:r>
      <w:r w:rsidR="00602478">
        <w:t>, но в рамках одного дня или иначе</w:t>
      </w:r>
      <w:r w:rsidRPr="00602478">
        <w:t>?</w:t>
      </w:r>
    </w:p>
  </w:comment>
  <w:comment w:id="1305" w:author="Автор" w:date="2026-08-25T19:41:00Z" w:initials="A">
    <w:p w14:paraId="72E2FF14" w14:textId="3B38F63E" w:rsidR="004C44C4" w:rsidRDefault="004C44C4">
      <w:pPr>
        <w:pStyle w:val="ac"/>
      </w:pPr>
      <w:r>
        <w:rPr>
          <w:rStyle w:val="a8"/>
        </w:rPr>
        <w:annotationRef/>
      </w:r>
      <w:r>
        <w:t xml:space="preserve">процедуры будут проведены однократно </w:t>
      </w:r>
    </w:p>
  </w:comment>
  <w:comment w:id="1307" w:author="Автор" w:date="2026-08-21T11:33:00Z" w:initials="A">
    <w:p w14:paraId="7E2DA99B" w14:textId="5495806C" w:rsidR="00602478" w:rsidRDefault="00602478">
      <w:pPr>
        <w:pStyle w:val="ac"/>
      </w:pPr>
      <w:r>
        <w:rPr>
          <w:rStyle w:val="a8"/>
        </w:rPr>
        <w:annotationRef/>
      </w:r>
      <w:r>
        <w:t>См выше</w:t>
      </w:r>
    </w:p>
  </w:comment>
  <w:comment w:id="1308" w:author="Автор" w:date="2026-08-25T19:42:00Z" w:initials="A">
    <w:p w14:paraId="40D5C29D" w14:textId="4212157A" w:rsidR="004C44C4" w:rsidRDefault="004C44C4">
      <w:pPr>
        <w:pStyle w:val="ac"/>
      </w:pPr>
      <w:r>
        <w:rPr>
          <w:rStyle w:val="a8"/>
        </w:rPr>
        <w:annotationRef/>
      </w:r>
      <w:r>
        <w:t>указано верно</w:t>
      </w:r>
    </w:p>
  </w:comment>
  <w:comment w:id="1311" w:author="Автор" w:date="2026-08-20T16:26:00Z" w:initials="A">
    <w:p w14:paraId="34CC6E10" w14:textId="5CE6C093" w:rsidR="00E40385" w:rsidRDefault="00E40385">
      <w:pPr>
        <w:pStyle w:val="ac"/>
      </w:pPr>
      <w:r>
        <w:rPr>
          <w:rStyle w:val="a8"/>
        </w:rPr>
        <w:annotationRef/>
      </w:r>
      <w:r>
        <w:t>В течение какого времени после принятия решения об исключении?</w:t>
      </w:r>
    </w:p>
  </w:comment>
  <w:comment w:id="1312" w:author="Автор" w:date="2026-08-25T18:16:00Z" w:initials="A">
    <w:p w14:paraId="362FEEB4" w14:textId="5E8759C4" w:rsidR="00A779BB" w:rsidRDefault="00A779BB">
      <w:pPr>
        <w:pStyle w:val="ac"/>
      </w:pPr>
      <w:r>
        <w:rPr>
          <w:rStyle w:val="a8"/>
        </w:rPr>
        <w:annotationRef/>
      </w:r>
      <w:r>
        <w:t>предлагаю установить период в 14 дней.</w:t>
      </w:r>
    </w:p>
  </w:comment>
  <w:comment w:id="1321" w:author="Автор" w:date="2026-08-11T17:11:00Z" w:initials="A">
    <w:p w14:paraId="454C5DCF" w14:textId="67A88C75" w:rsidR="00797745" w:rsidRDefault="00797745">
      <w:pPr>
        <w:pStyle w:val="ac"/>
      </w:pPr>
      <w:r>
        <w:rPr>
          <w:rStyle w:val="a8"/>
        </w:rPr>
        <w:annotationRef/>
      </w:r>
      <w:r w:rsidR="00602478">
        <w:t>Укажите, пожалуйста, с</w:t>
      </w:r>
      <w:r>
        <w:t>сылку, где это описано более подробно в разделе</w:t>
      </w:r>
      <w:r w:rsidR="00602478">
        <w:t xml:space="preserve"> </w:t>
      </w:r>
      <w:r w:rsidR="00602478" w:rsidRPr="00602478">
        <w:rPr>
          <w:highlight w:val="yellow"/>
        </w:rPr>
        <w:t>___</w:t>
      </w:r>
    </w:p>
    <w:p w14:paraId="130BC377" w14:textId="77777777" w:rsidR="00851F94" w:rsidRDefault="00851F94">
      <w:pPr>
        <w:pStyle w:val="ac"/>
      </w:pPr>
    </w:p>
    <w:p w14:paraId="5D0152A6" w14:textId="0E4D5B1E" w:rsidR="00851F94" w:rsidRDefault="00851F94">
      <w:pPr>
        <w:pStyle w:val="ac"/>
      </w:pPr>
      <w:r>
        <w:t xml:space="preserve">Рандом. </w:t>
      </w:r>
      <w:r w:rsidR="00602478">
        <w:t>л</w:t>
      </w:r>
      <w:r>
        <w:t>иста не ожидаем в протоколе?</w:t>
      </w:r>
    </w:p>
  </w:comment>
  <w:comment w:id="1322" w:author="Автор" w:date="2026-08-25T18:16:00Z" w:initials="A">
    <w:p w14:paraId="298FA9D8" w14:textId="06E7646E" w:rsidR="00A779BB" w:rsidRDefault="00A779BB">
      <w:pPr>
        <w:pStyle w:val="ac"/>
      </w:pPr>
      <w:r>
        <w:rPr>
          <w:rStyle w:val="a8"/>
        </w:rPr>
        <w:annotationRef/>
      </w:r>
      <w:r>
        <w:t>внёс правки.</w:t>
      </w:r>
    </w:p>
    <w:p w14:paraId="41F39242" w14:textId="17CCDEE5" w:rsidR="00A779BB" w:rsidRDefault="00A779BB">
      <w:pPr>
        <w:pStyle w:val="ac"/>
      </w:pPr>
      <w:r>
        <w:t>схема рандомизации будет разработана в качестве отдельного документа.</w:t>
      </w:r>
    </w:p>
  </w:comment>
  <w:comment w:id="1336" w:author="Автор" w:date="2026-08-11T17:14:00Z" w:initials="A">
    <w:p w14:paraId="54098490" w14:textId="1D7C2C94" w:rsidR="00797745" w:rsidRDefault="00797745">
      <w:pPr>
        <w:pStyle w:val="ac"/>
      </w:pPr>
      <w:r>
        <w:rPr>
          <w:rStyle w:val="a8"/>
        </w:rPr>
        <w:annotationRef/>
      </w:r>
      <w:r>
        <w:t xml:space="preserve">Процедура раскрытия? Где хранятся конверты? </w:t>
      </w:r>
    </w:p>
  </w:comment>
  <w:comment w:id="1337" w:author="Автор" w:date="2026-08-24T17:32:00Z" w:initials="A">
    <w:p w14:paraId="713E07E3" w14:textId="77777777" w:rsidR="00282ABF" w:rsidRDefault="00282ABF">
      <w:pPr>
        <w:pStyle w:val="ac"/>
      </w:pPr>
      <w:r>
        <w:rPr>
          <w:rStyle w:val="a8"/>
        </w:rPr>
        <w:annotationRef/>
      </w:r>
      <w:r>
        <w:t xml:space="preserve">уточнено. </w:t>
      </w:r>
    </w:p>
    <w:p w14:paraId="6BB2C689" w14:textId="40C6053C" w:rsidR="00282ABF" w:rsidRDefault="00282ABF">
      <w:pPr>
        <w:pStyle w:val="ac"/>
      </w:pPr>
      <w:r>
        <w:t>конверты не будут использоваться для рандомизации, т.к. исследование одноцентровое.</w:t>
      </w:r>
    </w:p>
  </w:comment>
  <w:comment w:id="1345" w:author="Автор" w:date="2026-08-11T17:15:00Z" w:initials="A">
    <w:p w14:paraId="0A22A150" w14:textId="6E3DAA34" w:rsidR="00797745" w:rsidRDefault="00797745">
      <w:pPr>
        <w:pStyle w:val="ac"/>
      </w:pPr>
      <w:r>
        <w:rPr>
          <w:rStyle w:val="a8"/>
        </w:rPr>
        <w:annotationRef/>
      </w:r>
      <w:r>
        <w:t>Ожидаем информацию, добавим при получении</w:t>
      </w:r>
    </w:p>
  </w:comment>
  <w:comment w:id="1352" w:author="Автор" w:date="2026-08-20T16:30:00Z" w:initials="A">
    <w:p w14:paraId="507404EE" w14:textId="419463EF" w:rsidR="00307366" w:rsidRDefault="00307366">
      <w:pPr>
        <w:pStyle w:val="ac"/>
      </w:pPr>
      <w:r>
        <w:rPr>
          <w:rStyle w:val="a8"/>
        </w:rPr>
        <w:annotationRef/>
      </w:r>
      <w:r>
        <w:t>Скорее документируется в первичной документации (карта добровольца</w:t>
      </w:r>
      <w:r w:rsidR="00602478">
        <w:t xml:space="preserve">, </w:t>
      </w:r>
      <w:r>
        <w:t>логи</w:t>
      </w:r>
      <w:r w:rsidR="00602478">
        <w:t xml:space="preserve"> и т.п.</w:t>
      </w:r>
      <w:r>
        <w:t xml:space="preserve">), а вот хранится в файле </w:t>
      </w:r>
      <w:r w:rsidR="00F47539">
        <w:t>исследователя</w:t>
      </w:r>
    </w:p>
  </w:comment>
  <w:comment w:id="1353" w:author="Автор" w:date="2026-08-24T17:33:00Z" w:initials="A">
    <w:p w14:paraId="51EFE110" w14:textId="77777777" w:rsidR="00282ABF" w:rsidRDefault="00282ABF">
      <w:pPr>
        <w:pStyle w:val="ac"/>
      </w:pPr>
      <w:r>
        <w:rPr>
          <w:rStyle w:val="a8"/>
        </w:rPr>
        <w:annotationRef/>
      </w:r>
      <w:r>
        <w:t xml:space="preserve">Уточнено. </w:t>
      </w:r>
    </w:p>
    <w:p w14:paraId="4AC184AA" w14:textId="14900AB4" w:rsidR="00282ABF" w:rsidRDefault="00282ABF">
      <w:pPr>
        <w:pStyle w:val="ac"/>
      </w:pPr>
      <w:r>
        <w:t xml:space="preserve">Про хранение документов </w:t>
      </w:r>
      <w:r w:rsidR="00BF30B6">
        <w:t>в файле исследования указано</w:t>
      </w:r>
      <w:r>
        <w:t xml:space="preserve"> в разделе </w:t>
      </w:r>
      <w:r w:rsidR="00BF30B6">
        <w:t>12.</w:t>
      </w:r>
    </w:p>
  </w:comment>
  <w:comment w:id="1358" w:author="Автор" w:date="2026-08-11T17:22:00Z" w:initials="A">
    <w:p w14:paraId="6793BCCF" w14:textId="22670F2C" w:rsidR="00B570D2" w:rsidRPr="00B570D2" w:rsidRDefault="00B570D2">
      <w:pPr>
        <w:pStyle w:val="ac"/>
      </w:pPr>
      <w:r>
        <w:rPr>
          <w:rStyle w:val="a8"/>
        </w:rPr>
        <w:annotationRef/>
      </w:r>
      <w:r w:rsidRPr="00602478">
        <w:t>См. комментарии выше</w:t>
      </w:r>
      <w:r w:rsidR="00602478">
        <w:t>, применимо для всего пункта 6</w:t>
      </w:r>
    </w:p>
  </w:comment>
  <w:comment w:id="1359" w:author="Автор" w:date="2026-08-25T18:17:00Z" w:initials="A">
    <w:p w14:paraId="71FDA9BB" w14:textId="44E714C9" w:rsidR="00A779BB" w:rsidRDefault="00A779BB">
      <w:pPr>
        <w:pStyle w:val="ac"/>
      </w:pPr>
      <w:r>
        <w:rPr>
          <w:rStyle w:val="a8"/>
        </w:rPr>
        <w:annotationRef/>
      </w:r>
      <w:r>
        <w:t>внёс правки</w:t>
      </w:r>
    </w:p>
  </w:comment>
  <w:comment w:id="1392" w:author="Автор" w:date="2026-08-20T16:32:00Z" w:initials="A">
    <w:p w14:paraId="692DCF40" w14:textId="5B38404C" w:rsidR="00F47539" w:rsidRDefault="00F47539">
      <w:pPr>
        <w:pStyle w:val="ac"/>
      </w:pPr>
      <w:r>
        <w:rPr>
          <w:rStyle w:val="a8"/>
        </w:rPr>
        <w:annotationRef/>
      </w:r>
      <w:r w:rsidR="00602478">
        <w:t xml:space="preserve">+ </w:t>
      </w:r>
      <w:r>
        <w:t>Прос</w:t>
      </w:r>
      <w:r w:rsidR="00602478">
        <w:t>им</w:t>
      </w:r>
      <w:r>
        <w:t xml:space="preserve"> учесть комментарии из синопсиса</w:t>
      </w:r>
    </w:p>
  </w:comment>
  <w:comment w:id="1393" w:author="Автор" w:date="2026-08-25T19:43:00Z" w:initials="A">
    <w:p w14:paraId="6285B914" w14:textId="4477D393" w:rsidR="007078B7" w:rsidRDefault="007078B7">
      <w:pPr>
        <w:pStyle w:val="ac"/>
      </w:pPr>
      <w:r>
        <w:rPr>
          <w:rStyle w:val="a8"/>
        </w:rPr>
        <w:annotationRef/>
      </w:r>
      <w:r>
        <w:t>правки внесены</w:t>
      </w:r>
    </w:p>
  </w:comment>
  <w:comment w:id="1406" w:author="Автор" w:date="2026-08-21T11:37:00Z" w:initials="A">
    <w:p w14:paraId="3518F0E8" w14:textId="15E0A766" w:rsidR="007734B5" w:rsidRDefault="007734B5">
      <w:pPr>
        <w:pStyle w:val="ac"/>
      </w:pPr>
      <w:r>
        <w:rPr>
          <w:rStyle w:val="a8"/>
        </w:rPr>
        <w:annotationRef/>
      </w:r>
      <w:r>
        <w:t>Применимо и для СНЯ?</w:t>
      </w:r>
    </w:p>
  </w:comment>
  <w:comment w:id="1407" w:author="Автор" w:date="2026-08-24T17:36:00Z" w:initials="A">
    <w:p w14:paraId="514757A8" w14:textId="32591360" w:rsidR="00BF30B6" w:rsidRPr="00BF30B6" w:rsidRDefault="00BF30B6">
      <w:pPr>
        <w:pStyle w:val="ac"/>
      </w:pPr>
      <w:r>
        <w:rPr>
          <w:rStyle w:val="a8"/>
        </w:rPr>
        <w:annotationRef/>
      </w:r>
      <w:r>
        <w:t>да, т.к. СНЯ является НЯ с признаком серьезности.</w:t>
      </w:r>
    </w:p>
  </w:comment>
  <w:comment w:id="1420" w:author="Автор" w:date="2026-08-20T16:36:00Z" w:initials="A">
    <w:p w14:paraId="5F86D327" w14:textId="0D48795C" w:rsidR="00F47539" w:rsidRDefault="00F47539">
      <w:pPr>
        <w:pStyle w:val="ac"/>
      </w:pPr>
      <w:r>
        <w:rPr>
          <w:rStyle w:val="a8"/>
        </w:rPr>
        <w:annotationRef/>
      </w:r>
      <w:r>
        <w:t xml:space="preserve">В ИЛД указано, что это </w:t>
      </w:r>
      <w:proofErr w:type="spellStart"/>
      <w:r>
        <w:t>высококалрийный</w:t>
      </w:r>
      <w:proofErr w:type="spellEnd"/>
      <w:r>
        <w:t xml:space="preserve"> стандартный завтрак для </w:t>
      </w:r>
      <w:r w:rsidR="0007488D">
        <w:t>групп,</w:t>
      </w:r>
      <w:r>
        <w:t xml:space="preserve"> где тестирование происходит после приема препарата</w:t>
      </w:r>
    </w:p>
  </w:comment>
  <w:comment w:id="1421" w:author="Автор" w:date="2026-08-25T18:18:00Z" w:initials="A">
    <w:p w14:paraId="710EE9A2" w14:textId="6F0A7A2B" w:rsidR="00A779BB" w:rsidRDefault="00A779BB">
      <w:pPr>
        <w:pStyle w:val="ac"/>
      </w:pPr>
      <w:r>
        <w:rPr>
          <w:rStyle w:val="a8"/>
        </w:rPr>
        <w:annotationRef/>
      </w:r>
      <w:r>
        <w:t>внёс уточнения</w:t>
      </w:r>
    </w:p>
  </w:comment>
  <w:comment w:id="1427" w:author="Автор" w:date="2026-08-11T17:26:00Z" w:initials="A">
    <w:p w14:paraId="7FA4CD6F" w14:textId="282B9655" w:rsidR="006823E6" w:rsidRDefault="006823E6">
      <w:pPr>
        <w:pStyle w:val="ac"/>
      </w:pPr>
      <w:r>
        <w:rPr>
          <w:rStyle w:val="a8"/>
        </w:rPr>
        <w:annotationRef/>
      </w:r>
      <w:r>
        <w:t>исследуемого</w:t>
      </w:r>
    </w:p>
  </w:comment>
  <w:comment w:id="1428" w:author="Автор" w:date="2026-08-24T17:37:00Z" w:initials="A">
    <w:p w14:paraId="2FAB2BB7" w14:textId="3F9D63AB" w:rsidR="00BF30B6" w:rsidRDefault="00BF30B6">
      <w:pPr>
        <w:pStyle w:val="ac"/>
      </w:pPr>
      <w:r>
        <w:rPr>
          <w:rStyle w:val="a8"/>
        </w:rPr>
        <w:annotationRef/>
      </w:r>
      <w:proofErr w:type="spellStart"/>
      <w:r>
        <w:t>ок</w:t>
      </w:r>
      <w:proofErr w:type="spellEnd"/>
    </w:p>
  </w:comment>
  <w:comment w:id="1440" w:author="Автор" w:date="2026-08-11T17:27:00Z" w:initials="A">
    <w:p w14:paraId="3CF0C67E" w14:textId="42F2EE33" w:rsidR="006823E6" w:rsidRDefault="006823E6">
      <w:pPr>
        <w:pStyle w:val="ac"/>
      </w:pPr>
      <w:r>
        <w:rPr>
          <w:rStyle w:val="a8"/>
        </w:rPr>
        <w:annotationRef/>
      </w:r>
      <w:r>
        <w:t>исследуемого</w:t>
      </w:r>
    </w:p>
  </w:comment>
  <w:comment w:id="1441" w:author="Автор" w:date="2026-08-24T17:37:00Z" w:initials="A">
    <w:p w14:paraId="39CCEC6D" w14:textId="5DE90D3C" w:rsidR="00BF30B6" w:rsidRDefault="00BF30B6">
      <w:pPr>
        <w:pStyle w:val="ac"/>
      </w:pPr>
      <w:r>
        <w:rPr>
          <w:rStyle w:val="a8"/>
        </w:rPr>
        <w:annotationRef/>
      </w:r>
      <w:proofErr w:type="spellStart"/>
      <w:r>
        <w:t>ок</w:t>
      </w:r>
      <w:proofErr w:type="spellEnd"/>
    </w:p>
  </w:comment>
  <w:comment w:id="1445" w:author="Автор" w:date="2026-08-11T17:28:00Z" w:initials="A">
    <w:p w14:paraId="4AEB90B2" w14:textId="292369A0" w:rsidR="006823E6" w:rsidRDefault="006823E6">
      <w:pPr>
        <w:pStyle w:val="ac"/>
      </w:pPr>
      <w:r>
        <w:rPr>
          <w:rStyle w:val="a8"/>
        </w:rPr>
        <w:annotationRef/>
      </w:r>
      <w:r>
        <w:t>см. выше, при каких причинах может быть смена положения</w:t>
      </w:r>
    </w:p>
  </w:comment>
  <w:comment w:id="1446" w:author="Автор" w:date="2026-08-25T18:19:00Z" w:initials="A">
    <w:p w14:paraId="4C43B6DE" w14:textId="732A806E" w:rsidR="00A779BB" w:rsidRDefault="00A779BB">
      <w:pPr>
        <w:pStyle w:val="ac"/>
      </w:pPr>
      <w:r>
        <w:rPr>
          <w:rStyle w:val="a8"/>
        </w:rPr>
        <w:annotationRef/>
      </w:r>
      <w:r>
        <w:t>уточнил</w:t>
      </w:r>
    </w:p>
  </w:comment>
  <w:comment w:id="1453" w:author="Автор" w:date="2026-08-11T17:29:00Z" w:initials="A">
    <w:p w14:paraId="78FC221F" w14:textId="7EE37C8C" w:rsidR="001262E0" w:rsidRDefault="001262E0">
      <w:pPr>
        <w:pStyle w:val="ac"/>
      </w:pPr>
      <w:r>
        <w:rPr>
          <w:rStyle w:val="a8"/>
        </w:rPr>
        <w:annotationRef/>
      </w:r>
      <w:r>
        <w:t>более подробно – раздел ___</w:t>
      </w:r>
    </w:p>
  </w:comment>
  <w:comment w:id="1454" w:author="Автор" w:date="2026-08-25T18:19:00Z" w:initials="A">
    <w:p w14:paraId="1931A0E0" w14:textId="7E08919B" w:rsidR="00A779BB" w:rsidRDefault="00A779BB">
      <w:pPr>
        <w:pStyle w:val="ac"/>
      </w:pPr>
      <w:r>
        <w:rPr>
          <w:rStyle w:val="a8"/>
        </w:rPr>
        <w:annotationRef/>
      </w:r>
      <w:r>
        <w:t>уточнил</w:t>
      </w:r>
    </w:p>
  </w:comment>
  <w:comment w:id="1456" w:author="Автор" w:date="2026-08-21T11:36:00Z" w:initials="A">
    <w:p w14:paraId="74A64F6F" w14:textId="4A5503D5" w:rsidR="00602478" w:rsidRDefault="00602478">
      <w:pPr>
        <w:pStyle w:val="ac"/>
      </w:pPr>
      <w:r>
        <w:rPr>
          <w:rStyle w:val="a8"/>
        </w:rPr>
        <w:annotationRef/>
      </w:r>
      <w:r>
        <w:t xml:space="preserve">в </w:t>
      </w:r>
      <w:proofErr w:type="spellStart"/>
      <w:r>
        <w:t>эИРК</w:t>
      </w:r>
      <w:proofErr w:type="spellEnd"/>
      <w:r>
        <w:t xml:space="preserve"> ожидаем? </w:t>
      </w:r>
    </w:p>
  </w:comment>
  <w:comment w:id="1457" w:author="Автор" w:date="2026-08-24T17:37:00Z" w:initials="A">
    <w:p w14:paraId="7A159CF3" w14:textId="200A493D" w:rsidR="00BF30B6" w:rsidRDefault="00BF30B6">
      <w:pPr>
        <w:pStyle w:val="ac"/>
      </w:pPr>
      <w:r>
        <w:rPr>
          <w:rStyle w:val="a8"/>
        </w:rPr>
        <w:annotationRef/>
      </w:r>
      <w:r>
        <w:t>да</w:t>
      </w:r>
    </w:p>
  </w:comment>
  <w:comment w:id="1466" w:author="Автор" w:date="2026-08-11T17:31:00Z" w:initials="A">
    <w:p w14:paraId="284ED558" w14:textId="5AC7F802" w:rsidR="001262E0" w:rsidRDefault="001262E0">
      <w:pPr>
        <w:pStyle w:val="ac"/>
      </w:pPr>
      <w:r>
        <w:rPr>
          <w:rStyle w:val="a8"/>
        </w:rPr>
        <w:annotationRef/>
      </w:r>
      <w:r>
        <w:t>в редакции от ___</w:t>
      </w:r>
    </w:p>
  </w:comment>
  <w:comment w:id="1467" w:author="Автор" w:date="2026-08-25T18:21:00Z" w:initials="A">
    <w:p w14:paraId="74AA4971" w14:textId="395037A6" w:rsidR="00A779BB" w:rsidRDefault="00A779BB">
      <w:pPr>
        <w:pStyle w:val="ac"/>
      </w:pPr>
      <w:r>
        <w:rPr>
          <w:rStyle w:val="a8"/>
        </w:rPr>
        <w:annotationRef/>
      </w:r>
      <w:r>
        <w:t>уточнил</w:t>
      </w:r>
    </w:p>
  </w:comment>
  <w:comment w:id="1474" w:author="Автор" w:date="2026-08-11T17:31:00Z" w:initials="A">
    <w:p w14:paraId="258DFF0E" w14:textId="091EE09B" w:rsidR="001262E0" w:rsidRDefault="001262E0">
      <w:pPr>
        <w:pStyle w:val="ac"/>
      </w:pPr>
      <w:r>
        <w:rPr>
          <w:rStyle w:val="a8"/>
        </w:rPr>
        <w:annotationRef/>
      </w:r>
      <w:r>
        <w:t>в редакции от ___</w:t>
      </w:r>
    </w:p>
  </w:comment>
  <w:comment w:id="1475" w:author="Автор" w:date="2026-08-25T18:21:00Z" w:initials="A">
    <w:p w14:paraId="52B18A2F" w14:textId="7D3DB8B9" w:rsidR="00A779BB" w:rsidRDefault="00A779BB">
      <w:pPr>
        <w:pStyle w:val="ac"/>
      </w:pPr>
      <w:r>
        <w:rPr>
          <w:rStyle w:val="a8"/>
        </w:rPr>
        <w:annotationRef/>
      </w:r>
      <w:r>
        <w:t>уточнил</w:t>
      </w:r>
    </w:p>
  </w:comment>
  <w:comment w:id="1492" w:author="Автор" w:date="2026-08-21T11:38:00Z" w:initials="A">
    <w:p w14:paraId="6F932893" w14:textId="0CE3FE2C" w:rsidR="00A22796" w:rsidRDefault="00A22796">
      <w:pPr>
        <w:pStyle w:val="ac"/>
      </w:pPr>
      <w:r>
        <w:rPr>
          <w:rStyle w:val="a8"/>
        </w:rPr>
        <w:annotationRef/>
      </w:r>
      <w:r>
        <w:t>см. комментарий выше</w:t>
      </w:r>
    </w:p>
  </w:comment>
  <w:comment w:id="1493" w:author="Автор" w:date="2026-08-25T18:21:00Z" w:initials="A">
    <w:p w14:paraId="08C6A6C9" w14:textId="7CA5FD23" w:rsidR="00361523" w:rsidRDefault="00361523">
      <w:pPr>
        <w:pStyle w:val="ac"/>
      </w:pPr>
      <w:r>
        <w:rPr>
          <w:rStyle w:val="a8"/>
        </w:rPr>
        <w:annotationRef/>
      </w:r>
      <w:r>
        <w:t>указано корректно, оценка НЯ и СНЯ будет проведена отдельно.</w:t>
      </w:r>
    </w:p>
  </w:comment>
  <w:comment w:id="1498" w:author="Автор" w:date="2026-08-21T11:38:00Z" w:initials="A">
    <w:p w14:paraId="4D8F7E50" w14:textId="07DEB05C" w:rsidR="0022041C" w:rsidRDefault="0022041C">
      <w:pPr>
        <w:pStyle w:val="ac"/>
      </w:pPr>
      <w:r>
        <w:rPr>
          <w:rStyle w:val="a8"/>
        </w:rPr>
        <w:annotationRef/>
      </w:r>
      <w:proofErr w:type="spellStart"/>
      <w:r>
        <w:t>Неклассифицируемая</w:t>
      </w:r>
      <w:proofErr w:type="spellEnd"/>
    </w:p>
  </w:comment>
  <w:comment w:id="1499" w:author="Автор" w:date="2026-08-25T18:21:00Z" w:initials="A">
    <w:p w14:paraId="71EAF1D9" w14:textId="349A74DE" w:rsidR="00361523" w:rsidRDefault="00361523">
      <w:pPr>
        <w:pStyle w:val="ac"/>
      </w:pPr>
      <w:r>
        <w:rPr>
          <w:rStyle w:val="a8"/>
        </w:rPr>
        <w:annotationRef/>
      </w:r>
      <w:proofErr w:type="spellStart"/>
      <w:r>
        <w:t>ок</w:t>
      </w:r>
      <w:proofErr w:type="spellEnd"/>
    </w:p>
  </w:comment>
  <w:comment w:id="1501" w:author="Автор" w:date="2026-08-21T11:39:00Z" w:initials="A">
    <w:p w14:paraId="55C84B8F" w14:textId="7FD861B7" w:rsidR="0022041C" w:rsidRDefault="0022041C">
      <w:pPr>
        <w:pStyle w:val="ac"/>
      </w:pPr>
      <w:r>
        <w:rPr>
          <w:rStyle w:val="a8"/>
        </w:rPr>
        <w:annotationRef/>
      </w:r>
      <w:r>
        <w:t xml:space="preserve">Возможно, стоит уточнить в соответствии с формой из приложения? </w:t>
      </w:r>
    </w:p>
  </w:comment>
  <w:comment w:id="1502" w:author="Автор" w:date="2026-08-25T19:44:00Z" w:initials="A">
    <w:p w14:paraId="7C550109" w14:textId="6062A503" w:rsidR="007078B7" w:rsidRDefault="007078B7">
      <w:pPr>
        <w:pStyle w:val="ac"/>
      </w:pPr>
      <w:r>
        <w:rPr>
          <w:rStyle w:val="a8"/>
        </w:rPr>
        <w:annotationRef/>
      </w:r>
      <w:r>
        <w:t xml:space="preserve">правки внесены </w:t>
      </w:r>
    </w:p>
  </w:comment>
  <w:comment w:id="1528" w:author="Автор" w:date="2026-08-21T11:42:00Z" w:initials="A">
    <w:p w14:paraId="17A49AB9" w14:textId="7A349109" w:rsidR="0022041C" w:rsidRDefault="0022041C" w:rsidP="0022041C">
      <w:pPr>
        <w:pStyle w:val="ac"/>
      </w:pPr>
      <w:r>
        <w:rPr>
          <w:rStyle w:val="a8"/>
        </w:rPr>
        <w:annotationRef/>
      </w:r>
      <w:r>
        <w:t>Из 79 решения:</w:t>
      </w:r>
    </w:p>
    <w:p w14:paraId="2801B78D" w14:textId="20D072C4" w:rsidR="0022041C" w:rsidRDefault="0022041C" w:rsidP="0022041C">
      <w:pPr>
        <w:pStyle w:val="ac"/>
      </w:pPr>
      <w:r w:rsidRPr="00115486">
        <w:t>Решение о целесообразности срочного информирования (экспресс-отчетности) в других ситуациях (например, в случаях важных с медицинской точки зрения событий, которые не представляют собой непосредственную угрозу для жизни пациента, не приводят к смерти или госпитализации, но подвергают пациента риску или требуют вмешательства для предотвращения одного из исходов, приведенных в определении) принимается на основе медицинской и научной оценки. Такие случаи обычно также следует считать серьезными нежелательными явлениями.</w:t>
      </w:r>
    </w:p>
  </w:comment>
  <w:comment w:id="1529" w:author="Автор" w:date="2026-08-25T19:47:00Z" w:initials="A">
    <w:p w14:paraId="7D80CDC5" w14:textId="15D527B1" w:rsidR="007078B7" w:rsidRDefault="007078B7">
      <w:pPr>
        <w:pStyle w:val="ac"/>
      </w:pPr>
      <w:r>
        <w:rPr>
          <w:rStyle w:val="a8"/>
        </w:rPr>
        <w:annotationRef/>
      </w:r>
      <w:r>
        <w:t>правки внесены на странице 98</w:t>
      </w:r>
    </w:p>
  </w:comment>
  <w:comment w:id="1530" w:author="Автор" w:date="2026-08-21T11:44:00Z" w:initials="A">
    <w:p w14:paraId="3609D171" w14:textId="77777777" w:rsidR="0022041C" w:rsidRDefault="0022041C">
      <w:pPr>
        <w:pStyle w:val="ac"/>
      </w:pPr>
      <w:r>
        <w:rPr>
          <w:rStyle w:val="a8"/>
        </w:rPr>
        <w:annotationRef/>
      </w:r>
      <w:r>
        <w:t>79 решение:</w:t>
      </w:r>
    </w:p>
    <w:p w14:paraId="7611BEC3" w14:textId="4E2B7482" w:rsidR="0022041C" w:rsidRDefault="0022041C">
      <w:pPr>
        <w:pStyle w:val="ac"/>
      </w:pPr>
      <w:r w:rsidRPr="0022041C">
        <w:t>В случае получения спонсором новой значимой информации по выявленной серьезной непредвиденной нежелательной реакции данная информация должна быть представлена в форме последующего сообщения в течение 15 календарных дней с даты ее получения.</w:t>
      </w:r>
    </w:p>
  </w:comment>
  <w:comment w:id="1531" w:author="Автор" w:date="2026-08-25T19:48:00Z" w:initials="A">
    <w:p w14:paraId="0C000D49" w14:textId="469AF57D" w:rsidR="007078B7" w:rsidRDefault="007078B7">
      <w:pPr>
        <w:pStyle w:val="ac"/>
      </w:pPr>
      <w:r>
        <w:rPr>
          <w:rStyle w:val="a8"/>
        </w:rPr>
        <w:annotationRef/>
      </w:r>
      <w:r>
        <w:t>правки внесены</w:t>
      </w:r>
    </w:p>
  </w:comment>
  <w:comment w:id="1540" w:author="Автор" w:date="2026-08-21T11:45:00Z" w:initials="A">
    <w:p w14:paraId="7FAEB181" w14:textId="7154EFE3" w:rsidR="00B755B6" w:rsidRDefault="00B755B6">
      <w:pPr>
        <w:pStyle w:val="ac"/>
      </w:pPr>
      <w:r>
        <w:rPr>
          <w:rStyle w:val="a8"/>
        </w:rPr>
        <w:annotationRef/>
      </w:r>
      <w:r>
        <w:t>Если применимо? Просим в форме в приложении включить время также</w:t>
      </w:r>
    </w:p>
  </w:comment>
  <w:comment w:id="1541" w:author="Автор" w:date="2026-08-25T19:48:00Z" w:initials="A">
    <w:p w14:paraId="6E8977D0" w14:textId="77777777" w:rsidR="007078B7" w:rsidRDefault="007078B7">
      <w:pPr>
        <w:pStyle w:val="ac"/>
      </w:pPr>
      <w:r>
        <w:rPr>
          <w:rStyle w:val="a8"/>
        </w:rPr>
        <w:annotationRef/>
      </w:r>
      <w:r>
        <w:t>правки внесены.</w:t>
      </w:r>
    </w:p>
    <w:p w14:paraId="37E2C2F3" w14:textId="3755E9CA" w:rsidR="007078B7" w:rsidRDefault="007078B7">
      <w:pPr>
        <w:pStyle w:val="ac"/>
      </w:pPr>
      <w:r>
        <w:t>Формы включен в СОП. Если применимо, то время будут вписано от руки.</w:t>
      </w:r>
    </w:p>
  </w:comment>
  <w:comment w:id="1543" w:author="Автор" w:date="2026-08-21T11:45:00Z" w:initials="A">
    <w:p w14:paraId="42DAFF3B" w14:textId="739EC9E2" w:rsidR="00B755B6" w:rsidRDefault="00B755B6">
      <w:pPr>
        <w:pStyle w:val="ac"/>
      </w:pPr>
      <w:r>
        <w:rPr>
          <w:rStyle w:val="a8"/>
        </w:rPr>
        <w:annotationRef/>
      </w:r>
      <w:r>
        <w:t>Если применимо? Просим в форме в приложении включить время также</w:t>
      </w:r>
    </w:p>
  </w:comment>
  <w:comment w:id="1544" w:author="Автор" w:date="2026-08-25T19:48:00Z" w:initials="A">
    <w:p w14:paraId="40E5A48E" w14:textId="77777777" w:rsidR="007078B7" w:rsidRDefault="007078B7" w:rsidP="007078B7">
      <w:pPr>
        <w:pStyle w:val="ac"/>
      </w:pPr>
      <w:r>
        <w:rPr>
          <w:rStyle w:val="a8"/>
        </w:rPr>
        <w:annotationRef/>
      </w:r>
      <w:r>
        <w:t>правки внесены.</w:t>
      </w:r>
    </w:p>
    <w:p w14:paraId="1BEE0740" w14:textId="44E6C503" w:rsidR="007078B7" w:rsidRDefault="007078B7" w:rsidP="007078B7">
      <w:pPr>
        <w:pStyle w:val="ac"/>
      </w:pPr>
      <w:r>
        <w:t>Формы включен в СОП. Если применимо, то время будут вписано от руки.</w:t>
      </w:r>
    </w:p>
  </w:comment>
  <w:comment w:id="1546" w:author="Автор" w:date="2026-08-21T11:45:00Z" w:initials="A">
    <w:p w14:paraId="2B1D7690" w14:textId="5B1C4B13" w:rsidR="00B755B6" w:rsidRDefault="00B755B6">
      <w:pPr>
        <w:pStyle w:val="ac"/>
      </w:pPr>
      <w:r>
        <w:rPr>
          <w:rStyle w:val="a8"/>
        </w:rPr>
        <w:annotationRef/>
      </w:r>
      <w:r>
        <w:t>Возможно, привести варианты?</w:t>
      </w:r>
    </w:p>
  </w:comment>
  <w:comment w:id="1547" w:author="Автор" w:date="2026-08-25T19:48:00Z" w:initials="A">
    <w:p w14:paraId="679206F9" w14:textId="309056B5" w:rsidR="007078B7" w:rsidRDefault="007078B7">
      <w:pPr>
        <w:pStyle w:val="ac"/>
      </w:pPr>
      <w:r>
        <w:rPr>
          <w:rStyle w:val="a8"/>
        </w:rPr>
        <w:annotationRef/>
      </w:r>
      <w:r>
        <w:t>уточнено</w:t>
      </w:r>
    </w:p>
  </w:comment>
  <w:comment w:id="1551" w:author="Автор" w:date="2026-08-21T11:46:00Z" w:initials="A">
    <w:p w14:paraId="3FA08629" w14:textId="384A7DE1" w:rsidR="00B755B6" w:rsidRDefault="00B755B6">
      <w:pPr>
        <w:pStyle w:val="ac"/>
      </w:pPr>
      <w:r>
        <w:rPr>
          <w:rStyle w:val="a8"/>
        </w:rPr>
        <w:annotationRef/>
      </w:r>
      <w:r>
        <w:t>Возможно, привести варианты?</w:t>
      </w:r>
    </w:p>
  </w:comment>
  <w:comment w:id="1552" w:author="Автор" w:date="2026-08-25T19:50:00Z" w:initials="A">
    <w:p w14:paraId="7AE7C80E" w14:textId="57477F77" w:rsidR="007078B7" w:rsidRDefault="007078B7">
      <w:pPr>
        <w:pStyle w:val="ac"/>
      </w:pPr>
      <w:r>
        <w:rPr>
          <w:rStyle w:val="a8"/>
        </w:rPr>
        <w:annotationRef/>
      </w:r>
      <w:r>
        <w:t>формы НЯ и СНЯ значительно отличаются по вариантам предпринятых действий. Предлагаю вносить данные согласно формам репортирования</w:t>
      </w:r>
    </w:p>
  </w:comment>
  <w:comment w:id="1557" w:author="Автор" w:date="2026-08-21T11:47:00Z" w:initials="A">
    <w:p w14:paraId="5EC4AC87" w14:textId="7CE1750E" w:rsidR="00A732DE" w:rsidRDefault="00A732DE">
      <w:pPr>
        <w:pStyle w:val="ac"/>
      </w:pPr>
      <w:r>
        <w:rPr>
          <w:rStyle w:val="a8"/>
        </w:rPr>
        <w:annotationRef/>
      </w:r>
      <w:r>
        <w:t>Если на этапе первичной формы данная информация не была доступна?</w:t>
      </w:r>
    </w:p>
  </w:comment>
  <w:comment w:id="1558" w:author="Автор" w:date="2026-08-25T19:51:00Z" w:initials="A">
    <w:p w14:paraId="0DF0C368" w14:textId="0B3B691B" w:rsidR="007078B7" w:rsidRDefault="007078B7">
      <w:pPr>
        <w:pStyle w:val="ac"/>
      </w:pPr>
      <w:r>
        <w:rPr>
          <w:rStyle w:val="a8"/>
        </w:rPr>
        <w:annotationRef/>
      </w:r>
      <w:r>
        <w:t>Информация будет приведена в последующих формах (последующая информация)</w:t>
      </w:r>
    </w:p>
  </w:comment>
  <w:comment w:id="1559" w:author="Автор" w:date="2026-08-21T11:48:00Z" w:initials="A">
    <w:p w14:paraId="1F5DD88E" w14:textId="5E87A48D" w:rsidR="0044328E" w:rsidRDefault="0044328E">
      <w:pPr>
        <w:pStyle w:val="ac"/>
      </w:pPr>
      <w:r>
        <w:rPr>
          <w:rStyle w:val="a8"/>
        </w:rPr>
        <w:annotationRef/>
      </w:r>
      <w:r>
        <w:t>Уточните, пожалуйста, это какой-то отдельный документ?</w:t>
      </w:r>
    </w:p>
  </w:comment>
  <w:comment w:id="1560" w:author="Автор" w:date="2026-08-24T17:38:00Z" w:initials="A">
    <w:p w14:paraId="75FA69A3" w14:textId="48D01526" w:rsidR="00BF30B6" w:rsidRDefault="00BF30B6">
      <w:pPr>
        <w:pStyle w:val="ac"/>
      </w:pPr>
      <w:r>
        <w:rPr>
          <w:rStyle w:val="a8"/>
        </w:rPr>
        <w:annotationRef/>
      </w:r>
      <w:r>
        <w:t>Нет, имеется ввиду форма СНЯ заполненная на основе всей собранной информации.</w:t>
      </w:r>
    </w:p>
  </w:comment>
  <w:comment w:id="1561" w:author="Автор" w:date="2026-08-21T11:49:00Z" w:initials="A">
    <w:p w14:paraId="5090CC38" w14:textId="7C8F54D3" w:rsidR="0044328E" w:rsidRDefault="0044328E">
      <w:pPr>
        <w:pStyle w:val="ac"/>
      </w:pPr>
      <w:r>
        <w:rPr>
          <w:rStyle w:val="a8"/>
        </w:rPr>
        <w:annotationRef/>
      </w:r>
      <w:r>
        <w:t xml:space="preserve">Уточните, пожалуйста, кто ответственный за оценку </w:t>
      </w:r>
      <w:proofErr w:type="spellStart"/>
      <w:r>
        <w:t>предвиденности</w:t>
      </w:r>
      <w:proofErr w:type="spellEnd"/>
      <w:r>
        <w:t xml:space="preserve"> и на каком этапе она проводится?</w:t>
      </w:r>
    </w:p>
  </w:comment>
  <w:comment w:id="1562" w:author="Автор" w:date="2026-08-25T19:52:00Z" w:initials="A">
    <w:p w14:paraId="263ACB3D" w14:textId="074A6969" w:rsidR="007078B7" w:rsidRDefault="007078B7">
      <w:pPr>
        <w:pStyle w:val="ac"/>
      </w:pPr>
      <w:r>
        <w:rPr>
          <w:rStyle w:val="a8"/>
        </w:rPr>
        <w:annotationRef/>
      </w:r>
      <w:r>
        <w:t>уточнено</w:t>
      </w:r>
    </w:p>
  </w:comment>
  <w:comment w:id="1565" w:author="Автор" w:date="2026-08-21T11:50:00Z" w:initials="A">
    <w:p w14:paraId="15D0582F" w14:textId="0B51C9EF" w:rsidR="0044328E" w:rsidRDefault="0044328E">
      <w:pPr>
        <w:pStyle w:val="ac"/>
      </w:pPr>
      <w:r>
        <w:rPr>
          <w:rStyle w:val="a8"/>
        </w:rPr>
        <w:annotationRef/>
      </w:r>
      <w:r>
        <w:t xml:space="preserve">Ранее указано, что исследователь сообщает в течение 24 ч о наступлении беременности со слов партнерши участника исследования. Это более подробные сведения о течении беременности? </w:t>
      </w:r>
    </w:p>
  </w:comment>
  <w:comment w:id="1566" w:author="Автор" w:date="2026-08-24T17:39:00Z" w:initials="A">
    <w:p w14:paraId="41CFD2AA" w14:textId="3C253909" w:rsidR="00BF30B6" w:rsidRDefault="00BF30B6">
      <w:pPr>
        <w:pStyle w:val="ac"/>
      </w:pPr>
      <w:r>
        <w:rPr>
          <w:rStyle w:val="a8"/>
        </w:rPr>
        <w:annotationRef/>
      </w:r>
      <w:r>
        <w:t>здесь имеется ввиду информация о течении беременности.</w:t>
      </w:r>
    </w:p>
  </w:comment>
  <w:comment w:id="1613" w:author="Автор" w:date="2026-08-20T16:44:00Z" w:initials="A">
    <w:p w14:paraId="3D5C6188" w14:textId="191A95D9" w:rsidR="00DB186D" w:rsidRDefault="00DB186D">
      <w:pPr>
        <w:pStyle w:val="ac"/>
      </w:pPr>
      <w:r>
        <w:rPr>
          <w:rStyle w:val="a8"/>
        </w:rPr>
        <w:annotationRef/>
      </w:r>
      <w:r>
        <w:t>и/или повлиять на безопасность и права субъектов?</w:t>
      </w:r>
    </w:p>
  </w:comment>
  <w:comment w:id="1614" w:author="Автор" w:date="2026-08-25T17:54:00Z" w:initials="A">
    <w:p w14:paraId="3AA4BB16" w14:textId="42D85A12" w:rsidR="0010444D" w:rsidRDefault="0010444D">
      <w:pPr>
        <w:pStyle w:val="ac"/>
      </w:pPr>
      <w:r>
        <w:rPr>
          <w:rStyle w:val="a8"/>
        </w:rPr>
        <w:annotationRef/>
      </w:r>
      <w:r>
        <w:t>дополнил</w:t>
      </w:r>
    </w:p>
  </w:comment>
  <w:comment w:id="1611" w:author="Автор" w:date="2026-08-13T16:08:00Z" w:initials="A">
    <w:p w14:paraId="103DDDA1" w14:textId="4F3582FF" w:rsidR="008E5F9C" w:rsidRDefault="008E5F9C">
      <w:pPr>
        <w:pStyle w:val="ac"/>
      </w:pPr>
      <w:r>
        <w:rPr>
          <w:rStyle w:val="a8"/>
        </w:rPr>
        <w:annotationRef/>
      </w:r>
      <w:r w:rsidR="0044328E" w:rsidRPr="0044328E">
        <w:t>Пожалуйста, п</w:t>
      </w:r>
      <w:r w:rsidRPr="0044328E">
        <w:t>риведите к едино</w:t>
      </w:r>
      <w:r w:rsidR="0044328E" w:rsidRPr="0044328E">
        <w:t>образию «</w:t>
      </w:r>
      <w:r w:rsidRPr="0044328E">
        <w:t>значительные</w:t>
      </w:r>
      <w:r w:rsidR="0044328E" w:rsidRPr="0044328E">
        <w:t>»</w:t>
      </w:r>
      <w:r w:rsidRPr="0044328E">
        <w:t xml:space="preserve">, </w:t>
      </w:r>
      <w:r w:rsidR="0044328E" w:rsidRPr="0044328E">
        <w:t>«</w:t>
      </w:r>
      <w:r w:rsidRPr="0044328E">
        <w:t>незначительные</w:t>
      </w:r>
      <w:r w:rsidR="0044328E" w:rsidRPr="0044328E">
        <w:t>»</w:t>
      </w:r>
    </w:p>
  </w:comment>
  <w:comment w:id="1612" w:author="Автор" w:date="2026-08-25T17:54:00Z" w:initials="A">
    <w:p w14:paraId="1E6184F3" w14:textId="4E6B5943" w:rsidR="0010444D" w:rsidRDefault="0010444D">
      <w:pPr>
        <w:pStyle w:val="ac"/>
      </w:pPr>
      <w:r>
        <w:rPr>
          <w:rStyle w:val="a8"/>
        </w:rPr>
        <w:annotationRef/>
      </w:r>
      <w:r>
        <w:t>по тексту указал «значимые», «незначимые»</w:t>
      </w:r>
    </w:p>
  </w:comment>
  <w:comment w:id="1620" w:author="Автор" w:date="2026-08-11T17:47:00Z" w:initials="A">
    <w:p w14:paraId="0125FFA3" w14:textId="5ACAEB75" w:rsidR="00D738D7" w:rsidRDefault="00D738D7">
      <w:pPr>
        <w:pStyle w:val="ac"/>
      </w:pPr>
      <w:r>
        <w:rPr>
          <w:rStyle w:val="a8"/>
        </w:rPr>
        <w:annotationRef/>
      </w:r>
      <w:r>
        <w:t xml:space="preserve">неподписанное или в т.ч. некорректно </w:t>
      </w:r>
      <w:r w:rsidR="00851F94">
        <w:t>оформленное</w:t>
      </w:r>
      <w:r>
        <w:t>?</w:t>
      </w:r>
    </w:p>
  </w:comment>
  <w:comment w:id="1621" w:author="Автор" w:date="2026-08-25T17:54:00Z" w:initials="A">
    <w:p w14:paraId="23FC1678" w14:textId="4346C7ED" w:rsidR="0010444D" w:rsidRDefault="0010444D">
      <w:pPr>
        <w:pStyle w:val="ac"/>
      </w:pPr>
      <w:r>
        <w:rPr>
          <w:rStyle w:val="a8"/>
        </w:rPr>
        <w:annotationRef/>
      </w:r>
      <w:r>
        <w:t>неподписанное информированное согласие является значимым отклонением</w:t>
      </w:r>
    </w:p>
  </w:comment>
  <w:comment w:id="1624" w:author="Автор" w:date="2026-08-11T17:49:00Z" w:initials="A">
    <w:p w14:paraId="06EEB8D7" w14:textId="0D98D030" w:rsidR="00FB2525" w:rsidRDefault="00FB2525">
      <w:pPr>
        <w:pStyle w:val="ac"/>
      </w:pPr>
      <w:r>
        <w:rPr>
          <w:rStyle w:val="a8"/>
        </w:rPr>
        <w:annotationRef/>
      </w:r>
      <w:r>
        <w:t>Зачем дублировать, если ниже описано</w:t>
      </w:r>
    </w:p>
  </w:comment>
  <w:comment w:id="1628" w:author="Автор" w:date="2026-08-11T17:51:00Z" w:initials="A">
    <w:p w14:paraId="1F585D09" w14:textId="1F8D41D0" w:rsidR="00FB2525" w:rsidRDefault="00FB2525">
      <w:pPr>
        <w:pStyle w:val="ac"/>
      </w:pPr>
      <w:r>
        <w:rPr>
          <w:rStyle w:val="a8"/>
        </w:rPr>
        <w:annotationRef/>
      </w:r>
      <w:r>
        <w:t>Или завершения, если это произошло во 2 периоде?</w:t>
      </w:r>
    </w:p>
  </w:comment>
  <w:comment w:id="1629" w:author="Автор" w:date="2026-08-25T19:53:00Z" w:initials="A">
    <w:p w14:paraId="4280C9FD" w14:textId="09E4AB9C" w:rsidR="007078B7" w:rsidRDefault="007078B7">
      <w:pPr>
        <w:pStyle w:val="ac"/>
      </w:pPr>
      <w:r>
        <w:rPr>
          <w:rStyle w:val="a8"/>
        </w:rPr>
        <w:annotationRef/>
      </w:r>
      <w:r>
        <w:t>уточнено</w:t>
      </w:r>
    </w:p>
  </w:comment>
  <w:comment w:id="1638" w:author="Автор" w:date="2026-08-11T17:52:00Z" w:initials="A">
    <w:p w14:paraId="24D519DA" w14:textId="4670C247" w:rsidR="00FB2525" w:rsidRPr="00FB2525" w:rsidRDefault="00FB2525">
      <w:pPr>
        <w:pStyle w:val="ac"/>
      </w:pPr>
      <w:r>
        <w:rPr>
          <w:rStyle w:val="a8"/>
        </w:rPr>
        <w:annotationRef/>
      </w:r>
      <w:r w:rsidR="0044328E">
        <w:rPr>
          <w:lang w:val="en-US"/>
        </w:rPr>
        <w:t>ICH</w:t>
      </w:r>
      <w:r w:rsidR="0044328E" w:rsidRPr="00DB186D">
        <w:t xml:space="preserve"> </w:t>
      </w:r>
      <w:r w:rsidR="0044328E">
        <w:rPr>
          <w:lang w:val="en-US"/>
        </w:rPr>
        <w:t>GCP</w:t>
      </w:r>
      <w:r w:rsidR="0044328E">
        <w:t>, надлежащей клинической практикой ЕАЭС. Просьба добавить. Это требование законодательства</w:t>
      </w:r>
    </w:p>
  </w:comment>
  <w:comment w:id="1639" w:author="Автор" w:date="2026-08-25T19:54:00Z" w:initials="A">
    <w:p w14:paraId="619C76CC" w14:textId="008AEB69" w:rsidR="00767CD6" w:rsidRDefault="00767CD6">
      <w:pPr>
        <w:pStyle w:val="ac"/>
      </w:pPr>
      <w:r>
        <w:rPr>
          <w:rStyle w:val="a8"/>
        </w:rPr>
        <w:annotationRef/>
      </w:r>
      <w:r>
        <w:t>внёс правки</w:t>
      </w:r>
    </w:p>
  </w:comment>
  <w:comment w:id="1648" w:author="Автор" w:date="2026-08-21T11:57:00Z" w:initials="A">
    <w:p w14:paraId="1443C79E" w14:textId="08320E29" w:rsidR="0044328E" w:rsidRDefault="0044328E">
      <w:pPr>
        <w:pStyle w:val="ac"/>
      </w:pPr>
      <w:r>
        <w:rPr>
          <w:rStyle w:val="a8"/>
        </w:rPr>
        <w:annotationRef/>
      </w:r>
      <w:r>
        <w:t>Просим уточнить, к</w:t>
      </w:r>
      <w:r w:rsidR="00D915DE">
        <w:t>ем</w:t>
      </w:r>
      <w:r>
        <w:t xml:space="preserve"> обычно происходит подача в ЛЭК?  </w:t>
      </w:r>
    </w:p>
  </w:comment>
  <w:comment w:id="1647" w:author="Автор" w:date="2026-08-25T19:54:00Z" w:initials="A">
    <w:p w14:paraId="21A88614" w14:textId="171E5777" w:rsidR="00767CD6" w:rsidRDefault="00767CD6">
      <w:pPr>
        <w:pStyle w:val="ac"/>
      </w:pPr>
      <w:r>
        <w:rPr>
          <w:rStyle w:val="a8"/>
        </w:rPr>
        <w:annotationRef/>
      </w:r>
      <w:r>
        <w:t>Коммуникация с ЛЭК проводится исследователем</w:t>
      </w:r>
    </w:p>
  </w:comment>
  <w:comment w:id="1651" w:author="Автор" w:date="2026-08-20T16:48:00Z" w:initials="A">
    <w:p w14:paraId="165AFF76" w14:textId="6DAB9235" w:rsidR="00DB186D" w:rsidRDefault="00DB186D">
      <w:pPr>
        <w:pStyle w:val="ac"/>
      </w:pPr>
      <w:r>
        <w:rPr>
          <w:rStyle w:val="a8"/>
        </w:rPr>
        <w:annotationRef/>
      </w:r>
      <w:r>
        <w:t>В соответствии с 61 ФЗ 3 рабочих дня с момента начала исследования. Начало исследования должно быть обозначено в письме. Но датой начала может быть и визит инициации, и, например, скрининг первого добровольца.</w:t>
      </w:r>
    </w:p>
  </w:comment>
  <w:comment w:id="1652" w:author="Автор" w:date="2026-08-25T19:54:00Z" w:initials="A">
    <w:p w14:paraId="3A5A949B" w14:textId="6B223257" w:rsidR="00767CD6" w:rsidRDefault="00767CD6">
      <w:pPr>
        <w:pStyle w:val="ac"/>
      </w:pPr>
      <w:r>
        <w:rPr>
          <w:rStyle w:val="a8"/>
        </w:rPr>
        <w:annotationRef/>
      </w:r>
      <w:r>
        <w:t>уточнил формулировку</w:t>
      </w:r>
    </w:p>
  </w:comment>
  <w:comment w:id="1655" w:author="Автор" w:date="2026-08-20T16:50:00Z" w:initials="A">
    <w:p w14:paraId="52BD950E" w14:textId="77777777" w:rsidR="00767CD6" w:rsidRDefault="00767CD6" w:rsidP="00767CD6">
      <w:pPr>
        <w:pStyle w:val="ac"/>
      </w:pPr>
      <w:r>
        <w:rPr>
          <w:rStyle w:val="a8"/>
        </w:rPr>
        <w:annotationRef/>
      </w:r>
      <w:r>
        <w:t>Двумя абзацами выше уже было указано, что Спонсор должен уведомить регуляторные органы в соответствии с законодательством. Возможно, стоит объединить эти два пункта?</w:t>
      </w:r>
    </w:p>
  </w:comment>
  <w:comment w:id="1656" w:author="Автор" w:date="2026-08-25T19:55:00Z" w:initials="A">
    <w:p w14:paraId="0D9B7C0B" w14:textId="352C7BFC" w:rsidR="00767CD6" w:rsidRDefault="00767CD6">
      <w:pPr>
        <w:pStyle w:val="ac"/>
      </w:pPr>
      <w:r>
        <w:rPr>
          <w:rStyle w:val="a8"/>
        </w:rPr>
        <w:annotationRef/>
      </w:r>
      <w:proofErr w:type="spellStart"/>
      <w:r>
        <w:t>ок</w:t>
      </w:r>
      <w:proofErr w:type="spellEnd"/>
    </w:p>
  </w:comment>
  <w:comment w:id="1660" w:author="Автор" w:date="2026-08-20T16:50:00Z" w:initials="A">
    <w:p w14:paraId="6A14E79A" w14:textId="7EFDE9CF" w:rsidR="00DB186D" w:rsidRDefault="00DB186D">
      <w:pPr>
        <w:pStyle w:val="ac"/>
      </w:pPr>
      <w:r>
        <w:rPr>
          <w:rStyle w:val="a8"/>
        </w:rPr>
        <w:annotationRef/>
      </w:r>
      <w:r>
        <w:t xml:space="preserve">Двумя абзацами выше уже было указано, что Спонсор должен уведомить регуляторные органы в соответствии с </w:t>
      </w:r>
      <w:r w:rsidR="004B6E58">
        <w:t>законодательством. Возможно, стоит объединить эти два пункта?</w:t>
      </w:r>
    </w:p>
  </w:comment>
  <w:comment w:id="1665" w:author="Автор" w:date="2026-08-20T16:51:00Z" w:initials="A">
    <w:p w14:paraId="6DFF9FFC" w14:textId="42BAF1B9" w:rsidR="004B6E58" w:rsidRDefault="004B6E58">
      <w:pPr>
        <w:pStyle w:val="ac"/>
      </w:pPr>
      <w:r>
        <w:rPr>
          <w:rStyle w:val="a8"/>
        </w:rPr>
        <w:annotationRef/>
      </w:r>
      <w:r w:rsidR="0078126F">
        <w:t>Участниками</w:t>
      </w:r>
      <w:r>
        <w:t>?</w:t>
      </w:r>
    </w:p>
  </w:comment>
  <w:comment w:id="1666" w:author="Автор" w:date="2026-08-24T17:41:00Z" w:initials="A">
    <w:p w14:paraId="5B9273AD" w14:textId="71F8E504" w:rsidR="00BF30B6" w:rsidRDefault="00BF30B6">
      <w:pPr>
        <w:pStyle w:val="ac"/>
      </w:pPr>
      <w:r>
        <w:rPr>
          <w:rStyle w:val="a8"/>
        </w:rPr>
        <w:annotationRef/>
      </w:r>
      <w:r>
        <w:t>хорошо</w:t>
      </w:r>
    </w:p>
  </w:comment>
  <w:comment w:id="1668" w:author="Автор" w:date="2026-08-20T16:52:00Z" w:initials="A">
    <w:p w14:paraId="5752C9F5" w14:textId="02C4634C" w:rsidR="004B6E58" w:rsidRDefault="004B6E58">
      <w:pPr>
        <w:pStyle w:val="ac"/>
      </w:pPr>
      <w:r>
        <w:rPr>
          <w:rStyle w:val="a8"/>
        </w:rPr>
        <w:annotationRef/>
      </w:r>
      <w:r>
        <w:t>Перед началом проведения процедур по протоколу.</w:t>
      </w:r>
    </w:p>
  </w:comment>
  <w:comment w:id="1669" w:author="Автор" w:date="2026-08-24T17:42:00Z" w:initials="A">
    <w:p w14:paraId="1478F425" w14:textId="297E4E60" w:rsidR="00BF30B6" w:rsidRDefault="00BF30B6">
      <w:pPr>
        <w:pStyle w:val="ac"/>
      </w:pPr>
      <w:r>
        <w:rPr>
          <w:rStyle w:val="a8"/>
        </w:rPr>
        <w:annotationRef/>
      </w:r>
      <w:proofErr w:type="spellStart"/>
      <w:r>
        <w:t>ок</w:t>
      </w:r>
      <w:proofErr w:type="spellEnd"/>
    </w:p>
  </w:comment>
  <w:comment w:id="1671" w:author="Автор" w:date="2026-08-11T17:54:00Z" w:initials="A">
    <w:p w14:paraId="7030B68D" w14:textId="3A801065" w:rsidR="00FB2525" w:rsidRDefault="00FB2525">
      <w:pPr>
        <w:pStyle w:val="ac"/>
      </w:pPr>
      <w:r>
        <w:rPr>
          <w:rStyle w:val="a8"/>
        </w:rPr>
        <w:annotationRef/>
      </w:r>
      <w:r w:rsidR="00D915DE">
        <w:t>Укажите, пожалуйста, а</w:t>
      </w:r>
      <w:r>
        <w:t xml:space="preserve">ктуальные редакции по документам </w:t>
      </w:r>
    </w:p>
  </w:comment>
  <w:comment w:id="1672" w:author="Автор" w:date="2026-08-25T19:55:00Z" w:initials="A">
    <w:p w14:paraId="52F2A487" w14:textId="1351C086" w:rsidR="00767CD6" w:rsidRDefault="00767CD6">
      <w:pPr>
        <w:pStyle w:val="ac"/>
      </w:pPr>
      <w:r>
        <w:rPr>
          <w:rStyle w:val="a8"/>
        </w:rPr>
        <w:annotationRef/>
      </w:r>
      <w:proofErr w:type="spellStart"/>
      <w:r>
        <w:t>ок</w:t>
      </w:r>
      <w:proofErr w:type="spellEnd"/>
    </w:p>
  </w:comment>
  <w:comment w:id="1675" w:author="Автор" w:date="2026-08-11T17:54:00Z" w:initials="A">
    <w:p w14:paraId="12BE2FFB" w14:textId="73D98E82" w:rsidR="00FB2525" w:rsidRDefault="00FB2525">
      <w:pPr>
        <w:pStyle w:val="ac"/>
      </w:pPr>
      <w:r>
        <w:rPr>
          <w:rStyle w:val="a8"/>
        </w:rPr>
        <w:annotationRef/>
      </w:r>
      <w:r w:rsidR="00D915DE">
        <w:t>с</w:t>
      </w:r>
      <w:r>
        <w:t xml:space="preserve"> ФИС</w:t>
      </w:r>
      <w:r w:rsidR="0070252F">
        <w:t xml:space="preserve"> тут и ниже</w:t>
      </w:r>
    </w:p>
  </w:comment>
  <w:comment w:id="1676" w:author="Автор" w:date="2026-08-24T17:42:00Z" w:initials="A">
    <w:p w14:paraId="51CDC155" w14:textId="68F6718F" w:rsidR="00BF30B6" w:rsidRDefault="00BF30B6">
      <w:pPr>
        <w:pStyle w:val="ac"/>
      </w:pPr>
      <w:r>
        <w:rPr>
          <w:rStyle w:val="a8"/>
        </w:rPr>
        <w:annotationRef/>
      </w:r>
      <w:r>
        <w:t>хорошо</w:t>
      </w:r>
    </w:p>
  </w:comment>
  <w:comment w:id="1687" w:author="Автор" w:date="2026-08-20T16:53:00Z" w:initials="A">
    <w:p w14:paraId="4321FF2D" w14:textId="06D7602A" w:rsidR="004B6E58" w:rsidRDefault="004B6E58">
      <w:pPr>
        <w:pStyle w:val="ac"/>
      </w:pPr>
      <w:r>
        <w:rPr>
          <w:rStyle w:val="a8"/>
        </w:rPr>
        <w:annotationRef/>
      </w:r>
      <w:r>
        <w:t>И первичной документации?</w:t>
      </w:r>
    </w:p>
  </w:comment>
  <w:comment w:id="1688" w:author="Автор" w:date="2026-08-25T19:56:00Z" w:initials="A">
    <w:p w14:paraId="6CE901AE" w14:textId="30B541CA" w:rsidR="00767CD6" w:rsidRDefault="00767CD6">
      <w:pPr>
        <w:pStyle w:val="ac"/>
      </w:pPr>
      <w:r>
        <w:rPr>
          <w:rStyle w:val="a8"/>
        </w:rPr>
        <w:annotationRef/>
      </w:r>
      <w:r>
        <w:t>да</w:t>
      </w:r>
    </w:p>
  </w:comment>
  <w:comment w:id="1690" w:author="Автор" w:date="2026-08-11T17:56:00Z" w:initials="A">
    <w:p w14:paraId="4D624566" w14:textId="43EEE26C" w:rsidR="00FB2525" w:rsidRDefault="00FB2525">
      <w:pPr>
        <w:pStyle w:val="ac"/>
      </w:pPr>
      <w:r>
        <w:rPr>
          <w:rStyle w:val="a8"/>
        </w:rPr>
        <w:annotationRef/>
      </w:r>
      <w:r>
        <w:t>+времени</w:t>
      </w:r>
    </w:p>
  </w:comment>
  <w:comment w:id="1691" w:author="Автор" w:date="2026-08-25T19:56:00Z" w:initials="A">
    <w:p w14:paraId="60B14101" w14:textId="5C9B3944" w:rsidR="00767CD6" w:rsidRDefault="00767CD6">
      <w:pPr>
        <w:pStyle w:val="ac"/>
      </w:pPr>
      <w:r>
        <w:rPr>
          <w:rStyle w:val="a8"/>
        </w:rPr>
        <w:annotationRef/>
      </w:r>
      <w:proofErr w:type="spellStart"/>
      <w:r>
        <w:t>ок</w:t>
      </w:r>
      <w:proofErr w:type="spellEnd"/>
    </w:p>
  </w:comment>
  <w:comment w:id="1694" w:author="Автор" w:date="2026-08-11T17:57:00Z" w:initials="A">
    <w:p w14:paraId="6E265460" w14:textId="19A8A1AA" w:rsidR="00FB2525" w:rsidRDefault="00FB2525">
      <w:pPr>
        <w:pStyle w:val="ac"/>
      </w:pPr>
      <w:r>
        <w:rPr>
          <w:rStyle w:val="a8"/>
        </w:rPr>
        <w:annotationRef/>
      </w:r>
      <w:r>
        <w:t>+времени</w:t>
      </w:r>
    </w:p>
  </w:comment>
  <w:comment w:id="1695" w:author="Автор" w:date="2026-08-25T19:56:00Z" w:initials="A">
    <w:p w14:paraId="68C4903F" w14:textId="3D53470E" w:rsidR="00767CD6" w:rsidRDefault="00767CD6">
      <w:pPr>
        <w:pStyle w:val="ac"/>
      </w:pPr>
      <w:r>
        <w:rPr>
          <w:rStyle w:val="a8"/>
        </w:rPr>
        <w:annotationRef/>
      </w:r>
      <w:proofErr w:type="spellStart"/>
      <w:r>
        <w:t>ок</w:t>
      </w:r>
      <w:proofErr w:type="spellEnd"/>
    </w:p>
  </w:comment>
  <w:comment w:id="1697" w:author="Автор" w:date="2026-08-11T17:57:00Z" w:initials="A">
    <w:p w14:paraId="012F6D98" w14:textId="680209E4" w:rsidR="00FB2525" w:rsidRDefault="00FB2525">
      <w:pPr>
        <w:pStyle w:val="ac"/>
      </w:pPr>
      <w:r>
        <w:rPr>
          <w:rStyle w:val="a8"/>
        </w:rPr>
        <w:annotationRef/>
      </w:r>
      <w:r w:rsidR="000A181E">
        <w:t>См. конфиденциальность, где только № добровольца. + где информация по приему препарата?</w:t>
      </w:r>
    </w:p>
  </w:comment>
  <w:comment w:id="1698" w:author="Автор" w:date="2026-08-25T19:56:00Z" w:initials="A">
    <w:p w14:paraId="6AF37CD1" w14:textId="4F69723A" w:rsidR="00767CD6" w:rsidRDefault="00767CD6">
      <w:pPr>
        <w:pStyle w:val="ac"/>
      </w:pPr>
      <w:r>
        <w:rPr>
          <w:rStyle w:val="a8"/>
        </w:rPr>
        <w:annotationRef/>
      </w:r>
      <w:r>
        <w:t>Здесь указано про идентификационный журнал, который должен обеспечить идентификацию добровольца.</w:t>
      </w:r>
    </w:p>
  </w:comment>
  <w:comment w:id="1699" w:author="Автор" w:date="2026-08-11T17:58:00Z" w:initials="A">
    <w:p w14:paraId="4A0AEEB2" w14:textId="0F04AEEF" w:rsidR="00FB2525" w:rsidRDefault="00FB2525">
      <w:pPr>
        <w:pStyle w:val="ac"/>
      </w:pPr>
      <w:r>
        <w:rPr>
          <w:rStyle w:val="a8"/>
        </w:rPr>
        <w:annotationRef/>
      </w:r>
      <w:r>
        <w:t xml:space="preserve">В </w:t>
      </w:r>
      <w:r w:rsidR="00D8479D">
        <w:t xml:space="preserve">актуальной </w:t>
      </w:r>
      <w:r>
        <w:t>редакции?</w:t>
      </w:r>
    </w:p>
  </w:comment>
  <w:comment w:id="1700" w:author="Автор" w:date="2026-08-25T19:57:00Z" w:initials="A">
    <w:p w14:paraId="586E6627" w14:textId="74ABF375" w:rsidR="00767CD6" w:rsidRDefault="00767CD6">
      <w:pPr>
        <w:pStyle w:val="ac"/>
      </w:pPr>
      <w:r>
        <w:rPr>
          <w:rStyle w:val="a8"/>
        </w:rPr>
        <w:annotationRef/>
      </w:r>
      <w:r>
        <w:t>да</w:t>
      </w:r>
    </w:p>
  </w:comment>
  <w:comment w:id="1704" w:author="Автор" w:date="2026-08-20T16:56:00Z" w:initials="A">
    <w:p w14:paraId="0F90D0E0" w14:textId="352E40DF" w:rsidR="004B6E58" w:rsidRDefault="004B6E58">
      <w:pPr>
        <w:pStyle w:val="ac"/>
      </w:pPr>
      <w:r>
        <w:rPr>
          <w:rStyle w:val="a8"/>
        </w:rPr>
        <w:annotationRef/>
      </w:r>
      <w:r>
        <w:t xml:space="preserve">Просьба </w:t>
      </w:r>
      <w:r w:rsidR="00C911E3">
        <w:t>уточнить, что имеется ввиду</w:t>
      </w:r>
      <w:r w:rsidR="0078126F">
        <w:t>?</w:t>
      </w:r>
      <w:r>
        <w:t xml:space="preserve"> Все, </w:t>
      </w:r>
      <w:r w:rsidR="0078126F">
        <w:t>данные,</w:t>
      </w:r>
      <w:r>
        <w:t xml:space="preserve"> полученные в ходе исследования?</w:t>
      </w:r>
    </w:p>
  </w:comment>
  <w:comment w:id="1705" w:author="Автор" w:date="2026-08-25T19:57:00Z" w:initials="A">
    <w:p w14:paraId="256EC557" w14:textId="1FF7711D" w:rsidR="00767CD6" w:rsidRDefault="00767CD6">
      <w:pPr>
        <w:pStyle w:val="ac"/>
      </w:pPr>
      <w:r>
        <w:rPr>
          <w:rStyle w:val="a8"/>
        </w:rPr>
        <w:annotationRef/>
      </w:r>
      <w:r>
        <w:t>уточнено</w:t>
      </w:r>
    </w:p>
  </w:comment>
  <w:comment w:id="1735" w:author="Автор" w:date="2026-08-11T18:01:00Z" w:initials="A">
    <w:p w14:paraId="043DBA21" w14:textId="48E733BD" w:rsidR="00BA1032" w:rsidRDefault="00BA1032">
      <w:pPr>
        <w:pStyle w:val="ac"/>
      </w:pPr>
      <w:r>
        <w:rPr>
          <w:rStyle w:val="a8"/>
        </w:rPr>
        <w:annotationRef/>
      </w:r>
      <w:r>
        <w:t>Получается и до (-11 ч), (-60 мин)</w:t>
      </w:r>
    </w:p>
  </w:comment>
  <w:comment w:id="1736" w:author="Автор" w:date="2026-08-25T19:57:00Z" w:initials="A">
    <w:p w14:paraId="234E4BCA" w14:textId="544D4847" w:rsidR="00767CD6" w:rsidRDefault="00767CD6">
      <w:pPr>
        <w:pStyle w:val="ac"/>
      </w:pPr>
      <w:r>
        <w:rPr>
          <w:rStyle w:val="a8"/>
        </w:rPr>
        <w:annotationRef/>
      </w:r>
      <w:r>
        <w:t>внёс правки</w:t>
      </w:r>
    </w:p>
  </w:comment>
  <w:comment w:id="1738" w:author="Автор" w:date="2026-08-11T18:02:00Z" w:initials="A">
    <w:p w14:paraId="45B319DD" w14:textId="77777777" w:rsidR="00BC70FC" w:rsidRDefault="00BC70FC" w:rsidP="00BC70FC">
      <w:pPr>
        <w:pStyle w:val="ac"/>
      </w:pPr>
      <w:r>
        <w:rPr>
          <w:rStyle w:val="a8"/>
        </w:rPr>
        <w:annotationRef/>
      </w:r>
      <w:r>
        <w:rPr>
          <w:rStyle w:val="a8"/>
        </w:rPr>
        <w:annotationRef/>
      </w:r>
      <w:r>
        <w:t>Получается и до (-11 ч), (-60 мин)</w:t>
      </w:r>
    </w:p>
    <w:p w14:paraId="41569327" w14:textId="02F400FD" w:rsidR="00BC70FC" w:rsidRDefault="00BC70FC">
      <w:pPr>
        <w:pStyle w:val="ac"/>
      </w:pPr>
    </w:p>
  </w:comment>
  <w:comment w:id="1739" w:author="Автор" w:date="2026-08-25T19:58:00Z" w:initials="A">
    <w:p w14:paraId="16206840" w14:textId="45DCD198" w:rsidR="00767CD6" w:rsidRDefault="00767CD6">
      <w:pPr>
        <w:pStyle w:val="ac"/>
      </w:pPr>
      <w:r>
        <w:rPr>
          <w:rStyle w:val="a8"/>
        </w:rPr>
        <w:annotationRef/>
      </w:r>
      <w:r>
        <w:t>внёс правки</w:t>
      </w:r>
    </w:p>
  </w:comment>
  <w:comment w:id="1743" w:author="Автор" w:date="2026-08-21T12:03:00Z" w:initials="A">
    <w:p w14:paraId="0C55CBFB" w14:textId="77777777" w:rsidR="00C911E3" w:rsidRDefault="00C911E3" w:rsidP="00C911E3">
      <w:pPr>
        <w:pStyle w:val="ac"/>
      </w:pPr>
      <w:r>
        <w:rPr>
          <w:rStyle w:val="a8"/>
        </w:rPr>
        <w:annotationRef/>
      </w:r>
      <w:r>
        <w:t>Исход в виде перехода в СНЯ не предусмотрен в разделе 10 (в теле протокола), но есть тут</w:t>
      </w:r>
    </w:p>
    <w:p w14:paraId="04D3EC9D" w14:textId="527F12CE" w:rsidR="00C911E3" w:rsidRDefault="00C911E3" w:rsidP="00C911E3">
      <w:pPr>
        <w:pStyle w:val="ac"/>
      </w:pPr>
      <w:r>
        <w:t>Связь с ИП/ПС не содержит «</w:t>
      </w:r>
      <w:proofErr w:type="spellStart"/>
      <w:r>
        <w:t>неклассифицируемая</w:t>
      </w:r>
      <w:proofErr w:type="spellEnd"/>
      <w:r>
        <w:t>»</w:t>
      </w:r>
    </w:p>
  </w:comment>
  <w:comment w:id="1744" w:author="Автор" w:date="2026-08-25T19:58:00Z" w:initials="A">
    <w:p w14:paraId="527B05E1" w14:textId="77777777" w:rsidR="00767CD6" w:rsidRDefault="00767CD6">
      <w:pPr>
        <w:pStyle w:val="ac"/>
      </w:pPr>
      <w:r>
        <w:rPr>
          <w:rStyle w:val="a8"/>
        </w:rPr>
        <w:annotationRef/>
      </w:r>
      <w:r>
        <w:t>Исходы обновлены по тексту.</w:t>
      </w:r>
    </w:p>
    <w:p w14:paraId="5F263465" w14:textId="5FCF5508" w:rsidR="00767CD6" w:rsidRDefault="00767CD6">
      <w:pPr>
        <w:pStyle w:val="ac"/>
      </w:pPr>
      <w:r>
        <w:t>Виды связи будут уточнены в проект специфичной форме регистрации НЯ.</w:t>
      </w:r>
    </w:p>
  </w:comment>
  <w:comment w:id="1748" w:author="Автор" w:date="2026-08-13T16:12:00Z" w:initials="A">
    <w:p w14:paraId="21998FFA" w14:textId="417ACF49" w:rsidR="000A181E" w:rsidRDefault="000A181E">
      <w:pPr>
        <w:pStyle w:val="ac"/>
      </w:pPr>
      <w:r>
        <w:rPr>
          <w:rStyle w:val="a8"/>
        </w:rPr>
        <w:annotationRef/>
      </w:r>
      <w:r w:rsidR="00D8479D">
        <w:t>Просим актуализировать в данном документе</w:t>
      </w:r>
      <w:r w:rsidR="00C911E3">
        <w:t>, благодарим</w:t>
      </w:r>
    </w:p>
  </w:comment>
  <w:comment w:id="1749" w:author="Автор" w:date="2026-08-25T18:23:00Z" w:initials="A">
    <w:p w14:paraId="465700A0" w14:textId="1CE4C69D" w:rsidR="00361523" w:rsidRDefault="00361523">
      <w:pPr>
        <w:pStyle w:val="ac"/>
      </w:pPr>
      <w:r>
        <w:rPr>
          <w:rStyle w:val="a8"/>
        </w:rPr>
        <w:annotationRef/>
      </w:r>
      <w:r>
        <w:t>Предлагаю разработать форму как отдельный документ, без включения в Протокол.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5F1160" w15:done="0"/>
  <w15:commentEx w15:paraId="284E3C53" w15:paraIdParent="1C5F1160" w15:done="0"/>
  <w15:commentEx w15:paraId="793D7C11" w15:done="0"/>
  <w15:commentEx w15:paraId="229343C2" w15:paraIdParent="793D7C11" w15:done="0"/>
  <w15:commentEx w15:paraId="462976E4" w15:done="0"/>
  <w15:commentEx w15:paraId="3F1E1A9A" w15:paraIdParent="462976E4" w15:done="0"/>
  <w15:commentEx w15:paraId="04D1B334" w15:done="0"/>
  <w15:commentEx w15:paraId="21046C9A" w15:paraIdParent="04D1B334" w15:done="0"/>
  <w15:commentEx w15:paraId="322D3FC5" w15:done="0"/>
  <w15:commentEx w15:paraId="730E024C" w15:paraIdParent="322D3FC5" w15:done="0"/>
  <w15:commentEx w15:paraId="7E8B7794" w15:done="0"/>
  <w15:commentEx w15:paraId="67014AF4" w15:paraIdParent="7E8B7794" w15:done="0"/>
  <w15:commentEx w15:paraId="3F08C930" w15:done="0"/>
  <w15:commentEx w15:paraId="48D8D876" w15:paraIdParent="3F08C930" w15:done="0"/>
  <w15:commentEx w15:paraId="2ECCE20E" w15:done="0"/>
  <w15:commentEx w15:paraId="063926D1" w15:done="0"/>
  <w15:commentEx w15:paraId="03A9AC72" w15:done="0"/>
  <w15:commentEx w15:paraId="27980547" w15:done="0"/>
  <w15:commentEx w15:paraId="79ECC69E" w15:paraIdParent="27980547" w15:done="0"/>
  <w15:commentEx w15:paraId="61A3161F" w15:done="0"/>
  <w15:commentEx w15:paraId="3F0E61E5" w15:paraIdParent="61A3161F" w15:done="0"/>
  <w15:commentEx w15:paraId="3D8025C0" w15:done="0"/>
  <w15:commentEx w15:paraId="3BC13B9E" w15:paraIdParent="3D8025C0" w15:done="0"/>
  <w15:commentEx w15:paraId="71BFC957" w15:done="0"/>
  <w15:commentEx w15:paraId="1EFEC73F" w15:paraIdParent="71BFC957" w15:done="0"/>
  <w15:commentEx w15:paraId="630E5073" w15:done="0"/>
  <w15:commentEx w15:paraId="4C2B276F" w15:paraIdParent="630E5073" w15:done="0"/>
  <w15:commentEx w15:paraId="0D78769D" w15:done="0"/>
  <w15:commentEx w15:paraId="21A78CD1" w15:paraIdParent="0D78769D" w15:done="0"/>
  <w15:commentEx w15:paraId="6350FF76" w15:done="0"/>
  <w15:commentEx w15:paraId="44667836" w15:paraIdParent="6350FF76" w15:done="0"/>
  <w15:commentEx w15:paraId="7A6739ED" w15:done="0"/>
  <w15:commentEx w15:paraId="184D2D68" w15:paraIdParent="7A6739ED" w15:done="0"/>
  <w15:commentEx w15:paraId="32266D4C" w15:done="0"/>
  <w15:commentEx w15:paraId="4EC49475" w15:paraIdParent="32266D4C" w15:done="0"/>
  <w15:commentEx w15:paraId="78D09753" w15:done="0"/>
  <w15:commentEx w15:paraId="0A49EBE7" w15:paraIdParent="78D09753" w15:done="0"/>
  <w15:commentEx w15:paraId="2BBD570F" w15:done="0"/>
  <w15:commentEx w15:paraId="3429D6C3" w15:paraIdParent="2BBD570F" w15:done="0"/>
  <w15:commentEx w15:paraId="468CEC76" w15:done="0"/>
  <w15:commentEx w15:paraId="7648F1A3" w15:paraIdParent="468CEC76" w15:done="0"/>
  <w15:commentEx w15:paraId="2194F7ED" w15:done="0"/>
  <w15:commentEx w15:paraId="23D88673" w15:paraIdParent="2194F7ED" w15:done="0"/>
  <w15:commentEx w15:paraId="1D725758" w15:done="0"/>
  <w15:commentEx w15:paraId="7E10BDFC" w15:paraIdParent="1D725758" w15:done="0"/>
  <w15:commentEx w15:paraId="3B377C9A" w15:done="0"/>
  <w15:commentEx w15:paraId="41E25D76" w15:paraIdParent="3B377C9A" w15:done="0"/>
  <w15:commentEx w15:paraId="080BC243" w15:done="0"/>
  <w15:commentEx w15:paraId="0132017B" w15:paraIdParent="080BC243" w15:done="0"/>
  <w15:commentEx w15:paraId="13CFBC12" w15:done="0"/>
  <w15:commentEx w15:paraId="478E72DD" w15:paraIdParent="13CFBC12" w15:done="0"/>
  <w15:commentEx w15:paraId="465B6D42" w15:done="0"/>
  <w15:commentEx w15:paraId="22D8B448" w15:paraIdParent="465B6D42" w15:done="0"/>
  <w15:commentEx w15:paraId="76C149C2" w15:done="0"/>
  <w15:commentEx w15:paraId="53C559F4" w15:paraIdParent="76C149C2" w15:done="0"/>
  <w15:commentEx w15:paraId="6E7847B9" w15:done="0"/>
  <w15:commentEx w15:paraId="0D3993B9" w15:paraIdParent="6E7847B9" w15:done="0"/>
  <w15:commentEx w15:paraId="332F69D2" w15:done="0"/>
  <w15:commentEx w15:paraId="3BC36CA9" w15:paraIdParent="332F69D2" w15:done="0"/>
  <w15:commentEx w15:paraId="17E7A7EC" w15:done="0"/>
  <w15:commentEx w15:paraId="2FD02AB4" w15:paraIdParent="17E7A7EC" w15:done="0"/>
  <w15:commentEx w15:paraId="1212EC8D" w15:done="0"/>
  <w15:commentEx w15:paraId="4DB8BE60" w15:paraIdParent="1212EC8D" w15:done="0"/>
  <w15:commentEx w15:paraId="51DE53AF" w15:done="0"/>
  <w15:commentEx w15:paraId="29661855" w15:paraIdParent="51DE53AF" w15:done="0"/>
  <w15:commentEx w15:paraId="18EA0B92" w15:done="0"/>
  <w15:commentEx w15:paraId="7B7DBC63" w15:paraIdParent="18EA0B92" w15:done="0"/>
  <w15:commentEx w15:paraId="36C3D5B9" w15:done="0"/>
  <w15:commentEx w15:paraId="47C9A6D2" w15:paraIdParent="36C3D5B9" w15:done="0"/>
  <w15:commentEx w15:paraId="5F682909" w15:done="0"/>
  <w15:commentEx w15:paraId="11603603" w15:paraIdParent="5F682909" w15:done="0"/>
  <w15:commentEx w15:paraId="190CA153" w15:done="0"/>
  <w15:commentEx w15:paraId="60D3849F" w15:paraIdParent="190CA153" w15:done="0"/>
  <w15:commentEx w15:paraId="63BC7E52" w15:done="0"/>
  <w15:commentEx w15:paraId="276B7D55" w15:paraIdParent="63BC7E52" w15:done="0"/>
  <w15:commentEx w15:paraId="7629A526" w15:done="0"/>
  <w15:commentEx w15:paraId="02001BBF" w15:paraIdParent="7629A526" w15:done="0"/>
  <w15:commentEx w15:paraId="6F66C921" w15:done="0"/>
  <w15:commentEx w15:paraId="1F18FA77" w15:paraIdParent="6F66C921" w15:done="0"/>
  <w15:commentEx w15:paraId="6DDA281C" w15:done="0"/>
  <w15:commentEx w15:paraId="5B6C5631" w15:paraIdParent="6DDA281C" w15:done="0"/>
  <w15:commentEx w15:paraId="53C4F8DF" w15:done="0"/>
  <w15:commentEx w15:paraId="3A762318" w15:paraIdParent="53C4F8DF" w15:done="0"/>
  <w15:commentEx w15:paraId="4142B65A" w15:done="0"/>
  <w15:commentEx w15:paraId="793CA3AF" w15:paraIdParent="4142B65A" w15:done="0"/>
  <w15:commentEx w15:paraId="127DECAD" w15:done="0"/>
  <w15:commentEx w15:paraId="0CB8ACCF" w15:paraIdParent="127DECAD" w15:done="0"/>
  <w15:commentEx w15:paraId="021DC8E8" w15:done="0"/>
  <w15:commentEx w15:paraId="0E8F4E56" w15:paraIdParent="021DC8E8" w15:done="0"/>
  <w15:commentEx w15:paraId="11D93867" w15:done="0"/>
  <w15:commentEx w15:paraId="2DC2E22B" w15:paraIdParent="11D93867" w15:done="0"/>
  <w15:commentEx w15:paraId="499EC992" w15:done="0"/>
  <w15:commentEx w15:paraId="3683E651" w15:paraIdParent="499EC992" w15:done="0"/>
  <w15:commentEx w15:paraId="7BB4017B" w15:done="0"/>
  <w15:commentEx w15:paraId="5B75E658" w15:paraIdParent="7BB4017B" w15:done="0"/>
  <w15:commentEx w15:paraId="731F215A" w15:done="0"/>
  <w15:commentEx w15:paraId="0E8CB7BE" w15:paraIdParent="731F215A" w15:done="0"/>
  <w15:commentEx w15:paraId="6B11C88D" w15:done="0"/>
  <w15:commentEx w15:paraId="2383A609" w15:paraIdParent="6B11C88D" w15:done="0"/>
  <w15:commentEx w15:paraId="6EE4B2C9" w15:done="0"/>
  <w15:commentEx w15:paraId="190E9DFF" w15:paraIdParent="6EE4B2C9" w15:done="0"/>
  <w15:commentEx w15:paraId="210AD718" w15:done="0"/>
  <w15:commentEx w15:paraId="3D0B4F48" w15:paraIdParent="210AD718" w15:done="0"/>
  <w15:commentEx w15:paraId="07DE0B7A" w15:done="0"/>
  <w15:commentEx w15:paraId="74D87923" w15:paraIdParent="07DE0B7A" w15:done="0"/>
  <w15:commentEx w15:paraId="67D10128" w15:done="0"/>
  <w15:commentEx w15:paraId="07A3A84F" w15:paraIdParent="67D10128" w15:done="0"/>
  <w15:commentEx w15:paraId="2FDCE8AF" w15:done="0"/>
  <w15:commentEx w15:paraId="4EDEB1F3" w15:paraIdParent="2FDCE8AF" w15:done="0"/>
  <w15:commentEx w15:paraId="1C05EB69" w15:done="0"/>
  <w15:commentEx w15:paraId="5D16693A" w15:paraIdParent="1C05EB69" w15:done="0"/>
  <w15:commentEx w15:paraId="507C6E13" w15:done="0"/>
  <w15:commentEx w15:paraId="22C490AF" w15:paraIdParent="507C6E13" w15:done="0"/>
  <w15:commentEx w15:paraId="64BC2E24" w15:done="0"/>
  <w15:commentEx w15:paraId="54DFD1A1" w15:paraIdParent="64BC2E24" w15:done="0"/>
  <w15:commentEx w15:paraId="44E1E529" w15:done="0"/>
  <w15:commentEx w15:paraId="7A38E907" w15:paraIdParent="44E1E529" w15:done="0"/>
  <w15:commentEx w15:paraId="3C7B1C9B" w15:done="0"/>
  <w15:commentEx w15:paraId="785C9EDE" w15:paraIdParent="3C7B1C9B" w15:done="0"/>
  <w15:commentEx w15:paraId="30263252" w15:done="0"/>
  <w15:commentEx w15:paraId="53BE3C9B" w15:paraIdParent="30263252" w15:done="0"/>
  <w15:commentEx w15:paraId="72135883" w15:done="0"/>
  <w15:commentEx w15:paraId="284FA7FC" w15:paraIdParent="72135883" w15:done="0"/>
  <w15:commentEx w15:paraId="325B4980" w15:done="0"/>
  <w15:commentEx w15:paraId="3E331E1C" w15:paraIdParent="325B4980" w15:done="0"/>
  <w15:commentEx w15:paraId="6E5D3536" w15:done="0"/>
  <w15:commentEx w15:paraId="2B245D4B" w15:paraIdParent="6E5D3536" w15:done="0"/>
  <w15:commentEx w15:paraId="607AD88C" w15:done="0"/>
  <w15:commentEx w15:paraId="427EB010" w15:paraIdParent="607AD88C" w15:done="0"/>
  <w15:commentEx w15:paraId="75C271DF" w15:done="0"/>
  <w15:commentEx w15:paraId="25A81822" w15:paraIdParent="75C271DF" w15:done="0"/>
  <w15:commentEx w15:paraId="037C0136" w15:done="0"/>
  <w15:commentEx w15:paraId="21FE1CF3" w15:paraIdParent="037C0136" w15:done="0"/>
  <w15:commentEx w15:paraId="0B775D9C" w15:done="0"/>
  <w15:commentEx w15:paraId="77981D9C" w15:paraIdParent="0B775D9C" w15:done="0"/>
  <w15:commentEx w15:paraId="3977B292" w15:done="0"/>
  <w15:commentEx w15:paraId="00CB1834" w15:paraIdParent="3977B292" w15:done="0"/>
  <w15:commentEx w15:paraId="75FA7558" w15:done="0"/>
  <w15:commentEx w15:paraId="1265A0B0" w15:paraIdParent="75FA7558" w15:done="0"/>
  <w15:commentEx w15:paraId="281932C0" w15:done="0"/>
  <w15:commentEx w15:paraId="6DB71A8B" w15:paraIdParent="281932C0" w15:done="0"/>
  <w15:commentEx w15:paraId="45004AA8" w15:done="0"/>
  <w15:commentEx w15:paraId="18BC0B90" w15:paraIdParent="45004AA8" w15:done="0"/>
  <w15:commentEx w15:paraId="63767D74" w15:done="0"/>
  <w15:commentEx w15:paraId="30B912A4" w15:paraIdParent="63767D74" w15:done="0"/>
  <w15:commentEx w15:paraId="264F4B8D" w15:done="0"/>
  <w15:commentEx w15:paraId="6C2FD269" w15:paraIdParent="264F4B8D" w15:done="0"/>
  <w15:commentEx w15:paraId="410476EF" w15:done="0"/>
  <w15:commentEx w15:paraId="505CEFE9" w15:paraIdParent="410476EF" w15:done="0"/>
  <w15:commentEx w15:paraId="4D6157C3" w15:done="0"/>
  <w15:commentEx w15:paraId="01F8EF42" w15:paraIdParent="4D6157C3" w15:done="0"/>
  <w15:commentEx w15:paraId="14128519" w15:done="0"/>
  <w15:commentEx w15:paraId="6DF790A1" w15:paraIdParent="14128519" w15:done="0"/>
  <w15:commentEx w15:paraId="6E1B5B30" w15:done="0"/>
  <w15:commentEx w15:paraId="5EBA47A6" w15:paraIdParent="6E1B5B30" w15:done="0"/>
  <w15:commentEx w15:paraId="44DDBA5E" w15:done="0"/>
  <w15:commentEx w15:paraId="7BFB9261" w15:paraIdParent="44DDBA5E" w15:done="0"/>
  <w15:commentEx w15:paraId="578BEC67" w15:done="0"/>
  <w15:commentEx w15:paraId="0C6721AC" w15:paraIdParent="578BEC67" w15:done="0"/>
  <w15:commentEx w15:paraId="60A9D5E0" w15:done="0"/>
  <w15:commentEx w15:paraId="22EBA5EC" w15:paraIdParent="60A9D5E0" w15:done="0"/>
  <w15:commentEx w15:paraId="643146CF" w15:done="0"/>
  <w15:commentEx w15:paraId="0145E658" w15:paraIdParent="643146CF" w15:done="0"/>
  <w15:commentEx w15:paraId="2C03A73A" w15:done="0"/>
  <w15:commentEx w15:paraId="43103B50" w15:paraIdParent="2C03A73A" w15:done="0"/>
  <w15:commentEx w15:paraId="2E3B8F45" w15:done="0"/>
  <w15:commentEx w15:paraId="05B301C2" w15:paraIdParent="2E3B8F45" w15:done="0"/>
  <w15:commentEx w15:paraId="5796B3F7" w15:done="0"/>
  <w15:commentEx w15:paraId="3BDB9AF1" w15:paraIdParent="5796B3F7" w15:done="0"/>
  <w15:commentEx w15:paraId="44145F1E" w15:done="0"/>
  <w15:commentEx w15:paraId="4B4EFA33" w15:paraIdParent="44145F1E" w15:done="0"/>
  <w15:commentEx w15:paraId="41318A11" w15:done="0"/>
  <w15:commentEx w15:paraId="0C4CA5C2" w15:paraIdParent="41318A11" w15:done="0"/>
  <w15:commentEx w15:paraId="5FE124A4" w15:done="0"/>
  <w15:commentEx w15:paraId="77669237" w15:paraIdParent="5FE124A4" w15:done="0"/>
  <w15:commentEx w15:paraId="165BC353" w15:done="0"/>
  <w15:commentEx w15:paraId="701F0AA1" w15:paraIdParent="165BC353" w15:done="0"/>
  <w15:commentEx w15:paraId="6C3A90AE" w15:done="0"/>
  <w15:commentEx w15:paraId="7C33730D" w15:paraIdParent="6C3A90AE" w15:done="0"/>
  <w15:commentEx w15:paraId="09CC05E9" w15:done="0"/>
  <w15:commentEx w15:paraId="42810FF9" w15:done="0"/>
  <w15:commentEx w15:paraId="4D7F3B16" w15:paraIdParent="42810FF9" w15:done="0"/>
  <w15:commentEx w15:paraId="40269AC8" w15:done="0"/>
  <w15:commentEx w15:paraId="124966EC" w15:paraIdParent="40269AC8" w15:done="0"/>
  <w15:commentEx w15:paraId="1D6DBB94" w15:done="0"/>
  <w15:commentEx w15:paraId="33C8B5D1" w15:paraIdParent="1D6DBB94" w15:done="0"/>
  <w15:commentEx w15:paraId="326B9B2A" w15:done="0"/>
  <w15:commentEx w15:paraId="385E8845" w15:done="0"/>
  <w15:commentEx w15:paraId="0C33740A" w15:paraIdParent="385E8845" w15:done="0"/>
  <w15:commentEx w15:paraId="21AF0023" w15:done="0"/>
  <w15:commentEx w15:paraId="3F98561B" w15:paraIdParent="21AF0023" w15:done="0"/>
  <w15:commentEx w15:paraId="2E565EF5" w15:done="0"/>
  <w15:commentEx w15:paraId="72290E9A" w15:paraIdParent="2E565EF5" w15:done="0"/>
  <w15:commentEx w15:paraId="004540DD" w15:done="0"/>
  <w15:commentEx w15:paraId="74C1557B" w15:paraIdParent="004540DD" w15:done="0"/>
  <w15:commentEx w15:paraId="589EF629" w15:done="0"/>
  <w15:commentEx w15:paraId="518418EF" w15:paraIdParent="589EF629" w15:done="0"/>
  <w15:commentEx w15:paraId="242BA74E" w15:done="0"/>
  <w15:commentEx w15:paraId="3D6BB1F9" w15:paraIdParent="242BA74E" w15:done="0"/>
  <w15:commentEx w15:paraId="10D52BDB" w15:done="0"/>
  <w15:commentEx w15:paraId="4A75A978" w15:paraIdParent="10D52BDB" w15:done="0"/>
  <w15:commentEx w15:paraId="2F26A810" w15:done="0"/>
  <w15:commentEx w15:paraId="1F05412E" w15:paraIdParent="2F26A810" w15:done="0"/>
  <w15:commentEx w15:paraId="6C79B704" w15:done="0"/>
  <w15:commentEx w15:paraId="72099A8D" w15:paraIdParent="6C79B704" w15:done="0"/>
  <w15:commentEx w15:paraId="7EE3314B" w15:done="0"/>
  <w15:commentEx w15:paraId="7F397482" w15:paraIdParent="7EE3314B" w15:done="0"/>
  <w15:commentEx w15:paraId="62822506" w15:done="0"/>
  <w15:commentEx w15:paraId="2158FBF9" w15:done="0"/>
  <w15:commentEx w15:paraId="5F7286F9" w15:paraIdParent="2158FBF9" w15:done="0"/>
  <w15:commentEx w15:paraId="6C3AFB11" w15:done="0"/>
  <w15:commentEx w15:paraId="20B36D05" w15:paraIdParent="6C3AFB11" w15:done="0"/>
  <w15:commentEx w15:paraId="4CF661CB" w15:done="0"/>
  <w15:commentEx w15:paraId="1882EF76" w15:done="0"/>
  <w15:commentEx w15:paraId="1F89CCA6" w15:paraIdParent="1882EF76" w15:done="0"/>
  <w15:commentEx w15:paraId="00F0D030" w15:done="0"/>
  <w15:commentEx w15:paraId="15909813" w15:paraIdParent="00F0D030" w15:done="0"/>
  <w15:commentEx w15:paraId="24F364FC" w15:done="0"/>
  <w15:commentEx w15:paraId="6495B19D" w15:paraIdParent="24F364FC" w15:done="0"/>
  <w15:commentEx w15:paraId="6FE11387" w15:done="0"/>
  <w15:commentEx w15:paraId="0DA0AA4C" w15:paraIdParent="6FE11387" w15:done="0"/>
  <w15:commentEx w15:paraId="251173C3" w15:done="0"/>
  <w15:commentEx w15:paraId="479654F8" w15:paraIdParent="251173C3" w15:done="0"/>
  <w15:commentEx w15:paraId="409A3F76" w15:done="0"/>
  <w15:commentEx w15:paraId="0BCF8D12" w15:paraIdParent="409A3F76" w15:done="0"/>
  <w15:commentEx w15:paraId="286101E5" w15:done="0"/>
  <w15:commentEx w15:paraId="0BFFFF44" w15:paraIdParent="286101E5" w15:done="0"/>
  <w15:commentEx w15:paraId="629CAE0E" w15:done="0"/>
  <w15:commentEx w15:paraId="0DECE13F" w15:paraIdParent="629CAE0E" w15:done="0"/>
  <w15:commentEx w15:paraId="373AE1C9" w15:done="0"/>
  <w15:commentEx w15:paraId="6FA74E7C" w15:paraIdParent="373AE1C9" w15:done="0"/>
  <w15:commentEx w15:paraId="6C0A0EF0" w15:done="0"/>
  <w15:commentEx w15:paraId="69F6D285" w15:paraIdParent="6C0A0EF0" w15:done="0"/>
  <w15:commentEx w15:paraId="66A71979" w15:done="0"/>
  <w15:commentEx w15:paraId="1AC951B1" w15:paraIdParent="66A71979" w15:done="0"/>
  <w15:commentEx w15:paraId="3207D10A" w15:done="0"/>
  <w15:commentEx w15:paraId="09C042A3" w15:paraIdParent="3207D10A" w15:done="0"/>
  <w15:commentEx w15:paraId="3E503F19" w15:done="0"/>
  <w15:commentEx w15:paraId="269BBCC3" w15:paraIdParent="3E503F19" w15:done="0"/>
  <w15:commentEx w15:paraId="01C1BC85" w15:done="0"/>
  <w15:commentEx w15:paraId="6E3667FE" w15:paraIdParent="01C1BC85" w15:done="0"/>
  <w15:commentEx w15:paraId="57E4350E" w15:done="0"/>
  <w15:commentEx w15:paraId="0EDE02EA" w15:paraIdParent="57E4350E" w15:done="0"/>
  <w15:commentEx w15:paraId="1B75FE6F" w15:done="0"/>
  <w15:commentEx w15:paraId="1BEDEBDF" w15:paraIdParent="1B75FE6F" w15:done="0"/>
  <w15:commentEx w15:paraId="1F5BA047" w15:done="0"/>
  <w15:commentEx w15:paraId="173CC1BA" w15:paraIdParent="1F5BA047" w15:done="0"/>
  <w15:commentEx w15:paraId="3A5A2AB1" w15:done="0"/>
  <w15:commentEx w15:paraId="5E794B8F" w15:paraIdParent="3A5A2AB1" w15:done="0"/>
  <w15:commentEx w15:paraId="69319C13" w15:done="0"/>
  <w15:commentEx w15:paraId="3D72139E" w15:paraIdParent="69319C13" w15:done="0"/>
  <w15:commentEx w15:paraId="4451A833" w15:done="0"/>
  <w15:commentEx w15:paraId="0A1C6FD0" w15:paraIdParent="4451A833" w15:done="0"/>
  <w15:commentEx w15:paraId="5E054AF9" w15:done="0"/>
  <w15:commentEx w15:paraId="1372195A" w15:paraIdParent="5E054AF9" w15:done="0"/>
  <w15:commentEx w15:paraId="38F98F39" w15:done="0"/>
  <w15:commentEx w15:paraId="17E8CFBE" w15:paraIdParent="38F98F39" w15:done="0"/>
  <w15:commentEx w15:paraId="3D915C64" w15:done="0"/>
  <w15:commentEx w15:paraId="7634F97C" w15:paraIdParent="3D915C64" w15:done="0"/>
  <w15:commentEx w15:paraId="289DE971" w15:done="0"/>
  <w15:commentEx w15:paraId="0FD68AE0" w15:done="0"/>
  <w15:commentEx w15:paraId="14FDF70B" w15:paraIdParent="0FD68AE0" w15:done="0"/>
  <w15:commentEx w15:paraId="3F4CEA22" w15:done="0"/>
  <w15:commentEx w15:paraId="7ACB35E9" w15:paraIdParent="3F4CEA22" w15:done="0"/>
  <w15:commentEx w15:paraId="6C61C53E" w15:done="0"/>
  <w15:commentEx w15:paraId="10BCF2A7" w15:paraIdParent="6C61C53E" w15:done="0"/>
  <w15:commentEx w15:paraId="67356E9E" w15:done="0"/>
  <w15:commentEx w15:paraId="277D0232" w15:paraIdParent="67356E9E" w15:done="0"/>
  <w15:commentEx w15:paraId="5CB17B79" w15:done="0"/>
  <w15:commentEx w15:paraId="0A72A05B" w15:paraIdParent="5CB17B79" w15:done="0"/>
  <w15:commentEx w15:paraId="350F163D" w15:done="0"/>
  <w15:commentEx w15:paraId="1EBEEE0E" w15:done="0"/>
  <w15:commentEx w15:paraId="3D9D7B64" w15:paraIdParent="1EBEEE0E" w15:done="0"/>
  <w15:commentEx w15:paraId="7D28791E" w15:done="0"/>
  <w15:commentEx w15:paraId="1697737B" w15:paraIdParent="7D28791E" w15:done="0"/>
  <w15:commentEx w15:paraId="67ABAE07" w15:done="0"/>
  <w15:commentEx w15:paraId="3063B770" w15:done="0"/>
  <w15:commentEx w15:paraId="76BBAADD" w15:paraIdParent="3063B770" w15:done="0"/>
  <w15:commentEx w15:paraId="225A6784" w15:done="0"/>
  <w15:commentEx w15:paraId="5101A5BD" w15:paraIdParent="225A6784" w15:done="0"/>
  <w15:commentEx w15:paraId="3F7B7B64" w15:done="0"/>
  <w15:commentEx w15:paraId="78580845" w15:paraIdParent="3F7B7B64" w15:done="0"/>
  <w15:commentEx w15:paraId="4AAE8BED" w15:done="0"/>
  <w15:commentEx w15:paraId="24CDF9E5" w15:paraIdParent="4AAE8BED" w15:done="0"/>
  <w15:commentEx w15:paraId="0D37651B" w15:done="0"/>
  <w15:commentEx w15:paraId="793665BB" w15:paraIdParent="0D37651B" w15:done="0"/>
  <w15:commentEx w15:paraId="59E7B9E1" w15:done="0"/>
  <w15:commentEx w15:paraId="42DC7AA3" w15:paraIdParent="59E7B9E1" w15:done="0"/>
  <w15:commentEx w15:paraId="2957896F" w15:done="0"/>
  <w15:commentEx w15:paraId="604F1EC2" w15:paraIdParent="2957896F" w15:done="0"/>
  <w15:commentEx w15:paraId="577CD7CC" w15:done="0"/>
  <w15:commentEx w15:paraId="382B7477" w15:paraIdParent="577CD7CC" w15:done="0"/>
  <w15:commentEx w15:paraId="0D8F96F2" w15:done="0"/>
  <w15:commentEx w15:paraId="524B43CB" w15:paraIdParent="0D8F96F2" w15:done="0"/>
  <w15:commentEx w15:paraId="614AEFC5" w15:done="0"/>
  <w15:commentEx w15:paraId="167CDD63" w15:paraIdParent="614AEFC5" w15:done="0"/>
  <w15:commentEx w15:paraId="38A86CFE" w15:done="0"/>
  <w15:commentEx w15:paraId="7516ED97" w15:paraIdParent="38A86CFE" w15:done="0"/>
  <w15:commentEx w15:paraId="19A73117" w15:done="0"/>
  <w15:commentEx w15:paraId="158003B9" w15:paraIdParent="19A73117" w15:done="0"/>
  <w15:commentEx w15:paraId="2F190C42" w15:done="0"/>
  <w15:commentEx w15:paraId="441F5C2D" w15:paraIdParent="2F190C42" w15:done="0"/>
  <w15:commentEx w15:paraId="2F6B6FDE" w15:done="0"/>
  <w15:commentEx w15:paraId="2F03F72F" w15:paraIdParent="2F6B6FDE" w15:done="0"/>
  <w15:commentEx w15:paraId="7B8CCCD8" w15:done="0"/>
  <w15:commentEx w15:paraId="13184348" w15:paraIdParent="7B8CCCD8" w15:done="0"/>
  <w15:commentEx w15:paraId="0BDF213E" w15:done="0"/>
  <w15:commentEx w15:paraId="649BF36A" w15:paraIdParent="0BDF213E" w15:done="0"/>
  <w15:commentEx w15:paraId="0D0A8AF7" w15:done="0"/>
  <w15:commentEx w15:paraId="3BABED30" w15:paraIdParent="0D0A8AF7" w15:done="0"/>
  <w15:commentEx w15:paraId="24A7C7CF" w15:done="0"/>
  <w15:commentEx w15:paraId="37B215C4" w15:paraIdParent="24A7C7CF" w15:done="0"/>
  <w15:commentEx w15:paraId="30F56B49" w15:done="0"/>
  <w15:commentEx w15:paraId="5E66E114" w15:paraIdParent="30F56B49" w15:done="0"/>
  <w15:commentEx w15:paraId="6B876465" w15:done="0"/>
  <w15:commentEx w15:paraId="6923E3CA" w15:paraIdParent="6B876465" w15:done="0"/>
  <w15:commentEx w15:paraId="17FAD883" w15:done="0"/>
  <w15:commentEx w15:paraId="535E4174" w15:paraIdParent="17FAD883" w15:done="0"/>
  <w15:commentEx w15:paraId="5A63855B" w15:done="0"/>
  <w15:commentEx w15:paraId="3A51314E" w15:paraIdParent="5A63855B" w15:done="0"/>
  <w15:commentEx w15:paraId="038E1D6C" w15:done="0"/>
  <w15:commentEx w15:paraId="2A4CC8F9" w15:paraIdParent="038E1D6C" w15:done="0"/>
  <w15:commentEx w15:paraId="29DE81C9" w15:done="0"/>
  <w15:commentEx w15:paraId="72535865" w15:paraIdParent="29DE81C9" w15:done="0"/>
  <w15:commentEx w15:paraId="07560D93" w15:done="0"/>
  <w15:commentEx w15:paraId="08C63F31" w15:paraIdParent="07560D93" w15:done="0"/>
  <w15:commentEx w15:paraId="0874F3E2" w15:done="0"/>
  <w15:commentEx w15:paraId="1979128C" w15:paraIdParent="0874F3E2" w15:done="0"/>
  <w15:commentEx w15:paraId="7359BC64" w15:done="0"/>
  <w15:commentEx w15:paraId="46E80560" w15:paraIdParent="7359BC64" w15:done="0"/>
  <w15:commentEx w15:paraId="41D1806B" w15:done="0"/>
  <w15:commentEx w15:paraId="54F0A5BF" w15:paraIdParent="41D1806B" w15:done="0"/>
  <w15:commentEx w15:paraId="6D5FEFF9" w15:done="0"/>
  <w15:commentEx w15:paraId="701A1F00" w15:paraIdParent="6D5FEFF9" w15:done="0"/>
  <w15:commentEx w15:paraId="4C912873" w15:done="0"/>
  <w15:commentEx w15:paraId="1D9CE978" w15:paraIdParent="4C912873" w15:done="0"/>
  <w15:commentEx w15:paraId="4D61DF3A" w15:done="0"/>
  <w15:commentEx w15:paraId="36C95DE3" w15:paraIdParent="4D61DF3A" w15:done="0"/>
  <w15:commentEx w15:paraId="655E19DE" w15:done="0"/>
  <w15:commentEx w15:paraId="63831D47" w15:paraIdParent="655E19DE" w15:done="0"/>
  <w15:commentEx w15:paraId="3F8DE91E" w15:done="0"/>
  <w15:commentEx w15:paraId="341718C6" w15:paraIdParent="3F8DE91E" w15:done="0"/>
  <w15:commentEx w15:paraId="77EF9B75" w15:done="0"/>
  <w15:commentEx w15:paraId="5202BDA2" w15:paraIdParent="77EF9B75" w15:done="0"/>
  <w15:commentEx w15:paraId="4F87FA1F" w15:done="0"/>
  <w15:commentEx w15:paraId="5E1D0341" w15:paraIdParent="4F87FA1F" w15:done="0"/>
  <w15:commentEx w15:paraId="355AA051" w15:done="0"/>
  <w15:commentEx w15:paraId="2992678B" w15:paraIdParent="355AA051" w15:done="0"/>
  <w15:commentEx w15:paraId="774F46D7" w15:done="0"/>
  <w15:commentEx w15:paraId="5CF62126" w15:paraIdParent="774F46D7" w15:done="0"/>
  <w15:commentEx w15:paraId="36F899B0" w15:done="0"/>
  <w15:commentEx w15:paraId="72C7ECB2" w15:paraIdParent="36F899B0" w15:done="0"/>
  <w15:commentEx w15:paraId="73E1F0E9" w15:done="0"/>
  <w15:commentEx w15:paraId="5F528FD6" w15:done="0"/>
  <w15:commentEx w15:paraId="2833F6A5" w15:paraIdParent="5F528FD6" w15:done="0"/>
  <w15:commentEx w15:paraId="305045D8" w15:done="0"/>
  <w15:commentEx w15:paraId="1C661CF4" w15:paraIdParent="305045D8" w15:done="0"/>
  <w15:commentEx w15:paraId="3036F7EB" w15:done="0"/>
  <w15:commentEx w15:paraId="45828472" w15:done="0"/>
  <w15:commentEx w15:paraId="7173FAE7" w15:paraIdParent="45828472" w15:done="0"/>
  <w15:commentEx w15:paraId="37CAD101" w15:done="0"/>
  <w15:commentEx w15:paraId="19AB7BAE" w15:paraIdParent="37CAD101" w15:done="0"/>
  <w15:commentEx w15:paraId="398ED6D5" w15:done="0"/>
  <w15:commentEx w15:paraId="22A853DE" w15:paraIdParent="398ED6D5" w15:done="0"/>
  <w15:commentEx w15:paraId="6B53F2E4" w15:done="0"/>
  <w15:commentEx w15:paraId="696EEC59" w15:paraIdParent="6B53F2E4" w15:done="0"/>
  <w15:commentEx w15:paraId="3469F19B" w15:done="0"/>
  <w15:commentEx w15:paraId="38EF5361" w15:paraIdParent="3469F19B" w15:done="0"/>
  <w15:commentEx w15:paraId="5F16049B" w15:done="0"/>
  <w15:commentEx w15:paraId="778A04D9" w15:paraIdParent="5F16049B" w15:done="0"/>
  <w15:commentEx w15:paraId="1591098D" w15:done="0"/>
  <w15:commentEx w15:paraId="757B9302" w15:paraIdParent="1591098D" w15:done="0"/>
  <w15:commentEx w15:paraId="781AD8D8" w15:done="0"/>
  <w15:commentEx w15:paraId="124465C8" w15:paraIdParent="781AD8D8" w15:done="0"/>
  <w15:commentEx w15:paraId="03197209" w15:done="0"/>
  <w15:commentEx w15:paraId="4E022BD9" w15:paraIdParent="03197209" w15:done="0"/>
  <w15:commentEx w15:paraId="154D8057" w15:done="0"/>
  <w15:commentEx w15:paraId="5301ABF2" w15:paraIdParent="154D8057" w15:done="0"/>
  <w15:commentEx w15:paraId="6E222830" w15:done="0"/>
  <w15:commentEx w15:paraId="4BEF4F2F" w15:paraIdParent="6E222830" w15:done="0"/>
  <w15:commentEx w15:paraId="23F7D2CA" w15:done="0"/>
  <w15:commentEx w15:paraId="2148473D" w15:paraIdParent="23F7D2CA" w15:done="0"/>
  <w15:commentEx w15:paraId="261A82E9" w15:done="0"/>
  <w15:commentEx w15:paraId="2533F67B" w15:paraIdParent="261A82E9" w15:done="0"/>
  <w15:commentEx w15:paraId="29999595" w15:done="0"/>
  <w15:commentEx w15:paraId="6C86056B" w15:paraIdParent="29999595" w15:done="0"/>
  <w15:commentEx w15:paraId="313F0613" w15:done="0"/>
  <w15:commentEx w15:paraId="3D586138" w15:paraIdParent="313F0613" w15:done="0"/>
  <w15:commentEx w15:paraId="045B8DCC" w15:done="0"/>
  <w15:commentEx w15:paraId="2F5339C1" w15:paraIdParent="045B8DCC" w15:done="0"/>
  <w15:commentEx w15:paraId="14549887" w15:done="0"/>
  <w15:commentEx w15:paraId="4EEA6000" w15:paraIdParent="14549887" w15:done="0"/>
  <w15:commentEx w15:paraId="0EC31D71" w15:done="0"/>
  <w15:commentEx w15:paraId="1EB7EDEC" w15:paraIdParent="0EC31D71" w15:done="0"/>
  <w15:commentEx w15:paraId="7EEB19BE" w15:done="0"/>
  <w15:commentEx w15:paraId="2CA496AE" w15:paraIdParent="7EEB19BE" w15:done="0"/>
  <w15:commentEx w15:paraId="3599111F" w15:done="0"/>
  <w15:commentEx w15:paraId="02DAD579" w15:paraIdParent="3599111F" w15:done="0"/>
  <w15:commentEx w15:paraId="65F9574F" w15:done="0"/>
  <w15:commentEx w15:paraId="0C7DF3F9" w15:paraIdParent="65F9574F" w15:done="0"/>
  <w15:commentEx w15:paraId="1A60DB17" w15:done="0"/>
  <w15:commentEx w15:paraId="2DAE08D2" w15:paraIdParent="1A60DB17" w15:done="0"/>
  <w15:commentEx w15:paraId="5F0EBFBC" w15:done="0"/>
  <w15:commentEx w15:paraId="44C4EC82" w15:paraIdParent="5F0EBFBC" w15:done="0"/>
  <w15:commentEx w15:paraId="27972566" w15:done="0"/>
  <w15:commentEx w15:paraId="22F400ED" w15:paraIdParent="27972566" w15:done="0"/>
  <w15:commentEx w15:paraId="4CFB9FAB" w15:done="0"/>
  <w15:commentEx w15:paraId="6953A331" w15:paraIdParent="4CFB9FAB" w15:done="0"/>
  <w15:commentEx w15:paraId="4B7994D2" w15:done="0"/>
  <w15:commentEx w15:paraId="72E2FF14" w15:paraIdParent="4B7994D2" w15:done="0"/>
  <w15:commentEx w15:paraId="7E2DA99B" w15:done="0"/>
  <w15:commentEx w15:paraId="40D5C29D" w15:paraIdParent="7E2DA99B" w15:done="0"/>
  <w15:commentEx w15:paraId="34CC6E10" w15:done="0"/>
  <w15:commentEx w15:paraId="362FEEB4" w15:paraIdParent="34CC6E10" w15:done="0"/>
  <w15:commentEx w15:paraId="5D0152A6" w15:done="0"/>
  <w15:commentEx w15:paraId="41F39242" w15:paraIdParent="5D0152A6" w15:done="0"/>
  <w15:commentEx w15:paraId="54098490" w15:done="0"/>
  <w15:commentEx w15:paraId="6BB2C689" w15:paraIdParent="54098490" w15:done="0"/>
  <w15:commentEx w15:paraId="0A22A150" w15:done="0"/>
  <w15:commentEx w15:paraId="507404EE" w15:done="0"/>
  <w15:commentEx w15:paraId="4AC184AA" w15:paraIdParent="507404EE" w15:done="0"/>
  <w15:commentEx w15:paraId="6793BCCF" w15:done="0"/>
  <w15:commentEx w15:paraId="71FDA9BB" w15:paraIdParent="6793BCCF" w15:done="0"/>
  <w15:commentEx w15:paraId="692DCF40" w15:done="0"/>
  <w15:commentEx w15:paraId="6285B914" w15:paraIdParent="692DCF40" w15:done="0"/>
  <w15:commentEx w15:paraId="3518F0E8" w15:done="0"/>
  <w15:commentEx w15:paraId="514757A8" w15:paraIdParent="3518F0E8" w15:done="0"/>
  <w15:commentEx w15:paraId="5F86D327" w15:done="0"/>
  <w15:commentEx w15:paraId="710EE9A2" w15:paraIdParent="5F86D327" w15:done="0"/>
  <w15:commentEx w15:paraId="7FA4CD6F" w15:done="0"/>
  <w15:commentEx w15:paraId="2FAB2BB7" w15:paraIdParent="7FA4CD6F" w15:done="0"/>
  <w15:commentEx w15:paraId="3CF0C67E" w15:done="0"/>
  <w15:commentEx w15:paraId="39CCEC6D" w15:paraIdParent="3CF0C67E" w15:done="0"/>
  <w15:commentEx w15:paraId="4AEB90B2" w15:done="0"/>
  <w15:commentEx w15:paraId="4C43B6DE" w15:paraIdParent="4AEB90B2" w15:done="0"/>
  <w15:commentEx w15:paraId="78FC221F" w15:done="0"/>
  <w15:commentEx w15:paraId="1931A0E0" w15:paraIdParent="78FC221F" w15:done="0"/>
  <w15:commentEx w15:paraId="74A64F6F" w15:done="0"/>
  <w15:commentEx w15:paraId="7A159CF3" w15:paraIdParent="74A64F6F" w15:done="0"/>
  <w15:commentEx w15:paraId="284ED558" w15:done="0"/>
  <w15:commentEx w15:paraId="74AA4971" w15:paraIdParent="284ED558" w15:done="0"/>
  <w15:commentEx w15:paraId="258DFF0E" w15:done="0"/>
  <w15:commentEx w15:paraId="52B18A2F" w15:paraIdParent="258DFF0E" w15:done="0"/>
  <w15:commentEx w15:paraId="6F932893" w15:done="0"/>
  <w15:commentEx w15:paraId="08C6A6C9" w15:paraIdParent="6F932893" w15:done="0"/>
  <w15:commentEx w15:paraId="4D8F7E50" w15:done="0"/>
  <w15:commentEx w15:paraId="71EAF1D9" w15:paraIdParent="4D8F7E50" w15:done="0"/>
  <w15:commentEx w15:paraId="55C84B8F" w15:done="0"/>
  <w15:commentEx w15:paraId="7C550109" w15:paraIdParent="55C84B8F" w15:done="0"/>
  <w15:commentEx w15:paraId="2801B78D" w15:done="0"/>
  <w15:commentEx w15:paraId="7D80CDC5" w15:paraIdParent="2801B78D" w15:done="0"/>
  <w15:commentEx w15:paraId="7611BEC3" w15:done="0"/>
  <w15:commentEx w15:paraId="0C000D49" w15:paraIdParent="7611BEC3" w15:done="0"/>
  <w15:commentEx w15:paraId="7FAEB181" w15:done="0"/>
  <w15:commentEx w15:paraId="37E2C2F3" w15:paraIdParent="7FAEB181" w15:done="0"/>
  <w15:commentEx w15:paraId="42DAFF3B" w15:done="0"/>
  <w15:commentEx w15:paraId="1BEE0740" w15:paraIdParent="42DAFF3B" w15:done="0"/>
  <w15:commentEx w15:paraId="2B1D7690" w15:done="0"/>
  <w15:commentEx w15:paraId="679206F9" w15:paraIdParent="2B1D7690" w15:done="0"/>
  <w15:commentEx w15:paraId="3FA08629" w15:done="0"/>
  <w15:commentEx w15:paraId="7AE7C80E" w15:paraIdParent="3FA08629" w15:done="0"/>
  <w15:commentEx w15:paraId="5EC4AC87" w15:done="0"/>
  <w15:commentEx w15:paraId="0DF0C368" w15:paraIdParent="5EC4AC87" w15:done="0"/>
  <w15:commentEx w15:paraId="1F5DD88E" w15:done="0"/>
  <w15:commentEx w15:paraId="75FA69A3" w15:paraIdParent="1F5DD88E" w15:done="0"/>
  <w15:commentEx w15:paraId="5090CC38" w15:done="0"/>
  <w15:commentEx w15:paraId="263ACB3D" w15:paraIdParent="5090CC38" w15:done="0"/>
  <w15:commentEx w15:paraId="15D0582F" w15:done="0"/>
  <w15:commentEx w15:paraId="41CFD2AA" w15:paraIdParent="15D0582F" w15:done="0"/>
  <w15:commentEx w15:paraId="3D5C6188" w15:done="0"/>
  <w15:commentEx w15:paraId="3AA4BB16" w15:paraIdParent="3D5C6188" w15:done="0"/>
  <w15:commentEx w15:paraId="103DDDA1" w15:done="0"/>
  <w15:commentEx w15:paraId="1E6184F3" w15:paraIdParent="103DDDA1" w15:done="0"/>
  <w15:commentEx w15:paraId="0125FFA3" w15:done="0"/>
  <w15:commentEx w15:paraId="23FC1678" w15:paraIdParent="0125FFA3" w15:done="0"/>
  <w15:commentEx w15:paraId="06EEB8D7" w15:done="0"/>
  <w15:commentEx w15:paraId="1F585D09" w15:done="0"/>
  <w15:commentEx w15:paraId="4280C9FD" w15:paraIdParent="1F585D09" w15:done="0"/>
  <w15:commentEx w15:paraId="24D519DA" w15:done="0"/>
  <w15:commentEx w15:paraId="619C76CC" w15:paraIdParent="24D519DA" w15:done="0"/>
  <w15:commentEx w15:paraId="1443C79E" w15:done="0"/>
  <w15:commentEx w15:paraId="21A88614" w15:done="0"/>
  <w15:commentEx w15:paraId="165AFF76" w15:done="0"/>
  <w15:commentEx w15:paraId="3A5A949B" w15:paraIdParent="165AFF76" w15:done="0"/>
  <w15:commentEx w15:paraId="52BD950E" w15:done="0"/>
  <w15:commentEx w15:paraId="0D9B7C0B" w15:paraIdParent="52BD950E" w15:done="0"/>
  <w15:commentEx w15:paraId="6A14E79A" w15:done="0"/>
  <w15:commentEx w15:paraId="6DFF9FFC" w15:done="0"/>
  <w15:commentEx w15:paraId="5B9273AD" w15:paraIdParent="6DFF9FFC" w15:done="0"/>
  <w15:commentEx w15:paraId="5752C9F5" w15:done="0"/>
  <w15:commentEx w15:paraId="1478F425" w15:paraIdParent="5752C9F5" w15:done="0"/>
  <w15:commentEx w15:paraId="7030B68D" w15:done="0"/>
  <w15:commentEx w15:paraId="52F2A487" w15:paraIdParent="7030B68D" w15:done="0"/>
  <w15:commentEx w15:paraId="12BE2FFB" w15:done="0"/>
  <w15:commentEx w15:paraId="51CDC155" w15:paraIdParent="12BE2FFB" w15:done="0"/>
  <w15:commentEx w15:paraId="4321FF2D" w15:done="0"/>
  <w15:commentEx w15:paraId="6CE901AE" w15:paraIdParent="4321FF2D" w15:done="0"/>
  <w15:commentEx w15:paraId="4D624566" w15:done="0"/>
  <w15:commentEx w15:paraId="60B14101" w15:paraIdParent="4D624566" w15:done="0"/>
  <w15:commentEx w15:paraId="6E265460" w15:done="0"/>
  <w15:commentEx w15:paraId="68C4903F" w15:paraIdParent="6E265460" w15:done="0"/>
  <w15:commentEx w15:paraId="012F6D98" w15:done="0"/>
  <w15:commentEx w15:paraId="6AF37CD1" w15:paraIdParent="012F6D98" w15:done="0"/>
  <w15:commentEx w15:paraId="4A0AEEB2" w15:done="0"/>
  <w15:commentEx w15:paraId="586E6627" w15:paraIdParent="4A0AEEB2" w15:done="0"/>
  <w15:commentEx w15:paraId="0F90D0E0" w15:done="0"/>
  <w15:commentEx w15:paraId="256EC557" w15:paraIdParent="0F90D0E0" w15:done="0"/>
  <w15:commentEx w15:paraId="043DBA21" w15:done="0"/>
  <w15:commentEx w15:paraId="234E4BCA" w15:paraIdParent="043DBA21" w15:done="0"/>
  <w15:commentEx w15:paraId="41569327" w15:done="0"/>
  <w15:commentEx w15:paraId="16206840" w15:paraIdParent="41569327" w15:done="0"/>
  <w15:commentEx w15:paraId="04D3EC9D" w15:done="0"/>
  <w15:commentEx w15:paraId="5F263465" w15:paraIdParent="04D3EC9D" w15:done="0"/>
  <w15:commentEx w15:paraId="21998FFA" w15:done="0"/>
  <w15:commentEx w15:paraId="465700A0" w15:paraIdParent="21998F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E316AB9" w16cex:dateUtc="2026-08-20T08:57:00Z"/>
  <w16cex:commentExtensible w16cex:durableId="2E36FB3D" w16cex:dateUtc="2026-08-24T14:14:00Z"/>
  <w16cex:commentExtensible w16cex:durableId="413895B6" w16cex:dateUtc="2026-08-10T07:48:00Z"/>
  <w16cex:commentExtensible w16cex:durableId="2E37E3C4" w16cex:dateUtc="2026-08-25T06:48:00Z"/>
  <w16cex:commentExtensible w16cex:durableId="3C51E00F" w16cex:dateUtc="2026-08-10T07:51:00Z"/>
  <w16cex:commentExtensible w16cex:durableId="2E37E3C5" w16cex:dateUtc="2026-08-25T06:48:00Z"/>
  <w16cex:commentExtensible w16cex:durableId="1B5F86B8" w16cex:dateUtc="2026-08-10T08:49:00Z"/>
  <w16cex:commentExtensible w16cex:durableId="2E37E3E7" w16cex:dateUtc="2026-08-25T06:50:00Z"/>
  <w16cex:commentExtensible w16cex:durableId="28FA9E99" w16cex:dateUtc="2026-08-10T08:45:00Z"/>
  <w16cex:commentExtensible w16cex:durableId="2E37E57F" w16cex:dateUtc="2026-08-25T06:57:00Z"/>
  <w16cex:commentExtensible w16cex:durableId="2E316DD5" w16cex:dateUtc="2026-08-20T09:13:00Z"/>
  <w16cex:commentExtensible w16cex:durableId="2E37E605" w16cex:dateUtc="2026-08-25T06:59:00Z"/>
  <w16cex:commentExtensible w16cex:durableId="623FC21A" w16cex:dateUtc="2026-08-10T09:02:00Z"/>
  <w16cex:commentExtensible w16cex:durableId="2E37E638" w16cex:dateUtc="2026-08-25T07:00:00Z"/>
  <w16cex:commentExtensible w16cex:durableId="01828FA0" w16cex:dateUtc="2026-08-21T06:59:00Z"/>
  <w16cex:commentExtensible w16cex:durableId="726CC7D8" w16cex:dateUtc="2026-08-21T07:01:00Z"/>
  <w16cex:commentExtensible w16cex:durableId="6CA1C4FD" w16cex:dateUtc="2026-08-10T09:44:00Z"/>
  <w16cex:commentExtensible w16cex:durableId="6772B877" w16cex:dateUtc="2026-08-21T07:06:00Z"/>
  <w16cex:commentExtensible w16cex:durableId="2E37F410" w16cex:dateUtc="2026-08-25T07:59:00Z"/>
  <w16cex:commentExtensible w16cex:durableId="2E1977EA" w16cex:dateUtc="2026-08-10T10:01:00Z"/>
  <w16cex:commentExtensible w16cex:durableId="2E36FB95" w16cex:dateUtc="2026-08-24T14:19:00Z"/>
  <w16cex:commentExtensible w16cex:durableId="6A9C6C30" w16cex:dateUtc="2026-08-14T09:12:00Z"/>
  <w16cex:commentExtensible w16cex:durableId="2E37F4C8" w16cex:dateUtc="2026-08-25T08:01:00Z"/>
  <w16cex:commentExtensible w16cex:durableId="592D080F" w16cex:dateUtc="2026-08-14T09:58:00Z"/>
  <w16cex:commentExtensible w16cex:durableId="2E37F765" w16cex:dateUtc="2026-08-25T08:13:00Z"/>
  <w16cex:commentExtensible w16cex:durableId="2D5AEBBA" w16cex:dateUtc="2026-08-14T09:52:00Z"/>
  <w16cex:commentExtensible w16cex:durableId="2E36FB9E" w16cex:dateUtc="2026-08-24T14:19:00Z"/>
  <w16cex:commentExtensible w16cex:durableId="7AF72FEF" w16cex:dateUtc="2026-08-21T07:11:00Z"/>
  <w16cex:commentExtensible w16cex:durableId="2E36FC1A" w16cex:dateUtc="2026-08-24T14:21:00Z"/>
  <w16cex:commentExtensible w16cex:durableId="4B8D8BAE" w16cex:dateUtc="2026-08-10T10:36:00Z"/>
  <w16cex:commentExtensible w16cex:durableId="2E3855B9" w16cex:dateUtc="2026-08-25T14:51:00Z"/>
  <w16cex:commentExtensible w16cex:durableId="401AA13B" w16cex:dateUtc="2026-08-10T10:36:00Z"/>
  <w16cex:commentExtensible w16cex:durableId="2E3855BA" w16cex:dateUtc="2026-08-25T14:52:00Z"/>
  <w16cex:commentExtensible w16cex:durableId="4A8C11C1" w16cex:dateUtc="2026-08-10T10:37:00Z"/>
  <w16cex:commentExtensible w16cex:durableId="2E3855BB" w16cex:dateUtc="2026-08-25T14:52:00Z"/>
  <w16cex:commentExtensible w16cex:durableId="5A1FC843" w16cex:dateUtc="2026-08-14T10:00:00Z"/>
  <w16cex:commentExtensible w16cex:durableId="2E3855BC" w16cex:dateUtc="2026-08-25T14:52:00Z"/>
  <w16cex:commentExtensible w16cex:durableId="05A5CF35" w16cex:dateUtc="2026-08-10T10:42:00Z"/>
  <w16cex:commentExtensible w16cex:durableId="2E3855BD" w16cex:dateUtc="2026-08-25T14:53:00Z"/>
  <w16cex:commentExtensible w16cex:durableId="2D94A71E" w16cex:dateUtc="2026-08-10T10:52:00Z"/>
  <w16cex:commentExtensible w16cex:durableId="2E385642" w16cex:dateUtc="2026-08-25T14:58:00Z"/>
  <w16cex:commentExtensible w16cex:durableId="6C0F5521" w16cex:dateUtc="2026-08-14T11:51:00Z"/>
  <w16cex:commentExtensible w16cex:durableId="2E38568D" w16cex:dateUtc="2026-08-25T14:59:00Z"/>
  <w16cex:commentExtensible w16cex:durableId="4B30B3B9" w16cex:dateUtc="2026-08-14T11:52:00Z"/>
  <w16cex:commentExtensible w16cex:durableId="2E385695" w16cex:dateUtc="2026-08-25T14:59:00Z"/>
  <w16cex:commentExtensible w16cex:durableId="4FADD9CF" w16cex:dateUtc="2026-08-14T11:53:00Z"/>
  <w16cex:commentExtensible w16cex:durableId="2E3856D9" w16cex:dateUtc="2026-08-25T15:00:00Z"/>
  <w16cex:commentExtensible w16cex:durableId="7200D84C" w16cex:dateUtc="2026-08-21T07:24:00Z"/>
  <w16cex:commentExtensible w16cex:durableId="2E3856DE" w16cex:dateUtc="2026-08-25T15:01:00Z"/>
  <w16cex:commentExtensible w16cex:durableId="1FF84B8F" w16cex:dateUtc="2026-08-21T07:24:00Z"/>
  <w16cex:commentExtensible w16cex:durableId="2E3856DF" w16cex:dateUtc="2026-08-25T15:01:00Z"/>
  <w16cex:commentExtensible w16cex:durableId="4757910F" w16cex:dateUtc="2026-08-10T10:59:00Z"/>
  <w16cex:commentExtensible w16cex:durableId="2E3856FC" w16cex:dateUtc="2026-08-25T15:01:00Z"/>
  <w16cex:commentExtensible w16cex:durableId="09578CB0" w16cex:dateUtc="2026-08-21T07:23:00Z"/>
  <w16cex:commentExtensible w16cex:durableId="2E38573C" w16cex:dateUtc="2026-08-25T15:02:00Z"/>
  <w16cex:commentExtensible w16cex:durableId="0C22E190" w16cex:dateUtc="2026-08-10T11:01:00Z"/>
  <w16cex:commentExtensible w16cex:durableId="2E38578E" w16cex:dateUtc="2026-08-25T15:03:00Z"/>
  <w16cex:commentExtensible w16cex:durableId="147EF4B4" w16cex:dateUtc="2026-08-10T11:00:00Z"/>
  <w16cex:commentExtensible w16cex:durableId="2E385799" w16cex:dateUtc="2026-08-25T15:04:00Z"/>
  <w16cex:commentExtensible w16cex:durableId="18B4AB46" w16cex:dateUtc="2026-08-10T11:01:00Z"/>
  <w16cex:commentExtensible w16cex:durableId="2E3857B4" w16cex:dateUtc="2026-08-25T15:04:00Z"/>
  <w16cex:commentExtensible w16cex:durableId="7C427848" w16cex:dateUtc="2026-08-21T07:23:00Z"/>
  <w16cex:commentExtensible w16cex:durableId="2E3857BC" w16cex:dateUtc="2026-08-25T15:04:00Z"/>
  <w16cex:commentExtensible w16cex:durableId="674BDA02" w16cex:dateUtc="2026-08-10T11:02:00Z"/>
  <w16cex:commentExtensible w16cex:durableId="2E3857C4" w16cex:dateUtc="2026-08-25T15:04:00Z"/>
  <w16cex:commentExtensible w16cex:durableId="106E3D0E" w16cex:dateUtc="2026-08-10T11:00:00Z"/>
  <w16cex:commentExtensible w16cex:durableId="2E3857CB" w16cex:dateUtc="2026-08-25T15:04:00Z"/>
  <w16cex:commentExtensible w16cex:durableId="137CFA54" w16cex:dateUtc="2026-08-10T11:02:00Z"/>
  <w16cex:commentExtensible w16cex:durableId="2E3857D9" w16cex:dateUtc="2026-08-25T15:05:00Z"/>
  <w16cex:commentExtensible w16cex:durableId="3630D0F5" w16cex:dateUtc="2026-08-21T07:23:00Z"/>
  <w16cex:commentExtensible w16cex:durableId="2E3857DC" w16cex:dateUtc="2026-08-25T15:05:00Z"/>
  <w16cex:commentExtensible w16cex:durableId="1688E49D" w16cex:dateUtc="2026-08-10T11:00:00Z"/>
  <w16cex:commentExtensible w16cex:durableId="2E3857F1" w16cex:dateUtc="2026-08-25T15:05:00Z"/>
  <w16cex:commentExtensible w16cex:durableId="3E018658" w16cex:dateUtc="2026-08-10T11:02:00Z"/>
  <w16cex:commentExtensible w16cex:durableId="2E3857E5" w16cex:dateUtc="2026-08-25T15:05:00Z"/>
  <w16cex:commentExtensible w16cex:durableId="745A10C5" w16cex:dateUtc="2026-08-10T11:02:00Z"/>
  <w16cex:commentExtensible w16cex:durableId="2E385F85" w16cex:dateUtc="2026-08-25T15:32:00Z"/>
  <w16cex:commentExtensible w16cex:durableId="2F2646AA" w16cex:dateUtc="2026-08-21T07:25:00Z"/>
  <w16cex:commentExtensible w16cex:durableId="2E385823" w16cex:dateUtc="2026-08-25T15:06:00Z"/>
  <w16cex:commentExtensible w16cex:durableId="7EA68406" w16cex:dateUtc="2026-08-14T11:54:00Z"/>
  <w16cex:commentExtensible w16cex:durableId="2E385829" w16cex:dateUtc="2026-08-25T15:06:00Z"/>
  <w16cex:commentExtensible w16cex:durableId="4F6D8F1C" w16cex:dateUtc="2026-08-21T07:25:00Z"/>
  <w16cex:commentExtensible w16cex:durableId="2E385844" w16cex:dateUtc="2026-08-25T15:07:00Z"/>
  <w16cex:commentExtensible w16cex:durableId="0A7BD5D2" w16cex:dateUtc="2026-08-21T07:25:00Z"/>
  <w16cex:commentExtensible w16cex:durableId="2E385849" w16cex:dateUtc="2026-08-25T15:07:00Z"/>
  <w16cex:commentExtensible w16cex:durableId="1BA9263C" w16cex:dateUtc="2026-08-21T07:25:00Z"/>
  <w16cex:commentExtensible w16cex:durableId="2E38584A" w16cex:dateUtc="2026-08-25T15:07:00Z"/>
  <w16cex:commentExtensible w16cex:durableId="6F113BE9" w16cex:dateUtc="2026-08-21T07:26:00Z"/>
  <w16cex:commentExtensible w16cex:durableId="2E38584C" w16cex:dateUtc="2026-08-25T15:07:00Z"/>
  <w16cex:commentExtensible w16cex:durableId="2C96FDD3" w16cex:dateUtc="2026-08-10T11:04:00Z"/>
  <w16cex:commentExtensible w16cex:durableId="2E38586E" w16cex:dateUtc="2026-08-25T15:07:00Z"/>
  <w16cex:commentExtensible w16cex:durableId="4CD9A37F" w16cex:dateUtc="2026-08-21T07:26:00Z"/>
  <w16cex:commentExtensible w16cex:durableId="2E38584F" w16cex:dateUtc="2026-08-25T15:07:00Z"/>
  <w16cex:commentExtensible w16cex:durableId="751757FB" w16cex:dateUtc="2026-08-10T11:05:00Z"/>
  <w16cex:commentExtensible w16cex:durableId="2E385875" w16cex:dateUtc="2026-08-25T15:07:00Z"/>
  <w16cex:commentExtensible w16cex:durableId="284DCC0B" w16cex:dateUtc="2026-08-10T11:05:00Z"/>
  <w16cex:commentExtensible w16cex:durableId="2E385881" w16cex:dateUtc="2026-08-25T15:08:00Z"/>
  <w16cex:commentExtensible w16cex:durableId="5EDED56D" w16cex:dateUtc="2026-08-10T11:05:00Z"/>
  <w16cex:commentExtensible w16cex:durableId="2E38587D" w16cex:dateUtc="2026-08-25T15:07:00Z"/>
  <w16cex:commentExtensible w16cex:durableId="28187EA9" w16cex:dateUtc="2026-08-21T07:26:00Z"/>
  <w16cex:commentExtensible w16cex:durableId="2E385893" w16cex:dateUtc="2026-08-25T15:08:00Z"/>
  <w16cex:commentExtensible w16cex:durableId="4BC28D33" w16cex:dateUtc="2026-08-10T11:05:00Z"/>
  <w16cex:commentExtensible w16cex:durableId="2E38589A" w16cex:dateUtc="2026-08-25T15:08:00Z"/>
  <w16cex:commentExtensible w16cex:durableId="4FE5D5E6" w16cex:dateUtc="2026-08-10T11:05:00Z"/>
  <w16cex:commentExtensible w16cex:durableId="2E3858A1" w16cex:dateUtc="2026-08-25T15:08:00Z"/>
  <w16cex:commentExtensible w16cex:durableId="5A6F7983" w16cex:dateUtc="2026-08-10T11:05:00Z"/>
  <w16cex:commentExtensible w16cex:durableId="2E3858AB" w16cex:dateUtc="2026-08-25T15:08:00Z"/>
  <w16cex:commentExtensible w16cex:durableId="0D534D36" w16cex:dateUtc="2026-08-21T07:27:00Z"/>
  <w16cex:commentExtensible w16cex:durableId="2E3858B0" w16cex:dateUtc="2026-08-25T15:08:00Z"/>
  <w16cex:commentExtensible w16cex:durableId="4509F137" w16cex:dateUtc="2026-08-10T11:05:00Z"/>
  <w16cex:commentExtensible w16cex:durableId="2E3858BA" w16cex:dateUtc="2026-08-25T15:08:00Z"/>
  <w16cex:commentExtensible w16cex:durableId="53D645E7" w16cex:dateUtc="2026-08-10T11:05:00Z"/>
  <w16cex:commentExtensible w16cex:durableId="2E3858C3" w16cex:dateUtc="2026-08-25T15:09:00Z"/>
  <w16cex:commentExtensible w16cex:durableId="2F7D9B7F" w16cex:dateUtc="2026-08-10T11:06:00Z"/>
  <w16cex:commentExtensible w16cex:durableId="2E3858CF" w16cex:dateUtc="2026-08-25T15:09:00Z"/>
  <w16cex:commentExtensible w16cex:durableId="1C373C81" w16cex:dateUtc="2026-08-21T07:27:00Z"/>
  <w16cex:commentExtensible w16cex:durableId="2E3858D5" w16cex:dateUtc="2026-08-25T15:09:00Z"/>
  <w16cex:commentExtensible w16cex:durableId="386536A2" w16cex:dateUtc="2026-08-21T07:27:00Z"/>
  <w16cex:commentExtensible w16cex:durableId="2E3858E1" w16cex:dateUtc="2026-08-25T15:09:00Z"/>
  <w16cex:commentExtensible w16cex:durableId="43C1ABA3" w16cex:dateUtc="2026-08-21T07:30:00Z"/>
  <w16cex:commentExtensible w16cex:durableId="2E385F86" w16cex:dateUtc="2026-08-25T15:33:00Z"/>
  <w16cex:commentExtensible w16cex:durableId="74A950EE" w16cex:dateUtc="2026-08-21T07:31:00Z"/>
  <w16cex:commentExtensible w16cex:durableId="2E385F87" w16cex:dateUtc="2026-08-25T15:33:00Z"/>
  <w16cex:commentExtensible w16cex:durableId="2E31A0E4" w16cex:dateUtc="2026-08-20T12:51:00Z"/>
  <w16cex:commentExtensible w16cex:durableId="2E385F88" w16cex:dateUtc="2026-08-25T15:33:00Z"/>
  <w16cex:commentExtensible w16cex:durableId="7AA57475" w16cex:dateUtc="2026-08-21T07:32:00Z"/>
  <w16cex:commentExtensible w16cex:durableId="2E385F89" w16cex:dateUtc="2026-08-25T15:34:00Z"/>
  <w16cex:commentExtensible w16cex:durableId="041938D3" w16cex:dateUtc="2026-08-10T12:01:00Z"/>
  <w16cex:commentExtensible w16cex:durableId="2E37FB1C" w16cex:dateUtc="2026-08-25T08:29:00Z"/>
  <w16cex:commentExtensible w16cex:durableId="6E8F66C4" w16cex:dateUtc="2026-08-10T12:02:00Z"/>
  <w16cex:commentExtensible w16cex:durableId="2E385F8A" w16cex:dateUtc="2026-08-25T15:36:00Z"/>
  <w16cex:commentExtensible w16cex:durableId="689DA004" w16cex:dateUtc="2026-08-10T12:07:00Z"/>
  <w16cex:commentExtensible w16cex:durableId="2E37FB14" w16cex:dateUtc="2026-08-25T08:29:00Z"/>
  <w16cex:commentExtensible w16cex:durableId="172A5C7B" w16cex:dateUtc="2026-08-10T12:06:00Z"/>
  <w16cex:commentExtensible w16cex:durableId="2E37FB16" w16cex:dateUtc="2026-08-25T08:29:00Z"/>
  <w16cex:commentExtensible w16cex:durableId="1CFC1F1C" w16cex:dateUtc="2026-08-10T12:28:00Z"/>
  <w16cex:commentExtensible w16cex:durableId="2E37FAED" w16cex:dateUtc="2026-08-25T08:28:00Z"/>
  <w16cex:commentExtensible w16cex:durableId="0DDB4290" w16cex:dateUtc="2026-08-10T12:29:00Z"/>
  <w16cex:commentExtensible w16cex:durableId="2E385F8B" w16cex:dateUtc="2026-08-25T15:36:00Z"/>
  <w16cex:commentExtensible w16cex:durableId="4A50C954" w16cex:dateUtc="2026-08-10T12:41:00Z"/>
  <w16cex:commentExtensible w16cex:durableId="2E385FC7" w16cex:dateUtc="2026-08-25T15:39:00Z"/>
  <w16cex:commentExtensible w16cex:durableId="331CBF0B" w16cex:dateUtc="2026-08-10T12:58:00Z"/>
  <w16cex:commentExtensible w16cex:durableId="2E385FFA" w16cex:dateUtc="2026-08-25T15:39:00Z"/>
  <w16cex:commentExtensible w16cex:durableId="0256369F" w16cex:dateUtc="2026-08-10T13:10:00Z"/>
  <w16cex:commentExtensible w16cex:durableId="2E386015" w16cex:dateUtc="2026-08-25T15:40:00Z"/>
  <w16cex:commentExtensible w16cex:durableId="215CBFE0" w16cex:dateUtc="2026-08-10T13:12:00Z"/>
  <w16cex:commentExtensible w16cex:durableId="2E38601B" w16cex:dateUtc="2026-08-25T15:40:00Z"/>
  <w16cex:commentExtensible w16cex:durableId="245EE33B" w16cex:dateUtc="2026-08-10T13:13:00Z"/>
  <w16cex:commentExtensible w16cex:durableId="2E38601E" w16cex:dateUtc="2026-08-25T15:40:00Z"/>
  <w16cex:commentExtensible w16cex:durableId="59603ECD" w16cex:dateUtc="2026-08-10T13:21:00Z"/>
  <w16cex:commentExtensible w16cex:durableId="2E386029" w16cex:dateUtc="2026-08-25T15:40:00Z"/>
  <w16cex:commentExtensible w16cex:durableId="02A2C62F" w16cex:dateUtc="2026-08-10T13:21:00Z"/>
  <w16cex:commentExtensible w16cex:durableId="2E37FAD3" w16cex:dateUtc="2026-08-25T08:28:00Z"/>
  <w16cex:commentExtensible w16cex:durableId="1CD65337" w16cex:dateUtc="2026-08-10T13:26:00Z"/>
  <w16cex:commentExtensible w16cex:durableId="2E38606D" w16cex:dateUtc="2026-08-25T15:41:00Z"/>
  <w16cex:commentExtensible w16cex:durableId="641F68B9" w16cex:dateUtc="2026-08-10T13:32:00Z"/>
  <w16cex:commentExtensible w16cex:durableId="2E3860A5" w16cex:dateUtc="2026-08-25T15:42:00Z"/>
  <w16cex:commentExtensible w16cex:durableId="7BFF9F8E" w16cex:dateUtc="2026-08-10T13:40:00Z"/>
  <w16cex:commentExtensible w16cex:durableId="2E386248" w16cex:dateUtc="2026-08-25T15:43:00Z"/>
  <w16cex:commentExtensible w16cex:durableId="2963ED04" w16cex:dateUtc="2026-08-10T13:39:00Z"/>
  <w16cex:commentExtensible w16cex:durableId="2E386249" w16cex:dateUtc="2026-08-25T15:43:00Z"/>
  <w16cex:commentExtensible w16cex:durableId="717C3E6C" w16cex:dateUtc="2026-08-10T13:41:00Z"/>
  <w16cex:commentExtensible w16cex:durableId="2E38624A" w16cex:dateUtc="2026-08-25T15:43:00Z"/>
  <w16cex:commentExtensible w16cex:durableId="06AD420F" w16cex:dateUtc="2026-08-10T14:06:00Z"/>
  <w16cex:commentExtensible w16cex:durableId="2E38624B" w16cex:dateUtc="2026-08-25T15:44:00Z"/>
  <w16cex:commentExtensible w16cex:durableId="16F4210C" w16cex:dateUtc="2026-08-10T14:16:00Z"/>
  <w16cex:commentExtensible w16cex:durableId="2E38624C" w16cex:dateUtc="2026-08-25T15:46:00Z"/>
  <w16cex:commentExtensible w16cex:durableId="023291A2" w16cex:dateUtc="2026-08-10T14:16:00Z"/>
  <w16cex:commentExtensible w16cex:durableId="2E38624D" w16cex:dateUtc="2026-08-25T15:46:00Z"/>
  <w16cex:commentExtensible w16cex:durableId="44A7D085" w16cex:dateUtc="2026-08-14T12:11:00Z"/>
  <w16cex:commentExtensible w16cex:durableId="2E386250" w16cex:dateUtc="2026-08-25T15:47:00Z"/>
  <w16cex:commentExtensible w16cex:durableId="59C51565" w16cex:dateUtc="2026-08-14T12:12:00Z"/>
  <w16cex:commentExtensible w16cex:durableId="2E386251" w16cex:dateUtc="2026-08-25T15:47:00Z"/>
  <w16cex:commentExtensible w16cex:durableId="56382A4C" w16cex:dateUtc="2026-08-14T12:15:00Z"/>
  <w16cex:commentExtensible w16cex:durableId="2E386252" w16cex:dateUtc="2026-08-25T15:49:00Z"/>
  <w16cex:commentExtensible w16cex:durableId="29EDBDE6" w16cex:dateUtc="2026-08-14T12:13:00Z"/>
  <w16cex:commentExtensible w16cex:durableId="2E386253" w16cex:dateUtc="2026-08-25T15:49:00Z"/>
  <w16cex:commentExtensible w16cex:durableId="33FBED8B" w16cex:dateUtc="2026-08-14T12:14:00Z"/>
  <w16cex:commentExtensible w16cex:durableId="2E386255" w16cex:dateUtc="2026-08-25T15:49:00Z"/>
  <w16cex:commentExtensible w16cex:durableId="598B847B" w16cex:dateUtc="2026-08-10T14:22:00Z"/>
  <w16cex:commentExtensible w16cex:durableId="0FB68147" w16cex:dateUtc="2026-08-10T14:36:00Z"/>
  <w16cex:commentExtensible w16cex:durableId="2E3862C9" w16cex:dateUtc="2026-08-25T15:51:00Z"/>
  <w16cex:commentExtensible w16cex:durableId="6494A37E" w16cex:dateUtc="2026-08-10T14:41:00Z"/>
  <w16cex:commentExtensible w16cex:durableId="2E386356" w16cex:dateUtc="2026-08-25T15:54:00Z"/>
  <w16cex:commentExtensible w16cex:durableId="4E059B59" w16cex:dateUtc="2026-08-21T07:44:00Z"/>
  <w16cex:commentExtensible w16cex:durableId="2E3863A5" w16cex:dateUtc="2026-08-25T15:55:00Z"/>
  <w16cex:commentExtensible w16cex:durableId="478BD216" w16cex:dateUtc="2026-08-10T14:43:00Z"/>
  <w16cex:commentExtensible w16cex:durableId="2E31A224" w16cex:dateUtc="2026-08-20T12:56:00Z"/>
  <w16cex:commentExtensible w16cex:durableId="2E3863DA" w16cex:dateUtc="2026-08-25T15:56:00Z"/>
  <w16cex:commentExtensible w16cex:durableId="07A5C19C" w16cex:dateUtc="2026-08-10T14:58:00Z"/>
  <w16cex:commentExtensible w16cex:durableId="2E386425" w16cex:dateUtc="2026-08-25T15:57:00Z"/>
  <w16cex:commentExtensible w16cex:durableId="5E75311D" w16cex:dateUtc="2026-08-10T14:59:00Z"/>
  <w16cex:commentExtensible w16cex:durableId="2E386428" w16cex:dateUtc="2026-08-25T15:57:00Z"/>
  <w16cex:commentExtensible w16cex:durableId="395622E2" w16cex:dateUtc="2026-08-10T15:00:00Z"/>
  <w16cex:commentExtensible w16cex:durableId="2E37F912" w16cex:dateUtc="2026-08-25T08:20:00Z"/>
  <w16cex:commentExtensible w16cex:durableId="030947D8" w16cex:dateUtc="2026-08-10T15:00:00Z"/>
  <w16cex:commentExtensible w16cex:durableId="2E37F916" w16cex:dateUtc="2026-08-25T08:20:00Z"/>
  <w16cex:commentExtensible w16cex:durableId="4BFC4EEB" w16cex:dateUtc="2026-08-14T12:34:00Z"/>
  <w16cex:commentExtensible w16cex:durableId="2E37F945" w16cex:dateUtc="2026-08-25T08:21:00Z"/>
  <w16cex:commentExtensible w16cex:durableId="5B3F2638" w16cex:dateUtc="2026-08-14T12:38:00Z"/>
  <w16cex:commentExtensible w16cex:durableId="2E37F952" w16cex:dateUtc="2026-08-25T08:21:00Z"/>
  <w16cex:commentExtensible w16cex:durableId="72EDEC80" w16cex:dateUtc="2026-08-21T07:48:00Z"/>
  <w16cex:commentExtensible w16cex:durableId="2E37F95E" w16cex:dateUtc="2026-08-25T08:22:00Z"/>
  <w16cex:commentExtensible w16cex:durableId="5DA1E9B5" w16cex:dateUtc="2026-08-10T15:05:00Z"/>
  <w16cex:commentExtensible w16cex:durableId="2E3701B8" w16cex:dateUtc="2026-08-24T14:45:00Z"/>
  <w16cex:commentExtensible w16cex:durableId="2E38655A" w16cex:dateUtc="2026-08-10T15:06:00Z"/>
  <w16cex:commentExtensible w16cex:durableId="2E386567" w16cex:dateUtc="2026-08-25T16:03:00Z"/>
  <w16cex:commentExtensible w16cex:durableId="3463E3B9" w16cex:dateUtc="2026-08-10T15:06:00Z"/>
  <w16cex:commentExtensible w16cex:durableId="6E7F47DD" w16cex:dateUtc="2026-08-10T15:05:00Z"/>
  <w16cex:commentExtensible w16cex:durableId="2E38648D" w16cex:dateUtc="2026-08-25T15:59:00Z"/>
  <w16cex:commentExtensible w16cex:durableId="29535592" w16cex:dateUtc="2026-08-21T07:52:00Z"/>
  <w16cex:commentExtensible w16cex:durableId="2E37F986" w16cex:dateUtc="2026-08-25T08:22:00Z"/>
  <w16cex:commentExtensible w16cex:durableId="2E3856CC" w16cex:dateUtc="2026-08-25T15:00:00Z"/>
  <w16cex:commentExtensible w16cex:durableId="6D80E688" w16cex:dateUtc="2026-08-10T15:15:00Z"/>
  <w16cex:commentExtensible w16cex:durableId="2E3864F1" w16cex:dateUtc="2026-08-25T16:01:00Z"/>
  <w16cex:commentExtensible w16cex:durableId="6EA499A3" w16cex:dateUtc="2026-08-10T15:14:00Z"/>
  <w16cex:commentExtensible w16cex:durableId="2E38650A" w16cex:dateUtc="2026-08-25T16:01:00Z"/>
  <w16cex:commentExtensible w16cex:durableId="0AD18D56" w16cex:dateUtc="2026-08-10T15:13:00Z"/>
  <w16cex:commentExtensible w16cex:durableId="2E386592" w16cex:dateUtc="2026-08-25T16:03:00Z"/>
  <w16cex:commentExtensible w16cex:durableId="7A69C5D2" w16cex:dateUtc="2026-08-10T15:11:00Z"/>
  <w16cex:commentExtensible w16cex:durableId="2E37F9AE" w16cex:dateUtc="2026-08-25T08:23:00Z"/>
  <w16cex:commentExtensible w16cex:durableId="32523D9A" w16cex:dateUtc="2026-08-10T15:10:00Z"/>
  <w16cex:commentExtensible w16cex:durableId="2E37F9D6" w16cex:dateUtc="2026-08-25T08:24:00Z"/>
  <w16cex:commentExtensible w16cex:durableId="47B94518" w16cex:dateUtc="2026-08-21T07:52:00Z"/>
  <w16cex:commentExtensible w16cex:durableId="2E37F9DD" w16cex:dateUtc="2026-08-25T08:24:00Z"/>
  <w16cex:commentExtensible w16cex:durableId="1A2DB2B6" w16cex:dateUtc="2026-08-10T15:10:00Z"/>
  <w16cex:commentExtensible w16cex:durableId="2E37F9E0" w16cex:dateUtc="2026-08-25T08:24:00Z"/>
  <w16cex:commentExtensible w16cex:durableId="581B04CA" w16cex:dateUtc="2026-08-10T15:16:00Z"/>
  <w16cex:commentExtensible w16cex:durableId="2E37F9E7" w16cex:dateUtc="2026-08-25T08:24:00Z"/>
  <w16cex:commentExtensible w16cex:durableId="6FF114A8" w16cex:dateUtc="2026-08-11T06:26:00Z"/>
  <w16cex:commentExtensible w16cex:durableId="2E37012E" w16cex:dateUtc="2026-08-24T14:43:00Z"/>
  <w16cex:commentExtensible w16cex:durableId="2A5BAD61" w16cex:dateUtc="2026-08-11T06:32:00Z"/>
  <w16cex:commentExtensible w16cex:durableId="2E37FA08" w16cex:dateUtc="2026-08-25T08:24:00Z"/>
  <w16cex:commentExtensible w16cex:durableId="2E31A549" w16cex:dateUtc="2026-08-20T13:09:00Z"/>
  <w16cex:commentExtensible w16cex:durableId="2E3865AC" w16cex:dateUtc="2026-08-25T16:04:00Z"/>
  <w16cex:commentExtensible w16cex:durableId="2E31A5ED" w16cex:dateUtc="2026-08-20T13:12:00Z"/>
  <w16cex:commentExtensible w16cex:durableId="2E3865B2" w16cex:dateUtc="2026-08-25T16:04:00Z"/>
  <w16cex:commentExtensible w16cex:durableId="2FACE591" w16cex:dateUtc="2026-08-11T08:02:00Z"/>
  <w16cex:commentExtensible w16cex:durableId="2E3701E0" w16cex:dateUtc="2026-08-24T14:46:00Z"/>
  <w16cex:commentExtensible w16cex:durableId="083E1C63" w16cex:dateUtc="2026-08-11T08:03:00Z"/>
  <w16cex:commentExtensible w16cex:durableId="2E37F87C" w16cex:dateUtc="2026-08-25T08:18:00Z"/>
  <w16cex:commentExtensible w16cex:durableId="7164A90B" w16cex:dateUtc="2026-08-11T08:05:00Z"/>
  <w16cex:commentExtensible w16cex:durableId="2E37F812" w16cex:dateUtc="2026-08-25T08:16:00Z"/>
  <w16cex:commentExtensible w16cex:durableId="2A761342" w16cex:dateUtc="2026-08-11T08:13:00Z"/>
  <w16cex:commentExtensible w16cex:durableId="2E37F7FB" w16cex:dateUtc="2026-08-25T08:16:00Z"/>
  <w16cex:commentExtensible w16cex:durableId="46468633" w16cex:dateUtc="2026-08-11T08:15:00Z"/>
  <w16cex:commentExtensible w16cex:durableId="2E38667A" w16cex:dateUtc="2026-08-25T16:07:00Z"/>
  <w16cex:commentExtensible w16cex:durableId="6B2D33EB" w16cex:dateUtc="2026-08-11T08:16:00Z"/>
  <w16cex:commentExtensible w16cex:durableId="2E3866B8" w16cex:dateUtc="2026-08-25T16:08:00Z"/>
  <w16cex:commentExtensible w16cex:durableId="04A795A5" w16cex:dateUtc="2026-08-11T08:18:00Z"/>
  <w16cex:commentExtensible w16cex:durableId="2E3866C8" w16cex:dateUtc="2026-08-25T16:08:00Z"/>
  <w16cex:commentExtensible w16cex:durableId="6D0B57C5" w16cex:dateUtc="2026-08-11T08:21:00Z"/>
  <w16cex:commentExtensible w16cex:durableId="2E3866CC" w16cex:dateUtc="2026-08-25T16:09:00Z"/>
  <w16cex:commentExtensible w16cex:durableId="2FE83157" w16cex:dateUtc="2026-08-11T08:19:00Z"/>
  <w16cex:commentExtensible w16cex:durableId="2E386729" w16cex:dateUtc="2026-08-25T16:10:00Z"/>
  <w16cex:commentExtensible w16cex:durableId="65B6F551" w16cex:dateUtc="2026-08-11T08:20:00Z"/>
  <w16cex:commentExtensible w16cex:durableId="2E37FA3F" w16cex:dateUtc="2026-08-25T08:25:00Z"/>
  <w16cex:commentExtensible w16cex:durableId="47B86153" w16cex:dateUtc="2026-08-11T08:21:00Z"/>
  <w16cex:commentExtensible w16cex:durableId="2E37021C" w16cex:dateUtc="2026-08-24T14:47:00Z"/>
  <w16cex:commentExtensible w16cex:durableId="71258D5F" w16cex:dateUtc="2026-08-11T08:33:00Z"/>
  <w16cex:commentExtensible w16cex:durableId="6EBEB8F4" w16cex:dateUtc="2026-08-11T08:23:00Z"/>
  <w16cex:commentExtensible w16cex:durableId="2E386758" w16cex:dateUtc="2026-08-25T16:11:00Z"/>
  <w16cex:commentExtensible w16cex:durableId="5DDCBFE4" w16cex:dateUtc="2026-08-11T08:26:00Z"/>
  <w16cex:commentExtensible w16cex:durableId="2E386765" w16cex:dateUtc="2026-08-25T16:11:00Z"/>
  <w16cex:commentExtensible w16cex:durableId="3A2C2433" w16cex:dateUtc="2026-08-11T08:26:00Z"/>
  <w16cex:commentExtensible w16cex:durableId="2E3867E8" w16cex:dateUtc="2026-08-25T16:13:00Z"/>
  <w16cex:commentExtensible w16cex:durableId="635F2CB6" w16cex:dateUtc="2026-08-11T08:27:00Z"/>
  <w16cex:commentExtensible w16cex:durableId="2E36FCAF" w16cex:dateUtc="2026-08-24T14:23:00Z"/>
  <w16cex:commentExtensible w16cex:durableId="5A2B675C" w16cex:dateUtc="2026-08-11T08:27:00Z"/>
  <w16cex:commentExtensible w16cex:durableId="2E36FCAB" w16cex:dateUtc="2026-08-24T14:23:00Z"/>
  <w16cex:commentExtensible w16cex:durableId="7F812E98" w16cex:dateUtc="2026-08-11T08:31:00Z"/>
  <w16cex:commentExtensible w16cex:durableId="208A98A0" w16cex:dateUtc="2026-08-11T08:32:00Z"/>
  <w16cex:commentExtensible w16cex:durableId="2E38682A" w16cex:dateUtc="2026-08-25T16:14:00Z"/>
  <w16cex:commentExtensible w16cex:durableId="1811E411" w16cex:dateUtc="2026-08-11T08:35:00Z"/>
  <w16cex:commentExtensible w16cex:durableId="2E370248" w16cex:dateUtc="2026-08-24T14:47:00Z"/>
  <w16cex:commentExtensible w16cex:durableId="0CFDB737" w16cex:dateUtc="2026-08-11T08:38:00Z"/>
  <w16cex:commentExtensible w16cex:durableId="376B906F" w16cex:dateUtc="2026-08-11T08:39:00Z"/>
  <w16cex:commentExtensible w16cex:durableId="2E386832" w16cex:dateUtc="2026-08-25T16:14:00Z"/>
  <w16cex:commentExtensible w16cex:durableId="52596068" w16cex:dateUtc="2026-08-11T08:44:00Z"/>
  <w16cex:commentExtensible w16cex:durableId="2E386857" w16cex:dateUtc="2026-08-25T16:15:00Z"/>
  <w16cex:commentExtensible w16cex:durableId="7809AA31" w16cex:dateUtc="2026-08-11T08:44:00Z"/>
  <w16cex:commentExtensible w16cex:durableId="2E386892" w16cex:dateUtc="2026-08-25T16:16:00Z"/>
  <w16cex:commentExtensible w16cex:durableId="32F02282" w16cex:dateUtc="2026-08-11T08:44:00Z"/>
  <w16cex:commentExtensible w16cex:durableId="2E38689B" w16cex:dateUtc="2026-08-25T16:16:00Z"/>
  <w16cex:commentExtensible w16cex:durableId="4E6F6AE1" w16cex:dateUtc="2026-08-11T08:52:00Z"/>
  <w16cex:commentExtensible w16cex:durableId="2E3868BC" w16cex:dateUtc="2026-08-25T16:17:00Z"/>
  <w16cex:commentExtensible w16cex:durableId="24BED4D7" w16cex:dateUtc="2026-08-11T08:52:00Z"/>
  <w16cex:commentExtensible w16cex:durableId="2E3868DF" w16cex:dateUtc="2026-08-25T16:17:00Z"/>
  <w16cex:commentExtensible w16cex:durableId="3D53AEAE" w16cex:dateUtc="2026-08-11T08:53:00Z"/>
  <w16cex:commentExtensible w16cex:durableId="2E370292" w16cex:dateUtc="2026-08-24T14:49:00Z"/>
  <w16cex:commentExtensible w16cex:durableId="0D1F5385" w16cex:dateUtc="2026-08-11T08:54:00Z"/>
  <w16cex:commentExtensible w16cex:durableId="2E3702C2" w16cex:dateUtc="2026-08-24T14:49:00Z"/>
  <w16cex:commentExtensible w16cex:durableId="4FA2FDB3" w16cex:dateUtc="2026-08-11T09:02:00Z"/>
  <w16cex:commentExtensible w16cex:durableId="2E36FCFC" w16cex:dateUtc="2026-08-24T14:25:00Z"/>
  <w16cex:commentExtensible w16cex:durableId="163680CB" w16cex:dateUtc="2026-08-21T07:57:00Z"/>
  <w16cex:commentExtensible w16cex:durableId="2E36FD12" w16cex:dateUtc="2026-08-24T14:25:00Z"/>
  <w16cex:commentExtensible w16cex:durableId="7B33FAAC" w16cex:dateUtc="2026-08-11T08:56:00Z"/>
  <w16cex:commentExtensible w16cex:durableId="2E3868F4" w16cex:dateUtc="2026-08-25T16:18:00Z"/>
  <w16cex:commentExtensible w16cex:durableId="25748E5D" w16cex:dateUtc="2026-08-11T08:57:00Z"/>
  <w16cex:commentExtensible w16cex:durableId="2E386943" w16cex:dateUtc="2026-08-25T16:19:00Z"/>
  <w16cex:commentExtensible w16cex:durableId="0BF1CBBA" w16cex:dateUtc="2026-08-11T08:57:00Z"/>
  <w16cex:commentExtensible w16cex:durableId="2E386980" w16cex:dateUtc="2026-08-25T16:20:00Z"/>
  <w16cex:commentExtensible w16cex:durableId="674CCED7" w16cex:dateUtc="2026-08-11T08:57:00Z"/>
  <w16cex:commentExtensible w16cex:durableId="2E3869A2" w16cex:dateUtc="2026-08-25T16:21:00Z"/>
  <w16cex:commentExtensible w16cex:durableId="6A72BF7B" w16cex:dateUtc="2026-08-11T08:58:00Z"/>
  <w16cex:commentExtensible w16cex:durableId="2E3869D7" w16cex:dateUtc="2026-08-25T16:21:00Z"/>
  <w16cex:commentExtensible w16cex:durableId="321598B6" w16cex:dateUtc="2026-08-11T08:59:00Z"/>
  <w16cex:commentExtensible w16cex:durableId="2E3869E2" w16cex:dateUtc="2026-08-25T16:22:00Z"/>
  <w16cex:commentExtensible w16cex:durableId="3C30F338" w16cex:dateUtc="2026-08-11T09:01:00Z"/>
  <w16cex:commentExtensible w16cex:durableId="2E386A3C" w16cex:dateUtc="2026-08-25T16:23:00Z"/>
  <w16cex:commentExtensible w16cex:durableId="30B00C39" w16cex:dateUtc="2026-08-21T08:03:00Z"/>
  <w16cex:commentExtensible w16cex:durableId="2E386A66" w16cex:dateUtc="2026-08-25T16:24:00Z"/>
  <w16cex:commentExtensible w16cex:durableId="218E945F" w16cex:dateUtc="2026-08-21T07:59:00Z"/>
  <w16cex:commentExtensible w16cex:durableId="2E3702DE" w16cex:dateUtc="2026-08-24T14:50:00Z"/>
  <w16cex:commentExtensible w16cex:durableId="348EB367" w16cex:dateUtc="2026-08-21T08:01:00Z"/>
  <w16cex:commentExtensible w16cex:durableId="2E386A77" w16cex:dateUtc="2026-08-25T16:24:00Z"/>
  <w16cex:commentExtensible w16cex:durableId="7ADB7932" w16cex:dateUtc="2026-08-21T08:02:00Z"/>
  <w16cex:commentExtensible w16cex:durableId="2E386AA3" w16cex:dateUtc="2026-08-25T16:25:00Z"/>
  <w16cex:commentExtensible w16cex:durableId="026D7AC1" w16cex:dateUtc="2026-08-21T08:03:00Z"/>
  <w16cex:commentExtensible w16cex:durableId="2E370307" w16cex:dateUtc="2026-08-24T14:51:00Z"/>
  <w16cex:commentExtensible w16cex:durableId="2E59DCB6" w16cex:dateUtc="2026-08-21T08:05:00Z"/>
  <w16cex:commentExtensible w16cex:durableId="2E386B37" w16cex:dateUtc="2026-08-25T16:27:00Z"/>
  <w16cex:commentExtensible w16cex:durableId="6D9A71BE" w16cex:dateUtc="2026-08-11T13:55:00Z"/>
  <w16cex:commentExtensible w16cex:durableId="2E386B45" w16cex:dateUtc="2026-08-25T16:28:00Z"/>
  <w16cex:commentExtensible w16cex:durableId="31C0F361" w16cex:dateUtc="2026-08-11T11:35:00Z"/>
  <w16cex:commentExtensible w16cex:durableId="2E386B4C" w16cex:dateUtc="2026-08-25T16:28:00Z"/>
  <w16cex:commentExtensible w16cex:durableId="3188983A" w16cex:dateUtc="2026-08-11T11:37:00Z"/>
  <w16cex:commentExtensible w16cex:durableId="2E37032C" w16cex:dateUtc="2026-08-24T14:51:00Z"/>
  <w16cex:commentExtensible w16cex:durableId="3D12C36C" w16cex:dateUtc="2026-08-11T11:38:00Z"/>
  <w16cex:commentExtensible w16cex:durableId="2E370336" w16cex:dateUtc="2026-08-24T14:51:00Z"/>
  <w16cex:commentExtensible w16cex:durableId="5BC330F0" w16cex:dateUtc="2026-08-11T13:56:00Z"/>
  <w16cex:commentExtensible w16cex:durableId="2E386B80" w16cex:dateUtc="2026-08-25T16:29:00Z"/>
  <w16cex:commentExtensible w16cex:durableId="45872796" w16cex:dateUtc="2026-08-11T11:41:00Z"/>
  <w16cex:commentExtensible w16cex:durableId="2E386BCC" w16cex:dateUtc="2026-08-25T16:30:00Z"/>
  <w16cex:commentExtensible w16cex:durableId="1711953A" w16cex:dateUtc="2026-08-11T11:44:00Z"/>
  <w16cex:commentExtensible w16cex:durableId="2E36FD62" w16cex:dateUtc="2026-08-24T14:26:00Z"/>
  <w16cex:commentExtensible w16cex:durableId="5F6C6E9B" w16cex:dateUtc="2026-08-11T11:46:00Z"/>
  <w16cex:commentExtensible w16cex:durableId="2E386CBF" w16cex:dateUtc="2026-08-25T16:34:00Z"/>
  <w16cex:commentExtensible w16cex:durableId="49E13A13" w16cex:dateUtc="2026-08-21T08:17:00Z"/>
  <w16cex:commentExtensible w16cex:durableId="2E37F654" w16cex:dateUtc="2026-08-25T08:09:00Z"/>
  <w16cex:commentExtensible w16cex:durableId="0B87399D" w16cex:dateUtc="2026-08-21T08:20:00Z"/>
  <w16cex:commentExtensible w16cex:durableId="2E37F6B9" w16cex:dateUtc="2026-08-25T08:10:00Z"/>
  <w16cex:commentExtensible w16cex:durableId="2E31A725" w16cex:dateUtc="2026-08-20T13:17:00Z"/>
  <w16cex:commentExtensible w16cex:durableId="2E37F6F0" w16cex:dateUtc="2026-08-25T08:11:00Z"/>
  <w16cex:commentExtensible w16cex:durableId="7CEDCFA9" w16cex:dateUtc="2026-08-11T13:14:00Z"/>
  <w16cex:commentExtensible w16cex:durableId="2E37F662" w16cex:dateUtc="2026-08-25T08:09:00Z"/>
  <w16cex:commentExtensible w16cex:durableId="305E81FE" w16cex:dateUtc="2026-08-21T08:23:00Z"/>
  <w16cex:commentExtensible w16cex:durableId="2E37F669" w16cex:dateUtc="2026-08-25T08:09:00Z"/>
  <w16cex:commentExtensible w16cex:durableId="09C9AAF9" w16cex:dateUtc="2026-08-21T08:24:00Z"/>
  <w16cex:commentExtensible w16cex:durableId="2E37F6CC" w16cex:dateUtc="2026-08-25T08:11:00Z"/>
  <w16cex:commentExtensible w16cex:durableId="2F89218E" w16cex:dateUtc="2026-08-11T13:18:00Z"/>
  <w16cex:commentExtensible w16cex:durableId="2E370363" w16cex:dateUtc="2026-08-24T14:52:00Z"/>
  <w16cex:commentExtensible w16cex:durableId="37D44181" w16cex:dateUtc="2026-08-11T13:18:00Z"/>
  <w16cex:commentExtensible w16cex:durableId="0C805C8B" w16cex:dateUtc="2026-08-11T13:22:00Z"/>
  <w16cex:commentExtensible w16cex:durableId="2E386D40" w16cex:dateUtc="2026-08-25T16:36:00Z"/>
  <w16cex:commentExtensible w16cex:durableId="1174F888" w16cex:dateUtc="2026-08-21T08:26:00Z"/>
  <w16cex:commentExtensible w16cex:durableId="2E386D2E" w16cex:dateUtc="2026-08-25T16:36:00Z"/>
  <w16cex:commentExtensible w16cex:durableId="0626063D" w16cex:dateUtc="2026-08-11T13:22:00Z"/>
  <w16cex:commentExtensible w16cex:durableId="2E31A83F" w16cex:dateUtc="2026-08-20T13:22:00Z"/>
  <w16cex:commentExtensible w16cex:durableId="2E36FC63" w16cex:dateUtc="2026-08-24T14:22:00Z"/>
  <w16cex:commentExtensible w16cex:durableId="0A9E04AF" w16cex:dateUtc="2026-08-21T08:26:00Z"/>
  <w16cex:commentExtensible w16cex:durableId="2E36FC68" w16cex:dateUtc="2026-08-24T14:22:00Z"/>
  <w16cex:commentExtensible w16cex:durableId="484E3DA4" w16cex:dateUtc="2026-08-11T13:26:00Z"/>
  <w16cex:commentExtensible w16cex:durableId="2E386D51" w16cex:dateUtc="2026-08-25T16:36:00Z"/>
  <w16cex:commentExtensible w16cex:durableId="00AAB9F6" w16cex:dateUtc="2026-08-11T13:26:00Z"/>
  <w16cex:commentExtensible w16cex:durableId="2E386D62" w16cex:dateUtc="2026-08-25T16:37:00Z"/>
  <w16cex:commentExtensible w16cex:durableId="112F38A8" w16cex:dateUtc="2026-08-11T13:28:00Z"/>
  <w16cex:commentExtensible w16cex:durableId="2E370397" w16cex:dateUtc="2026-08-24T14:53:00Z"/>
  <w16cex:commentExtensible w16cex:durableId="16D4FDA9" w16cex:dateUtc="2026-08-11T13:27:00Z"/>
  <w16cex:commentExtensible w16cex:durableId="2E36FCA0" w16cex:dateUtc="2026-08-24T14:23:00Z"/>
  <w16cex:commentExtensible w16cex:durableId="11913DBD" w16cex:dateUtc="2026-08-21T08:28:00Z"/>
  <w16cex:commentExtensible w16cex:durableId="2E386D7C" w16cex:dateUtc="2026-08-25T16:37:00Z"/>
  <w16cex:commentExtensible w16cex:durableId="5312B89D" w16cex:dateUtc="2026-08-11T13:34:00Z"/>
  <w16cex:commentExtensible w16cex:durableId="2E36FDD6" w16cex:dateUtc="2026-08-24T14:28:00Z"/>
  <w16cex:commentExtensible w16cex:durableId="25C627AA" w16cex:dateUtc="2026-08-11T13:34:00Z"/>
  <w16cex:commentExtensible w16cex:durableId="2E385965" w16cex:dateUtc="2026-08-25T15:11:00Z"/>
  <w16cex:commentExtensible w16cex:durableId="5EB8C379" w16cex:dateUtc="2026-08-11T13:34:00Z"/>
  <w16cex:commentExtensible w16cex:durableId="2E38596E" w16cex:dateUtc="2026-08-25T15:11:00Z"/>
  <w16cex:commentExtensible w16cex:durableId="7A433056" w16cex:dateUtc="2026-08-11T13:35:00Z"/>
  <w16cex:commentExtensible w16cex:durableId="2E38597F" w16cex:dateUtc="2026-08-25T15:12:00Z"/>
  <w16cex:commentExtensible w16cex:durableId="05F76557" w16cex:dateUtc="2026-08-11T13:36:00Z"/>
  <w16cex:commentExtensible w16cex:durableId="2E385988" w16cex:dateUtc="2026-08-25T15:12:00Z"/>
  <w16cex:commentExtensible w16cex:durableId="0F7DF497" w16cex:dateUtc="2026-08-11T13:36:00Z"/>
  <w16cex:commentExtensible w16cex:durableId="2E38598F" w16cex:dateUtc="2026-08-25T15:12:00Z"/>
  <w16cex:commentExtensible w16cex:durableId="301F5EE6" w16cex:dateUtc="2026-08-11T13:36:00Z"/>
  <w16cex:commentExtensible w16cex:durableId="2E385998" w16cex:dateUtc="2026-08-25T15:12:00Z"/>
  <w16cex:commentExtensible w16cex:durableId="2785C166" w16cex:dateUtc="2026-08-11T13:36:00Z"/>
  <w16cex:commentExtensible w16cex:durableId="2E3859BB" w16cex:dateUtc="2026-08-25T15:13:00Z"/>
  <w16cex:commentExtensible w16cex:durableId="12473B45" w16cex:dateUtc="2026-08-11T13:36:00Z"/>
  <w16cex:commentExtensible w16cex:durableId="2E3859B7" w16cex:dateUtc="2026-08-25T15:13:00Z"/>
  <w16cex:commentExtensible w16cex:durableId="2C08FC9F" w16cex:dateUtc="2026-08-11T13:36:00Z"/>
  <w16cex:commentExtensible w16cex:durableId="2E3859C5" w16cex:dateUtc="2026-08-25T15:13:00Z"/>
  <w16cex:commentExtensible w16cex:durableId="49C9502F" w16cex:dateUtc="2026-08-11T13:37:00Z"/>
  <w16cex:commentExtensible w16cex:durableId="2E386DDD" w16cex:dateUtc="2026-08-25T16:39:00Z"/>
  <w16cex:commentExtensible w16cex:durableId="55C5D088" w16cex:dateUtc="2026-08-11T13:38:00Z"/>
  <w16cex:commentExtensible w16cex:durableId="2E3859E6" w16cex:dateUtc="2026-08-25T15:13:00Z"/>
  <w16cex:commentExtensible w16cex:durableId="1AFA4A5C" w16cex:dateUtc="2026-08-11T13:39:00Z"/>
  <w16cex:commentExtensible w16cex:durableId="2E3859EC" w16cex:dateUtc="2026-08-25T15:14:00Z"/>
  <w16cex:commentExtensible w16cex:durableId="62975B64" w16cex:dateUtc="2026-08-11T13:47:00Z"/>
  <w16cex:commentExtensible w16cex:durableId="2E36FE14" w16cex:dateUtc="2026-08-24T14:29:00Z"/>
  <w16cex:commentExtensible w16cex:durableId="64E5353E" w16cex:dateUtc="2026-08-11T13:49:00Z"/>
  <w16cex:commentExtensible w16cex:durableId="2E36FE28" w16cex:dateUtc="2026-08-24T14:30:00Z"/>
  <w16cex:commentExtensible w16cex:durableId="45BD90E7" w16cex:dateUtc="2026-08-11T14:01:00Z"/>
  <w16cex:commentExtensible w16cex:durableId="2E36FE5A" w16cex:dateUtc="2026-08-24T14:31:00Z"/>
  <w16cex:commentExtensible w16cex:durableId="0AD8BD88" w16cex:dateUtc="2026-08-11T13:53:00Z"/>
  <w16cex:commentExtensible w16cex:durableId="2E386DF0" w16cex:dateUtc="2026-08-25T16:39:00Z"/>
  <w16cex:commentExtensible w16cex:durableId="3A59883D" w16cex:dateUtc="2026-08-11T14:05:00Z"/>
  <w16cex:commentExtensible w16cex:durableId="2E386E02" w16cex:dateUtc="2026-08-25T16:39:00Z"/>
  <w16cex:commentExtensible w16cex:durableId="10ED8186" w16cex:dateUtc="2026-08-11T14:08:00Z"/>
  <w16cex:commentExtensible w16cex:durableId="2E386E83" w16cex:dateUtc="2026-08-25T16:41:00Z"/>
  <w16cex:commentExtensible w16cex:durableId="5D315C8B" w16cex:dateUtc="2026-08-21T08:33:00Z"/>
  <w16cex:commentExtensible w16cex:durableId="2E386EA8" w16cex:dateUtc="2026-08-25T16:42:00Z"/>
  <w16cex:commentExtensible w16cex:durableId="2E31A92B" w16cex:dateUtc="2026-08-20T13:26:00Z"/>
  <w16cex:commentExtensible w16cex:durableId="2E385A65" w16cex:dateUtc="2026-08-25T15:16:00Z"/>
  <w16cex:commentExtensible w16cex:durableId="78196AB1" w16cex:dateUtc="2026-08-11T14:11:00Z"/>
  <w16cex:commentExtensible w16cex:durableId="2E385A76" w16cex:dateUtc="2026-08-25T15:16:00Z"/>
  <w16cex:commentExtensible w16cex:durableId="345EE071" w16cex:dateUtc="2026-08-11T14:14:00Z"/>
  <w16cex:commentExtensible w16cex:durableId="2E36FEB4" w16cex:dateUtc="2026-08-24T14:32:00Z"/>
  <w16cex:commentExtensible w16cex:durableId="0F93A546" w16cex:dateUtc="2026-08-11T14:15:00Z"/>
  <w16cex:commentExtensible w16cex:durableId="2E31AA20" w16cex:dateUtc="2026-08-20T13:30:00Z"/>
  <w16cex:commentExtensible w16cex:durableId="2E36FEF3" w16cex:dateUtc="2026-08-24T14:33:00Z"/>
  <w16cex:commentExtensible w16cex:durableId="0F5BBD56" w16cex:dateUtc="2026-08-11T14:22:00Z"/>
  <w16cex:commentExtensible w16cex:durableId="2E385AAF" w16cex:dateUtc="2026-08-25T15:17:00Z"/>
  <w16cex:commentExtensible w16cex:durableId="2E31AAA2" w16cex:dateUtc="2026-08-20T13:32:00Z"/>
  <w16cex:commentExtensible w16cex:durableId="2E386EFB" w16cex:dateUtc="2026-08-25T16:43:00Z"/>
  <w16cex:commentExtensible w16cex:durableId="33DE9949" w16cex:dateUtc="2026-08-21T08:37:00Z"/>
  <w16cex:commentExtensible w16cex:durableId="2E36FF91" w16cex:dateUtc="2026-08-24T14:36:00Z"/>
  <w16cex:commentExtensible w16cex:durableId="2E31AB96" w16cex:dateUtc="2026-08-20T13:36:00Z"/>
  <w16cex:commentExtensible w16cex:durableId="2E385B32" w16cex:dateUtc="2026-08-25T15:18:00Z"/>
  <w16cex:commentExtensible w16cex:durableId="7F464F01" w16cex:dateUtc="2026-08-11T14:26:00Z"/>
  <w16cex:commentExtensible w16cex:durableId="2E36FFC0" w16cex:dateUtc="2026-08-24T14:37:00Z"/>
  <w16cex:commentExtensible w16cex:durableId="1B1C2E4F" w16cex:dateUtc="2026-08-11T14:27:00Z"/>
  <w16cex:commentExtensible w16cex:durableId="2E36FFCD" w16cex:dateUtc="2026-08-24T14:37:00Z"/>
  <w16cex:commentExtensible w16cex:durableId="36BF9586" w16cex:dateUtc="2026-08-11T14:28:00Z"/>
  <w16cex:commentExtensible w16cex:durableId="2E385B33" w16cex:dateUtc="2026-08-25T15:19:00Z"/>
  <w16cex:commentExtensible w16cex:durableId="17167C49" w16cex:dateUtc="2026-08-11T14:29:00Z"/>
  <w16cex:commentExtensible w16cex:durableId="2E385B47" w16cex:dateUtc="2026-08-25T15:19:00Z"/>
  <w16cex:commentExtensible w16cex:durableId="3F11597A" w16cex:dateUtc="2026-08-21T08:36:00Z"/>
  <w16cex:commentExtensible w16cex:durableId="2E36FFDC" w16cex:dateUtc="2026-08-24T14:37:00Z"/>
  <w16cex:commentExtensible w16cex:durableId="3544193B" w16cex:dateUtc="2026-08-11T14:31:00Z"/>
  <w16cex:commentExtensible w16cex:durableId="2E385C03" w16cex:dateUtc="2026-08-25T15:21:00Z"/>
  <w16cex:commentExtensible w16cex:durableId="4C860099" w16cex:dateUtc="2026-08-11T14:31:00Z"/>
  <w16cex:commentExtensible w16cex:durableId="2E385C06" w16cex:dateUtc="2026-08-25T15:21:00Z"/>
  <w16cex:commentExtensible w16cex:durableId="7891F783" w16cex:dateUtc="2026-08-21T08:38:00Z"/>
  <w16cex:commentExtensible w16cex:durableId="2E385C07" w16cex:dateUtc="2026-08-25T15:21:00Z"/>
  <w16cex:commentExtensible w16cex:durableId="2962C4F1" w16cex:dateUtc="2026-08-21T08:38:00Z"/>
  <w16cex:commentExtensible w16cex:durableId="2E385C08" w16cex:dateUtc="2026-08-25T15:21:00Z"/>
  <w16cex:commentExtensible w16cex:durableId="47E62D70" w16cex:dateUtc="2026-08-21T08:39:00Z"/>
  <w16cex:commentExtensible w16cex:durableId="2E386F2E" w16cex:dateUtc="2026-08-25T16:44:00Z"/>
  <w16cex:commentExtensible w16cex:durableId="41326467" w16cex:dateUtc="2026-08-21T08:42:00Z"/>
  <w16cex:commentExtensible w16cex:durableId="2E386FE9" w16cex:dateUtc="2026-08-25T16:47:00Z"/>
  <w16cex:commentExtensible w16cex:durableId="0C7A2D9D" w16cex:dateUtc="2026-08-21T08:44:00Z"/>
  <w16cex:commentExtensible w16cex:durableId="2E386FF6" w16cex:dateUtc="2026-08-25T16:48:00Z"/>
  <w16cex:commentExtensible w16cex:durableId="337E57B6" w16cex:dateUtc="2026-08-21T08:45:00Z"/>
  <w16cex:commentExtensible w16cex:durableId="2E387008" w16cex:dateUtc="2026-08-25T16:48:00Z"/>
  <w16cex:commentExtensible w16cex:durableId="5633A126" w16cex:dateUtc="2026-08-21T08:45:00Z"/>
  <w16cex:commentExtensible w16cex:durableId="2E387022" w16cex:dateUtc="2026-08-25T16:48:00Z"/>
  <w16cex:commentExtensible w16cex:durableId="4D94BC0A" w16cex:dateUtc="2026-08-21T08:45:00Z"/>
  <w16cex:commentExtensible w16cex:durableId="2E38702A" w16cex:dateUtc="2026-08-25T16:48:00Z"/>
  <w16cex:commentExtensible w16cex:durableId="587A6A68" w16cex:dateUtc="2026-08-21T08:46:00Z"/>
  <w16cex:commentExtensible w16cex:durableId="2E38708B" w16cex:dateUtc="2026-08-25T16:50:00Z"/>
  <w16cex:commentExtensible w16cex:durableId="5477E674" w16cex:dateUtc="2026-08-21T08:47:00Z"/>
  <w16cex:commentExtensible w16cex:durableId="2E3870C9" w16cex:dateUtc="2026-08-25T16:51:00Z"/>
  <w16cex:commentExtensible w16cex:durableId="56AC8C9E" w16cex:dateUtc="2026-08-21T08:48:00Z"/>
  <w16cex:commentExtensible w16cex:durableId="2E370024" w16cex:dateUtc="2026-08-24T14:38:00Z"/>
  <w16cex:commentExtensible w16cex:durableId="1F20DDD7" w16cex:dateUtc="2026-08-21T08:49:00Z"/>
  <w16cex:commentExtensible w16cex:durableId="2E3870E0" w16cex:dateUtc="2026-08-25T16:52:00Z"/>
  <w16cex:commentExtensible w16cex:durableId="6CE4663F" w16cex:dateUtc="2026-08-21T08:50:00Z"/>
  <w16cex:commentExtensible w16cex:durableId="2E370055" w16cex:dateUtc="2026-08-24T14:39:00Z"/>
  <w16cex:commentExtensible w16cex:durableId="2E31AD73" w16cex:dateUtc="2026-08-20T13:44:00Z"/>
  <w16cex:commentExtensible w16cex:durableId="2E3855BE" w16cex:dateUtc="2026-08-25T14:54:00Z"/>
  <w16cex:commentExtensible w16cex:durableId="4B9ACC59" w16cex:dateUtc="2026-08-13T13:08:00Z"/>
  <w16cex:commentExtensible w16cex:durableId="2E3855BF" w16cex:dateUtc="2026-08-25T14:54:00Z"/>
  <w16cex:commentExtensible w16cex:durableId="1C1BB9E7" w16cex:dateUtc="2026-08-11T14:47:00Z"/>
  <w16cex:commentExtensible w16cex:durableId="2E3855C0" w16cex:dateUtc="2026-08-25T14:54:00Z"/>
  <w16cex:commentExtensible w16cex:durableId="64EB53FF" w16cex:dateUtc="2026-08-11T14:49:00Z"/>
  <w16cex:commentExtensible w16cex:durableId="1DDD3444" w16cex:dateUtc="2026-08-11T14:51:00Z"/>
  <w16cex:commentExtensible w16cex:durableId="2E38712B" w16cex:dateUtc="2026-08-25T16:53:00Z"/>
  <w16cex:commentExtensible w16cex:durableId="765B0534" w16cex:dateUtc="2026-08-11T14:52:00Z"/>
  <w16cex:commentExtensible w16cex:durableId="2E38715C" w16cex:dateUtc="2026-08-25T16:54:00Z"/>
  <w16cex:commentExtensible w16cex:durableId="402568A9" w16cex:dateUtc="2026-08-21T08:57:00Z"/>
  <w16cex:commentExtensible w16cex:durableId="2E387169" w16cex:dateUtc="2026-08-25T16:54:00Z"/>
  <w16cex:commentExtensible w16cex:durableId="2E31AE47" w16cex:dateUtc="2026-08-20T13:48:00Z"/>
  <w16cex:commentExtensible w16cex:durableId="2E387183" w16cex:dateUtc="2026-08-25T16:54:00Z"/>
  <w16cex:commentExtensible w16cex:durableId="2E387196" w16cex:dateUtc="2026-08-20T13:50:00Z"/>
  <w16cex:commentExtensible w16cex:durableId="2E387197" w16cex:dateUtc="2026-08-25T16:55:00Z"/>
  <w16cex:commentExtensible w16cex:durableId="2E31AEED" w16cex:dateUtc="2026-08-20T13:50:00Z"/>
  <w16cex:commentExtensible w16cex:durableId="2E31AF27" w16cex:dateUtc="2026-08-20T13:51:00Z"/>
  <w16cex:commentExtensible w16cex:durableId="2E3700D6" w16cex:dateUtc="2026-08-24T14:41:00Z"/>
  <w16cex:commentExtensible w16cex:durableId="2E31AF39" w16cex:dateUtc="2026-08-20T13:52:00Z"/>
  <w16cex:commentExtensible w16cex:durableId="2E3700F5" w16cex:dateUtc="2026-08-24T14:42:00Z"/>
  <w16cex:commentExtensible w16cex:durableId="623733DC" w16cex:dateUtc="2026-08-11T14:54:00Z"/>
  <w16cex:commentExtensible w16cex:durableId="2E3871C9" w16cex:dateUtc="2026-08-25T16:55:00Z"/>
  <w16cex:commentExtensible w16cex:durableId="6574AA37" w16cex:dateUtc="2026-08-11T14:54:00Z"/>
  <w16cex:commentExtensible w16cex:durableId="2E3700FF" w16cex:dateUtc="2026-08-24T14:42:00Z"/>
  <w16cex:commentExtensible w16cex:durableId="2E31AF91" w16cex:dateUtc="2026-08-20T13:53:00Z"/>
  <w16cex:commentExtensible w16cex:durableId="2E3871D6" w16cex:dateUtc="2026-08-25T16:56:00Z"/>
  <w16cex:commentExtensible w16cex:durableId="0D912E06" w16cex:dateUtc="2026-08-11T14:56:00Z"/>
  <w16cex:commentExtensible w16cex:durableId="2E3871DE" w16cex:dateUtc="2026-08-25T16:56:00Z"/>
  <w16cex:commentExtensible w16cex:durableId="30905BF3" w16cex:dateUtc="2026-08-11T14:57:00Z"/>
  <w16cex:commentExtensible w16cex:durableId="2E3871E5" w16cex:dateUtc="2026-08-25T16:56:00Z"/>
  <w16cex:commentExtensible w16cex:durableId="1DE47F01" w16cex:dateUtc="2026-08-11T14:57:00Z"/>
  <w16cex:commentExtensible w16cex:durableId="2E3871F5" w16cex:dateUtc="2026-08-25T16:56:00Z"/>
  <w16cex:commentExtensible w16cex:durableId="378B8321" w16cex:dateUtc="2026-08-11T14:58:00Z"/>
  <w16cex:commentExtensible w16cex:durableId="2E387225" w16cex:dateUtc="2026-08-25T16:57:00Z"/>
  <w16cex:commentExtensible w16cex:durableId="2E31B04F" w16cex:dateUtc="2026-08-20T13:56:00Z"/>
  <w16cex:commentExtensible w16cex:durableId="2E387239" w16cex:dateUtc="2026-08-25T16:57:00Z"/>
  <w16cex:commentExtensible w16cex:durableId="6CC79D13" w16cex:dateUtc="2026-08-11T15:01:00Z"/>
  <w16cex:commentExtensible w16cex:durableId="2E387244" w16cex:dateUtc="2026-08-25T16:57:00Z"/>
  <w16cex:commentExtensible w16cex:durableId="5BD8DCA6" w16cex:dateUtc="2026-08-11T15:02:00Z"/>
  <w16cex:commentExtensible w16cex:durableId="2E38724E" w16cex:dateUtc="2026-08-25T16:58:00Z"/>
  <w16cex:commentExtensible w16cex:durableId="06EE71F3" w16cex:dateUtc="2026-08-21T09:03:00Z"/>
  <w16cex:commentExtensible w16cex:durableId="2E387259" w16cex:dateUtc="2026-08-25T16:58:00Z"/>
  <w16cex:commentExtensible w16cex:durableId="6105A646" w16cex:dateUtc="2026-08-13T13:12:00Z"/>
  <w16cex:commentExtensible w16cex:durableId="2E385C32" w16cex:dateUtc="2026-08-25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5F1160" w16cid:durableId="2E316AB9"/>
  <w16cid:commentId w16cid:paraId="284E3C53" w16cid:durableId="2E36FB3D"/>
  <w16cid:commentId w16cid:paraId="793D7C11" w16cid:durableId="413895B6"/>
  <w16cid:commentId w16cid:paraId="229343C2" w16cid:durableId="2E37E3C4"/>
  <w16cid:commentId w16cid:paraId="462976E4" w16cid:durableId="3C51E00F"/>
  <w16cid:commentId w16cid:paraId="3F1E1A9A" w16cid:durableId="2E37E3C5"/>
  <w16cid:commentId w16cid:paraId="04D1B334" w16cid:durableId="1B5F86B8"/>
  <w16cid:commentId w16cid:paraId="21046C9A" w16cid:durableId="2E37E3E7"/>
  <w16cid:commentId w16cid:paraId="322D3FC5" w16cid:durableId="28FA9E99"/>
  <w16cid:commentId w16cid:paraId="730E024C" w16cid:durableId="2E37E57F"/>
  <w16cid:commentId w16cid:paraId="7E8B7794" w16cid:durableId="2E316DD5"/>
  <w16cid:commentId w16cid:paraId="67014AF4" w16cid:durableId="2E37E605"/>
  <w16cid:commentId w16cid:paraId="3F08C930" w16cid:durableId="623FC21A"/>
  <w16cid:commentId w16cid:paraId="48D8D876" w16cid:durableId="2E37E638"/>
  <w16cid:commentId w16cid:paraId="2ECCE20E" w16cid:durableId="01828FA0"/>
  <w16cid:commentId w16cid:paraId="063926D1" w16cid:durableId="726CC7D8"/>
  <w16cid:commentId w16cid:paraId="03A9AC72" w16cid:durableId="6CA1C4FD"/>
  <w16cid:commentId w16cid:paraId="27980547" w16cid:durableId="6772B877"/>
  <w16cid:commentId w16cid:paraId="79ECC69E" w16cid:durableId="2E37F410"/>
  <w16cid:commentId w16cid:paraId="61A3161F" w16cid:durableId="2E1977EA"/>
  <w16cid:commentId w16cid:paraId="3F0E61E5" w16cid:durableId="2E36FB95"/>
  <w16cid:commentId w16cid:paraId="3D8025C0" w16cid:durableId="6A9C6C30"/>
  <w16cid:commentId w16cid:paraId="3BC13B9E" w16cid:durableId="2E37F4C8"/>
  <w16cid:commentId w16cid:paraId="71BFC957" w16cid:durableId="592D080F"/>
  <w16cid:commentId w16cid:paraId="1EFEC73F" w16cid:durableId="2E37F765"/>
  <w16cid:commentId w16cid:paraId="630E5073" w16cid:durableId="2D5AEBBA"/>
  <w16cid:commentId w16cid:paraId="4C2B276F" w16cid:durableId="2E36FB9E"/>
  <w16cid:commentId w16cid:paraId="0D78769D" w16cid:durableId="7AF72FEF"/>
  <w16cid:commentId w16cid:paraId="21A78CD1" w16cid:durableId="2E36FC1A"/>
  <w16cid:commentId w16cid:paraId="6350FF76" w16cid:durableId="4B8D8BAE"/>
  <w16cid:commentId w16cid:paraId="44667836" w16cid:durableId="2E3855B9"/>
  <w16cid:commentId w16cid:paraId="7A6739ED" w16cid:durableId="401AA13B"/>
  <w16cid:commentId w16cid:paraId="184D2D68" w16cid:durableId="2E3855BA"/>
  <w16cid:commentId w16cid:paraId="32266D4C" w16cid:durableId="4A8C11C1"/>
  <w16cid:commentId w16cid:paraId="4EC49475" w16cid:durableId="2E3855BB"/>
  <w16cid:commentId w16cid:paraId="78D09753" w16cid:durableId="5A1FC843"/>
  <w16cid:commentId w16cid:paraId="0A49EBE7" w16cid:durableId="2E3855BC"/>
  <w16cid:commentId w16cid:paraId="2BBD570F" w16cid:durableId="05A5CF35"/>
  <w16cid:commentId w16cid:paraId="3429D6C3" w16cid:durableId="2E3855BD"/>
  <w16cid:commentId w16cid:paraId="468CEC76" w16cid:durableId="2D94A71E"/>
  <w16cid:commentId w16cid:paraId="7648F1A3" w16cid:durableId="2E385642"/>
  <w16cid:commentId w16cid:paraId="2194F7ED" w16cid:durableId="6C0F5521"/>
  <w16cid:commentId w16cid:paraId="23D88673" w16cid:durableId="2E38568D"/>
  <w16cid:commentId w16cid:paraId="1D725758" w16cid:durableId="4B30B3B9"/>
  <w16cid:commentId w16cid:paraId="7E10BDFC" w16cid:durableId="2E385695"/>
  <w16cid:commentId w16cid:paraId="3B377C9A" w16cid:durableId="4FADD9CF"/>
  <w16cid:commentId w16cid:paraId="41E25D76" w16cid:durableId="2E3856D9"/>
  <w16cid:commentId w16cid:paraId="080BC243" w16cid:durableId="7200D84C"/>
  <w16cid:commentId w16cid:paraId="0132017B" w16cid:durableId="2E3856DE"/>
  <w16cid:commentId w16cid:paraId="13CFBC12" w16cid:durableId="1FF84B8F"/>
  <w16cid:commentId w16cid:paraId="478E72DD" w16cid:durableId="2E3856DF"/>
  <w16cid:commentId w16cid:paraId="465B6D42" w16cid:durableId="4757910F"/>
  <w16cid:commentId w16cid:paraId="22D8B448" w16cid:durableId="2E3856FC"/>
  <w16cid:commentId w16cid:paraId="76C149C2" w16cid:durableId="09578CB0"/>
  <w16cid:commentId w16cid:paraId="53C559F4" w16cid:durableId="2E38573C"/>
  <w16cid:commentId w16cid:paraId="6E7847B9" w16cid:durableId="0C22E190"/>
  <w16cid:commentId w16cid:paraId="0D3993B9" w16cid:durableId="2E38578E"/>
  <w16cid:commentId w16cid:paraId="332F69D2" w16cid:durableId="147EF4B4"/>
  <w16cid:commentId w16cid:paraId="3BC36CA9" w16cid:durableId="2E385799"/>
  <w16cid:commentId w16cid:paraId="17E7A7EC" w16cid:durableId="18B4AB46"/>
  <w16cid:commentId w16cid:paraId="2FD02AB4" w16cid:durableId="2E3857B4"/>
  <w16cid:commentId w16cid:paraId="1212EC8D" w16cid:durableId="7C427848"/>
  <w16cid:commentId w16cid:paraId="4DB8BE60" w16cid:durableId="2E3857BC"/>
  <w16cid:commentId w16cid:paraId="51DE53AF" w16cid:durableId="674BDA02"/>
  <w16cid:commentId w16cid:paraId="29661855" w16cid:durableId="2E3857C4"/>
  <w16cid:commentId w16cid:paraId="18EA0B92" w16cid:durableId="106E3D0E"/>
  <w16cid:commentId w16cid:paraId="7B7DBC63" w16cid:durableId="2E3857CB"/>
  <w16cid:commentId w16cid:paraId="36C3D5B9" w16cid:durableId="137CFA54"/>
  <w16cid:commentId w16cid:paraId="47C9A6D2" w16cid:durableId="2E3857D9"/>
  <w16cid:commentId w16cid:paraId="5F682909" w16cid:durableId="3630D0F5"/>
  <w16cid:commentId w16cid:paraId="11603603" w16cid:durableId="2E3857DC"/>
  <w16cid:commentId w16cid:paraId="190CA153" w16cid:durableId="1688E49D"/>
  <w16cid:commentId w16cid:paraId="60D3849F" w16cid:durableId="2E3857F1"/>
  <w16cid:commentId w16cid:paraId="63BC7E52" w16cid:durableId="3E018658"/>
  <w16cid:commentId w16cid:paraId="276B7D55" w16cid:durableId="2E3857E5"/>
  <w16cid:commentId w16cid:paraId="7629A526" w16cid:durableId="745A10C5"/>
  <w16cid:commentId w16cid:paraId="02001BBF" w16cid:durableId="2E385F85"/>
  <w16cid:commentId w16cid:paraId="6F66C921" w16cid:durableId="2F2646AA"/>
  <w16cid:commentId w16cid:paraId="1F18FA77" w16cid:durableId="2E385823"/>
  <w16cid:commentId w16cid:paraId="6DDA281C" w16cid:durableId="7EA68406"/>
  <w16cid:commentId w16cid:paraId="5B6C5631" w16cid:durableId="2E385829"/>
  <w16cid:commentId w16cid:paraId="53C4F8DF" w16cid:durableId="4F6D8F1C"/>
  <w16cid:commentId w16cid:paraId="3A762318" w16cid:durableId="2E385844"/>
  <w16cid:commentId w16cid:paraId="4142B65A" w16cid:durableId="0A7BD5D2"/>
  <w16cid:commentId w16cid:paraId="793CA3AF" w16cid:durableId="2E385849"/>
  <w16cid:commentId w16cid:paraId="127DECAD" w16cid:durableId="1BA9263C"/>
  <w16cid:commentId w16cid:paraId="0CB8ACCF" w16cid:durableId="2E38584A"/>
  <w16cid:commentId w16cid:paraId="021DC8E8" w16cid:durableId="6F113BE9"/>
  <w16cid:commentId w16cid:paraId="0E8F4E56" w16cid:durableId="2E38584C"/>
  <w16cid:commentId w16cid:paraId="11D93867" w16cid:durableId="2C96FDD3"/>
  <w16cid:commentId w16cid:paraId="2DC2E22B" w16cid:durableId="2E38586E"/>
  <w16cid:commentId w16cid:paraId="499EC992" w16cid:durableId="4CD9A37F"/>
  <w16cid:commentId w16cid:paraId="3683E651" w16cid:durableId="2E38584F"/>
  <w16cid:commentId w16cid:paraId="7BB4017B" w16cid:durableId="751757FB"/>
  <w16cid:commentId w16cid:paraId="5B75E658" w16cid:durableId="2E385875"/>
  <w16cid:commentId w16cid:paraId="731F215A" w16cid:durableId="284DCC0B"/>
  <w16cid:commentId w16cid:paraId="0E8CB7BE" w16cid:durableId="2E385881"/>
  <w16cid:commentId w16cid:paraId="6B11C88D" w16cid:durableId="5EDED56D"/>
  <w16cid:commentId w16cid:paraId="2383A609" w16cid:durableId="2E38587D"/>
  <w16cid:commentId w16cid:paraId="6EE4B2C9" w16cid:durableId="28187EA9"/>
  <w16cid:commentId w16cid:paraId="190E9DFF" w16cid:durableId="2E385893"/>
  <w16cid:commentId w16cid:paraId="210AD718" w16cid:durableId="4BC28D33"/>
  <w16cid:commentId w16cid:paraId="3D0B4F48" w16cid:durableId="2E38589A"/>
  <w16cid:commentId w16cid:paraId="07DE0B7A" w16cid:durableId="4FE5D5E6"/>
  <w16cid:commentId w16cid:paraId="74D87923" w16cid:durableId="2E3858A1"/>
  <w16cid:commentId w16cid:paraId="67D10128" w16cid:durableId="5A6F7983"/>
  <w16cid:commentId w16cid:paraId="07A3A84F" w16cid:durableId="2E3858AB"/>
  <w16cid:commentId w16cid:paraId="2FDCE8AF" w16cid:durableId="0D534D36"/>
  <w16cid:commentId w16cid:paraId="4EDEB1F3" w16cid:durableId="2E3858B0"/>
  <w16cid:commentId w16cid:paraId="1C05EB69" w16cid:durableId="4509F137"/>
  <w16cid:commentId w16cid:paraId="5D16693A" w16cid:durableId="2E3858BA"/>
  <w16cid:commentId w16cid:paraId="507C6E13" w16cid:durableId="53D645E7"/>
  <w16cid:commentId w16cid:paraId="22C490AF" w16cid:durableId="2E3858C3"/>
  <w16cid:commentId w16cid:paraId="64BC2E24" w16cid:durableId="2F7D9B7F"/>
  <w16cid:commentId w16cid:paraId="54DFD1A1" w16cid:durableId="2E3858CF"/>
  <w16cid:commentId w16cid:paraId="44E1E529" w16cid:durableId="1C373C81"/>
  <w16cid:commentId w16cid:paraId="7A38E907" w16cid:durableId="2E3858D5"/>
  <w16cid:commentId w16cid:paraId="3C7B1C9B" w16cid:durableId="386536A2"/>
  <w16cid:commentId w16cid:paraId="785C9EDE" w16cid:durableId="2E3858E1"/>
  <w16cid:commentId w16cid:paraId="30263252" w16cid:durableId="43C1ABA3"/>
  <w16cid:commentId w16cid:paraId="53BE3C9B" w16cid:durableId="2E385F86"/>
  <w16cid:commentId w16cid:paraId="72135883" w16cid:durableId="74A950EE"/>
  <w16cid:commentId w16cid:paraId="284FA7FC" w16cid:durableId="2E385F87"/>
  <w16cid:commentId w16cid:paraId="325B4980" w16cid:durableId="2E31A0E4"/>
  <w16cid:commentId w16cid:paraId="3E331E1C" w16cid:durableId="2E385F88"/>
  <w16cid:commentId w16cid:paraId="6E5D3536" w16cid:durableId="7AA57475"/>
  <w16cid:commentId w16cid:paraId="2B245D4B" w16cid:durableId="2E385F89"/>
  <w16cid:commentId w16cid:paraId="607AD88C" w16cid:durableId="041938D3"/>
  <w16cid:commentId w16cid:paraId="427EB010" w16cid:durableId="2E37FB1C"/>
  <w16cid:commentId w16cid:paraId="75C271DF" w16cid:durableId="6E8F66C4"/>
  <w16cid:commentId w16cid:paraId="25A81822" w16cid:durableId="2E385F8A"/>
  <w16cid:commentId w16cid:paraId="037C0136" w16cid:durableId="689DA004"/>
  <w16cid:commentId w16cid:paraId="21FE1CF3" w16cid:durableId="2E37FB14"/>
  <w16cid:commentId w16cid:paraId="0B775D9C" w16cid:durableId="172A5C7B"/>
  <w16cid:commentId w16cid:paraId="77981D9C" w16cid:durableId="2E37FB16"/>
  <w16cid:commentId w16cid:paraId="3977B292" w16cid:durableId="1CFC1F1C"/>
  <w16cid:commentId w16cid:paraId="00CB1834" w16cid:durableId="2E37FAED"/>
  <w16cid:commentId w16cid:paraId="75FA7558" w16cid:durableId="0DDB4290"/>
  <w16cid:commentId w16cid:paraId="1265A0B0" w16cid:durableId="2E385F8B"/>
  <w16cid:commentId w16cid:paraId="281932C0" w16cid:durableId="4A50C954"/>
  <w16cid:commentId w16cid:paraId="6DB71A8B" w16cid:durableId="2E385FC7"/>
  <w16cid:commentId w16cid:paraId="45004AA8" w16cid:durableId="331CBF0B"/>
  <w16cid:commentId w16cid:paraId="18BC0B90" w16cid:durableId="2E385FFA"/>
  <w16cid:commentId w16cid:paraId="63767D74" w16cid:durableId="0256369F"/>
  <w16cid:commentId w16cid:paraId="30B912A4" w16cid:durableId="2E386015"/>
  <w16cid:commentId w16cid:paraId="264F4B8D" w16cid:durableId="215CBFE0"/>
  <w16cid:commentId w16cid:paraId="6C2FD269" w16cid:durableId="2E38601B"/>
  <w16cid:commentId w16cid:paraId="410476EF" w16cid:durableId="245EE33B"/>
  <w16cid:commentId w16cid:paraId="505CEFE9" w16cid:durableId="2E38601E"/>
  <w16cid:commentId w16cid:paraId="4D6157C3" w16cid:durableId="59603ECD"/>
  <w16cid:commentId w16cid:paraId="01F8EF42" w16cid:durableId="2E386029"/>
  <w16cid:commentId w16cid:paraId="14128519" w16cid:durableId="02A2C62F"/>
  <w16cid:commentId w16cid:paraId="6DF790A1" w16cid:durableId="2E37FAD3"/>
  <w16cid:commentId w16cid:paraId="6E1B5B30" w16cid:durableId="1CD65337"/>
  <w16cid:commentId w16cid:paraId="5EBA47A6" w16cid:durableId="2E38606D"/>
  <w16cid:commentId w16cid:paraId="44DDBA5E" w16cid:durableId="641F68B9"/>
  <w16cid:commentId w16cid:paraId="7BFB9261" w16cid:durableId="2E3860A5"/>
  <w16cid:commentId w16cid:paraId="578BEC67" w16cid:durableId="7BFF9F8E"/>
  <w16cid:commentId w16cid:paraId="0C6721AC" w16cid:durableId="2E386248"/>
  <w16cid:commentId w16cid:paraId="60A9D5E0" w16cid:durableId="2963ED04"/>
  <w16cid:commentId w16cid:paraId="22EBA5EC" w16cid:durableId="2E386249"/>
  <w16cid:commentId w16cid:paraId="643146CF" w16cid:durableId="717C3E6C"/>
  <w16cid:commentId w16cid:paraId="0145E658" w16cid:durableId="2E38624A"/>
  <w16cid:commentId w16cid:paraId="2C03A73A" w16cid:durableId="06AD420F"/>
  <w16cid:commentId w16cid:paraId="43103B50" w16cid:durableId="2E38624B"/>
  <w16cid:commentId w16cid:paraId="2E3B8F45" w16cid:durableId="16F4210C"/>
  <w16cid:commentId w16cid:paraId="05B301C2" w16cid:durableId="2E38624C"/>
  <w16cid:commentId w16cid:paraId="5796B3F7" w16cid:durableId="023291A2"/>
  <w16cid:commentId w16cid:paraId="3BDB9AF1" w16cid:durableId="2E38624D"/>
  <w16cid:commentId w16cid:paraId="44145F1E" w16cid:durableId="44A7D085"/>
  <w16cid:commentId w16cid:paraId="4B4EFA33" w16cid:durableId="2E386250"/>
  <w16cid:commentId w16cid:paraId="41318A11" w16cid:durableId="59C51565"/>
  <w16cid:commentId w16cid:paraId="0C4CA5C2" w16cid:durableId="2E386251"/>
  <w16cid:commentId w16cid:paraId="5FE124A4" w16cid:durableId="56382A4C"/>
  <w16cid:commentId w16cid:paraId="77669237" w16cid:durableId="2E386252"/>
  <w16cid:commentId w16cid:paraId="165BC353" w16cid:durableId="29EDBDE6"/>
  <w16cid:commentId w16cid:paraId="701F0AA1" w16cid:durableId="2E386253"/>
  <w16cid:commentId w16cid:paraId="6C3A90AE" w16cid:durableId="33FBED8B"/>
  <w16cid:commentId w16cid:paraId="7C33730D" w16cid:durableId="2E386255"/>
  <w16cid:commentId w16cid:paraId="09CC05E9" w16cid:durableId="598B847B"/>
  <w16cid:commentId w16cid:paraId="42810FF9" w16cid:durableId="0FB68147"/>
  <w16cid:commentId w16cid:paraId="4D7F3B16" w16cid:durableId="2E3862C9"/>
  <w16cid:commentId w16cid:paraId="40269AC8" w16cid:durableId="6494A37E"/>
  <w16cid:commentId w16cid:paraId="124966EC" w16cid:durableId="2E386356"/>
  <w16cid:commentId w16cid:paraId="1D6DBB94" w16cid:durableId="4E059B59"/>
  <w16cid:commentId w16cid:paraId="33C8B5D1" w16cid:durableId="2E3863A5"/>
  <w16cid:commentId w16cid:paraId="326B9B2A" w16cid:durableId="478BD216"/>
  <w16cid:commentId w16cid:paraId="385E8845" w16cid:durableId="2E31A224"/>
  <w16cid:commentId w16cid:paraId="0C33740A" w16cid:durableId="2E3863DA"/>
  <w16cid:commentId w16cid:paraId="21AF0023" w16cid:durableId="07A5C19C"/>
  <w16cid:commentId w16cid:paraId="3F98561B" w16cid:durableId="2E386425"/>
  <w16cid:commentId w16cid:paraId="2E565EF5" w16cid:durableId="5E75311D"/>
  <w16cid:commentId w16cid:paraId="72290E9A" w16cid:durableId="2E386428"/>
  <w16cid:commentId w16cid:paraId="004540DD" w16cid:durableId="395622E2"/>
  <w16cid:commentId w16cid:paraId="74C1557B" w16cid:durableId="2E37F912"/>
  <w16cid:commentId w16cid:paraId="589EF629" w16cid:durableId="030947D8"/>
  <w16cid:commentId w16cid:paraId="518418EF" w16cid:durableId="2E37F916"/>
  <w16cid:commentId w16cid:paraId="242BA74E" w16cid:durableId="4BFC4EEB"/>
  <w16cid:commentId w16cid:paraId="3D6BB1F9" w16cid:durableId="2E37F945"/>
  <w16cid:commentId w16cid:paraId="10D52BDB" w16cid:durableId="5B3F2638"/>
  <w16cid:commentId w16cid:paraId="4A75A978" w16cid:durableId="2E37F952"/>
  <w16cid:commentId w16cid:paraId="2F26A810" w16cid:durableId="72EDEC80"/>
  <w16cid:commentId w16cid:paraId="1F05412E" w16cid:durableId="2E37F95E"/>
  <w16cid:commentId w16cid:paraId="6C79B704" w16cid:durableId="5DA1E9B5"/>
  <w16cid:commentId w16cid:paraId="72099A8D" w16cid:durableId="2E3701B8"/>
  <w16cid:commentId w16cid:paraId="7EE3314B" w16cid:durableId="2E38655A"/>
  <w16cid:commentId w16cid:paraId="7F397482" w16cid:durableId="2E386567"/>
  <w16cid:commentId w16cid:paraId="62822506" w16cid:durableId="3463E3B9"/>
  <w16cid:commentId w16cid:paraId="2158FBF9" w16cid:durableId="6E7F47DD"/>
  <w16cid:commentId w16cid:paraId="5F7286F9" w16cid:durableId="2E38648D"/>
  <w16cid:commentId w16cid:paraId="6C3AFB11" w16cid:durableId="29535592"/>
  <w16cid:commentId w16cid:paraId="20B36D05" w16cid:durableId="2E37F986"/>
  <w16cid:commentId w16cid:paraId="4CF661CB" w16cid:durableId="2E3856CC"/>
  <w16cid:commentId w16cid:paraId="1882EF76" w16cid:durableId="6D80E688"/>
  <w16cid:commentId w16cid:paraId="1F89CCA6" w16cid:durableId="2E3864F1"/>
  <w16cid:commentId w16cid:paraId="00F0D030" w16cid:durableId="6EA499A3"/>
  <w16cid:commentId w16cid:paraId="15909813" w16cid:durableId="2E38650A"/>
  <w16cid:commentId w16cid:paraId="24F364FC" w16cid:durableId="0AD18D56"/>
  <w16cid:commentId w16cid:paraId="6495B19D" w16cid:durableId="2E386592"/>
  <w16cid:commentId w16cid:paraId="6FE11387" w16cid:durableId="7A69C5D2"/>
  <w16cid:commentId w16cid:paraId="0DA0AA4C" w16cid:durableId="2E37F9AE"/>
  <w16cid:commentId w16cid:paraId="251173C3" w16cid:durableId="32523D9A"/>
  <w16cid:commentId w16cid:paraId="479654F8" w16cid:durableId="2E37F9D6"/>
  <w16cid:commentId w16cid:paraId="409A3F76" w16cid:durableId="47B94518"/>
  <w16cid:commentId w16cid:paraId="0BCF8D12" w16cid:durableId="2E37F9DD"/>
  <w16cid:commentId w16cid:paraId="286101E5" w16cid:durableId="1A2DB2B6"/>
  <w16cid:commentId w16cid:paraId="0BFFFF44" w16cid:durableId="2E37F9E0"/>
  <w16cid:commentId w16cid:paraId="629CAE0E" w16cid:durableId="581B04CA"/>
  <w16cid:commentId w16cid:paraId="0DECE13F" w16cid:durableId="2E37F9E7"/>
  <w16cid:commentId w16cid:paraId="373AE1C9" w16cid:durableId="6FF114A8"/>
  <w16cid:commentId w16cid:paraId="6FA74E7C" w16cid:durableId="2E37012E"/>
  <w16cid:commentId w16cid:paraId="6C0A0EF0" w16cid:durableId="2A5BAD61"/>
  <w16cid:commentId w16cid:paraId="69F6D285" w16cid:durableId="2E37FA08"/>
  <w16cid:commentId w16cid:paraId="66A71979" w16cid:durableId="2E31A549"/>
  <w16cid:commentId w16cid:paraId="1AC951B1" w16cid:durableId="2E3865AC"/>
  <w16cid:commentId w16cid:paraId="3207D10A" w16cid:durableId="2E31A5ED"/>
  <w16cid:commentId w16cid:paraId="09C042A3" w16cid:durableId="2E3865B2"/>
  <w16cid:commentId w16cid:paraId="3E503F19" w16cid:durableId="2FACE591"/>
  <w16cid:commentId w16cid:paraId="269BBCC3" w16cid:durableId="2E3701E0"/>
  <w16cid:commentId w16cid:paraId="01C1BC85" w16cid:durableId="083E1C63"/>
  <w16cid:commentId w16cid:paraId="6E3667FE" w16cid:durableId="2E37F87C"/>
  <w16cid:commentId w16cid:paraId="57E4350E" w16cid:durableId="7164A90B"/>
  <w16cid:commentId w16cid:paraId="0EDE02EA" w16cid:durableId="2E37F812"/>
  <w16cid:commentId w16cid:paraId="1B75FE6F" w16cid:durableId="2A761342"/>
  <w16cid:commentId w16cid:paraId="1BEDEBDF" w16cid:durableId="2E37F7FB"/>
  <w16cid:commentId w16cid:paraId="1F5BA047" w16cid:durableId="46468633"/>
  <w16cid:commentId w16cid:paraId="173CC1BA" w16cid:durableId="2E38667A"/>
  <w16cid:commentId w16cid:paraId="3A5A2AB1" w16cid:durableId="6B2D33EB"/>
  <w16cid:commentId w16cid:paraId="5E794B8F" w16cid:durableId="2E3866B8"/>
  <w16cid:commentId w16cid:paraId="69319C13" w16cid:durableId="04A795A5"/>
  <w16cid:commentId w16cid:paraId="3D72139E" w16cid:durableId="2E3866C8"/>
  <w16cid:commentId w16cid:paraId="4451A833" w16cid:durableId="6D0B57C5"/>
  <w16cid:commentId w16cid:paraId="0A1C6FD0" w16cid:durableId="2E3866CC"/>
  <w16cid:commentId w16cid:paraId="5E054AF9" w16cid:durableId="2FE83157"/>
  <w16cid:commentId w16cid:paraId="1372195A" w16cid:durableId="2E386729"/>
  <w16cid:commentId w16cid:paraId="38F98F39" w16cid:durableId="65B6F551"/>
  <w16cid:commentId w16cid:paraId="17E8CFBE" w16cid:durableId="2E37FA3F"/>
  <w16cid:commentId w16cid:paraId="3D915C64" w16cid:durableId="47B86153"/>
  <w16cid:commentId w16cid:paraId="7634F97C" w16cid:durableId="2E37021C"/>
  <w16cid:commentId w16cid:paraId="289DE971" w16cid:durableId="71258D5F"/>
  <w16cid:commentId w16cid:paraId="0FD68AE0" w16cid:durableId="6EBEB8F4"/>
  <w16cid:commentId w16cid:paraId="14FDF70B" w16cid:durableId="2E386758"/>
  <w16cid:commentId w16cid:paraId="3F4CEA22" w16cid:durableId="5DDCBFE4"/>
  <w16cid:commentId w16cid:paraId="7ACB35E9" w16cid:durableId="2E386765"/>
  <w16cid:commentId w16cid:paraId="6C61C53E" w16cid:durableId="3A2C2433"/>
  <w16cid:commentId w16cid:paraId="10BCF2A7" w16cid:durableId="2E3867E8"/>
  <w16cid:commentId w16cid:paraId="67356E9E" w16cid:durableId="635F2CB6"/>
  <w16cid:commentId w16cid:paraId="277D0232" w16cid:durableId="2E36FCAF"/>
  <w16cid:commentId w16cid:paraId="5CB17B79" w16cid:durableId="5A2B675C"/>
  <w16cid:commentId w16cid:paraId="0A72A05B" w16cid:durableId="2E36FCAB"/>
  <w16cid:commentId w16cid:paraId="350F163D" w16cid:durableId="7F812E98"/>
  <w16cid:commentId w16cid:paraId="1EBEEE0E" w16cid:durableId="208A98A0"/>
  <w16cid:commentId w16cid:paraId="3D9D7B64" w16cid:durableId="2E38682A"/>
  <w16cid:commentId w16cid:paraId="7D28791E" w16cid:durableId="1811E411"/>
  <w16cid:commentId w16cid:paraId="1697737B" w16cid:durableId="2E370248"/>
  <w16cid:commentId w16cid:paraId="67ABAE07" w16cid:durableId="0CFDB737"/>
  <w16cid:commentId w16cid:paraId="3063B770" w16cid:durableId="376B906F"/>
  <w16cid:commentId w16cid:paraId="76BBAADD" w16cid:durableId="2E386832"/>
  <w16cid:commentId w16cid:paraId="225A6784" w16cid:durableId="52596068"/>
  <w16cid:commentId w16cid:paraId="5101A5BD" w16cid:durableId="2E386857"/>
  <w16cid:commentId w16cid:paraId="3F7B7B64" w16cid:durableId="7809AA31"/>
  <w16cid:commentId w16cid:paraId="78580845" w16cid:durableId="2E386892"/>
  <w16cid:commentId w16cid:paraId="4AAE8BED" w16cid:durableId="32F02282"/>
  <w16cid:commentId w16cid:paraId="24CDF9E5" w16cid:durableId="2E38689B"/>
  <w16cid:commentId w16cid:paraId="0D37651B" w16cid:durableId="4E6F6AE1"/>
  <w16cid:commentId w16cid:paraId="793665BB" w16cid:durableId="2E3868BC"/>
  <w16cid:commentId w16cid:paraId="59E7B9E1" w16cid:durableId="24BED4D7"/>
  <w16cid:commentId w16cid:paraId="42DC7AA3" w16cid:durableId="2E3868DF"/>
  <w16cid:commentId w16cid:paraId="2957896F" w16cid:durableId="3D53AEAE"/>
  <w16cid:commentId w16cid:paraId="604F1EC2" w16cid:durableId="2E370292"/>
  <w16cid:commentId w16cid:paraId="577CD7CC" w16cid:durableId="0D1F5385"/>
  <w16cid:commentId w16cid:paraId="382B7477" w16cid:durableId="2E3702C2"/>
  <w16cid:commentId w16cid:paraId="0D8F96F2" w16cid:durableId="4FA2FDB3"/>
  <w16cid:commentId w16cid:paraId="524B43CB" w16cid:durableId="2E36FCFC"/>
  <w16cid:commentId w16cid:paraId="614AEFC5" w16cid:durableId="163680CB"/>
  <w16cid:commentId w16cid:paraId="167CDD63" w16cid:durableId="2E36FD12"/>
  <w16cid:commentId w16cid:paraId="38A86CFE" w16cid:durableId="7B33FAAC"/>
  <w16cid:commentId w16cid:paraId="7516ED97" w16cid:durableId="2E3868F4"/>
  <w16cid:commentId w16cid:paraId="19A73117" w16cid:durableId="25748E5D"/>
  <w16cid:commentId w16cid:paraId="158003B9" w16cid:durableId="2E386943"/>
  <w16cid:commentId w16cid:paraId="2F190C42" w16cid:durableId="0BF1CBBA"/>
  <w16cid:commentId w16cid:paraId="441F5C2D" w16cid:durableId="2E386980"/>
  <w16cid:commentId w16cid:paraId="2F6B6FDE" w16cid:durableId="674CCED7"/>
  <w16cid:commentId w16cid:paraId="2F03F72F" w16cid:durableId="2E3869A2"/>
  <w16cid:commentId w16cid:paraId="7B8CCCD8" w16cid:durableId="6A72BF7B"/>
  <w16cid:commentId w16cid:paraId="13184348" w16cid:durableId="2E3869D7"/>
  <w16cid:commentId w16cid:paraId="0BDF213E" w16cid:durableId="321598B6"/>
  <w16cid:commentId w16cid:paraId="649BF36A" w16cid:durableId="2E3869E2"/>
  <w16cid:commentId w16cid:paraId="0D0A8AF7" w16cid:durableId="3C30F338"/>
  <w16cid:commentId w16cid:paraId="3BABED30" w16cid:durableId="2E386A3C"/>
  <w16cid:commentId w16cid:paraId="24A7C7CF" w16cid:durableId="30B00C39"/>
  <w16cid:commentId w16cid:paraId="37B215C4" w16cid:durableId="2E386A66"/>
  <w16cid:commentId w16cid:paraId="30F56B49" w16cid:durableId="218E945F"/>
  <w16cid:commentId w16cid:paraId="5E66E114" w16cid:durableId="2E3702DE"/>
  <w16cid:commentId w16cid:paraId="6B876465" w16cid:durableId="348EB367"/>
  <w16cid:commentId w16cid:paraId="6923E3CA" w16cid:durableId="2E386A77"/>
  <w16cid:commentId w16cid:paraId="17FAD883" w16cid:durableId="7ADB7932"/>
  <w16cid:commentId w16cid:paraId="535E4174" w16cid:durableId="2E386AA3"/>
  <w16cid:commentId w16cid:paraId="5A63855B" w16cid:durableId="026D7AC1"/>
  <w16cid:commentId w16cid:paraId="3A51314E" w16cid:durableId="2E370307"/>
  <w16cid:commentId w16cid:paraId="038E1D6C" w16cid:durableId="2E59DCB6"/>
  <w16cid:commentId w16cid:paraId="2A4CC8F9" w16cid:durableId="2E386B37"/>
  <w16cid:commentId w16cid:paraId="29DE81C9" w16cid:durableId="6D9A71BE"/>
  <w16cid:commentId w16cid:paraId="72535865" w16cid:durableId="2E386B45"/>
  <w16cid:commentId w16cid:paraId="07560D93" w16cid:durableId="31C0F361"/>
  <w16cid:commentId w16cid:paraId="08C63F31" w16cid:durableId="2E386B4C"/>
  <w16cid:commentId w16cid:paraId="0874F3E2" w16cid:durableId="3188983A"/>
  <w16cid:commentId w16cid:paraId="1979128C" w16cid:durableId="2E37032C"/>
  <w16cid:commentId w16cid:paraId="7359BC64" w16cid:durableId="3D12C36C"/>
  <w16cid:commentId w16cid:paraId="46E80560" w16cid:durableId="2E370336"/>
  <w16cid:commentId w16cid:paraId="41D1806B" w16cid:durableId="5BC330F0"/>
  <w16cid:commentId w16cid:paraId="54F0A5BF" w16cid:durableId="2E386B80"/>
  <w16cid:commentId w16cid:paraId="6D5FEFF9" w16cid:durableId="45872796"/>
  <w16cid:commentId w16cid:paraId="701A1F00" w16cid:durableId="2E386BCC"/>
  <w16cid:commentId w16cid:paraId="4C912873" w16cid:durableId="1711953A"/>
  <w16cid:commentId w16cid:paraId="1D9CE978" w16cid:durableId="2E36FD62"/>
  <w16cid:commentId w16cid:paraId="4D61DF3A" w16cid:durableId="5F6C6E9B"/>
  <w16cid:commentId w16cid:paraId="36C95DE3" w16cid:durableId="2E386CBF"/>
  <w16cid:commentId w16cid:paraId="655E19DE" w16cid:durableId="49E13A13"/>
  <w16cid:commentId w16cid:paraId="63831D47" w16cid:durableId="2E37F654"/>
  <w16cid:commentId w16cid:paraId="3F8DE91E" w16cid:durableId="0B87399D"/>
  <w16cid:commentId w16cid:paraId="341718C6" w16cid:durableId="2E37F6B9"/>
  <w16cid:commentId w16cid:paraId="77EF9B75" w16cid:durableId="2E31A725"/>
  <w16cid:commentId w16cid:paraId="5202BDA2" w16cid:durableId="2E37F6F0"/>
  <w16cid:commentId w16cid:paraId="4F87FA1F" w16cid:durableId="7CEDCFA9"/>
  <w16cid:commentId w16cid:paraId="5E1D0341" w16cid:durableId="2E37F662"/>
  <w16cid:commentId w16cid:paraId="355AA051" w16cid:durableId="305E81FE"/>
  <w16cid:commentId w16cid:paraId="2992678B" w16cid:durableId="2E37F669"/>
  <w16cid:commentId w16cid:paraId="774F46D7" w16cid:durableId="09C9AAF9"/>
  <w16cid:commentId w16cid:paraId="5CF62126" w16cid:durableId="2E37F6CC"/>
  <w16cid:commentId w16cid:paraId="36F899B0" w16cid:durableId="2F89218E"/>
  <w16cid:commentId w16cid:paraId="72C7ECB2" w16cid:durableId="2E370363"/>
  <w16cid:commentId w16cid:paraId="73E1F0E9" w16cid:durableId="37D44181"/>
  <w16cid:commentId w16cid:paraId="5F528FD6" w16cid:durableId="0C805C8B"/>
  <w16cid:commentId w16cid:paraId="2833F6A5" w16cid:durableId="2E386D40"/>
  <w16cid:commentId w16cid:paraId="305045D8" w16cid:durableId="1174F888"/>
  <w16cid:commentId w16cid:paraId="1C661CF4" w16cid:durableId="2E386D2E"/>
  <w16cid:commentId w16cid:paraId="3036F7EB" w16cid:durableId="0626063D"/>
  <w16cid:commentId w16cid:paraId="45828472" w16cid:durableId="2E31A83F"/>
  <w16cid:commentId w16cid:paraId="7173FAE7" w16cid:durableId="2E36FC63"/>
  <w16cid:commentId w16cid:paraId="37CAD101" w16cid:durableId="0A9E04AF"/>
  <w16cid:commentId w16cid:paraId="19AB7BAE" w16cid:durableId="2E36FC68"/>
  <w16cid:commentId w16cid:paraId="398ED6D5" w16cid:durableId="484E3DA4"/>
  <w16cid:commentId w16cid:paraId="22A853DE" w16cid:durableId="2E386D51"/>
  <w16cid:commentId w16cid:paraId="6B53F2E4" w16cid:durableId="00AAB9F6"/>
  <w16cid:commentId w16cid:paraId="696EEC59" w16cid:durableId="2E386D62"/>
  <w16cid:commentId w16cid:paraId="3469F19B" w16cid:durableId="112F38A8"/>
  <w16cid:commentId w16cid:paraId="38EF5361" w16cid:durableId="2E370397"/>
  <w16cid:commentId w16cid:paraId="5F16049B" w16cid:durableId="16D4FDA9"/>
  <w16cid:commentId w16cid:paraId="778A04D9" w16cid:durableId="2E36FCA0"/>
  <w16cid:commentId w16cid:paraId="1591098D" w16cid:durableId="11913DBD"/>
  <w16cid:commentId w16cid:paraId="757B9302" w16cid:durableId="2E386D7C"/>
  <w16cid:commentId w16cid:paraId="781AD8D8" w16cid:durableId="5312B89D"/>
  <w16cid:commentId w16cid:paraId="124465C8" w16cid:durableId="2E36FDD6"/>
  <w16cid:commentId w16cid:paraId="03197209" w16cid:durableId="25C627AA"/>
  <w16cid:commentId w16cid:paraId="4E022BD9" w16cid:durableId="2E385965"/>
  <w16cid:commentId w16cid:paraId="154D8057" w16cid:durableId="5EB8C379"/>
  <w16cid:commentId w16cid:paraId="5301ABF2" w16cid:durableId="2E38596E"/>
  <w16cid:commentId w16cid:paraId="6E222830" w16cid:durableId="7A433056"/>
  <w16cid:commentId w16cid:paraId="4BEF4F2F" w16cid:durableId="2E38597F"/>
  <w16cid:commentId w16cid:paraId="23F7D2CA" w16cid:durableId="05F76557"/>
  <w16cid:commentId w16cid:paraId="2148473D" w16cid:durableId="2E385988"/>
  <w16cid:commentId w16cid:paraId="261A82E9" w16cid:durableId="0F7DF497"/>
  <w16cid:commentId w16cid:paraId="2533F67B" w16cid:durableId="2E38598F"/>
  <w16cid:commentId w16cid:paraId="29999595" w16cid:durableId="301F5EE6"/>
  <w16cid:commentId w16cid:paraId="6C86056B" w16cid:durableId="2E385998"/>
  <w16cid:commentId w16cid:paraId="313F0613" w16cid:durableId="2785C166"/>
  <w16cid:commentId w16cid:paraId="3D586138" w16cid:durableId="2E3859BB"/>
  <w16cid:commentId w16cid:paraId="045B8DCC" w16cid:durableId="12473B45"/>
  <w16cid:commentId w16cid:paraId="2F5339C1" w16cid:durableId="2E3859B7"/>
  <w16cid:commentId w16cid:paraId="14549887" w16cid:durableId="2C08FC9F"/>
  <w16cid:commentId w16cid:paraId="4EEA6000" w16cid:durableId="2E3859C5"/>
  <w16cid:commentId w16cid:paraId="0EC31D71" w16cid:durableId="49C9502F"/>
  <w16cid:commentId w16cid:paraId="1EB7EDEC" w16cid:durableId="2E386DDD"/>
  <w16cid:commentId w16cid:paraId="7EEB19BE" w16cid:durableId="55C5D088"/>
  <w16cid:commentId w16cid:paraId="2CA496AE" w16cid:durableId="2E3859E6"/>
  <w16cid:commentId w16cid:paraId="3599111F" w16cid:durableId="1AFA4A5C"/>
  <w16cid:commentId w16cid:paraId="02DAD579" w16cid:durableId="2E3859EC"/>
  <w16cid:commentId w16cid:paraId="65F9574F" w16cid:durableId="62975B64"/>
  <w16cid:commentId w16cid:paraId="0C7DF3F9" w16cid:durableId="2E36FE14"/>
  <w16cid:commentId w16cid:paraId="1A60DB17" w16cid:durableId="64E5353E"/>
  <w16cid:commentId w16cid:paraId="2DAE08D2" w16cid:durableId="2E36FE28"/>
  <w16cid:commentId w16cid:paraId="5F0EBFBC" w16cid:durableId="45BD90E7"/>
  <w16cid:commentId w16cid:paraId="44C4EC82" w16cid:durableId="2E36FE5A"/>
  <w16cid:commentId w16cid:paraId="27972566" w16cid:durableId="0AD8BD88"/>
  <w16cid:commentId w16cid:paraId="22F400ED" w16cid:durableId="2E386DF0"/>
  <w16cid:commentId w16cid:paraId="4CFB9FAB" w16cid:durableId="3A59883D"/>
  <w16cid:commentId w16cid:paraId="6953A331" w16cid:durableId="2E386E02"/>
  <w16cid:commentId w16cid:paraId="4B7994D2" w16cid:durableId="10ED8186"/>
  <w16cid:commentId w16cid:paraId="72E2FF14" w16cid:durableId="2E386E83"/>
  <w16cid:commentId w16cid:paraId="7E2DA99B" w16cid:durableId="5D315C8B"/>
  <w16cid:commentId w16cid:paraId="40D5C29D" w16cid:durableId="2E386EA8"/>
  <w16cid:commentId w16cid:paraId="34CC6E10" w16cid:durableId="2E31A92B"/>
  <w16cid:commentId w16cid:paraId="362FEEB4" w16cid:durableId="2E385A65"/>
  <w16cid:commentId w16cid:paraId="5D0152A6" w16cid:durableId="78196AB1"/>
  <w16cid:commentId w16cid:paraId="41F39242" w16cid:durableId="2E385A76"/>
  <w16cid:commentId w16cid:paraId="54098490" w16cid:durableId="345EE071"/>
  <w16cid:commentId w16cid:paraId="6BB2C689" w16cid:durableId="2E36FEB4"/>
  <w16cid:commentId w16cid:paraId="0A22A150" w16cid:durableId="0F93A546"/>
  <w16cid:commentId w16cid:paraId="507404EE" w16cid:durableId="2E31AA20"/>
  <w16cid:commentId w16cid:paraId="4AC184AA" w16cid:durableId="2E36FEF3"/>
  <w16cid:commentId w16cid:paraId="6793BCCF" w16cid:durableId="0F5BBD56"/>
  <w16cid:commentId w16cid:paraId="71FDA9BB" w16cid:durableId="2E385AAF"/>
  <w16cid:commentId w16cid:paraId="692DCF40" w16cid:durableId="2E31AAA2"/>
  <w16cid:commentId w16cid:paraId="6285B914" w16cid:durableId="2E386EFB"/>
  <w16cid:commentId w16cid:paraId="3518F0E8" w16cid:durableId="33DE9949"/>
  <w16cid:commentId w16cid:paraId="514757A8" w16cid:durableId="2E36FF91"/>
  <w16cid:commentId w16cid:paraId="5F86D327" w16cid:durableId="2E31AB96"/>
  <w16cid:commentId w16cid:paraId="710EE9A2" w16cid:durableId="2E385B32"/>
  <w16cid:commentId w16cid:paraId="7FA4CD6F" w16cid:durableId="7F464F01"/>
  <w16cid:commentId w16cid:paraId="2FAB2BB7" w16cid:durableId="2E36FFC0"/>
  <w16cid:commentId w16cid:paraId="3CF0C67E" w16cid:durableId="1B1C2E4F"/>
  <w16cid:commentId w16cid:paraId="39CCEC6D" w16cid:durableId="2E36FFCD"/>
  <w16cid:commentId w16cid:paraId="4AEB90B2" w16cid:durableId="36BF9586"/>
  <w16cid:commentId w16cid:paraId="4C43B6DE" w16cid:durableId="2E385B33"/>
  <w16cid:commentId w16cid:paraId="78FC221F" w16cid:durableId="17167C49"/>
  <w16cid:commentId w16cid:paraId="1931A0E0" w16cid:durableId="2E385B47"/>
  <w16cid:commentId w16cid:paraId="74A64F6F" w16cid:durableId="3F11597A"/>
  <w16cid:commentId w16cid:paraId="7A159CF3" w16cid:durableId="2E36FFDC"/>
  <w16cid:commentId w16cid:paraId="284ED558" w16cid:durableId="3544193B"/>
  <w16cid:commentId w16cid:paraId="74AA4971" w16cid:durableId="2E385C03"/>
  <w16cid:commentId w16cid:paraId="258DFF0E" w16cid:durableId="4C860099"/>
  <w16cid:commentId w16cid:paraId="52B18A2F" w16cid:durableId="2E385C06"/>
  <w16cid:commentId w16cid:paraId="6F932893" w16cid:durableId="7891F783"/>
  <w16cid:commentId w16cid:paraId="08C6A6C9" w16cid:durableId="2E385C07"/>
  <w16cid:commentId w16cid:paraId="4D8F7E50" w16cid:durableId="2962C4F1"/>
  <w16cid:commentId w16cid:paraId="71EAF1D9" w16cid:durableId="2E385C08"/>
  <w16cid:commentId w16cid:paraId="55C84B8F" w16cid:durableId="47E62D70"/>
  <w16cid:commentId w16cid:paraId="7C550109" w16cid:durableId="2E386F2E"/>
  <w16cid:commentId w16cid:paraId="2801B78D" w16cid:durableId="41326467"/>
  <w16cid:commentId w16cid:paraId="7D80CDC5" w16cid:durableId="2E386FE9"/>
  <w16cid:commentId w16cid:paraId="7611BEC3" w16cid:durableId="0C7A2D9D"/>
  <w16cid:commentId w16cid:paraId="0C000D49" w16cid:durableId="2E386FF6"/>
  <w16cid:commentId w16cid:paraId="7FAEB181" w16cid:durableId="337E57B6"/>
  <w16cid:commentId w16cid:paraId="37E2C2F3" w16cid:durableId="2E387008"/>
  <w16cid:commentId w16cid:paraId="42DAFF3B" w16cid:durableId="5633A126"/>
  <w16cid:commentId w16cid:paraId="1BEE0740" w16cid:durableId="2E387022"/>
  <w16cid:commentId w16cid:paraId="2B1D7690" w16cid:durableId="4D94BC0A"/>
  <w16cid:commentId w16cid:paraId="679206F9" w16cid:durableId="2E38702A"/>
  <w16cid:commentId w16cid:paraId="3FA08629" w16cid:durableId="587A6A68"/>
  <w16cid:commentId w16cid:paraId="7AE7C80E" w16cid:durableId="2E38708B"/>
  <w16cid:commentId w16cid:paraId="5EC4AC87" w16cid:durableId="5477E674"/>
  <w16cid:commentId w16cid:paraId="0DF0C368" w16cid:durableId="2E3870C9"/>
  <w16cid:commentId w16cid:paraId="1F5DD88E" w16cid:durableId="56AC8C9E"/>
  <w16cid:commentId w16cid:paraId="75FA69A3" w16cid:durableId="2E370024"/>
  <w16cid:commentId w16cid:paraId="5090CC38" w16cid:durableId="1F20DDD7"/>
  <w16cid:commentId w16cid:paraId="263ACB3D" w16cid:durableId="2E3870E0"/>
  <w16cid:commentId w16cid:paraId="15D0582F" w16cid:durableId="6CE4663F"/>
  <w16cid:commentId w16cid:paraId="41CFD2AA" w16cid:durableId="2E370055"/>
  <w16cid:commentId w16cid:paraId="3D5C6188" w16cid:durableId="2E31AD73"/>
  <w16cid:commentId w16cid:paraId="3AA4BB16" w16cid:durableId="2E3855BE"/>
  <w16cid:commentId w16cid:paraId="103DDDA1" w16cid:durableId="4B9ACC59"/>
  <w16cid:commentId w16cid:paraId="1E6184F3" w16cid:durableId="2E3855BF"/>
  <w16cid:commentId w16cid:paraId="0125FFA3" w16cid:durableId="1C1BB9E7"/>
  <w16cid:commentId w16cid:paraId="23FC1678" w16cid:durableId="2E3855C0"/>
  <w16cid:commentId w16cid:paraId="06EEB8D7" w16cid:durableId="64EB53FF"/>
  <w16cid:commentId w16cid:paraId="1F585D09" w16cid:durableId="1DDD3444"/>
  <w16cid:commentId w16cid:paraId="4280C9FD" w16cid:durableId="2E38712B"/>
  <w16cid:commentId w16cid:paraId="24D519DA" w16cid:durableId="765B0534"/>
  <w16cid:commentId w16cid:paraId="619C76CC" w16cid:durableId="2E38715C"/>
  <w16cid:commentId w16cid:paraId="1443C79E" w16cid:durableId="402568A9"/>
  <w16cid:commentId w16cid:paraId="21A88614" w16cid:durableId="2E387169"/>
  <w16cid:commentId w16cid:paraId="165AFF76" w16cid:durableId="2E31AE47"/>
  <w16cid:commentId w16cid:paraId="3A5A949B" w16cid:durableId="2E387183"/>
  <w16cid:commentId w16cid:paraId="52BD950E" w16cid:durableId="2E387196"/>
  <w16cid:commentId w16cid:paraId="0D9B7C0B" w16cid:durableId="2E387197"/>
  <w16cid:commentId w16cid:paraId="6A14E79A" w16cid:durableId="2E31AEED"/>
  <w16cid:commentId w16cid:paraId="6DFF9FFC" w16cid:durableId="2E31AF27"/>
  <w16cid:commentId w16cid:paraId="5B9273AD" w16cid:durableId="2E3700D6"/>
  <w16cid:commentId w16cid:paraId="5752C9F5" w16cid:durableId="2E31AF39"/>
  <w16cid:commentId w16cid:paraId="1478F425" w16cid:durableId="2E3700F5"/>
  <w16cid:commentId w16cid:paraId="7030B68D" w16cid:durableId="623733DC"/>
  <w16cid:commentId w16cid:paraId="52F2A487" w16cid:durableId="2E3871C9"/>
  <w16cid:commentId w16cid:paraId="12BE2FFB" w16cid:durableId="6574AA37"/>
  <w16cid:commentId w16cid:paraId="51CDC155" w16cid:durableId="2E3700FF"/>
  <w16cid:commentId w16cid:paraId="4321FF2D" w16cid:durableId="2E31AF91"/>
  <w16cid:commentId w16cid:paraId="6CE901AE" w16cid:durableId="2E3871D6"/>
  <w16cid:commentId w16cid:paraId="4D624566" w16cid:durableId="0D912E06"/>
  <w16cid:commentId w16cid:paraId="60B14101" w16cid:durableId="2E3871DE"/>
  <w16cid:commentId w16cid:paraId="6E265460" w16cid:durableId="30905BF3"/>
  <w16cid:commentId w16cid:paraId="68C4903F" w16cid:durableId="2E3871E5"/>
  <w16cid:commentId w16cid:paraId="012F6D98" w16cid:durableId="1DE47F01"/>
  <w16cid:commentId w16cid:paraId="6AF37CD1" w16cid:durableId="2E3871F5"/>
  <w16cid:commentId w16cid:paraId="4A0AEEB2" w16cid:durableId="378B8321"/>
  <w16cid:commentId w16cid:paraId="586E6627" w16cid:durableId="2E387225"/>
  <w16cid:commentId w16cid:paraId="0F90D0E0" w16cid:durableId="2E31B04F"/>
  <w16cid:commentId w16cid:paraId="256EC557" w16cid:durableId="2E387239"/>
  <w16cid:commentId w16cid:paraId="043DBA21" w16cid:durableId="6CC79D13"/>
  <w16cid:commentId w16cid:paraId="234E4BCA" w16cid:durableId="2E387244"/>
  <w16cid:commentId w16cid:paraId="41569327" w16cid:durableId="5BD8DCA6"/>
  <w16cid:commentId w16cid:paraId="16206840" w16cid:durableId="2E38724E"/>
  <w16cid:commentId w16cid:paraId="04D3EC9D" w16cid:durableId="06EE71F3"/>
  <w16cid:commentId w16cid:paraId="5F263465" w16cid:durableId="2E387259"/>
  <w16cid:commentId w16cid:paraId="21998FFA" w16cid:durableId="6105A646"/>
  <w16cid:commentId w16cid:paraId="465700A0" w16cid:durableId="2E385C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DC68D" w14:textId="77777777" w:rsidR="00B01A6A" w:rsidRDefault="00B01A6A">
      <w:r>
        <w:separator/>
      </w:r>
    </w:p>
  </w:endnote>
  <w:endnote w:type="continuationSeparator" w:id="0">
    <w:p w14:paraId="121EC6A6" w14:textId="77777777" w:rsidR="00B01A6A" w:rsidRDefault="00B01A6A">
      <w:r>
        <w:continuationSeparator/>
      </w:r>
    </w:p>
  </w:endnote>
  <w:endnote w:type="continuationNotice" w:id="1">
    <w:p w14:paraId="380626D0" w14:textId="77777777" w:rsidR="00B01A6A" w:rsidRDefault="00B01A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Quattrocento Sans">
    <w:charset w:val="00"/>
    <w:family w:val="swiss"/>
    <w:pitch w:val="variable"/>
    <w:sig w:usb0="800000BF" w:usb1="4000005B" w:usb2="00000000" w:usb3="00000000" w:csb0="00000001" w:csb1="00000000"/>
  </w:font>
  <w:font w:name="DengXian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CC"/>
    <w:family w:val="swiss"/>
    <w:pitch w:val="default"/>
    <w:sig w:usb0="00000000" w:usb1="00000000"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Liberation Serif">
    <w:altName w:val="Times New Roman"/>
    <w:charset w:val="CC"/>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ヒラギノ角ゴ Pro W3">
    <w:altName w:val="Yu Gothic"/>
    <w:panose1 w:val="00000000000000000000"/>
    <w:charset w:val="80"/>
    <w:family w:val="auto"/>
    <w:notTrueType/>
    <w:pitch w:val="variable"/>
    <w:sig w:usb0="00000000" w:usb1="00000000" w:usb2="01000407" w:usb3="00000000" w:csb0="00020000" w:csb1="00000000"/>
  </w:font>
  <w:font w:name="Times New Roman CYR">
    <w:altName w:val="Cambria"/>
    <w:panose1 w:val="02020603050405020304"/>
    <w:charset w:val="CC"/>
    <w:family w:val="roman"/>
    <w:pitch w:val="variable"/>
    <w:sig w:usb0="E0002EFF" w:usb1="C000785B" w:usb2="00000009" w:usb3="00000000" w:csb0="000001FF" w:csb1="00000000"/>
  </w:font>
  <w:font w:name="Helvetica LT Pro Black Cond">
    <w:altName w:val="Arial"/>
    <w:panose1 w:val="00000000000000000000"/>
    <w:charset w:val="00"/>
    <w:family w:val="swiss"/>
    <w:notTrueType/>
    <w:pitch w:val="default"/>
    <w:sig w:usb0="00000003" w:usb1="00000000" w:usb2="00000000" w:usb3="00000000" w:csb0="00000001" w:csb1="00000000"/>
  </w:font>
  <w:font w:name="Helvetica LT Pro Light Cond">
    <w:altName w:val="Arial"/>
    <w:panose1 w:val="00000000000000000000"/>
    <w:charset w:val="00"/>
    <w:family w:val="swiss"/>
    <w:notTrueType/>
    <w:pitch w:val="default"/>
    <w:sig w:usb0="00000003" w:usb1="00000000" w:usb2="00000000" w:usb3="00000000" w:csb0="00000001" w:csb1="00000000"/>
  </w:font>
  <w:font w:name="Helvetica LT Pro Condensed">
    <w:altName w:val="Arial"/>
    <w:panose1 w:val="00000000000000000000"/>
    <w:charset w:val="00"/>
    <w:family w:val="swiss"/>
    <w:notTrueType/>
    <w:pitch w:val="default"/>
    <w:sig w:usb0="00000003" w:usb1="00000000" w:usb2="00000000" w:usb3="00000000" w:csb0="00000001" w:csb1="00000000"/>
  </w:font>
  <w:font w:name="Times New Roman,Italic">
    <w:altName w:val="Yu Gothic"/>
    <w:panose1 w:val="00000000000000000000"/>
    <w:charset w:val="80"/>
    <w:family w:val="auto"/>
    <w:notTrueType/>
    <w:pitch w:val="default"/>
    <w:sig w:usb0="00000001" w:usb1="08070000" w:usb2="00000010" w:usb3="00000000" w:csb0="00020000" w:csb1="00000000"/>
  </w:font>
  <w:font w:name="sans-serif">
    <w:altName w:val="Segoe Print"/>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D671D" w14:textId="024B5E28" w:rsidR="00A0592B" w:rsidRDefault="002F1B37">
    <w:pPr>
      <w:pStyle w:val="af7"/>
      <w:tabs>
        <w:tab w:val="left" w:pos="142"/>
      </w:tabs>
      <w:jc w:val="center"/>
      <w:rPr>
        <w:color w:val="4472C4" w:themeColor="accent1"/>
      </w:rPr>
      <w:pPrChange w:id="1726" w:author="Автор" w:date="2026-08-24T17:14:00Z">
        <w:pPr>
          <w:pStyle w:val="af7"/>
          <w:jc w:val="center"/>
        </w:pPr>
      </w:pPrChange>
    </w:pPr>
    <w:r>
      <w:rPr>
        <w:color w:val="4472C4" w:themeColor="accent1"/>
      </w:rPr>
      <w:tab/>
    </w:r>
    <w:ins w:id="1727" w:author="Автор" w:date="2026-08-24T17:14:00Z">
      <w:r w:rsidR="00AD69F5">
        <w:rPr>
          <w:color w:val="4472C4" w:themeColor="accent1"/>
        </w:rPr>
        <w:t>Конфиденциально</w:t>
      </w:r>
      <w:r w:rsidR="00AD69F5">
        <w:rPr>
          <w:color w:val="4472C4" w:themeColor="accent1"/>
        </w:rPr>
        <w:tab/>
      </w:r>
    </w:ins>
    <w:r>
      <w:rPr>
        <w:color w:val="4472C4" w:themeColor="accent1"/>
      </w:rPr>
      <w:tab/>
    </w:r>
    <w:r w:rsidR="00A0592B" w:rsidRPr="00A0592B">
      <w:rPr>
        <w:color w:val="000000" w:themeColor="text1"/>
      </w:rPr>
      <w:t xml:space="preserve">Страница </w:t>
    </w:r>
    <w:r w:rsidR="00A0592B" w:rsidRPr="00A0592B">
      <w:rPr>
        <w:color w:val="000000" w:themeColor="text1"/>
      </w:rPr>
      <w:fldChar w:fldCharType="begin"/>
    </w:r>
    <w:r w:rsidR="00A0592B" w:rsidRPr="00A0592B">
      <w:rPr>
        <w:color w:val="000000" w:themeColor="text1"/>
      </w:rPr>
      <w:instrText>PAGE  \* Arabic  \* MERGEFORMAT</w:instrText>
    </w:r>
    <w:r w:rsidR="00A0592B" w:rsidRPr="00A0592B">
      <w:rPr>
        <w:color w:val="000000" w:themeColor="text1"/>
      </w:rPr>
      <w:fldChar w:fldCharType="separate"/>
    </w:r>
    <w:r w:rsidR="00A0592B" w:rsidRPr="00A0592B">
      <w:rPr>
        <w:color w:val="000000" w:themeColor="text1"/>
      </w:rPr>
      <w:t>2</w:t>
    </w:r>
    <w:r w:rsidR="00A0592B" w:rsidRPr="00A0592B">
      <w:rPr>
        <w:color w:val="000000" w:themeColor="text1"/>
      </w:rPr>
      <w:fldChar w:fldCharType="end"/>
    </w:r>
    <w:r w:rsidR="00A0592B" w:rsidRPr="00A0592B">
      <w:rPr>
        <w:color w:val="000000" w:themeColor="text1"/>
      </w:rPr>
      <w:t xml:space="preserve"> из </w:t>
    </w:r>
    <w:r w:rsidR="00A0592B" w:rsidRPr="00A0592B">
      <w:rPr>
        <w:color w:val="000000" w:themeColor="text1"/>
      </w:rPr>
      <w:fldChar w:fldCharType="begin"/>
    </w:r>
    <w:r w:rsidR="00A0592B" w:rsidRPr="00A0592B">
      <w:rPr>
        <w:color w:val="000000" w:themeColor="text1"/>
      </w:rPr>
      <w:instrText>NUMPAGES \* арабский \* MERGEFORMAT</w:instrText>
    </w:r>
    <w:r w:rsidR="00A0592B" w:rsidRPr="00A0592B">
      <w:rPr>
        <w:color w:val="000000" w:themeColor="text1"/>
      </w:rPr>
      <w:fldChar w:fldCharType="separate"/>
    </w:r>
    <w:r w:rsidR="00A0592B" w:rsidRPr="00A0592B">
      <w:rPr>
        <w:color w:val="000000" w:themeColor="text1"/>
      </w:rPr>
      <w:t>2</w:t>
    </w:r>
    <w:r w:rsidR="00A0592B" w:rsidRPr="00A0592B">
      <w:rPr>
        <w:color w:val="000000" w:themeColor="text1"/>
      </w:rPr>
      <w:fldChar w:fldCharType="end"/>
    </w:r>
  </w:p>
  <w:p w14:paraId="41C7CE4C" w14:textId="77777777" w:rsidR="00A0592B" w:rsidRDefault="00A0592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08EB0" w14:textId="77777777" w:rsidR="00B01A6A" w:rsidRDefault="00B01A6A">
      <w:r>
        <w:separator/>
      </w:r>
    </w:p>
  </w:footnote>
  <w:footnote w:type="continuationSeparator" w:id="0">
    <w:p w14:paraId="495280DE" w14:textId="77777777" w:rsidR="00B01A6A" w:rsidRDefault="00B01A6A">
      <w:r>
        <w:continuationSeparator/>
      </w:r>
    </w:p>
  </w:footnote>
  <w:footnote w:type="continuationNotice" w:id="1">
    <w:p w14:paraId="4C6A40CA" w14:textId="77777777" w:rsidR="00B01A6A" w:rsidRDefault="00B01A6A"/>
  </w:footnote>
  <w:footnote w:id="2">
    <w:p w14:paraId="7A4C3064" w14:textId="6551AB0C" w:rsidR="00750989" w:rsidRPr="00750989" w:rsidRDefault="00750989" w:rsidP="00750989">
      <w:pPr>
        <w:pStyle w:val="p1"/>
        <w:rPr>
          <w:sz w:val="15"/>
          <w:szCs w:val="15"/>
          <w:lang w:val="en-US"/>
        </w:rPr>
      </w:pPr>
      <w:r>
        <w:rPr>
          <w:rStyle w:val="a7"/>
        </w:rPr>
        <w:footnoteRef/>
      </w:r>
      <w:r w:rsidRPr="00750989">
        <w:rPr>
          <w:lang w:val="en-US"/>
        </w:rPr>
        <w:t xml:space="preserve"> </w:t>
      </w:r>
      <w:r w:rsidRPr="00750989">
        <w:rPr>
          <w:sz w:val="15"/>
          <w:szCs w:val="15"/>
          <w:lang w:val="en-US"/>
        </w:rPr>
        <w:t>FDA Clinical pharmacology and biopharmaceutics review. NDA 211675. Available from:</w:t>
      </w:r>
      <w:r>
        <w:rPr>
          <w:sz w:val="15"/>
          <w:szCs w:val="15"/>
          <w:lang w:val="en-US"/>
        </w:rPr>
        <w:t xml:space="preserve"> </w:t>
      </w:r>
      <w:r w:rsidRPr="00750989">
        <w:rPr>
          <w:sz w:val="15"/>
          <w:szCs w:val="15"/>
          <w:lang w:val="en-US"/>
        </w:rPr>
        <w:t>https://www.accessdata.fda.gov/drugsatfda_docs/nda/2019/211675Orig1s000ClinPharmR.pdf.</w:t>
      </w:r>
    </w:p>
    <w:p w14:paraId="37EB2E77" w14:textId="57E970BA" w:rsidR="00750989" w:rsidRPr="00750989" w:rsidRDefault="00750989">
      <w:pPr>
        <w:pStyle w:val="af0"/>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33F9" w14:textId="77777777" w:rsidR="00236A5E" w:rsidRPr="00DD7907" w:rsidRDefault="00236A5E" w:rsidP="00236A5E">
    <w:pPr>
      <w:pStyle w:val="af2"/>
      <w:jc w:val="center"/>
      <w:rPr>
        <w:sz w:val="20"/>
        <w:szCs w:val="20"/>
      </w:rPr>
    </w:pPr>
    <w:r w:rsidRPr="00DD7907">
      <w:rPr>
        <w:sz w:val="20"/>
        <w:szCs w:val="20"/>
      </w:rPr>
      <w:t xml:space="preserve">Протокол UPDCB-02-BE-2026 версия 1.0 от </w:t>
    </w:r>
    <w:r w:rsidRPr="00236A5E">
      <w:rPr>
        <w:sz w:val="20"/>
        <w:szCs w:val="20"/>
      </w:rPr>
      <w:t>13</w:t>
    </w:r>
    <w:r w:rsidRPr="00DD7907">
      <w:rPr>
        <w:sz w:val="20"/>
        <w:szCs w:val="20"/>
      </w:rPr>
      <w:t>.0</w:t>
    </w:r>
    <w:r w:rsidRPr="00236A5E">
      <w:rPr>
        <w:sz w:val="20"/>
        <w:szCs w:val="20"/>
      </w:rPr>
      <w:t>7</w:t>
    </w:r>
    <w:r w:rsidRPr="00DD7907">
      <w:rPr>
        <w:sz w:val="20"/>
        <w:szCs w:val="20"/>
      </w:rPr>
      <w:t>.2026 г.</w:t>
    </w:r>
  </w:p>
  <w:p w14:paraId="14E89640" w14:textId="7125B81B" w:rsidR="00236A5E" w:rsidRPr="00DD7907" w:rsidDel="00A2007A" w:rsidRDefault="00236A5E" w:rsidP="00A2007A">
    <w:pPr>
      <w:pStyle w:val="af2"/>
      <w:jc w:val="center"/>
      <w:rPr>
        <w:del w:id="1721" w:author="Автор" w:date="2026-08-24T17:54:00Z"/>
        <w:rFonts w:eastAsia="Calibri"/>
        <w:sz w:val="20"/>
        <w:szCs w:val="20"/>
      </w:rPr>
    </w:pPr>
    <w:bookmarkStart w:id="1722" w:name="_Hlk236830385"/>
    <w:del w:id="1723" w:author="Автор" w:date="2026-08-24T17:54:00Z">
      <w:r w:rsidRPr="00DD7907" w:rsidDel="00A2007A">
        <w:rPr>
          <w:sz w:val="20"/>
          <w:szCs w:val="20"/>
          <w:u w:color="000000"/>
          <w:lang w:val="en-US"/>
        </w:rPr>
        <w:delText>XTBC</w:delText>
      </w:r>
      <w:r w:rsidRPr="00DD7907" w:rsidDel="00A2007A">
        <w:rPr>
          <w:sz w:val="20"/>
          <w:szCs w:val="20"/>
          <w:u w:color="000000"/>
        </w:rPr>
        <w:delText>12101</w:delText>
      </w:r>
      <w:bookmarkEnd w:id="1722"/>
      <w:r w:rsidRPr="00DD7907" w:rsidDel="00A2007A">
        <w:rPr>
          <w:sz w:val="20"/>
          <w:szCs w:val="22"/>
          <w:u w:color="000000"/>
        </w:rPr>
        <w:delText xml:space="preserve">, </w:delText>
      </w:r>
      <w:r w:rsidRPr="00DD7907" w:rsidDel="00A2007A">
        <w:rPr>
          <w:sz w:val="20"/>
          <w:szCs w:val="20"/>
          <w:u w:color="000000"/>
        </w:rPr>
        <w:delText>таблетки с пролонгированным высвобождением, покрытые пленочной оболочкой, 15 мг</w:delText>
      </w:r>
    </w:del>
  </w:p>
  <w:p w14:paraId="73D8B645" w14:textId="31B814FB" w:rsidR="00A0592B" w:rsidRPr="00236A5E" w:rsidRDefault="00236A5E">
    <w:pPr>
      <w:pStyle w:val="af2"/>
      <w:rPr>
        <w:sz w:val="20"/>
        <w:szCs w:val="20"/>
      </w:rPr>
      <w:pPrChange w:id="1724" w:author="Автор" w:date="2026-08-24T17:54:00Z">
        <w:pPr>
          <w:pStyle w:val="af2"/>
          <w:jc w:val="center"/>
        </w:pPr>
      </w:pPrChange>
    </w:pPr>
    <w:del w:id="1725" w:author="Автор" w:date="2026-08-24T17:54:00Z">
      <w:r w:rsidRPr="00DD7907" w:rsidDel="00A2007A">
        <w:rPr>
          <w:sz w:val="20"/>
          <w:szCs w:val="20"/>
        </w:rPr>
        <w:delText>ООО «ПРОМОМЕД РУС», Россия</w:delText>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D9B7" w14:textId="2AC5BD19" w:rsidR="00A0592B" w:rsidRPr="00DD7907" w:rsidDel="00AD69F5" w:rsidRDefault="0089426D" w:rsidP="00DD7907">
    <w:pPr>
      <w:pStyle w:val="af2"/>
      <w:jc w:val="center"/>
      <w:rPr>
        <w:del w:id="1728" w:author="Автор" w:date="2026-08-24T17:14:00Z"/>
        <w:sz w:val="20"/>
        <w:szCs w:val="20"/>
      </w:rPr>
    </w:pPr>
    <w:r w:rsidRPr="00DD7907">
      <w:rPr>
        <w:sz w:val="20"/>
        <w:szCs w:val="20"/>
      </w:rPr>
      <w:t xml:space="preserve">Протокол UPDCB-02-BE-2026 версия 1.0 от </w:t>
    </w:r>
    <w:r w:rsidR="00236A5E" w:rsidRPr="00236A5E">
      <w:rPr>
        <w:sz w:val="20"/>
        <w:szCs w:val="20"/>
      </w:rPr>
      <w:t>13</w:t>
    </w:r>
    <w:r w:rsidRPr="00DD7907">
      <w:rPr>
        <w:sz w:val="20"/>
        <w:szCs w:val="20"/>
      </w:rPr>
      <w:t>.0</w:t>
    </w:r>
    <w:r w:rsidR="00236A5E" w:rsidRPr="00236A5E">
      <w:rPr>
        <w:sz w:val="20"/>
        <w:szCs w:val="20"/>
      </w:rPr>
      <w:t>7</w:t>
    </w:r>
    <w:r w:rsidRPr="00DD7907">
      <w:rPr>
        <w:sz w:val="20"/>
        <w:szCs w:val="20"/>
      </w:rPr>
      <w:t>.2026 г.</w:t>
    </w:r>
  </w:p>
  <w:p w14:paraId="5D1FDCA5" w14:textId="151A6A8D" w:rsidR="00DD7907" w:rsidRPr="00DD7907" w:rsidDel="00AD69F5" w:rsidRDefault="00DD7907" w:rsidP="00DD7907">
    <w:pPr>
      <w:pStyle w:val="af2"/>
      <w:jc w:val="center"/>
      <w:rPr>
        <w:del w:id="1729" w:author="Автор" w:date="2026-08-24T17:13:00Z"/>
        <w:rFonts w:eastAsia="Calibri"/>
        <w:sz w:val="20"/>
        <w:szCs w:val="20"/>
      </w:rPr>
    </w:pPr>
    <w:del w:id="1730" w:author="Автор" w:date="2026-08-24T17:13:00Z">
      <w:r w:rsidRPr="00DD7907" w:rsidDel="00AD69F5">
        <w:rPr>
          <w:sz w:val="20"/>
          <w:szCs w:val="20"/>
          <w:u w:color="000000"/>
          <w:lang w:val="en-US"/>
        </w:rPr>
        <w:delText>XTBC</w:delText>
      </w:r>
      <w:r w:rsidRPr="00DD7907" w:rsidDel="00AD69F5">
        <w:rPr>
          <w:sz w:val="20"/>
          <w:szCs w:val="20"/>
          <w:u w:color="000000"/>
        </w:rPr>
        <w:delText>12101</w:delText>
      </w:r>
      <w:r w:rsidRPr="00DD7907" w:rsidDel="00AD69F5">
        <w:rPr>
          <w:sz w:val="20"/>
          <w:szCs w:val="22"/>
          <w:u w:color="000000"/>
        </w:rPr>
        <w:delText xml:space="preserve">, </w:delText>
      </w:r>
      <w:r w:rsidRPr="00DD7907" w:rsidDel="00AD69F5">
        <w:rPr>
          <w:sz w:val="20"/>
          <w:szCs w:val="20"/>
          <w:u w:color="000000"/>
        </w:rPr>
        <w:delText>таблетки с пролонгированным высвобождением, покрытые пленочной оболочкой, 15 мг</w:delText>
      </w:r>
    </w:del>
  </w:p>
  <w:p w14:paraId="5E95A22F" w14:textId="5C1C4FFE" w:rsidR="0089426D" w:rsidRPr="00DD7907" w:rsidRDefault="0089426D" w:rsidP="00AD69F5">
    <w:pPr>
      <w:pStyle w:val="af2"/>
      <w:jc w:val="center"/>
      <w:rPr>
        <w:sz w:val="20"/>
        <w:szCs w:val="20"/>
      </w:rPr>
    </w:pPr>
    <w:del w:id="1731" w:author="Автор" w:date="2026-08-24T17:14:00Z">
      <w:r w:rsidRPr="00DD7907" w:rsidDel="00AD69F5">
        <w:rPr>
          <w:sz w:val="20"/>
          <w:szCs w:val="20"/>
        </w:rPr>
        <w:delText>ООО «ПРОМОМЕД РУС», Россия</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2BB01BB"/>
    <w:multiLevelType w:val="hybridMultilevel"/>
    <w:tmpl w:val="4EC423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2F479AC"/>
    <w:multiLevelType w:val="hybridMultilevel"/>
    <w:tmpl w:val="338E5122"/>
    <w:lvl w:ilvl="0" w:tplc="5E346DB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782C7A"/>
    <w:multiLevelType w:val="hybridMultilevel"/>
    <w:tmpl w:val="2438F9F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6" w15:restartNumberingAfterBreak="0">
    <w:nsid w:val="06A467B9"/>
    <w:multiLevelType w:val="multilevel"/>
    <w:tmpl w:val="0870F4D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6E06255"/>
    <w:multiLevelType w:val="hybridMultilevel"/>
    <w:tmpl w:val="BF04782C"/>
    <w:lvl w:ilvl="0" w:tplc="BBAE78D8">
      <w:start w:val="1"/>
      <w:numFmt w:val="bullet"/>
      <w:lvlText w:val=""/>
      <w:lvlJc w:val="left"/>
      <w:pPr>
        <w:ind w:left="1249" w:hanging="360"/>
      </w:pPr>
      <w:rPr>
        <w:rFonts w:ascii="Symbol" w:hAnsi="Symbol" w:hint="default"/>
        <w:strike w:val="0"/>
        <w:color w:val="auto"/>
      </w:rPr>
    </w:lvl>
    <w:lvl w:ilvl="1" w:tplc="FFFFFFFF" w:tentative="1">
      <w:start w:val="1"/>
      <w:numFmt w:val="bullet"/>
      <w:lvlText w:val="o"/>
      <w:lvlJc w:val="left"/>
      <w:pPr>
        <w:ind w:left="1969" w:hanging="360"/>
      </w:pPr>
      <w:rPr>
        <w:rFonts w:ascii="Courier New" w:hAnsi="Courier New" w:cs="Courier New" w:hint="default"/>
      </w:rPr>
    </w:lvl>
    <w:lvl w:ilvl="2" w:tplc="FFFFFFFF" w:tentative="1">
      <w:start w:val="1"/>
      <w:numFmt w:val="bullet"/>
      <w:lvlText w:val=""/>
      <w:lvlJc w:val="left"/>
      <w:pPr>
        <w:ind w:left="2689" w:hanging="360"/>
      </w:pPr>
      <w:rPr>
        <w:rFonts w:ascii="Wingdings" w:hAnsi="Wingdings" w:hint="default"/>
      </w:rPr>
    </w:lvl>
    <w:lvl w:ilvl="3" w:tplc="FFFFFFFF" w:tentative="1">
      <w:start w:val="1"/>
      <w:numFmt w:val="bullet"/>
      <w:lvlText w:val=""/>
      <w:lvlJc w:val="left"/>
      <w:pPr>
        <w:ind w:left="3409" w:hanging="360"/>
      </w:pPr>
      <w:rPr>
        <w:rFonts w:ascii="Symbol" w:hAnsi="Symbol" w:hint="default"/>
      </w:rPr>
    </w:lvl>
    <w:lvl w:ilvl="4" w:tplc="FFFFFFFF" w:tentative="1">
      <w:start w:val="1"/>
      <w:numFmt w:val="bullet"/>
      <w:lvlText w:val="o"/>
      <w:lvlJc w:val="left"/>
      <w:pPr>
        <w:ind w:left="4129" w:hanging="360"/>
      </w:pPr>
      <w:rPr>
        <w:rFonts w:ascii="Courier New" w:hAnsi="Courier New" w:cs="Courier New" w:hint="default"/>
      </w:rPr>
    </w:lvl>
    <w:lvl w:ilvl="5" w:tplc="FFFFFFFF" w:tentative="1">
      <w:start w:val="1"/>
      <w:numFmt w:val="bullet"/>
      <w:lvlText w:val=""/>
      <w:lvlJc w:val="left"/>
      <w:pPr>
        <w:ind w:left="4849" w:hanging="360"/>
      </w:pPr>
      <w:rPr>
        <w:rFonts w:ascii="Wingdings" w:hAnsi="Wingdings" w:hint="default"/>
      </w:rPr>
    </w:lvl>
    <w:lvl w:ilvl="6" w:tplc="FFFFFFFF" w:tentative="1">
      <w:start w:val="1"/>
      <w:numFmt w:val="bullet"/>
      <w:lvlText w:val=""/>
      <w:lvlJc w:val="left"/>
      <w:pPr>
        <w:ind w:left="5569" w:hanging="360"/>
      </w:pPr>
      <w:rPr>
        <w:rFonts w:ascii="Symbol" w:hAnsi="Symbol" w:hint="default"/>
      </w:rPr>
    </w:lvl>
    <w:lvl w:ilvl="7" w:tplc="FFFFFFFF" w:tentative="1">
      <w:start w:val="1"/>
      <w:numFmt w:val="bullet"/>
      <w:lvlText w:val="o"/>
      <w:lvlJc w:val="left"/>
      <w:pPr>
        <w:ind w:left="6289" w:hanging="360"/>
      </w:pPr>
      <w:rPr>
        <w:rFonts w:ascii="Courier New" w:hAnsi="Courier New" w:cs="Courier New" w:hint="default"/>
      </w:rPr>
    </w:lvl>
    <w:lvl w:ilvl="8" w:tplc="FFFFFFFF" w:tentative="1">
      <w:start w:val="1"/>
      <w:numFmt w:val="bullet"/>
      <w:lvlText w:val=""/>
      <w:lvlJc w:val="left"/>
      <w:pPr>
        <w:ind w:left="7009" w:hanging="360"/>
      </w:pPr>
      <w:rPr>
        <w:rFonts w:ascii="Wingdings" w:hAnsi="Wingdings" w:hint="default"/>
      </w:rPr>
    </w:lvl>
  </w:abstractNum>
  <w:abstractNum w:abstractNumId="8" w15:restartNumberingAfterBreak="0">
    <w:nsid w:val="09662FFD"/>
    <w:multiLevelType w:val="hybridMultilevel"/>
    <w:tmpl w:val="684CCC68"/>
    <w:lvl w:ilvl="0" w:tplc="5E346DB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A7558F5"/>
    <w:multiLevelType w:val="hybridMultilevel"/>
    <w:tmpl w:val="1DB8A12C"/>
    <w:lvl w:ilvl="0" w:tplc="565EAF96">
      <w:numFmt w:val="bullet"/>
      <w:lvlText w:val="−"/>
      <w:lvlJc w:val="left"/>
      <w:pPr>
        <w:ind w:left="1200" w:hanging="360"/>
      </w:pPr>
      <w:rPr>
        <w:rFonts w:ascii="Times New Roman" w:eastAsiaTheme="minorEastAsia" w:hAnsi="Times New Roman" w:cs="Times New Roman" w:hint="default"/>
      </w:rPr>
    </w:lvl>
    <w:lvl w:ilvl="1" w:tplc="FFFFFFFF">
      <w:start w:val="1"/>
      <w:numFmt w:val="bullet"/>
      <w:lvlText w:val="o"/>
      <w:lvlJc w:val="left"/>
      <w:pPr>
        <w:ind w:left="1920" w:hanging="360"/>
      </w:pPr>
      <w:rPr>
        <w:rFonts w:ascii="Courier New" w:hAnsi="Courier New" w:cs="Courier New" w:hint="default"/>
      </w:rPr>
    </w:lvl>
    <w:lvl w:ilvl="2" w:tplc="FFFFFFFF">
      <w:start w:val="1"/>
      <w:numFmt w:val="bullet"/>
      <w:lvlText w:val=""/>
      <w:lvlJc w:val="left"/>
      <w:pPr>
        <w:ind w:left="2640" w:hanging="360"/>
      </w:pPr>
      <w:rPr>
        <w:rFonts w:ascii="Wingdings" w:hAnsi="Wingdings" w:hint="default"/>
      </w:rPr>
    </w:lvl>
    <w:lvl w:ilvl="3" w:tplc="FFFFFFFF">
      <w:start w:val="1"/>
      <w:numFmt w:val="bullet"/>
      <w:lvlText w:val=""/>
      <w:lvlJc w:val="left"/>
      <w:pPr>
        <w:ind w:left="3360" w:hanging="360"/>
      </w:pPr>
      <w:rPr>
        <w:rFonts w:ascii="Symbol" w:hAnsi="Symbol" w:hint="default"/>
      </w:rPr>
    </w:lvl>
    <w:lvl w:ilvl="4" w:tplc="FFFFFFFF">
      <w:start w:val="1"/>
      <w:numFmt w:val="bullet"/>
      <w:lvlText w:val="o"/>
      <w:lvlJc w:val="left"/>
      <w:pPr>
        <w:ind w:left="4080" w:hanging="360"/>
      </w:pPr>
      <w:rPr>
        <w:rFonts w:ascii="Courier New" w:hAnsi="Courier New" w:cs="Courier New" w:hint="default"/>
      </w:rPr>
    </w:lvl>
    <w:lvl w:ilvl="5" w:tplc="FFFFFFFF">
      <w:start w:val="1"/>
      <w:numFmt w:val="bullet"/>
      <w:lvlText w:val=""/>
      <w:lvlJc w:val="left"/>
      <w:pPr>
        <w:ind w:left="4800" w:hanging="360"/>
      </w:pPr>
      <w:rPr>
        <w:rFonts w:ascii="Wingdings" w:hAnsi="Wingdings" w:hint="default"/>
      </w:rPr>
    </w:lvl>
    <w:lvl w:ilvl="6" w:tplc="FFFFFFFF">
      <w:start w:val="1"/>
      <w:numFmt w:val="bullet"/>
      <w:lvlText w:val=""/>
      <w:lvlJc w:val="left"/>
      <w:pPr>
        <w:ind w:left="5520" w:hanging="360"/>
      </w:pPr>
      <w:rPr>
        <w:rFonts w:ascii="Symbol" w:hAnsi="Symbol" w:hint="default"/>
      </w:rPr>
    </w:lvl>
    <w:lvl w:ilvl="7" w:tplc="FFFFFFFF">
      <w:start w:val="1"/>
      <w:numFmt w:val="bullet"/>
      <w:lvlText w:val="o"/>
      <w:lvlJc w:val="left"/>
      <w:pPr>
        <w:ind w:left="6240" w:hanging="360"/>
      </w:pPr>
      <w:rPr>
        <w:rFonts w:ascii="Courier New" w:hAnsi="Courier New" w:cs="Courier New" w:hint="default"/>
      </w:rPr>
    </w:lvl>
    <w:lvl w:ilvl="8" w:tplc="FFFFFFFF">
      <w:start w:val="1"/>
      <w:numFmt w:val="bullet"/>
      <w:lvlText w:val=""/>
      <w:lvlJc w:val="left"/>
      <w:pPr>
        <w:ind w:left="6960" w:hanging="360"/>
      </w:pPr>
      <w:rPr>
        <w:rFonts w:ascii="Wingdings" w:hAnsi="Wingdings" w:hint="default"/>
      </w:rPr>
    </w:lvl>
  </w:abstractNum>
  <w:abstractNum w:abstractNumId="10" w15:restartNumberingAfterBreak="0">
    <w:nsid w:val="0A994623"/>
    <w:multiLevelType w:val="hybridMultilevel"/>
    <w:tmpl w:val="C57A727A"/>
    <w:lvl w:ilvl="0" w:tplc="5E346DB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C553ABE"/>
    <w:multiLevelType w:val="hybridMultilevel"/>
    <w:tmpl w:val="7712713A"/>
    <w:lvl w:ilvl="0" w:tplc="565EAF96">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D3A1639"/>
    <w:multiLevelType w:val="hybridMultilevel"/>
    <w:tmpl w:val="56DA7E10"/>
    <w:lvl w:ilvl="0" w:tplc="A4CCC97E">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3" w15:restartNumberingAfterBreak="0">
    <w:nsid w:val="0DB75F6E"/>
    <w:multiLevelType w:val="multilevel"/>
    <w:tmpl w:val="B0A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F643A"/>
    <w:multiLevelType w:val="hybridMultilevel"/>
    <w:tmpl w:val="C50C0438"/>
    <w:lvl w:ilvl="0" w:tplc="04190001">
      <w:start w:val="1"/>
      <w:numFmt w:val="bullet"/>
      <w:lvlText w:val=""/>
      <w:lvlJc w:val="left"/>
      <w:pPr>
        <w:ind w:left="1920" w:hanging="360"/>
      </w:pPr>
      <w:rPr>
        <w:rFonts w:ascii="Symbol" w:hAnsi="Symbol" w:hint="default"/>
      </w:rPr>
    </w:lvl>
    <w:lvl w:ilvl="1" w:tplc="04190003" w:tentative="1">
      <w:start w:val="1"/>
      <w:numFmt w:val="bullet"/>
      <w:lvlText w:val="o"/>
      <w:lvlJc w:val="left"/>
      <w:pPr>
        <w:ind w:left="2640" w:hanging="360"/>
      </w:pPr>
      <w:rPr>
        <w:rFonts w:ascii="Courier New" w:hAnsi="Courier New" w:cs="Courier New" w:hint="default"/>
      </w:rPr>
    </w:lvl>
    <w:lvl w:ilvl="2" w:tplc="04190005" w:tentative="1">
      <w:start w:val="1"/>
      <w:numFmt w:val="bullet"/>
      <w:lvlText w:val=""/>
      <w:lvlJc w:val="left"/>
      <w:pPr>
        <w:ind w:left="3360" w:hanging="360"/>
      </w:pPr>
      <w:rPr>
        <w:rFonts w:ascii="Wingdings" w:hAnsi="Wingdings" w:hint="default"/>
      </w:rPr>
    </w:lvl>
    <w:lvl w:ilvl="3" w:tplc="04190001" w:tentative="1">
      <w:start w:val="1"/>
      <w:numFmt w:val="bullet"/>
      <w:lvlText w:val=""/>
      <w:lvlJc w:val="left"/>
      <w:pPr>
        <w:ind w:left="4080" w:hanging="360"/>
      </w:pPr>
      <w:rPr>
        <w:rFonts w:ascii="Symbol" w:hAnsi="Symbol" w:hint="default"/>
      </w:rPr>
    </w:lvl>
    <w:lvl w:ilvl="4" w:tplc="04190003" w:tentative="1">
      <w:start w:val="1"/>
      <w:numFmt w:val="bullet"/>
      <w:lvlText w:val="o"/>
      <w:lvlJc w:val="left"/>
      <w:pPr>
        <w:ind w:left="4800" w:hanging="360"/>
      </w:pPr>
      <w:rPr>
        <w:rFonts w:ascii="Courier New" w:hAnsi="Courier New" w:cs="Courier New" w:hint="default"/>
      </w:rPr>
    </w:lvl>
    <w:lvl w:ilvl="5" w:tplc="04190005" w:tentative="1">
      <w:start w:val="1"/>
      <w:numFmt w:val="bullet"/>
      <w:lvlText w:val=""/>
      <w:lvlJc w:val="left"/>
      <w:pPr>
        <w:ind w:left="5520" w:hanging="360"/>
      </w:pPr>
      <w:rPr>
        <w:rFonts w:ascii="Wingdings" w:hAnsi="Wingdings" w:hint="default"/>
      </w:rPr>
    </w:lvl>
    <w:lvl w:ilvl="6" w:tplc="04190001" w:tentative="1">
      <w:start w:val="1"/>
      <w:numFmt w:val="bullet"/>
      <w:lvlText w:val=""/>
      <w:lvlJc w:val="left"/>
      <w:pPr>
        <w:ind w:left="6240" w:hanging="360"/>
      </w:pPr>
      <w:rPr>
        <w:rFonts w:ascii="Symbol" w:hAnsi="Symbol" w:hint="default"/>
      </w:rPr>
    </w:lvl>
    <w:lvl w:ilvl="7" w:tplc="04190003" w:tentative="1">
      <w:start w:val="1"/>
      <w:numFmt w:val="bullet"/>
      <w:lvlText w:val="o"/>
      <w:lvlJc w:val="left"/>
      <w:pPr>
        <w:ind w:left="6960" w:hanging="360"/>
      </w:pPr>
      <w:rPr>
        <w:rFonts w:ascii="Courier New" w:hAnsi="Courier New" w:cs="Courier New" w:hint="default"/>
      </w:rPr>
    </w:lvl>
    <w:lvl w:ilvl="8" w:tplc="04190005" w:tentative="1">
      <w:start w:val="1"/>
      <w:numFmt w:val="bullet"/>
      <w:lvlText w:val=""/>
      <w:lvlJc w:val="left"/>
      <w:pPr>
        <w:ind w:left="7680" w:hanging="360"/>
      </w:pPr>
      <w:rPr>
        <w:rFonts w:ascii="Wingdings" w:hAnsi="Wingdings" w:hint="default"/>
      </w:rPr>
    </w:lvl>
  </w:abstractNum>
  <w:abstractNum w:abstractNumId="15"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16" w15:restartNumberingAfterBreak="0">
    <w:nsid w:val="0FE62F0D"/>
    <w:multiLevelType w:val="hybridMultilevel"/>
    <w:tmpl w:val="70469D2C"/>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17"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18" w15:restartNumberingAfterBreak="0">
    <w:nsid w:val="1167591B"/>
    <w:multiLevelType w:val="multilevel"/>
    <w:tmpl w:val="4A32F338"/>
    <w:lvl w:ilvl="0">
      <w:start w:val="1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1F93733"/>
    <w:multiLevelType w:val="multilevel"/>
    <w:tmpl w:val="11F937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21" w15:restartNumberingAfterBreak="0">
    <w:nsid w:val="13BD6DF4"/>
    <w:multiLevelType w:val="multilevel"/>
    <w:tmpl w:val="D326F4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70147C7"/>
    <w:multiLevelType w:val="hybridMultilevel"/>
    <w:tmpl w:val="9F0295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73B7571"/>
    <w:multiLevelType w:val="hybridMultilevel"/>
    <w:tmpl w:val="A82E828A"/>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4"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5" w15:restartNumberingAfterBreak="0">
    <w:nsid w:val="1A684D83"/>
    <w:multiLevelType w:val="hybridMultilevel"/>
    <w:tmpl w:val="99E0C342"/>
    <w:lvl w:ilvl="0" w:tplc="565EAF96">
      <w:numFmt w:val="bullet"/>
      <w:lvlText w:val="−"/>
      <w:lvlJc w:val="left"/>
      <w:pPr>
        <w:ind w:left="720" w:hanging="360"/>
      </w:pPr>
      <w:rPr>
        <w:rFonts w:ascii="Times New Roman" w:eastAsiaTheme="minorEastAsia"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1DC11C67"/>
    <w:multiLevelType w:val="hybridMultilevel"/>
    <w:tmpl w:val="B96A8EBE"/>
    <w:lvl w:ilvl="0" w:tplc="5E346DB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EC94DFF"/>
    <w:multiLevelType w:val="hybridMultilevel"/>
    <w:tmpl w:val="8E88946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15:restartNumberingAfterBreak="0">
    <w:nsid w:val="20A45908"/>
    <w:multiLevelType w:val="hybridMultilevel"/>
    <w:tmpl w:val="ABA2FBC4"/>
    <w:lvl w:ilvl="0" w:tplc="FC04BD5C">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29" w15:restartNumberingAfterBreak="0">
    <w:nsid w:val="24CF4121"/>
    <w:multiLevelType w:val="hybridMultilevel"/>
    <w:tmpl w:val="CD24576C"/>
    <w:lvl w:ilvl="0" w:tplc="DB5C15B2">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0" w15:restartNumberingAfterBreak="0">
    <w:nsid w:val="24D41D65"/>
    <w:multiLevelType w:val="hybridMultilevel"/>
    <w:tmpl w:val="FD3ED656"/>
    <w:lvl w:ilvl="0" w:tplc="FFFFFFFF">
      <w:start w:val="1"/>
      <w:numFmt w:val="bullet"/>
      <w:pStyle w:val="a1"/>
      <w:lvlText w:val=""/>
      <w:lvlJc w:val="left"/>
      <w:pPr>
        <w:tabs>
          <w:tab w:val="num" w:pos="1495"/>
        </w:tabs>
        <w:ind w:left="1495" w:hanging="360"/>
      </w:pPr>
      <w:rPr>
        <w:rFonts w:ascii="Symbol" w:hAnsi="Symbol" w:hint="default"/>
        <w:color w:val="auto"/>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1" w15:restartNumberingAfterBreak="0">
    <w:nsid w:val="264863F3"/>
    <w:multiLevelType w:val="hybridMultilevel"/>
    <w:tmpl w:val="801E6F3C"/>
    <w:lvl w:ilvl="0" w:tplc="04190001">
      <w:start w:val="1"/>
      <w:numFmt w:val="bullet"/>
      <w:lvlText w:val=""/>
      <w:lvlJc w:val="left"/>
      <w:pPr>
        <w:ind w:left="644" w:hanging="360"/>
      </w:pPr>
      <w:rPr>
        <w:rFonts w:ascii="Symbol" w:hAnsi="Symbol" w:hint="default"/>
      </w:rPr>
    </w:lvl>
    <w:lvl w:ilvl="1" w:tplc="D9402416">
      <w:numFmt w:val="bullet"/>
      <w:lvlText w:val="•"/>
      <w:lvlJc w:val="left"/>
      <w:pPr>
        <w:ind w:left="1800" w:hanging="720"/>
      </w:pPr>
      <w:rPr>
        <w:rFonts w:ascii="Times New Roman" w:eastAsia="Times New Roman" w:hAnsi="Times New Roman"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2"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81723E6"/>
    <w:multiLevelType w:val="multilevel"/>
    <w:tmpl w:val="5052AA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284C1F88"/>
    <w:multiLevelType w:val="hybridMultilevel"/>
    <w:tmpl w:val="8EA6E280"/>
    <w:lvl w:ilvl="0" w:tplc="FFFFFFFF">
      <w:start w:val="1"/>
      <w:numFmt w:val="decimal"/>
      <w:lvlText w:val="%1."/>
      <w:lvlJc w:val="left"/>
      <w:pPr>
        <w:ind w:left="4612" w:hanging="360"/>
      </w:pPr>
      <w:rPr>
        <w:strike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C31E72"/>
    <w:multiLevelType w:val="multilevel"/>
    <w:tmpl w:val="2BC31E72"/>
    <w:lvl w:ilvl="0">
      <w:start w:val="1"/>
      <w:numFmt w:val="bullet"/>
      <w:lvlText w:val=""/>
      <w:lvlJc w:val="left"/>
      <w:pPr>
        <w:ind w:left="720" w:hanging="360"/>
      </w:pPr>
      <w:rPr>
        <w:rFonts w:ascii="Symbol" w:hAnsi="Symbol" w:hint="default"/>
        <w:b/>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2C2D6C03"/>
    <w:multiLevelType w:val="hybridMultilevel"/>
    <w:tmpl w:val="8EA6E280"/>
    <w:lvl w:ilvl="0" w:tplc="F32EF74E">
      <w:start w:val="1"/>
      <w:numFmt w:val="decimal"/>
      <w:lvlText w:val="%1."/>
      <w:lvlJc w:val="left"/>
      <w:pPr>
        <w:ind w:left="4612" w:hanging="360"/>
      </w:pPr>
      <w:rPr>
        <w:strike w:val="0"/>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2C805E99"/>
    <w:multiLevelType w:val="multilevel"/>
    <w:tmpl w:val="AF96BACE"/>
    <w:lvl w:ilvl="0">
      <w:start w:val="9"/>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EBA511A"/>
    <w:multiLevelType w:val="multilevel"/>
    <w:tmpl w:val="5052AA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F2D7BB7"/>
    <w:multiLevelType w:val="hybridMultilevel"/>
    <w:tmpl w:val="D6D89434"/>
    <w:lvl w:ilvl="0" w:tplc="0419000D">
      <w:start w:val="1"/>
      <w:numFmt w:val="bullet"/>
      <w:lvlText w:val=""/>
      <w:lvlJc w:val="left"/>
      <w:pPr>
        <w:ind w:left="1145" w:hanging="360"/>
      </w:pPr>
      <w:rPr>
        <w:rFonts w:ascii="Wingdings" w:hAnsi="Wingdings"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0" w15:restartNumberingAfterBreak="0">
    <w:nsid w:val="2F812E62"/>
    <w:multiLevelType w:val="multilevel"/>
    <w:tmpl w:val="64A6A4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10D798D"/>
    <w:multiLevelType w:val="hybridMultilevel"/>
    <w:tmpl w:val="F1886F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45A113D"/>
    <w:multiLevelType w:val="hybridMultilevel"/>
    <w:tmpl w:val="A684C856"/>
    <w:lvl w:ilvl="0" w:tplc="FFFFFFFF">
      <w:start w:val="1"/>
      <w:numFmt w:val="decimal"/>
      <w:lvlText w:val="%1."/>
      <w:lvlJc w:val="left"/>
      <w:pPr>
        <w:ind w:left="1060" w:hanging="7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5B64756"/>
    <w:multiLevelType w:val="multilevel"/>
    <w:tmpl w:val="CCC0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C000D6"/>
    <w:multiLevelType w:val="hybridMultilevel"/>
    <w:tmpl w:val="945290FC"/>
    <w:lvl w:ilvl="0" w:tplc="A4CCC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6" w15:restartNumberingAfterBreak="0">
    <w:nsid w:val="3A3B2415"/>
    <w:multiLevelType w:val="hybridMultilevel"/>
    <w:tmpl w:val="51CEA4B6"/>
    <w:lvl w:ilvl="0" w:tplc="565EAF96">
      <w:numFmt w:val="bullet"/>
      <w:lvlText w:val="−"/>
      <w:lvlJc w:val="left"/>
      <w:pPr>
        <w:ind w:left="720" w:hanging="360"/>
      </w:pPr>
      <w:rPr>
        <w:rFonts w:ascii="Times New Roman" w:eastAsiaTheme="minorEastAsia"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B9333A1"/>
    <w:multiLevelType w:val="hybridMultilevel"/>
    <w:tmpl w:val="7750AE60"/>
    <w:lvl w:ilvl="0" w:tplc="FC04BD5C">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48" w15:restartNumberingAfterBreak="0">
    <w:nsid w:val="3D8B3BDF"/>
    <w:multiLevelType w:val="multilevel"/>
    <w:tmpl w:val="5052AA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3EA32420"/>
    <w:multiLevelType w:val="hybridMultilevel"/>
    <w:tmpl w:val="265E4E3C"/>
    <w:lvl w:ilvl="0" w:tplc="C7103992">
      <w:numFmt w:val="bullet"/>
      <w:lvlText w:val="•"/>
      <w:lvlJc w:val="left"/>
      <w:pPr>
        <w:ind w:left="1060" w:hanging="70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3F531C44"/>
    <w:multiLevelType w:val="hybridMultilevel"/>
    <w:tmpl w:val="2DF6B1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02E5F7D"/>
    <w:multiLevelType w:val="hybridMultilevel"/>
    <w:tmpl w:val="201E84C0"/>
    <w:lvl w:ilvl="0" w:tplc="04190001">
      <w:start w:val="1"/>
      <w:numFmt w:val="bullet"/>
      <w:lvlText w:val=""/>
      <w:lvlJc w:val="left"/>
      <w:pPr>
        <w:tabs>
          <w:tab w:val="num" w:pos="720"/>
        </w:tabs>
        <w:ind w:left="720" w:hanging="360"/>
      </w:pPr>
      <w:rPr>
        <w:rFonts w:ascii="Symbol" w:hAnsi="Symbol" w:hint="default"/>
      </w:rPr>
    </w:lvl>
    <w:lvl w:ilvl="1" w:tplc="AD18F572">
      <w:start w:val="1"/>
      <w:numFmt w:val="decimal"/>
      <w:lvlText w:val="%2."/>
      <w:lvlJc w:val="left"/>
      <w:pPr>
        <w:tabs>
          <w:tab w:val="num" w:pos="1440"/>
        </w:tabs>
        <w:ind w:left="1440" w:hanging="360"/>
      </w:pPr>
      <w:rPr>
        <w:i w:val="0"/>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52" w15:restartNumberingAfterBreak="0">
    <w:nsid w:val="405E0CCF"/>
    <w:multiLevelType w:val="hybridMultilevel"/>
    <w:tmpl w:val="F726FF7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40C63018"/>
    <w:multiLevelType w:val="hybridMultilevel"/>
    <w:tmpl w:val="8F1480CE"/>
    <w:lvl w:ilvl="0" w:tplc="F3CC6BCE">
      <w:start w:val="1"/>
      <w:numFmt w:val="bullet"/>
      <w:lvlText w:val="̶"/>
      <w:lvlJc w:val="left"/>
      <w:pPr>
        <w:ind w:left="763" w:hanging="360"/>
      </w:pPr>
      <w:rPr>
        <w:rFonts w:ascii="Times New Roman" w:hAnsi="Times New Roman" w:cs="Times New Roman" w:hint="default"/>
      </w:rPr>
    </w:lvl>
    <w:lvl w:ilvl="1" w:tplc="04190003" w:tentative="1">
      <w:start w:val="1"/>
      <w:numFmt w:val="bullet"/>
      <w:lvlText w:val="o"/>
      <w:lvlJc w:val="left"/>
      <w:pPr>
        <w:ind w:left="1483" w:hanging="360"/>
      </w:pPr>
      <w:rPr>
        <w:rFonts w:ascii="Courier New" w:hAnsi="Courier New" w:cs="Courier New" w:hint="default"/>
      </w:rPr>
    </w:lvl>
    <w:lvl w:ilvl="2" w:tplc="04190005" w:tentative="1">
      <w:start w:val="1"/>
      <w:numFmt w:val="bullet"/>
      <w:lvlText w:val=""/>
      <w:lvlJc w:val="left"/>
      <w:pPr>
        <w:ind w:left="2203" w:hanging="360"/>
      </w:pPr>
      <w:rPr>
        <w:rFonts w:ascii="Wingdings" w:hAnsi="Wingdings" w:hint="default"/>
      </w:rPr>
    </w:lvl>
    <w:lvl w:ilvl="3" w:tplc="04190001" w:tentative="1">
      <w:start w:val="1"/>
      <w:numFmt w:val="bullet"/>
      <w:lvlText w:val=""/>
      <w:lvlJc w:val="left"/>
      <w:pPr>
        <w:ind w:left="2923" w:hanging="360"/>
      </w:pPr>
      <w:rPr>
        <w:rFonts w:ascii="Symbol" w:hAnsi="Symbol" w:hint="default"/>
      </w:rPr>
    </w:lvl>
    <w:lvl w:ilvl="4" w:tplc="04190003" w:tentative="1">
      <w:start w:val="1"/>
      <w:numFmt w:val="bullet"/>
      <w:lvlText w:val="o"/>
      <w:lvlJc w:val="left"/>
      <w:pPr>
        <w:ind w:left="3643" w:hanging="360"/>
      </w:pPr>
      <w:rPr>
        <w:rFonts w:ascii="Courier New" w:hAnsi="Courier New" w:cs="Courier New" w:hint="default"/>
      </w:rPr>
    </w:lvl>
    <w:lvl w:ilvl="5" w:tplc="04190005" w:tentative="1">
      <w:start w:val="1"/>
      <w:numFmt w:val="bullet"/>
      <w:lvlText w:val=""/>
      <w:lvlJc w:val="left"/>
      <w:pPr>
        <w:ind w:left="4363" w:hanging="360"/>
      </w:pPr>
      <w:rPr>
        <w:rFonts w:ascii="Wingdings" w:hAnsi="Wingdings" w:hint="default"/>
      </w:rPr>
    </w:lvl>
    <w:lvl w:ilvl="6" w:tplc="04190001" w:tentative="1">
      <w:start w:val="1"/>
      <w:numFmt w:val="bullet"/>
      <w:lvlText w:val=""/>
      <w:lvlJc w:val="left"/>
      <w:pPr>
        <w:ind w:left="5083" w:hanging="360"/>
      </w:pPr>
      <w:rPr>
        <w:rFonts w:ascii="Symbol" w:hAnsi="Symbol" w:hint="default"/>
      </w:rPr>
    </w:lvl>
    <w:lvl w:ilvl="7" w:tplc="04190003" w:tentative="1">
      <w:start w:val="1"/>
      <w:numFmt w:val="bullet"/>
      <w:lvlText w:val="o"/>
      <w:lvlJc w:val="left"/>
      <w:pPr>
        <w:ind w:left="5803" w:hanging="360"/>
      </w:pPr>
      <w:rPr>
        <w:rFonts w:ascii="Courier New" w:hAnsi="Courier New" w:cs="Courier New" w:hint="default"/>
      </w:rPr>
    </w:lvl>
    <w:lvl w:ilvl="8" w:tplc="04190005" w:tentative="1">
      <w:start w:val="1"/>
      <w:numFmt w:val="bullet"/>
      <w:lvlText w:val=""/>
      <w:lvlJc w:val="left"/>
      <w:pPr>
        <w:ind w:left="6523" w:hanging="360"/>
      </w:pPr>
      <w:rPr>
        <w:rFonts w:ascii="Wingdings" w:hAnsi="Wingdings" w:hint="default"/>
      </w:rPr>
    </w:lvl>
  </w:abstractNum>
  <w:abstractNum w:abstractNumId="54"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55" w15:restartNumberingAfterBreak="0">
    <w:nsid w:val="42E4675A"/>
    <w:multiLevelType w:val="hybridMultilevel"/>
    <w:tmpl w:val="560A53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42F61A69"/>
    <w:multiLevelType w:val="multilevel"/>
    <w:tmpl w:val="C63EC194"/>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7" w15:restartNumberingAfterBreak="0">
    <w:nsid w:val="434B636A"/>
    <w:multiLevelType w:val="hybridMultilevel"/>
    <w:tmpl w:val="6C2A0EB4"/>
    <w:lvl w:ilvl="0" w:tplc="5E346DB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6697573"/>
    <w:multiLevelType w:val="multilevel"/>
    <w:tmpl w:val="BF20B420"/>
    <w:lvl w:ilvl="0">
      <w:start w:val="1"/>
      <w:numFmt w:val="decimal"/>
      <w:lvlText w:val="%1."/>
      <w:lvlJc w:val="left"/>
      <w:pPr>
        <w:ind w:left="798" w:hanging="360"/>
      </w:pPr>
      <w:rPr>
        <w:rFonts w:hint="default"/>
      </w:rPr>
    </w:lvl>
    <w:lvl w:ilvl="1">
      <w:start w:val="7"/>
      <w:numFmt w:val="decimal"/>
      <w:isLgl/>
      <w:lvlText w:val="%1.%2"/>
      <w:lvlJc w:val="left"/>
      <w:pPr>
        <w:ind w:left="798" w:hanging="360"/>
      </w:pPr>
      <w:rPr>
        <w:rFonts w:hint="default"/>
      </w:rPr>
    </w:lvl>
    <w:lvl w:ilvl="2">
      <w:start w:val="1"/>
      <w:numFmt w:val="decimal"/>
      <w:isLgl/>
      <w:lvlText w:val="%1.%2.%3"/>
      <w:lvlJc w:val="left"/>
      <w:pPr>
        <w:ind w:left="1158" w:hanging="720"/>
      </w:pPr>
      <w:rPr>
        <w:rFonts w:hint="default"/>
      </w:rPr>
    </w:lvl>
    <w:lvl w:ilvl="3">
      <w:start w:val="1"/>
      <w:numFmt w:val="decimal"/>
      <w:isLgl/>
      <w:lvlText w:val="%1.%2.%3.%4"/>
      <w:lvlJc w:val="left"/>
      <w:pPr>
        <w:ind w:left="1158" w:hanging="720"/>
      </w:pPr>
      <w:rPr>
        <w:rFonts w:hint="default"/>
      </w:rPr>
    </w:lvl>
    <w:lvl w:ilvl="4">
      <w:start w:val="1"/>
      <w:numFmt w:val="decimal"/>
      <w:isLgl/>
      <w:lvlText w:val="%1.%2.%3.%4.%5"/>
      <w:lvlJc w:val="left"/>
      <w:pPr>
        <w:ind w:left="1518" w:hanging="1080"/>
      </w:pPr>
      <w:rPr>
        <w:rFonts w:hint="default"/>
      </w:rPr>
    </w:lvl>
    <w:lvl w:ilvl="5">
      <w:start w:val="1"/>
      <w:numFmt w:val="decimal"/>
      <w:isLgl/>
      <w:lvlText w:val="%1.%2.%3.%4.%5.%6"/>
      <w:lvlJc w:val="left"/>
      <w:pPr>
        <w:ind w:left="1518" w:hanging="1080"/>
      </w:pPr>
      <w:rPr>
        <w:rFonts w:hint="default"/>
      </w:rPr>
    </w:lvl>
    <w:lvl w:ilvl="6">
      <w:start w:val="1"/>
      <w:numFmt w:val="decimal"/>
      <w:isLgl/>
      <w:lvlText w:val="%1.%2.%3.%4.%5.%6.%7"/>
      <w:lvlJc w:val="left"/>
      <w:pPr>
        <w:ind w:left="1878" w:hanging="1440"/>
      </w:pPr>
      <w:rPr>
        <w:rFonts w:hint="default"/>
      </w:rPr>
    </w:lvl>
    <w:lvl w:ilvl="7">
      <w:start w:val="1"/>
      <w:numFmt w:val="decimal"/>
      <w:isLgl/>
      <w:lvlText w:val="%1.%2.%3.%4.%5.%6.%7.%8"/>
      <w:lvlJc w:val="left"/>
      <w:pPr>
        <w:ind w:left="1878" w:hanging="1440"/>
      </w:pPr>
      <w:rPr>
        <w:rFonts w:hint="default"/>
      </w:rPr>
    </w:lvl>
    <w:lvl w:ilvl="8">
      <w:start w:val="1"/>
      <w:numFmt w:val="decimal"/>
      <w:isLgl/>
      <w:lvlText w:val="%1.%2.%3.%4.%5.%6.%7.%8.%9"/>
      <w:lvlJc w:val="left"/>
      <w:pPr>
        <w:ind w:left="2238" w:hanging="1800"/>
      </w:pPr>
      <w:rPr>
        <w:rFonts w:hint="default"/>
      </w:rPr>
    </w:lvl>
  </w:abstractNum>
  <w:abstractNum w:abstractNumId="59" w15:restartNumberingAfterBreak="0">
    <w:nsid w:val="476E06B0"/>
    <w:multiLevelType w:val="hybridMultilevel"/>
    <w:tmpl w:val="A684C856"/>
    <w:lvl w:ilvl="0" w:tplc="E3C8EBAC">
      <w:start w:val="1"/>
      <w:numFmt w:val="decimal"/>
      <w:lvlText w:val="%1."/>
      <w:lvlJc w:val="left"/>
      <w:pPr>
        <w:ind w:left="1060" w:hanging="7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48291341"/>
    <w:multiLevelType w:val="hybridMultilevel"/>
    <w:tmpl w:val="C292DD18"/>
    <w:lvl w:ilvl="0" w:tplc="565EAF96">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48814DCB"/>
    <w:multiLevelType w:val="hybridMultilevel"/>
    <w:tmpl w:val="1228EB26"/>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62" w15:restartNumberingAfterBreak="0">
    <w:nsid w:val="4A1E21B0"/>
    <w:multiLevelType w:val="multilevel"/>
    <w:tmpl w:val="915E56F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4B1D6AC3"/>
    <w:multiLevelType w:val="hybridMultilevel"/>
    <w:tmpl w:val="8F24CA3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FBD547C"/>
    <w:multiLevelType w:val="hybridMultilevel"/>
    <w:tmpl w:val="535C75EC"/>
    <w:lvl w:ilvl="0" w:tplc="20000001">
      <w:start w:val="1"/>
      <w:numFmt w:val="bullet"/>
      <w:lvlText w:val=""/>
      <w:lvlJc w:val="left"/>
      <w:pPr>
        <w:ind w:left="720" w:hanging="360"/>
      </w:pPr>
      <w:rPr>
        <w:rFonts w:ascii="Symbol" w:hAnsi="Symbol" w:hint="default"/>
      </w:rPr>
    </w:lvl>
    <w:lvl w:ilvl="1" w:tplc="5E346DB8">
      <w:numFmt w:val="bullet"/>
      <w:lvlText w:val="•"/>
      <w:lvlJc w:val="left"/>
      <w:pPr>
        <w:ind w:left="1785" w:hanging="705"/>
      </w:pPr>
      <w:rPr>
        <w:rFonts w:ascii="Times New Roman" w:eastAsiaTheme="minorHAnsi"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52107C91"/>
    <w:multiLevelType w:val="hybridMultilevel"/>
    <w:tmpl w:val="37E24CE6"/>
    <w:lvl w:ilvl="0" w:tplc="565EAF96">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529B5B5A"/>
    <w:multiLevelType w:val="multilevel"/>
    <w:tmpl w:val="B4E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B3CD4"/>
    <w:multiLevelType w:val="hybridMultilevel"/>
    <w:tmpl w:val="A53C8588"/>
    <w:lvl w:ilvl="0" w:tplc="40740A5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5C36A38"/>
    <w:multiLevelType w:val="hybridMultilevel"/>
    <w:tmpl w:val="59B4D4C0"/>
    <w:lvl w:ilvl="0" w:tplc="04190001">
      <w:start w:val="1"/>
      <w:numFmt w:val="bullet"/>
      <w:lvlText w:val=""/>
      <w:lvlJc w:val="left"/>
      <w:pPr>
        <w:ind w:left="1200" w:hanging="360"/>
      </w:pPr>
      <w:rPr>
        <w:rFonts w:ascii="Symbol" w:hAnsi="Symbol" w:hint="default"/>
      </w:rPr>
    </w:lvl>
    <w:lvl w:ilvl="1" w:tplc="04190003">
      <w:start w:val="1"/>
      <w:numFmt w:val="bullet"/>
      <w:lvlText w:val="o"/>
      <w:lvlJc w:val="left"/>
      <w:pPr>
        <w:ind w:left="1920" w:hanging="360"/>
      </w:pPr>
      <w:rPr>
        <w:rFonts w:ascii="Courier New" w:hAnsi="Courier New" w:cs="Courier New" w:hint="default"/>
      </w:rPr>
    </w:lvl>
    <w:lvl w:ilvl="2" w:tplc="04190005">
      <w:start w:val="1"/>
      <w:numFmt w:val="bullet"/>
      <w:lvlText w:val=""/>
      <w:lvlJc w:val="left"/>
      <w:pPr>
        <w:ind w:left="2640" w:hanging="360"/>
      </w:pPr>
      <w:rPr>
        <w:rFonts w:ascii="Wingdings" w:hAnsi="Wingdings" w:hint="default"/>
      </w:rPr>
    </w:lvl>
    <w:lvl w:ilvl="3" w:tplc="04190001">
      <w:start w:val="1"/>
      <w:numFmt w:val="bullet"/>
      <w:lvlText w:val=""/>
      <w:lvlJc w:val="left"/>
      <w:pPr>
        <w:ind w:left="3360" w:hanging="360"/>
      </w:pPr>
      <w:rPr>
        <w:rFonts w:ascii="Symbol" w:hAnsi="Symbol" w:hint="default"/>
      </w:rPr>
    </w:lvl>
    <w:lvl w:ilvl="4" w:tplc="04190003">
      <w:start w:val="1"/>
      <w:numFmt w:val="bullet"/>
      <w:lvlText w:val="o"/>
      <w:lvlJc w:val="left"/>
      <w:pPr>
        <w:ind w:left="4080" w:hanging="360"/>
      </w:pPr>
      <w:rPr>
        <w:rFonts w:ascii="Courier New" w:hAnsi="Courier New" w:cs="Courier New" w:hint="default"/>
      </w:rPr>
    </w:lvl>
    <w:lvl w:ilvl="5" w:tplc="04190005">
      <w:start w:val="1"/>
      <w:numFmt w:val="bullet"/>
      <w:lvlText w:val=""/>
      <w:lvlJc w:val="left"/>
      <w:pPr>
        <w:ind w:left="4800" w:hanging="360"/>
      </w:pPr>
      <w:rPr>
        <w:rFonts w:ascii="Wingdings" w:hAnsi="Wingdings" w:hint="default"/>
      </w:rPr>
    </w:lvl>
    <w:lvl w:ilvl="6" w:tplc="04190001">
      <w:start w:val="1"/>
      <w:numFmt w:val="bullet"/>
      <w:lvlText w:val=""/>
      <w:lvlJc w:val="left"/>
      <w:pPr>
        <w:ind w:left="5520" w:hanging="360"/>
      </w:pPr>
      <w:rPr>
        <w:rFonts w:ascii="Symbol" w:hAnsi="Symbol" w:hint="default"/>
      </w:rPr>
    </w:lvl>
    <w:lvl w:ilvl="7" w:tplc="04190003">
      <w:start w:val="1"/>
      <w:numFmt w:val="bullet"/>
      <w:lvlText w:val="o"/>
      <w:lvlJc w:val="left"/>
      <w:pPr>
        <w:ind w:left="6240" w:hanging="360"/>
      </w:pPr>
      <w:rPr>
        <w:rFonts w:ascii="Courier New" w:hAnsi="Courier New" w:cs="Courier New" w:hint="default"/>
      </w:rPr>
    </w:lvl>
    <w:lvl w:ilvl="8" w:tplc="04190005">
      <w:start w:val="1"/>
      <w:numFmt w:val="bullet"/>
      <w:lvlText w:val=""/>
      <w:lvlJc w:val="left"/>
      <w:pPr>
        <w:ind w:left="6960" w:hanging="360"/>
      </w:pPr>
      <w:rPr>
        <w:rFonts w:ascii="Wingdings" w:hAnsi="Wingdings" w:hint="default"/>
      </w:rPr>
    </w:lvl>
  </w:abstractNum>
  <w:abstractNum w:abstractNumId="69" w15:restartNumberingAfterBreak="0">
    <w:nsid w:val="57214ADF"/>
    <w:multiLevelType w:val="hybridMultilevel"/>
    <w:tmpl w:val="46F233F0"/>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70" w15:restartNumberingAfterBreak="0">
    <w:nsid w:val="579C4E11"/>
    <w:multiLevelType w:val="hybridMultilevel"/>
    <w:tmpl w:val="E67CD5C4"/>
    <w:lvl w:ilvl="0" w:tplc="4476D2C8">
      <w:start w:val="4"/>
      <w:numFmt w:val="decimal"/>
      <w:lvlText w:val="%1."/>
      <w:lvlJc w:val="left"/>
      <w:pPr>
        <w:ind w:left="757" w:hanging="360"/>
      </w:pPr>
      <w:rPr>
        <w:b/>
        <w:bCs/>
        <w:sz w:val="20"/>
      </w:rPr>
    </w:lvl>
    <w:lvl w:ilvl="1" w:tplc="04190019">
      <w:start w:val="1"/>
      <w:numFmt w:val="lowerLetter"/>
      <w:lvlText w:val="%2."/>
      <w:lvlJc w:val="left"/>
      <w:pPr>
        <w:ind w:left="1477" w:hanging="360"/>
      </w:pPr>
    </w:lvl>
    <w:lvl w:ilvl="2" w:tplc="0419001B">
      <w:start w:val="1"/>
      <w:numFmt w:val="lowerRoman"/>
      <w:lvlText w:val="%3."/>
      <w:lvlJc w:val="right"/>
      <w:pPr>
        <w:ind w:left="2197" w:hanging="180"/>
      </w:pPr>
    </w:lvl>
    <w:lvl w:ilvl="3" w:tplc="0419000F">
      <w:start w:val="1"/>
      <w:numFmt w:val="decimal"/>
      <w:lvlText w:val="%4."/>
      <w:lvlJc w:val="left"/>
      <w:pPr>
        <w:ind w:left="2917" w:hanging="360"/>
      </w:pPr>
    </w:lvl>
    <w:lvl w:ilvl="4" w:tplc="04190019">
      <w:start w:val="1"/>
      <w:numFmt w:val="lowerLetter"/>
      <w:lvlText w:val="%5."/>
      <w:lvlJc w:val="left"/>
      <w:pPr>
        <w:ind w:left="3637" w:hanging="360"/>
      </w:pPr>
    </w:lvl>
    <w:lvl w:ilvl="5" w:tplc="0419001B">
      <w:start w:val="1"/>
      <w:numFmt w:val="lowerRoman"/>
      <w:lvlText w:val="%6."/>
      <w:lvlJc w:val="right"/>
      <w:pPr>
        <w:ind w:left="4357" w:hanging="180"/>
      </w:pPr>
    </w:lvl>
    <w:lvl w:ilvl="6" w:tplc="0419000F">
      <w:start w:val="1"/>
      <w:numFmt w:val="decimal"/>
      <w:lvlText w:val="%7."/>
      <w:lvlJc w:val="left"/>
      <w:pPr>
        <w:ind w:left="5077" w:hanging="360"/>
      </w:pPr>
    </w:lvl>
    <w:lvl w:ilvl="7" w:tplc="04190019">
      <w:start w:val="1"/>
      <w:numFmt w:val="lowerLetter"/>
      <w:lvlText w:val="%8."/>
      <w:lvlJc w:val="left"/>
      <w:pPr>
        <w:ind w:left="5797" w:hanging="360"/>
      </w:pPr>
    </w:lvl>
    <w:lvl w:ilvl="8" w:tplc="0419001B">
      <w:start w:val="1"/>
      <w:numFmt w:val="lowerRoman"/>
      <w:lvlText w:val="%9."/>
      <w:lvlJc w:val="right"/>
      <w:pPr>
        <w:ind w:left="6517" w:hanging="180"/>
      </w:pPr>
    </w:lvl>
  </w:abstractNum>
  <w:abstractNum w:abstractNumId="71" w15:restartNumberingAfterBreak="0">
    <w:nsid w:val="59DA53B6"/>
    <w:multiLevelType w:val="hybridMultilevel"/>
    <w:tmpl w:val="A53C8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B49546A"/>
    <w:multiLevelType w:val="hybridMultilevel"/>
    <w:tmpl w:val="53C04A00"/>
    <w:lvl w:ilvl="0" w:tplc="BFE41B30">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5C201394"/>
    <w:multiLevelType w:val="hybridMultilevel"/>
    <w:tmpl w:val="985A1E8E"/>
    <w:lvl w:ilvl="0" w:tplc="AAD8D4F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5E35606B"/>
    <w:multiLevelType w:val="multilevel"/>
    <w:tmpl w:val="BF20B420"/>
    <w:lvl w:ilvl="0">
      <w:start w:val="1"/>
      <w:numFmt w:val="decimal"/>
      <w:lvlText w:val="%1."/>
      <w:lvlJc w:val="left"/>
      <w:pPr>
        <w:ind w:left="798" w:hanging="360"/>
      </w:pPr>
      <w:rPr>
        <w:rFonts w:hint="default"/>
      </w:rPr>
    </w:lvl>
    <w:lvl w:ilvl="1">
      <w:start w:val="7"/>
      <w:numFmt w:val="decimal"/>
      <w:isLgl/>
      <w:lvlText w:val="%1.%2"/>
      <w:lvlJc w:val="left"/>
      <w:pPr>
        <w:ind w:left="798" w:hanging="360"/>
      </w:pPr>
      <w:rPr>
        <w:rFonts w:hint="default"/>
      </w:rPr>
    </w:lvl>
    <w:lvl w:ilvl="2">
      <w:start w:val="1"/>
      <w:numFmt w:val="decimal"/>
      <w:isLgl/>
      <w:lvlText w:val="%1.%2.%3"/>
      <w:lvlJc w:val="left"/>
      <w:pPr>
        <w:ind w:left="1158" w:hanging="720"/>
      </w:pPr>
      <w:rPr>
        <w:rFonts w:hint="default"/>
      </w:rPr>
    </w:lvl>
    <w:lvl w:ilvl="3">
      <w:start w:val="1"/>
      <w:numFmt w:val="decimal"/>
      <w:isLgl/>
      <w:lvlText w:val="%1.%2.%3.%4"/>
      <w:lvlJc w:val="left"/>
      <w:pPr>
        <w:ind w:left="1158" w:hanging="720"/>
      </w:pPr>
      <w:rPr>
        <w:rFonts w:hint="default"/>
      </w:rPr>
    </w:lvl>
    <w:lvl w:ilvl="4">
      <w:start w:val="1"/>
      <w:numFmt w:val="decimal"/>
      <w:isLgl/>
      <w:lvlText w:val="%1.%2.%3.%4.%5"/>
      <w:lvlJc w:val="left"/>
      <w:pPr>
        <w:ind w:left="1518" w:hanging="1080"/>
      </w:pPr>
      <w:rPr>
        <w:rFonts w:hint="default"/>
      </w:rPr>
    </w:lvl>
    <w:lvl w:ilvl="5">
      <w:start w:val="1"/>
      <w:numFmt w:val="decimal"/>
      <w:isLgl/>
      <w:lvlText w:val="%1.%2.%3.%4.%5.%6"/>
      <w:lvlJc w:val="left"/>
      <w:pPr>
        <w:ind w:left="1518" w:hanging="1080"/>
      </w:pPr>
      <w:rPr>
        <w:rFonts w:hint="default"/>
      </w:rPr>
    </w:lvl>
    <w:lvl w:ilvl="6">
      <w:start w:val="1"/>
      <w:numFmt w:val="decimal"/>
      <w:isLgl/>
      <w:lvlText w:val="%1.%2.%3.%4.%5.%6.%7"/>
      <w:lvlJc w:val="left"/>
      <w:pPr>
        <w:ind w:left="1878" w:hanging="1440"/>
      </w:pPr>
      <w:rPr>
        <w:rFonts w:hint="default"/>
      </w:rPr>
    </w:lvl>
    <w:lvl w:ilvl="7">
      <w:start w:val="1"/>
      <w:numFmt w:val="decimal"/>
      <w:isLgl/>
      <w:lvlText w:val="%1.%2.%3.%4.%5.%6.%7.%8"/>
      <w:lvlJc w:val="left"/>
      <w:pPr>
        <w:ind w:left="1878" w:hanging="1440"/>
      </w:pPr>
      <w:rPr>
        <w:rFonts w:hint="default"/>
      </w:rPr>
    </w:lvl>
    <w:lvl w:ilvl="8">
      <w:start w:val="1"/>
      <w:numFmt w:val="decimal"/>
      <w:isLgl/>
      <w:lvlText w:val="%1.%2.%3.%4.%5.%6.%7.%8.%9"/>
      <w:lvlJc w:val="left"/>
      <w:pPr>
        <w:ind w:left="2238" w:hanging="1800"/>
      </w:pPr>
      <w:rPr>
        <w:rFonts w:hint="default"/>
      </w:rPr>
    </w:lvl>
  </w:abstractNum>
  <w:abstractNum w:abstractNumId="75" w15:restartNumberingAfterBreak="0">
    <w:nsid w:val="6108307F"/>
    <w:multiLevelType w:val="hybridMultilevel"/>
    <w:tmpl w:val="4A54FA7C"/>
    <w:lvl w:ilvl="0" w:tplc="0419000F">
      <w:start w:val="1"/>
      <w:numFmt w:val="decimal"/>
      <w:lvlText w:val="%1."/>
      <w:lvlJc w:val="left"/>
      <w:pPr>
        <w:ind w:left="1637"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7" w15:restartNumberingAfterBreak="0">
    <w:nsid w:val="643B032D"/>
    <w:multiLevelType w:val="hybridMultilevel"/>
    <w:tmpl w:val="2C2E5A26"/>
    <w:lvl w:ilvl="0" w:tplc="FC04BD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65CF0C84"/>
    <w:multiLevelType w:val="hybridMultilevel"/>
    <w:tmpl w:val="ABD0F624"/>
    <w:lvl w:ilvl="0" w:tplc="565EAF96">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65FE0468"/>
    <w:multiLevelType w:val="hybridMultilevel"/>
    <w:tmpl w:val="57ACFB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661C79F7"/>
    <w:multiLevelType w:val="multilevel"/>
    <w:tmpl w:val="7D9663F8"/>
    <w:lvl w:ilvl="0">
      <w:start w:val="1"/>
      <w:numFmt w:val="bullet"/>
      <w:lvlText w:val="-"/>
      <w:lvlJc w:val="left"/>
      <w:pPr>
        <w:ind w:left="720" w:hanging="360"/>
      </w:pPr>
      <w:rPr>
        <w:rFonts w:ascii="Quattrocento Sans" w:eastAsia="Quattrocento Sans" w:hAnsi="Quattrocento Sans" w:cs="Quattrocento Sans"/>
        <w:b w:val="0"/>
        <w:i w:val="0"/>
        <w:strike w:val="0"/>
        <w:color w:val="000000"/>
        <w:sz w:val="24"/>
        <w:szCs w:val="24"/>
        <w:u w:val="none"/>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662B5BCB"/>
    <w:multiLevelType w:val="hybridMultilevel"/>
    <w:tmpl w:val="992E15D2"/>
    <w:lvl w:ilvl="0" w:tplc="FC04BD5C">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2"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84" w15:restartNumberingAfterBreak="0">
    <w:nsid w:val="685E2B97"/>
    <w:multiLevelType w:val="hybridMultilevel"/>
    <w:tmpl w:val="E34EBD50"/>
    <w:lvl w:ilvl="0" w:tplc="D4BCD59A">
      <w:start w:val="1"/>
      <w:numFmt w:val="bullet"/>
      <w:lvlText w:val=""/>
      <w:lvlJc w:val="left"/>
      <w:pPr>
        <w:ind w:left="502"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5" w15:restartNumberingAfterBreak="0">
    <w:nsid w:val="6B170EF9"/>
    <w:multiLevelType w:val="multilevel"/>
    <w:tmpl w:val="221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E0B9E"/>
    <w:multiLevelType w:val="hybridMultilevel"/>
    <w:tmpl w:val="DB3630D8"/>
    <w:lvl w:ilvl="0" w:tplc="30EC2816">
      <w:start w:val="1"/>
      <w:numFmt w:val="decimal"/>
      <w:lvlText w:val="%1"/>
      <w:lvlJc w:val="left"/>
      <w:pPr>
        <w:ind w:left="720" w:hanging="360"/>
      </w:pPr>
      <w:rPr>
        <w:rFonts w:ascii="Times New Roman" w:eastAsia="Times New Roman" w:hAnsi="Times New Roman" w:cs="Times New Roman"/>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7" w15:restartNumberingAfterBreak="0">
    <w:nsid w:val="6B7E0D5A"/>
    <w:multiLevelType w:val="hybridMultilevel"/>
    <w:tmpl w:val="BC686D44"/>
    <w:lvl w:ilvl="0" w:tplc="5720B92A">
      <w:numFmt w:val="bullet"/>
      <w:lvlText w:val=""/>
      <w:lvlJc w:val="left"/>
      <w:pPr>
        <w:ind w:left="422" w:hanging="317"/>
      </w:pPr>
      <w:rPr>
        <w:rFonts w:ascii="Symbol" w:eastAsia="Symbol" w:hAnsi="Symbol" w:cs="Symbol" w:hint="default"/>
        <w:w w:val="100"/>
        <w:sz w:val="24"/>
        <w:szCs w:val="24"/>
      </w:rPr>
    </w:lvl>
    <w:lvl w:ilvl="1" w:tplc="F1B0986E">
      <w:numFmt w:val="bullet"/>
      <w:lvlText w:val="•"/>
      <w:lvlJc w:val="left"/>
      <w:pPr>
        <w:ind w:left="972" w:hanging="317"/>
      </w:pPr>
    </w:lvl>
    <w:lvl w:ilvl="2" w:tplc="24A43338">
      <w:numFmt w:val="bullet"/>
      <w:lvlText w:val="•"/>
      <w:lvlJc w:val="left"/>
      <w:pPr>
        <w:ind w:left="1524" w:hanging="317"/>
      </w:pPr>
    </w:lvl>
    <w:lvl w:ilvl="3" w:tplc="5548130C">
      <w:numFmt w:val="bullet"/>
      <w:lvlText w:val="•"/>
      <w:lvlJc w:val="left"/>
      <w:pPr>
        <w:ind w:left="2076" w:hanging="317"/>
      </w:pPr>
    </w:lvl>
    <w:lvl w:ilvl="4" w:tplc="2410CEB4">
      <w:numFmt w:val="bullet"/>
      <w:lvlText w:val="•"/>
      <w:lvlJc w:val="left"/>
      <w:pPr>
        <w:ind w:left="2628" w:hanging="317"/>
      </w:pPr>
    </w:lvl>
    <w:lvl w:ilvl="5" w:tplc="63CC098A">
      <w:numFmt w:val="bullet"/>
      <w:lvlText w:val="•"/>
      <w:lvlJc w:val="left"/>
      <w:pPr>
        <w:ind w:left="3181" w:hanging="317"/>
      </w:pPr>
    </w:lvl>
    <w:lvl w:ilvl="6" w:tplc="38AEC946">
      <w:numFmt w:val="bullet"/>
      <w:lvlText w:val="•"/>
      <w:lvlJc w:val="left"/>
      <w:pPr>
        <w:ind w:left="3733" w:hanging="317"/>
      </w:pPr>
    </w:lvl>
    <w:lvl w:ilvl="7" w:tplc="FF308B98">
      <w:numFmt w:val="bullet"/>
      <w:lvlText w:val="•"/>
      <w:lvlJc w:val="left"/>
      <w:pPr>
        <w:ind w:left="4285" w:hanging="317"/>
      </w:pPr>
    </w:lvl>
    <w:lvl w:ilvl="8" w:tplc="CD7C8CAC">
      <w:numFmt w:val="bullet"/>
      <w:lvlText w:val="•"/>
      <w:lvlJc w:val="left"/>
      <w:pPr>
        <w:ind w:left="4837" w:hanging="317"/>
      </w:pPr>
    </w:lvl>
  </w:abstractNum>
  <w:abstractNum w:abstractNumId="88" w15:restartNumberingAfterBreak="0">
    <w:nsid w:val="6E7835F0"/>
    <w:multiLevelType w:val="hybridMultilevel"/>
    <w:tmpl w:val="53B81356"/>
    <w:lvl w:ilvl="0" w:tplc="3E14DC26">
      <w:start w:val="1"/>
      <w:numFmt w:val="decimal"/>
      <w:lvlText w:val="%1."/>
      <w:lvlJc w:val="left"/>
      <w:pPr>
        <w:ind w:left="397" w:hanging="360"/>
      </w:pPr>
      <w:rPr>
        <w:b/>
        <w:sz w:val="20"/>
      </w:rPr>
    </w:lvl>
    <w:lvl w:ilvl="1" w:tplc="04190019">
      <w:start w:val="1"/>
      <w:numFmt w:val="lowerLetter"/>
      <w:lvlText w:val="%2."/>
      <w:lvlJc w:val="left"/>
      <w:pPr>
        <w:ind w:left="1117" w:hanging="360"/>
      </w:pPr>
    </w:lvl>
    <w:lvl w:ilvl="2" w:tplc="0419001B">
      <w:start w:val="1"/>
      <w:numFmt w:val="lowerRoman"/>
      <w:lvlText w:val="%3."/>
      <w:lvlJc w:val="right"/>
      <w:pPr>
        <w:ind w:left="1837" w:hanging="180"/>
      </w:pPr>
    </w:lvl>
    <w:lvl w:ilvl="3" w:tplc="0419000F">
      <w:start w:val="1"/>
      <w:numFmt w:val="decimal"/>
      <w:lvlText w:val="%4."/>
      <w:lvlJc w:val="left"/>
      <w:pPr>
        <w:ind w:left="2557" w:hanging="360"/>
      </w:pPr>
    </w:lvl>
    <w:lvl w:ilvl="4" w:tplc="04190019">
      <w:start w:val="1"/>
      <w:numFmt w:val="lowerLetter"/>
      <w:lvlText w:val="%5."/>
      <w:lvlJc w:val="left"/>
      <w:pPr>
        <w:ind w:left="3277" w:hanging="360"/>
      </w:pPr>
    </w:lvl>
    <w:lvl w:ilvl="5" w:tplc="0419001B">
      <w:start w:val="1"/>
      <w:numFmt w:val="lowerRoman"/>
      <w:lvlText w:val="%6."/>
      <w:lvlJc w:val="right"/>
      <w:pPr>
        <w:ind w:left="3997" w:hanging="180"/>
      </w:pPr>
    </w:lvl>
    <w:lvl w:ilvl="6" w:tplc="0419000F">
      <w:start w:val="1"/>
      <w:numFmt w:val="decimal"/>
      <w:lvlText w:val="%7."/>
      <w:lvlJc w:val="left"/>
      <w:pPr>
        <w:ind w:left="4717" w:hanging="360"/>
      </w:pPr>
    </w:lvl>
    <w:lvl w:ilvl="7" w:tplc="04190019">
      <w:start w:val="1"/>
      <w:numFmt w:val="lowerLetter"/>
      <w:lvlText w:val="%8."/>
      <w:lvlJc w:val="left"/>
      <w:pPr>
        <w:ind w:left="5437" w:hanging="360"/>
      </w:pPr>
    </w:lvl>
    <w:lvl w:ilvl="8" w:tplc="0419001B">
      <w:start w:val="1"/>
      <w:numFmt w:val="lowerRoman"/>
      <w:lvlText w:val="%9."/>
      <w:lvlJc w:val="right"/>
      <w:pPr>
        <w:ind w:left="6157" w:hanging="180"/>
      </w:pPr>
    </w:lvl>
  </w:abstractNum>
  <w:abstractNum w:abstractNumId="89"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76625AEB"/>
    <w:multiLevelType w:val="hybridMultilevel"/>
    <w:tmpl w:val="DB3630D8"/>
    <w:lvl w:ilvl="0" w:tplc="30EC2816">
      <w:start w:val="1"/>
      <w:numFmt w:val="decimal"/>
      <w:lvlText w:val="%1"/>
      <w:lvlJc w:val="left"/>
      <w:pPr>
        <w:ind w:left="720" w:hanging="360"/>
      </w:pPr>
      <w:rPr>
        <w:rFonts w:ascii="Times New Roman" w:eastAsia="Times New Roman" w:hAnsi="Times New Roman" w:cs="Times New Roman"/>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2" w15:restartNumberingAfterBreak="0">
    <w:nsid w:val="77500DDE"/>
    <w:multiLevelType w:val="hybridMultilevel"/>
    <w:tmpl w:val="4B487F56"/>
    <w:lvl w:ilvl="0" w:tplc="5E346DB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7A351CA1"/>
    <w:multiLevelType w:val="hybridMultilevel"/>
    <w:tmpl w:val="012E9320"/>
    <w:lvl w:ilvl="0" w:tplc="CDD60308">
      <w:start w:val="1"/>
      <w:numFmt w:val="bullet"/>
      <w:lvlText w:val="−"/>
      <w:lvlJc w:val="left"/>
      <w:pPr>
        <w:ind w:left="1800" w:hanging="360"/>
      </w:pPr>
      <w:rPr>
        <w:rFonts w:ascii="Times New Roman" w:hAnsi="Times New Roman" w:cs="Times New Roman" w:hint="default"/>
        <w:sz w:val="24"/>
        <w:szCs w:val="24"/>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94" w15:restartNumberingAfterBreak="0">
    <w:nsid w:val="7BE67ED2"/>
    <w:multiLevelType w:val="hybridMultilevel"/>
    <w:tmpl w:val="899E1200"/>
    <w:lvl w:ilvl="0" w:tplc="3A507DD2">
      <w:start w:val="1"/>
      <w:numFmt w:val="decimal"/>
      <w:lvlText w:val="%1."/>
      <w:lvlJc w:val="left"/>
      <w:pPr>
        <w:ind w:left="1723" w:hanging="1155"/>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95" w15:restartNumberingAfterBreak="0">
    <w:nsid w:val="7E5D7C9E"/>
    <w:multiLevelType w:val="hybridMultilevel"/>
    <w:tmpl w:val="F634E88E"/>
    <w:lvl w:ilvl="0" w:tplc="565EAF96">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68586691">
    <w:abstractNumId w:val="19"/>
  </w:num>
  <w:num w:numId="2" w16cid:durableId="736517933">
    <w:abstractNumId w:val="46"/>
  </w:num>
  <w:num w:numId="3" w16cid:durableId="860514629">
    <w:abstractNumId w:val="32"/>
  </w:num>
  <w:num w:numId="4" w16cid:durableId="1928348169">
    <w:abstractNumId w:val="82"/>
  </w:num>
  <w:num w:numId="5" w16cid:durableId="402415150">
    <w:abstractNumId w:val="89"/>
  </w:num>
  <w:num w:numId="6" w16cid:durableId="128861514">
    <w:abstractNumId w:val="76"/>
  </w:num>
  <w:num w:numId="7" w16cid:durableId="1538546102">
    <w:abstractNumId w:val="68"/>
  </w:num>
  <w:num w:numId="8" w16cid:durableId="704142439">
    <w:abstractNumId w:val="15"/>
  </w:num>
  <w:num w:numId="9" w16cid:durableId="1670673682">
    <w:abstractNumId w:val="17"/>
  </w:num>
  <w:num w:numId="10" w16cid:durableId="639506619">
    <w:abstractNumId w:val="45"/>
  </w:num>
  <w:num w:numId="11" w16cid:durableId="364798371">
    <w:abstractNumId w:val="54"/>
  </w:num>
  <w:num w:numId="12" w16cid:durableId="903611713">
    <w:abstractNumId w:val="20"/>
  </w:num>
  <w:num w:numId="13" w16cid:durableId="897208012">
    <w:abstractNumId w:val="24"/>
  </w:num>
  <w:num w:numId="14" w16cid:durableId="1979416239">
    <w:abstractNumId w:val="0"/>
  </w:num>
  <w:num w:numId="15" w16cid:durableId="956839908">
    <w:abstractNumId w:val="1"/>
  </w:num>
  <w:num w:numId="16" w16cid:durableId="1728869377">
    <w:abstractNumId w:val="2"/>
  </w:num>
  <w:num w:numId="17" w16cid:durableId="280108612">
    <w:abstractNumId w:val="83"/>
  </w:num>
  <w:num w:numId="18" w16cid:durableId="2026520694">
    <w:abstractNumId w:val="85"/>
  </w:num>
  <w:num w:numId="19" w16cid:durableId="500505645">
    <w:abstractNumId w:val="25"/>
  </w:num>
  <w:num w:numId="20" w16cid:durableId="509030382">
    <w:abstractNumId w:val="80"/>
  </w:num>
  <w:num w:numId="21" w16cid:durableId="2005863401">
    <w:abstractNumId w:val="64"/>
  </w:num>
  <w:num w:numId="22" w16cid:durableId="1519078686">
    <w:abstractNumId w:val="13"/>
  </w:num>
  <w:num w:numId="23" w16cid:durableId="1479877839">
    <w:abstractNumId w:val="26"/>
  </w:num>
  <w:num w:numId="24" w16cid:durableId="1526599095">
    <w:abstractNumId w:val="4"/>
  </w:num>
  <w:num w:numId="25" w16cid:durableId="714817739">
    <w:abstractNumId w:val="57"/>
  </w:num>
  <w:num w:numId="26" w16cid:durableId="1649506776">
    <w:abstractNumId w:val="10"/>
  </w:num>
  <w:num w:numId="27" w16cid:durableId="1219976147">
    <w:abstractNumId w:val="40"/>
  </w:num>
  <w:num w:numId="28" w16cid:durableId="1239560760">
    <w:abstractNumId w:val="65"/>
  </w:num>
  <w:num w:numId="29" w16cid:durableId="277833452">
    <w:abstractNumId w:val="62"/>
  </w:num>
  <w:num w:numId="30" w16cid:durableId="274755140">
    <w:abstractNumId w:val="21"/>
  </w:num>
  <w:num w:numId="31" w16cid:durableId="120536361">
    <w:abstractNumId w:val="92"/>
  </w:num>
  <w:num w:numId="32" w16cid:durableId="1641611348">
    <w:abstractNumId w:val="55"/>
  </w:num>
  <w:num w:numId="33" w16cid:durableId="1859657066">
    <w:abstractNumId w:val="60"/>
  </w:num>
  <w:num w:numId="34" w16cid:durableId="1111704676">
    <w:abstractNumId w:val="66"/>
  </w:num>
  <w:num w:numId="35" w16cid:durableId="817461399">
    <w:abstractNumId w:val="88"/>
  </w:num>
  <w:num w:numId="36" w16cid:durableId="1618948148">
    <w:abstractNumId w:val="70"/>
  </w:num>
  <w:num w:numId="37" w16cid:durableId="309359525">
    <w:abstractNumId w:val="30"/>
  </w:num>
  <w:num w:numId="38" w16cid:durableId="36665956">
    <w:abstractNumId w:val="94"/>
  </w:num>
  <w:num w:numId="39" w16cid:durableId="1046952513">
    <w:abstractNumId w:val="53"/>
  </w:num>
  <w:num w:numId="40" w16cid:durableId="47996801">
    <w:abstractNumId w:val="12"/>
  </w:num>
  <w:num w:numId="41" w16cid:durableId="984621389">
    <w:abstractNumId w:val="44"/>
  </w:num>
  <w:num w:numId="42" w16cid:durableId="1760908325">
    <w:abstractNumId w:val="29"/>
  </w:num>
  <w:num w:numId="43" w16cid:durableId="825439284">
    <w:abstractNumId w:val="87"/>
  </w:num>
  <w:num w:numId="44" w16cid:durableId="507209811">
    <w:abstractNumId w:val="47"/>
  </w:num>
  <w:num w:numId="45" w16cid:durableId="1996762801">
    <w:abstractNumId w:val="28"/>
  </w:num>
  <w:num w:numId="46" w16cid:durableId="1603299788">
    <w:abstractNumId w:val="27"/>
  </w:num>
  <w:num w:numId="47" w16cid:durableId="2111730959">
    <w:abstractNumId w:val="50"/>
  </w:num>
  <w:num w:numId="48" w16cid:durableId="1805465236">
    <w:abstractNumId w:val="72"/>
  </w:num>
  <w:num w:numId="49" w16cid:durableId="1725524147">
    <w:abstractNumId w:val="79"/>
  </w:num>
  <w:num w:numId="50" w16cid:durableId="1987930458">
    <w:abstractNumId w:val="41"/>
  </w:num>
  <w:num w:numId="51" w16cid:durableId="918489994">
    <w:abstractNumId w:val="36"/>
  </w:num>
  <w:num w:numId="52" w16cid:durableId="63143724">
    <w:abstractNumId w:val="74"/>
  </w:num>
  <w:num w:numId="53" w16cid:durableId="1379940491">
    <w:abstractNumId w:val="18"/>
  </w:num>
  <w:num w:numId="54" w16cid:durableId="1303850886">
    <w:abstractNumId w:val="33"/>
  </w:num>
  <w:num w:numId="55" w16cid:durableId="161647532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16956774">
    <w:abstractNumId w:val="56"/>
  </w:num>
  <w:num w:numId="57" w16cid:durableId="36247454">
    <w:abstractNumId w:val="31"/>
  </w:num>
  <w:num w:numId="58" w16cid:durableId="1171675492">
    <w:abstractNumId w:val="37"/>
  </w:num>
  <w:num w:numId="59" w16cid:durableId="1398161629">
    <w:abstractNumId w:val="6"/>
  </w:num>
  <w:num w:numId="60" w16cid:durableId="1624773070">
    <w:abstractNumId w:val="63"/>
  </w:num>
  <w:num w:numId="61" w16cid:durableId="2036881530">
    <w:abstractNumId w:val="52"/>
  </w:num>
  <w:num w:numId="62" w16cid:durableId="1251887353">
    <w:abstractNumId w:val="67"/>
  </w:num>
  <w:num w:numId="63" w16cid:durableId="1395277733">
    <w:abstractNumId w:val="86"/>
  </w:num>
  <w:num w:numId="64" w16cid:durableId="1809007535">
    <w:abstractNumId w:val="91"/>
  </w:num>
  <w:num w:numId="65" w16cid:durableId="1892375372">
    <w:abstractNumId w:val="7"/>
  </w:num>
  <w:num w:numId="66" w16cid:durableId="817918276">
    <w:abstractNumId w:val="51"/>
  </w:num>
  <w:num w:numId="67" w16cid:durableId="795412256">
    <w:abstractNumId w:val="16"/>
  </w:num>
  <w:num w:numId="68" w16cid:durableId="1132401876">
    <w:abstractNumId w:val="14"/>
  </w:num>
  <w:num w:numId="69" w16cid:durableId="1763988617">
    <w:abstractNumId w:val="23"/>
  </w:num>
  <w:num w:numId="70" w16cid:durableId="197546611">
    <w:abstractNumId w:val="5"/>
  </w:num>
  <w:num w:numId="71" w16cid:durableId="346638267">
    <w:abstractNumId w:val="43"/>
  </w:num>
  <w:num w:numId="72" w16cid:durableId="397754790">
    <w:abstractNumId w:val="69"/>
  </w:num>
  <w:num w:numId="73" w16cid:durableId="711077768">
    <w:abstractNumId w:val="73"/>
  </w:num>
  <w:num w:numId="74" w16cid:durableId="1130711446">
    <w:abstractNumId w:val="22"/>
  </w:num>
  <w:num w:numId="75" w16cid:durableId="1945183748">
    <w:abstractNumId w:val="48"/>
  </w:num>
  <w:num w:numId="76" w16cid:durableId="300885519">
    <w:abstractNumId w:val="38"/>
  </w:num>
  <w:num w:numId="77" w16cid:durableId="9962873">
    <w:abstractNumId w:val="71"/>
  </w:num>
  <w:num w:numId="78" w16cid:durableId="1092747902">
    <w:abstractNumId w:val="34"/>
  </w:num>
  <w:num w:numId="79" w16cid:durableId="1473713724">
    <w:abstractNumId w:val="58"/>
  </w:num>
  <w:num w:numId="80" w16cid:durableId="1556046458">
    <w:abstractNumId w:val="39"/>
  </w:num>
  <w:num w:numId="81" w16cid:durableId="297807654">
    <w:abstractNumId w:val="84"/>
  </w:num>
  <w:num w:numId="82" w16cid:durableId="2054959699">
    <w:abstractNumId w:val="93"/>
  </w:num>
  <w:num w:numId="83" w16cid:durableId="255284193">
    <w:abstractNumId w:val="77"/>
  </w:num>
  <w:num w:numId="84" w16cid:durableId="1839802901">
    <w:abstractNumId w:val="81"/>
  </w:num>
  <w:num w:numId="85" w16cid:durableId="949778207">
    <w:abstractNumId w:val="59"/>
  </w:num>
  <w:num w:numId="86" w16cid:durableId="1628001024">
    <w:abstractNumId w:val="90"/>
  </w:num>
  <w:num w:numId="87" w16cid:durableId="1663044808">
    <w:abstractNumId w:val="78"/>
  </w:num>
  <w:num w:numId="88" w16cid:durableId="328484115">
    <w:abstractNumId w:val="11"/>
  </w:num>
  <w:num w:numId="89" w16cid:durableId="1726484839">
    <w:abstractNumId w:val="95"/>
  </w:num>
  <w:num w:numId="90" w16cid:durableId="299068905">
    <w:abstractNumId w:val="9"/>
  </w:num>
  <w:num w:numId="91" w16cid:durableId="799037797">
    <w:abstractNumId w:val="8"/>
  </w:num>
  <w:num w:numId="92" w16cid:durableId="849756147">
    <w:abstractNumId w:val="49"/>
  </w:num>
  <w:num w:numId="93" w16cid:durableId="143745830">
    <w:abstractNumId w:val="42"/>
  </w:num>
  <w:num w:numId="94" w16cid:durableId="213262958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33737832">
    <w:abstractNumId w:val="32"/>
  </w:num>
  <w:num w:numId="96" w16cid:durableId="371001360">
    <w:abstractNumId w:val="32"/>
  </w:num>
  <w:num w:numId="97" w16cid:durableId="1827353424">
    <w:abstractNumId w:val="3"/>
  </w:num>
  <w:num w:numId="98" w16cid:durableId="999314253">
    <w:abstractNumId w:val="35"/>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trackRevisions/>
  <w:defaultTabStop w:val="708"/>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7F5"/>
    <w:rsid w:val="000008B2"/>
    <w:rsid w:val="0000147D"/>
    <w:rsid w:val="00001997"/>
    <w:rsid w:val="00001A7B"/>
    <w:rsid w:val="00001D65"/>
    <w:rsid w:val="000024FB"/>
    <w:rsid w:val="00005035"/>
    <w:rsid w:val="0000535B"/>
    <w:rsid w:val="0000680C"/>
    <w:rsid w:val="00007E3F"/>
    <w:rsid w:val="00007FDE"/>
    <w:rsid w:val="00010B66"/>
    <w:rsid w:val="000117F1"/>
    <w:rsid w:val="00012070"/>
    <w:rsid w:val="00012934"/>
    <w:rsid w:val="00012AAA"/>
    <w:rsid w:val="000157EF"/>
    <w:rsid w:val="00015BB9"/>
    <w:rsid w:val="00016599"/>
    <w:rsid w:val="0001755F"/>
    <w:rsid w:val="00023831"/>
    <w:rsid w:val="00023F36"/>
    <w:rsid w:val="00024A18"/>
    <w:rsid w:val="00024E7A"/>
    <w:rsid w:val="000277FA"/>
    <w:rsid w:val="00031269"/>
    <w:rsid w:val="00032271"/>
    <w:rsid w:val="00032CFC"/>
    <w:rsid w:val="0003478E"/>
    <w:rsid w:val="00035A0D"/>
    <w:rsid w:val="00035D40"/>
    <w:rsid w:val="00036AAD"/>
    <w:rsid w:val="000378F9"/>
    <w:rsid w:val="00037D02"/>
    <w:rsid w:val="0004041E"/>
    <w:rsid w:val="00043DD6"/>
    <w:rsid w:val="00044C6D"/>
    <w:rsid w:val="0004662F"/>
    <w:rsid w:val="000476F5"/>
    <w:rsid w:val="00051C2C"/>
    <w:rsid w:val="000535E6"/>
    <w:rsid w:val="00054038"/>
    <w:rsid w:val="0005446F"/>
    <w:rsid w:val="00054EE2"/>
    <w:rsid w:val="000560EE"/>
    <w:rsid w:val="00056F35"/>
    <w:rsid w:val="00057434"/>
    <w:rsid w:val="000577AA"/>
    <w:rsid w:val="000578A5"/>
    <w:rsid w:val="000610AD"/>
    <w:rsid w:val="0006162D"/>
    <w:rsid w:val="000616AD"/>
    <w:rsid w:val="0006246B"/>
    <w:rsid w:val="000646BB"/>
    <w:rsid w:val="00064A10"/>
    <w:rsid w:val="000654B0"/>
    <w:rsid w:val="00065A32"/>
    <w:rsid w:val="000661E6"/>
    <w:rsid w:val="00066E75"/>
    <w:rsid w:val="00067DDB"/>
    <w:rsid w:val="000705CD"/>
    <w:rsid w:val="000712D6"/>
    <w:rsid w:val="0007194D"/>
    <w:rsid w:val="0007357B"/>
    <w:rsid w:val="0007389F"/>
    <w:rsid w:val="00073ECD"/>
    <w:rsid w:val="0007488D"/>
    <w:rsid w:val="00075B07"/>
    <w:rsid w:val="00076F65"/>
    <w:rsid w:val="00077079"/>
    <w:rsid w:val="00077BE9"/>
    <w:rsid w:val="00080857"/>
    <w:rsid w:val="0008467E"/>
    <w:rsid w:val="00084A5C"/>
    <w:rsid w:val="00085928"/>
    <w:rsid w:val="00091C2F"/>
    <w:rsid w:val="00092297"/>
    <w:rsid w:val="00092713"/>
    <w:rsid w:val="00093D43"/>
    <w:rsid w:val="000940CC"/>
    <w:rsid w:val="00096724"/>
    <w:rsid w:val="000A0E61"/>
    <w:rsid w:val="000A181E"/>
    <w:rsid w:val="000A18B2"/>
    <w:rsid w:val="000A1CD2"/>
    <w:rsid w:val="000A3603"/>
    <w:rsid w:val="000A40DD"/>
    <w:rsid w:val="000B02D9"/>
    <w:rsid w:val="000B17BC"/>
    <w:rsid w:val="000B3344"/>
    <w:rsid w:val="000B3E08"/>
    <w:rsid w:val="000B49F2"/>
    <w:rsid w:val="000B6916"/>
    <w:rsid w:val="000C091D"/>
    <w:rsid w:val="000C1079"/>
    <w:rsid w:val="000C26A0"/>
    <w:rsid w:val="000C359C"/>
    <w:rsid w:val="000C5B18"/>
    <w:rsid w:val="000C6001"/>
    <w:rsid w:val="000C6157"/>
    <w:rsid w:val="000C7596"/>
    <w:rsid w:val="000D1982"/>
    <w:rsid w:val="000D273A"/>
    <w:rsid w:val="000D38E6"/>
    <w:rsid w:val="000D4374"/>
    <w:rsid w:val="000D630F"/>
    <w:rsid w:val="000D66BB"/>
    <w:rsid w:val="000D6D8A"/>
    <w:rsid w:val="000D6D94"/>
    <w:rsid w:val="000D704E"/>
    <w:rsid w:val="000D73F6"/>
    <w:rsid w:val="000D783C"/>
    <w:rsid w:val="000D7B2A"/>
    <w:rsid w:val="000E0B9B"/>
    <w:rsid w:val="000E12F3"/>
    <w:rsid w:val="000E24D4"/>
    <w:rsid w:val="000E27EB"/>
    <w:rsid w:val="000E3899"/>
    <w:rsid w:val="000E41D5"/>
    <w:rsid w:val="000E46BF"/>
    <w:rsid w:val="000E4C4F"/>
    <w:rsid w:val="000E5F7C"/>
    <w:rsid w:val="000E764A"/>
    <w:rsid w:val="000E7ACB"/>
    <w:rsid w:val="000F0815"/>
    <w:rsid w:val="000F0C4D"/>
    <w:rsid w:val="000F2852"/>
    <w:rsid w:val="000F3C21"/>
    <w:rsid w:val="000F4D34"/>
    <w:rsid w:val="000F5155"/>
    <w:rsid w:val="000F57A6"/>
    <w:rsid w:val="000F7D0D"/>
    <w:rsid w:val="00100232"/>
    <w:rsid w:val="00100886"/>
    <w:rsid w:val="001012F8"/>
    <w:rsid w:val="00101720"/>
    <w:rsid w:val="00102BC9"/>
    <w:rsid w:val="0010444D"/>
    <w:rsid w:val="00104D92"/>
    <w:rsid w:val="0010635A"/>
    <w:rsid w:val="00106A85"/>
    <w:rsid w:val="001078D6"/>
    <w:rsid w:val="001117EB"/>
    <w:rsid w:val="00111A71"/>
    <w:rsid w:val="001124D8"/>
    <w:rsid w:val="00115678"/>
    <w:rsid w:val="001156E2"/>
    <w:rsid w:val="00115B42"/>
    <w:rsid w:val="00115E1D"/>
    <w:rsid w:val="00117628"/>
    <w:rsid w:val="001177CA"/>
    <w:rsid w:val="00117E9C"/>
    <w:rsid w:val="00120625"/>
    <w:rsid w:val="00120835"/>
    <w:rsid w:val="00121F08"/>
    <w:rsid w:val="00122963"/>
    <w:rsid w:val="001237F3"/>
    <w:rsid w:val="00123DEC"/>
    <w:rsid w:val="001251E5"/>
    <w:rsid w:val="001262E0"/>
    <w:rsid w:val="00126E4C"/>
    <w:rsid w:val="0012767E"/>
    <w:rsid w:val="001343A5"/>
    <w:rsid w:val="0013616B"/>
    <w:rsid w:val="00136D99"/>
    <w:rsid w:val="00141C4D"/>
    <w:rsid w:val="00141CBE"/>
    <w:rsid w:val="00143A99"/>
    <w:rsid w:val="00143F65"/>
    <w:rsid w:val="00145250"/>
    <w:rsid w:val="00147559"/>
    <w:rsid w:val="001477AC"/>
    <w:rsid w:val="001510CE"/>
    <w:rsid w:val="00152674"/>
    <w:rsid w:val="00152AD6"/>
    <w:rsid w:val="00152EBC"/>
    <w:rsid w:val="0015360A"/>
    <w:rsid w:val="001538B0"/>
    <w:rsid w:val="001547F5"/>
    <w:rsid w:val="001550B2"/>
    <w:rsid w:val="00155AC7"/>
    <w:rsid w:val="001573D0"/>
    <w:rsid w:val="0016084D"/>
    <w:rsid w:val="00161542"/>
    <w:rsid w:val="001615BC"/>
    <w:rsid w:val="00163B91"/>
    <w:rsid w:val="001641DC"/>
    <w:rsid w:val="00164ADC"/>
    <w:rsid w:val="00166E5B"/>
    <w:rsid w:val="00166FB7"/>
    <w:rsid w:val="00170566"/>
    <w:rsid w:val="001709AE"/>
    <w:rsid w:val="00171126"/>
    <w:rsid w:val="0017112A"/>
    <w:rsid w:val="00173CA6"/>
    <w:rsid w:val="00174674"/>
    <w:rsid w:val="001752DA"/>
    <w:rsid w:val="00175E70"/>
    <w:rsid w:val="00176075"/>
    <w:rsid w:val="0017789C"/>
    <w:rsid w:val="00177EB6"/>
    <w:rsid w:val="00177F81"/>
    <w:rsid w:val="00182A61"/>
    <w:rsid w:val="00183674"/>
    <w:rsid w:val="00183769"/>
    <w:rsid w:val="00183CFE"/>
    <w:rsid w:val="0018462A"/>
    <w:rsid w:val="00193163"/>
    <w:rsid w:val="0019354B"/>
    <w:rsid w:val="001935D8"/>
    <w:rsid w:val="00193841"/>
    <w:rsid w:val="00193BBB"/>
    <w:rsid w:val="00193F6C"/>
    <w:rsid w:val="00193FDB"/>
    <w:rsid w:val="00194312"/>
    <w:rsid w:val="001944F5"/>
    <w:rsid w:val="00194773"/>
    <w:rsid w:val="00197514"/>
    <w:rsid w:val="001A026F"/>
    <w:rsid w:val="001A04DA"/>
    <w:rsid w:val="001A1B9E"/>
    <w:rsid w:val="001A35B1"/>
    <w:rsid w:val="001A5ADA"/>
    <w:rsid w:val="001A6BB3"/>
    <w:rsid w:val="001A6F64"/>
    <w:rsid w:val="001A717D"/>
    <w:rsid w:val="001A7EFA"/>
    <w:rsid w:val="001B07E0"/>
    <w:rsid w:val="001B1A37"/>
    <w:rsid w:val="001B2D0D"/>
    <w:rsid w:val="001B2F83"/>
    <w:rsid w:val="001B350A"/>
    <w:rsid w:val="001B363F"/>
    <w:rsid w:val="001B4A2F"/>
    <w:rsid w:val="001B5781"/>
    <w:rsid w:val="001B5FD1"/>
    <w:rsid w:val="001B657B"/>
    <w:rsid w:val="001B71F2"/>
    <w:rsid w:val="001C09E0"/>
    <w:rsid w:val="001C0B03"/>
    <w:rsid w:val="001C2365"/>
    <w:rsid w:val="001C4358"/>
    <w:rsid w:val="001D030C"/>
    <w:rsid w:val="001D2E52"/>
    <w:rsid w:val="001D3AD0"/>
    <w:rsid w:val="001D3FCD"/>
    <w:rsid w:val="001D4237"/>
    <w:rsid w:val="001D4842"/>
    <w:rsid w:val="001D4EC5"/>
    <w:rsid w:val="001D6A04"/>
    <w:rsid w:val="001E028F"/>
    <w:rsid w:val="001E1115"/>
    <w:rsid w:val="001E1850"/>
    <w:rsid w:val="001E1FC7"/>
    <w:rsid w:val="001E339D"/>
    <w:rsid w:val="001E5B77"/>
    <w:rsid w:val="001E5C5D"/>
    <w:rsid w:val="001E7B3F"/>
    <w:rsid w:val="001F0660"/>
    <w:rsid w:val="001F2795"/>
    <w:rsid w:val="001F36C4"/>
    <w:rsid w:val="001F36F5"/>
    <w:rsid w:val="001F4ADF"/>
    <w:rsid w:val="001F5415"/>
    <w:rsid w:val="001F65AA"/>
    <w:rsid w:val="001F70AB"/>
    <w:rsid w:val="002014CB"/>
    <w:rsid w:val="0020340E"/>
    <w:rsid w:val="00206830"/>
    <w:rsid w:val="00206E5C"/>
    <w:rsid w:val="00206F35"/>
    <w:rsid w:val="00210330"/>
    <w:rsid w:val="00210890"/>
    <w:rsid w:val="00210FD5"/>
    <w:rsid w:val="002117DC"/>
    <w:rsid w:val="00212581"/>
    <w:rsid w:val="00212B0C"/>
    <w:rsid w:val="0021471E"/>
    <w:rsid w:val="002147A4"/>
    <w:rsid w:val="00215B7D"/>
    <w:rsid w:val="002200D7"/>
    <w:rsid w:val="0022041C"/>
    <w:rsid w:val="002205F1"/>
    <w:rsid w:val="00220958"/>
    <w:rsid w:val="002210DD"/>
    <w:rsid w:val="00221C22"/>
    <w:rsid w:val="00223670"/>
    <w:rsid w:val="00223D5B"/>
    <w:rsid w:val="00224894"/>
    <w:rsid w:val="002250EA"/>
    <w:rsid w:val="002267F0"/>
    <w:rsid w:val="0022685B"/>
    <w:rsid w:val="0022709E"/>
    <w:rsid w:val="00230D09"/>
    <w:rsid w:val="00232ADF"/>
    <w:rsid w:val="00232D4E"/>
    <w:rsid w:val="00233E99"/>
    <w:rsid w:val="00233F9D"/>
    <w:rsid w:val="002343AF"/>
    <w:rsid w:val="00235127"/>
    <w:rsid w:val="0023542F"/>
    <w:rsid w:val="00236A5E"/>
    <w:rsid w:val="00237814"/>
    <w:rsid w:val="002401F3"/>
    <w:rsid w:val="00241933"/>
    <w:rsid w:val="0024261E"/>
    <w:rsid w:val="00243434"/>
    <w:rsid w:val="00244AD8"/>
    <w:rsid w:val="00245625"/>
    <w:rsid w:val="002463C6"/>
    <w:rsid w:val="00246A84"/>
    <w:rsid w:val="002511EC"/>
    <w:rsid w:val="00254904"/>
    <w:rsid w:val="00254997"/>
    <w:rsid w:val="00254C9E"/>
    <w:rsid w:val="00255929"/>
    <w:rsid w:val="00255C60"/>
    <w:rsid w:val="00256059"/>
    <w:rsid w:val="00256362"/>
    <w:rsid w:val="00256818"/>
    <w:rsid w:val="00256F87"/>
    <w:rsid w:val="00257D27"/>
    <w:rsid w:val="002600C6"/>
    <w:rsid w:val="00260341"/>
    <w:rsid w:val="0026127B"/>
    <w:rsid w:val="002617A2"/>
    <w:rsid w:val="00263911"/>
    <w:rsid w:val="00264427"/>
    <w:rsid w:val="00264F6C"/>
    <w:rsid w:val="002656B4"/>
    <w:rsid w:val="00265B8D"/>
    <w:rsid w:val="00267BA3"/>
    <w:rsid w:val="00267EC3"/>
    <w:rsid w:val="00270060"/>
    <w:rsid w:val="00270A6D"/>
    <w:rsid w:val="00270E5D"/>
    <w:rsid w:val="00271BB7"/>
    <w:rsid w:val="00272018"/>
    <w:rsid w:val="00272385"/>
    <w:rsid w:val="00273663"/>
    <w:rsid w:val="00273AE2"/>
    <w:rsid w:val="00274E3B"/>
    <w:rsid w:val="0027512E"/>
    <w:rsid w:val="0027775F"/>
    <w:rsid w:val="00277BF8"/>
    <w:rsid w:val="00280AC9"/>
    <w:rsid w:val="00280B7B"/>
    <w:rsid w:val="00282551"/>
    <w:rsid w:val="00282ABF"/>
    <w:rsid w:val="00284B40"/>
    <w:rsid w:val="00284F0C"/>
    <w:rsid w:val="002852BE"/>
    <w:rsid w:val="0028535E"/>
    <w:rsid w:val="002865F4"/>
    <w:rsid w:val="00286D3F"/>
    <w:rsid w:val="00286EF4"/>
    <w:rsid w:val="002874B6"/>
    <w:rsid w:val="002875EE"/>
    <w:rsid w:val="002904F0"/>
    <w:rsid w:val="00290934"/>
    <w:rsid w:val="00292012"/>
    <w:rsid w:val="002934E0"/>
    <w:rsid w:val="002938AC"/>
    <w:rsid w:val="00293B3D"/>
    <w:rsid w:val="00294052"/>
    <w:rsid w:val="0029422C"/>
    <w:rsid w:val="00294371"/>
    <w:rsid w:val="002953B2"/>
    <w:rsid w:val="00296409"/>
    <w:rsid w:val="00296F84"/>
    <w:rsid w:val="00297CD3"/>
    <w:rsid w:val="002A1BC0"/>
    <w:rsid w:val="002A1DEE"/>
    <w:rsid w:val="002A2990"/>
    <w:rsid w:val="002A3054"/>
    <w:rsid w:val="002A388D"/>
    <w:rsid w:val="002A43A9"/>
    <w:rsid w:val="002A622F"/>
    <w:rsid w:val="002A7974"/>
    <w:rsid w:val="002B00C4"/>
    <w:rsid w:val="002B1A64"/>
    <w:rsid w:val="002B1C3D"/>
    <w:rsid w:val="002B1D6A"/>
    <w:rsid w:val="002B2059"/>
    <w:rsid w:val="002B4399"/>
    <w:rsid w:val="002B4A16"/>
    <w:rsid w:val="002B4AC3"/>
    <w:rsid w:val="002B55A9"/>
    <w:rsid w:val="002B67A5"/>
    <w:rsid w:val="002B697B"/>
    <w:rsid w:val="002B6D32"/>
    <w:rsid w:val="002B741B"/>
    <w:rsid w:val="002C109D"/>
    <w:rsid w:val="002C11EF"/>
    <w:rsid w:val="002C120F"/>
    <w:rsid w:val="002C480B"/>
    <w:rsid w:val="002C51ED"/>
    <w:rsid w:val="002C67B2"/>
    <w:rsid w:val="002D177D"/>
    <w:rsid w:val="002D34A3"/>
    <w:rsid w:val="002D4501"/>
    <w:rsid w:val="002D457A"/>
    <w:rsid w:val="002D4E12"/>
    <w:rsid w:val="002D5973"/>
    <w:rsid w:val="002D693E"/>
    <w:rsid w:val="002D770E"/>
    <w:rsid w:val="002E078A"/>
    <w:rsid w:val="002E08C0"/>
    <w:rsid w:val="002E0AE6"/>
    <w:rsid w:val="002E0BE8"/>
    <w:rsid w:val="002E15FD"/>
    <w:rsid w:val="002E263B"/>
    <w:rsid w:val="002E3277"/>
    <w:rsid w:val="002E3513"/>
    <w:rsid w:val="002E4282"/>
    <w:rsid w:val="002E4A40"/>
    <w:rsid w:val="002E561A"/>
    <w:rsid w:val="002E5699"/>
    <w:rsid w:val="002E5992"/>
    <w:rsid w:val="002E601B"/>
    <w:rsid w:val="002E76F7"/>
    <w:rsid w:val="002E7C02"/>
    <w:rsid w:val="002E7E76"/>
    <w:rsid w:val="002E7F77"/>
    <w:rsid w:val="002F136D"/>
    <w:rsid w:val="002F1B37"/>
    <w:rsid w:val="002F32FD"/>
    <w:rsid w:val="002F35B4"/>
    <w:rsid w:val="002F404B"/>
    <w:rsid w:val="002F41AA"/>
    <w:rsid w:val="002F4497"/>
    <w:rsid w:val="002F4761"/>
    <w:rsid w:val="002F4762"/>
    <w:rsid w:val="002F4D7D"/>
    <w:rsid w:val="002F5991"/>
    <w:rsid w:val="002F73AB"/>
    <w:rsid w:val="002F7C88"/>
    <w:rsid w:val="00300463"/>
    <w:rsid w:val="00303D27"/>
    <w:rsid w:val="003063C8"/>
    <w:rsid w:val="00307366"/>
    <w:rsid w:val="003077D6"/>
    <w:rsid w:val="00310F38"/>
    <w:rsid w:val="00311A2F"/>
    <w:rsid w:val="0031552B"/>
    <w:rsid w:val="00315919"/>
    <w:rsid w:val="00316EE2"/>
    <w:rsid w:val="0031705B"/>
    <w:rsid w:val="00317595"/>
    <w:rsid w:val="00320F56"/>
    <w:rsid w:val="003238E2"/>
    <w:rsid w:val="00323C39"/>
    <w:rsid w:val="00325186"/>
    <w:rsid w:val="00325370"/>
    <w:rsid w:val="00325C29"/>
    <w:rsid w:val="003264AD"/>
    <w:rsid w:val="003269B7"/>
    <w:rsid w:val="00327060"/>
    <w:rsid w:val="00330BCF"/>
    <w:rsid w:val="00333BB5"/>
    <w:rsid w:val="00334678"/>
    <w:rsid w:val="00335702"/>
    <w:rsid w:val="00340466"/>
    <w:rsid w:val="00342760"/>
    <w:rsid w:val="003427BB"/>
    <w:rsid w:val="003428C4"/>
    <w:rsid w:val="00343CD6"/>
    <w:rsid w:val="00343D49"/>
    <w:rsid w:val="00345F21"/>
    <w:rsid w:val="003512CD"/>
    <w:rsid w:val="00351A68"/>
    <w:rsid w:val="00352425"/>
    <w:rsid w:val="00352708"/>
    <w:rsid w:val="0035451A"/>
    <w:rsid w:val="00354765"/>
    <w:rsid w:val="00354ADB"/>
    <w:rsid w:val="003551D7"/>
    <w:rsid w:val="003603B8"/>
    <w:rsid w:val="00361523"/>
    <w:rsid w:val="003619CC"/>
    <w:rsid w:val="003629DA"/>
    <w:rsid w:val="00363A58"/>
    <w:rsid w:val="00364240"/>
    <w:rsid w:val="0036499B"/>
    <w:rsid w:val="00366AC3"/>
    <w:rsid w:val="00367A40"/>
    <w:rsid w:val="00370819"/>
    <w:rsid w:val="003712A7"/>
    <w:rsid w:val="00373635"/>
    <w:rsid w:val="003736CB"/>
    <w:rsid w:val="00373826"/>
    <w:rsid w:val="00373B1D"/>
    <w:rsid w:val="00373FBE"/>
    <w:rsid w:val="00374ACC"/>
    <w:rsid w:val="00374C93"/>
    <w:rsid w:val="003751D3"/>
    <w:rsid w:val="0037583D"/>
    <w:rsid w:val="003766F2"/>
    <w:rsid w:val="00376E6A"/>
    <w:rsid w:val="00377DDA"/>
    <w:rsid w:val="0038015A"/>
    <w:rsid w:val="0038094E"/>
    <w:rsid w:val="003827E9"/>
    <w:rsid w:val="00383566"/>
    <w:rsid w:val="00383FCF"/>
    <w:rsid w:val="003840A8"/>
    <w:rsid w:val="00384DB7"/>
    <w:rsid w:val="00384E7C"/>
    <w:rsid w:val="0038594C"/>
    <w:rsid w:val="0038729E"/>
    <w:rsid w:val="00391FB9"/>
    <w:rsid w:val="00391FD2"/>
    <w:rsid w:val="00393585"/>
    <w:rsid w:val="003939FA"/>
    <w:rsid w:val="00394272"/>
    <w:rsid w:val="003949C6"/>
    <w:rsid w:val="00394C01"/>
    <w:rsid w:val="00395442"/>
    <w:rsid w:val="0039548A"/>
    <w:rsid w:val="00396C23"/>
    <w:rsid w:val="00396CC5"/>
    <w:rsid w:val="00397512"/>
    <w:rsid w:val="00397757"/>
    <w:rsid w:val="003A097B"/>
    <w:rsid w:val="003A409F"/>
    <w:rsid w:val="003A512B"/>
    <w:rsid w:val="003A6007"/>
    <w:rsid w:val="003A69C6"/>
    <w:rsid w:val="003B0226"/>
    <w:rsid w:val="003B1A3E"/>
    <w:rsid w:val="003B24AB"/>
    <w:rsid w:val="003B27FE"/>
    <w:rsid w:val="003B2CA7"/>
    <w:rsid w:val="003B4647"/>
    <w:rsid w:val="003B5DD9"/>
    <w:rsid w:val="003B616C"/>
    <w:rsid w:val="003B7C98"/>
    <w:rsid w:val="003C1DB5"/>
    <w:rsid w:val="003C23AE"/>
    <w:rsid w:val="003C27E6"/>
    <w:rsid w:val="003C3772"/>
    <w:rsid w:val="003C3841"/>
    <w:rsid w:val="003C5984"/>
    <w:rsid w:val="003C62BF"/>
    <w:rsid w:val="003C78E0"/>
    <w:rsid w:val="003C7A97"/>
    <w:rsid w:val="003D31B0"/>
    <w:rsid w:val="003D38A9"/>
    <w:rsid w:val="003D55FE"/>
    <w:rsid w:val="003D57F4"/>
    <w:rsid w:val="003D5DEF"/>
    <w:rsid w:val="003D60AB"/>
    <w:rsid w:val="003D6F37"/>
    <w:rsid w:val="003D79E5"/>
    <w:rsid w:val="003D7D27"/>
    <w:rsid w:val="003E00C5"/>
    <w:rsid w:val="003E00EF"/>
    <w:rsid w:val="003E06DB"/>
    <w:rsid w:val="003E0B22"/>
    <w:rsid w:val="003E1BE0"/>
    <w:rsid w:val="003E1C2F"/>
    <w:rsid w:val="003E293D"/>
    <w:rsid w:val="003E321C"/>
    <w:rsid w:val="003E44B2"/>
    <w:rsid w:val="003E7490"/>
    <w:rsid w:val="003F0021"/>
    <w:rsid w:val="003F0ACC"/>
    <w:rsid w:val="003F2D47"/>
    <w:rsid w:val="003F312F"/>
    <w:rsid w:val="003F393D"/>
    <w:rsid w:val="003F3F6C"/>
    <w:rsid w:val="003F4B0C"/>
    <w:rsid w:val="003F4F77"/>
    <w:rsid w:val="003F5285"/>
    <w:rsid w:val="003F53B8"/>
    <w:rsid w:val="00401AA7"/>
    <w:rsid w:val="00401F94"/>
    <w:rsid w:val="0040305D"/>
    <w:rsid w:val="0040551F"/>
    <w:rsid w:val="00405CD9"/>
    <w:rsid w:val="0040616E"/>
    <w:rsid w:val="00406674"/>
    <w:rsid w:val="00411A4D"/>
    <w:rsid w:val="00411C97"/>
    <w:rsid w:val="00411FD6"/>
    <w:rsid w:val="00412000"/>
    <w:rsid w:val="00415092"/>
    <w:rsid w:val="004153F5"/>
    <w:rsid w:val="00416413"/>
    <w:rsid w:val="0041697D"/>
    <w:rsid w:val="00420FBD"/>
    <w:rsid w:val="00421414"/>
    <w:rsid w:val="004232A7"/>
    <w:rsid w:val="0042469F"/>
    <w:rsid w:val="00425BA4"/>
    <w:rsid w:val="00425ED2"/>
    <w:rsid w:val="004262DE"/>
    <w:rsid w:val="00426B80"/>
    <w:rsid w:val="0042796A"/>
    <w:rsid w:val="00427AB4"/>
    <w:rsid w:val="00430262"/>
    <w:rsid w:val="0043040B"/>
    <w:rsid w:val="0043053C"/>
    <w:rsid w:val="00431740"/>
    <w:rsid w:val="0043410F"/>
    <w:rsid w:val="00435025"/>
    <w:rsid w:val="00437402"/>
    <w:rsid w:val="00442B4C"/>
    <w:rsid w:val="00443172"/>
    <w:rsid w:val="0044328E"/>
    <w:rsid w:val="0044496D"/>
    <w:rsid w:val="00446890"/>
    <w:rsid w:val="00450505"/>
    <w:rsid w:val="00451FC0"/>
    <w:rsid w:val="00453FBA"/>
    <w:rsid w:val="004540AF"/>
    <w:rsid w:val="00454166"/>
    <w:rsid w:val="00454791"/>
    <w:rsid w:val="004548C2"/>
    <w:rsid w:val="0045655A"/>
    <w:rsid w:val="00457873"/>
    <w:rsid w:val="00457B66"/>
    <w:rsid w:val="004603A2"/>
    <w:rsid w:val="004608D5"/>
    <w:rsid w:val="0046158D"/>
    <w:rsid w:val="00461A76"/>
    <w:rsid w:val="0046258D"/>
    <w:rsid w:val="00462739"/>
    <w:rsid w:val="00463945"/>
    <w:rsid w:val="004647E5"/>
    <w:rsid w:val="00465C6D"/>
    <w:rsid w:val="004662E4"/>
    <w:rsid w:val="00466CDC"/>
    <w:rsid w:val="004673C1"/>
    <w:rsid w:val="00472A85"/>
    <w:rsid w:val="004735D0"/>
    <w:rsid w:val="00474240"/>
    <w:rsid w:val="00474759"/>
    <w:rsid w:val="004747F5"/>
    <w:rsid w:val="00477C90"/>
    <w:rsid w:val="0048012E"/>
    <w:rsid w:val="00480587"/>
    <w:rsid w:val="00480DC7"/>
    <w:rsid w:val="004815D0"/>
    <w:rsid w:val="004816EC"/>
    <w:rsid w:val="00481B66"/>
    <w:rsid w:val="004830FF"/>
    <w:rsid w:val="00483C57"/>
    <w:rsid w:val="00485EF1"/>
    <w:rsid w:val="004860BE"/>
    <w:rsid w:val="00486D8F"/>
    <w:rsid w:val="004874E7"/>
    <w:rsid w:val="00491BFD"/>
    <w:rsid w:val="0049295C"/>
    <w:rsid w:val="004953A0"/>
    <w:rsid w:val="004953B4"/>
    <w:rsid w:val="00497160"/>
    <w:rsid w:val="00497252"/>
    <w:rsid w:val="00497360"/>
    <w:rsid w:val="004979EC"/>
    <w:rsid w:val="004A0758"/>
    <w:rsid w:val="004A0F2D"/>
    <w:rsid w:val="004A11EE"/>
    <w:rsid w:val="004A12A8"/>
    <w:rsid w:val="004A1EFC"/>
    <w:rsid w:val="004A2423"/>
    <w:rsid w:val="004A284D"/>
    <w:rsid w:val="004A4FC9"/>
    <w:rsid w:val="004A642C"/>
    <w:rsid w:val="004A687D"/>
    <w:rsid w:val="004B01F5"/>
    <w:rsid w:val="004B0E2D"/>
    <w:rsid w:val="004B1127"/>
    <w:rsid w:val="004B1B6A"/>
    <w:rsid w:val="004B2469"/>
    <w:rsid w:val="004B2555"/>
    <w:rsid w:val="004B2FA4"/>
    <w:rsid w:val="004B334A"/>
    <w:rsid w:val="004B55A1"/>
    <w:rsid w:val="004B6E58"/>
    <w:rsid w:val="004B72C5"/>
    <w:rsid w:val="004B7645"/>
    <w:rsid w:val="004C1B7E"/>
    <w:rsid w:val="004C20A3"/>
    <w:rsid w:val="004C2391"/>
    <w:rsid w:val="004C3523"/>
    <w:rsid w:val="004C3E24"/>
    <w:rsid w:val="004C436C"/>
    <w:rsid w:val="004C44C4"/>
    <w:rsid w:val="004C4D5A"/>
    <w:rsid w:val="004C4FB8"/>
    <w:rsid w:val="004C5A5E"/>
    <w:rsid w:val="004C6D02"/>
    <w:rsid w:val="004C6D79"/>
    <w:rsid w:val="004D06DB"/>
    <w:rsid w:val="004D10BF"/>
    <w:rsid w:val="004D34D2"/>
    <w:rsid w:val="004D6171"/>
    <w:rsid w:val="004D775F"/>
    <w:rsid w:val="004E0BD3"/>
    <w:rsid w:val="004E1461"/>
    <w:rsid w:val="004E1E26"/>
    <w:rsid w:val="004E2608"/>
    <w:rsid w:val="004E28ED"/>
    <w:rsid w:val="004E46D7"/>
    <w:rsid w:val="004E4C8A"/>
    <w:rsid w:val="004E50EE"/>
    <w:rsid w:val="004E5143"/>
    <w:rsid w:val="004E5B9D"/>
    <w:rsid w:val="004E7E1A"/>
    <w:rsid w:val="004F0778"/>
    <w:rsid w:val="004F3ABF"/>
    <w:rsid w:val="004F43C8"/>
    <w:rsid w:val="004F48B9"/>
    <w:rsid w:val="004F5BF6"/>
    <w:rsid w:val="004F7F32"/>
    <w:rsid w:val="00500177"/>
    <w:rsid w:val="00500679"/>
    <w:rsid w:val="00501FF2"/>
    <w:rsid w:val="005044D6"/>
    <w:rsid w:val="00504E3C"/>
    <w:rsid w:val="00504E9C"/>
    <w:rsid w:val="005051B5"/>
    <w:rsid w:val="00506111"/>
    <w:rsid w:val="005073AF"/>
    <w:rsid w:val="00511051"/>
    <w:rsid w:val="00513A13"/>
    <w:rsid w:val="005142AC"/>
    <w:rsid w:val="0051434B"/>
    <w:rsid w:val="00517122"/>
    <w:rsid w:val="005172B3"/>
    <w:rsid w:val="005179EC"/>
    <w:rsid w:val="00520D69"/>
    <w:rsid w:val="00521D9E"/>
    <w:rsid w:val="00523649"/>
    <w:rsid w:val="00525DC0"/>
    <w:rsid w:val="00526860"/>
    <w:rsid w:val="00527EDD"/>
    <w:rsid w:val="00527F35"/>
    <w:rsid w:val="00527F65"/>
    <w:rsid w:val="00537AB6"/>
    <w:rsid w:val="00540248"/>
    <w:rsid w:val="005419C4"/>
    <w:rsid w:val="00543713"/>
    <w:rsid w:val="00543C4A"/>
    <w:rsid w:val="0054462A"/>
    <w:rsid w:val="0054513E"/>
    <w:rsid w:val="00545601"/>
    <w:rsid w:val="005458B4"/>
    <w:rsid w:val="00546CF4"/>
    <w:rsid w:val="00546F4A"/>
    <w:rsid w:val="00546FDB"/>
    <w:rsid w:val="005500D1"/>
    <w:rsid w:val="00550348"/>
    <w:rsid w:val="00551C81"/>
    <w:rsid w:val="00552CD1"/>
    <w:rsid w:val="005541F8"/>
    <w:rsid w:val="0055593A"/>
    <w:rsid w:val="00555BF5"/>
    <w:rsid w:val="0055657D"/>
    <w:rsid w:val="00556F8A"/>
    <w:rsid w:val="00560810"/>
    <w:rsid w:val="0056218D"/>
    <w:rsid w:val="00562E1B"/>
    <w:rsid w:val="00563FA5"/>
    <w:rsid w:val="00564751"/>
    <w:rsid w:val="00564ED1"/>
    <w:rsid w:val="00565143"/>
    <w:rsid w:val="0056654F"/>
    <w:rsid w:val="0057054C"/>
    <w:rsid w:val="00570BBA"/>
    <w:rsid w:val="00572B3B"/>
    <w:rsid w:val="005757B3"/>
    <w:rsid w:val="00575F5B"/>
    <w:rsid w:val="00580EA8"/>
    <w:rsid w:val="0058246E"/>
    <w:rsid w:val="00584833"/>
    <w:rsid w:val="0058531A"/>
    <w:rsid w:val="005856D0"/>
    <w:rsid w:val="005857BA"/>
    <w:rsid w:val="00585859"/>
    <w:rsid w:val="0058646A"/>
    <w:rsid w:val="005865EB"/>
    <w:rsid w:val="00587415"/>
    <w:rsid w:val="00590160"/>
    <w:rsid w:val="0059108A"/>
    <w:rsid w:val="00592676"/>
    <w:rsid w:val="00592C15"/>
    <w:rsid w:val="005930A7"/>
    <w:rsid w:val="005952DB"/>
    <w:rsid w:val="005A1FFB"/>
    <w:rsid w:val="005A2D0A"/>
    <w:rsid w:val="005A3129"/>
    <w:rsid w:val="005A51DF"/>
    <w:rsid w:val="005A78C3"/>
    <w:rsid w:val="005B027B"/>
    <w:rsid w:val="005B054D"/>
    <w:rsid w:val="005B0D75"/>
    <w:rsid w:val="005B2491"/>
    <w:rsid w:val="005B3CFD"/>
    <w:rsid w:val="005B3E86"/>
    <w:rsid w:val="005B439E"/>
    <w:rsid w:val="005B4F16"/>
    <w:rsid w:val="005B512F"/>
    <w:rsid w:val="005C0297"/>
    <w:rsid w:val="005C0C36"/>
    <w:rsid w:val="005C0D77"/>
    <w:rsid w:val="005C1AC9"/>
    <w:rsid w:val="005C1B75"/>
    <w:rsid w:val="005C27BD"/>
    <w:rsid w:val="005C3420"/>
    <w:rsid w:val="005C36B9"/>
    <w:rsid w:val="005C3C4F"/>
    <w:rsid w:val="005C3EE5"/>
    <w:rsid w:val="005C4CC8"/>
    <w:rsid w:val="005C61BF"/>
    <w:rsid w:val="005C6AE5"/>
    <w:rsid w:val="005D02B8"/>
    <w:rsid w:val="005D116D"/>
    <w:rsid w:val="005D1463"/>
    <w:rsid w:val="005D2F81"/>
    <w:rsid w:val="005D3AED"/>
    <w:rsid w:val="005D3D53"/>
    <w:rsid w:val="005D4629"/>
    <w:rsid w:val="005D5B1B"/>
    <w:rsid w:val="005D71BE"/>
    <w:rsid w:val="005D79DC"/>
    <w:rsid w:val="005E1799"/>
    <w:rsid w:val="005E27D8"/>
    <w:rsid w:val="005E303B"/>
    <w:rsid w:val="005E304E"/>
    <w:rsid w:val="005E7A14"/>
    <w:rsid w:val="005E7FF6"/>
    <w:rsid w:val="005F1334"/>
    <w:rsid w:val="005F1647"/>
    <w:rsid w:val="005F1ECB"/>
    <w:rsid w:val="005F2828"/>
    <w:rsid w:val="005F2B79"/>
    <w:rsid w:val="005F2CBE"/>
    <w:rsid w:val="005F59F2"/>
    <w:rsid w:val="005F5F8D"/>
    <w:rsid w:val="005F6681"/>
    <w:rsid w:val="005F68F9"/>
    <w:rsid w:val="0060096F"/>
    <w:rsid w:val="006013CA"/>
    <w:rsid w:val="00601B8B"/>
    <w:rsid w:val="00602478"/>
    <w:rsid w:val="006024A1"/>
    <w:rsid w:val="006034BC"/>
    <w:rsid w:val="00603729"/>
    <w:rsid w:val="0060527F"/>
    <w:rsid w:val="00607055"/>
    <w:rsid w:val="00611292"/>
    <w:rsid w:val="00613654"/>
    <w:rsid w:val="006156D3"/>
    <w:rsid w:val="006164ED"/>
    <w:rsid w:val="0061758C"/>
    <w:rsid w:val="00617EDA"/>
    <w:rsid w:val="006212CF"/>
    <w:rsid w:val="006213FF"/>
    <w:rsid w:val="00623014"/>
    <w:rsid w:val="0062374D"/>
    <w:rsid w:val="006237BF"/>
    <w:rsid w:val="00623888"/>
    <w:rsid w:val="00624DF6"/>
    <w:rsid w:val="00625B04"/>
    <w:rsid w:val="00626697"/>
    <w:rsid w:val="00630419"/>
    <w:rsid w:val="00631781"/>
    <w:rsid w:val="006324A8"/>
    <w:rsid w:val="00632CDE"/>
    <w:rsid w:val="00633D2C"/>
    <w:rsid w:val="00634078"/>
    <w:rsid w:val="00634811"/>
    <w:rsid w:val="00634CFC"/>
    <w:rsid w:val="00636557"/>
    <w:rsid w:val="00636DED"/>
    <w:rsid w:val="00636FDA"/>
    <w:rsid w:val="00640012"/>
    <w:rsid w:val="00640AB5"/>
    <w:rsid w:val="00641DBF"/>
    <w:rsid w:val="00643F9D"/>
    <w:rsid w:val="0064486E"/>
    <w:rsid w:val="00646926"/>
    <w:rsid w:val="00646E09"/>
    <w:rsid w:val="006474C6"/>
    <w:rsid w:val="006478AA"/>
    <w:rsid w:val="006501B7"/>
    <w:rsid w:val="00651182"/>
    <w:rsid w:val="0065284D"/>
    <w:rsid w:val="00652B91"/>
    <w:rsid w:val="00654217"/>
    <w:rsid w:val="006542CD"/>
    <w:rsid w:val="00655540"/>
    <w:rsid w:val="00656B09"/>
    <w:rsid w:val="006578FA"/>
    <w:rsid w:val="00660882"/>
    <w:rsid w:val="006615F6"/>
    <w:rsid w:val="00662715"/>
    <w:rsid w:val="00662EF7"/>
    <w:rsid w:val="006630D8"/>
    <w:rsid w:val="00663883"/>
    <w:rsid w:val="00663E4C"/>
    <w:rsid w:val="00665919"/>
    <w:rsid w:val="00665964"/>
    <w:rsid w:val="006660BC"/>
    <w:rsid w:val="00670204"/>
    <w:rsid w:val="00671662"/>
    <w:rsid w:val="00673600"/>
    <w:rsid w:val="006754E6"/>
    <w:rsid w:val="00676703"/>
    <w:rsid w:val="0067735E"/>
    <w:rsid w:val="0068008A"/>
    <w:rsid w:val="006823E6"/>
    <w:rsid w:val="00684989"/>
    <w:rsid w:val="00686446"/>
    <w:rsid w:val="00686B0C"/>
    <w:rsid w:val="00687F51"/>
    <w:rsid w:val="00687F68"/>
    <w:rsid w:val="00691060"/>
    <w:rsid w:val="00691532"/>
    <w:rsid w:val="0069162D"/>
    <w:rsid w:val="00692FAC"/>
    <w:rsid w:val="00693454"/>
    <w:rsid w:val="00693FDE"/>
    <w:rsid w:val="00694794"/>
    <w:rsid w:val="00696906"/>
    <w:rsid w:val="0069728A"/>
    <w:rsid w:val="00697D99"/>
    <w:rsid w:val="00697ED3"/>
    <w:rsid w:val="006A033E"/>
    <w:rsid w:val="006A1D13"/>
    <w:rsid w:val="006A2DEC"/>
    <w:rsid w:val="006A37B5"/>
    <w:rsid w:val="006A4269"/>
    <w:rsid w:val="006A4A03"/>
    <w:rsid w:val="006A4DD9"/>
    <w:rsid w:val="006A59E2"/>
    <w:rsid w:val="006A679C"/>
    <w:rsid w:val="006A689C"/>
    <w:rsid w:val="006B0111"/>
    <w:rsid w:val="006B104D"/>
    <w:rsid w:val="006B1FFE"/>
    <w:rsid w:val="006B2920"/>
    <w:rsid w:val="006B3A0E"/>
    <w:rsid w:val="006B46B6"/>
    <w:rsid w:val="006B53CB"/>
    <w:rsid w:val="006B55BE"/>
    <w:rsid w:val="006B5C54"/>
    <w:rsid w:val="006B60E9"/>
    <w:rsid w:val="006C099B"/>
    <w:rsid w:val="006C1405"/>
    <w:rsid w:val="006C2996"/>
    <w:rsid w:val="006C2B8A"/>
    <w:rsid w:val="006C37B3"/>
    <w:rsid w:val="006C3D47"/>
    <w:rsid w:val="006C481B"/>
    <w:rsid w:val="006C48A5"/>
    <w:rsid w:val="006C5ADD"/>
    <w:rsid w:val="006C62F0"/>
    <w:rsid w:val="006C76AC"/>
    <w:rsid w:val="006D079C"/>
    <w:rsid w:val="006D108A"/>
    <w:rsid w:val="006D21A3"/>
    <w:rsid w:val="006D3FCE"/>
    <w:rsid w:val="006D476C"/>
    <w:rsid w:val="006D482F"/>
    <w:rsid w:val="006D56B2"/>
    <w:rsid w:val="006D694F"/>
    <w:rsid w:val="006D6C87"/>
    <w:rsid w:val="006D6CBF"/>
    <w:rsid w:val="006D75F8"/>
    <w:rsid w:val="006E0372"/>
    <w:rsid w:val="006E122F"/>
    <w:rsid w:val="006E3672"/>
    <w:rsid w:val="006E59B7"/>
    <w:rsid w:val="006F04D1"/>
    <w:rsid w:val="006F0CE3"/>
    <w:rsid w:val="006F36FF"/>
    <w:rsid w:val="006F6334"/>
    <w:rsid w:val="006F6546"/>
    <w:rsid w:val="00700034"/>
    <w:rsid w:val="0070061E"/>
    <w:rsid w:val="0070252F"/>
    <w:rsid w:val="00702DC3"/>
    <w:rsid w:val="00706D34"/>
    <w:rsid w:val="007070C4"/>
    <w:rsid w:val="00707120"/>
    <w:rsid w:val="007078B7"/>
    <w:rsid w:val="007115B7"/>
    <w:rsid w:val="0071597A"/>
    <w:rsid w:val="00720B66"/>
    <w:rsid w:val="00722AED"/>
    <w:rsid w:val="00722F87"/>
    <w:rsid w:val="00724C5B"/>
    <w:rsid w:val="0072567B"/>
    <w:rsid w:val="00725E3D"/>
    <w:rsid w:val="00726764"/>
    <w:rsid w:val="007306A0"/>
    <w:rsid w:val="00730779"/>
    <w:rsid w:val="00731DE1"/>
    <w:rsid w:val="00733CF5"/>
    <w:rsid w:val="00734382"/>
    <w:rsid w:val="0073617F"/>
    <w:rsid w:val="00737810"/>
    <w:rsid w:val="0074131A"/>
    <w:rsid w:val="00741DF8"/>
    <w:rsid w:val="007433ED"/>
    <w:rsid w:val="00743634"/>
    <w:rsid w:val="00743D3F"/>
    <w:rsid w:val="0074471B"/>
    <w:rsid w:val="00744E36"/>
    <w:rsid w:val="00745D53"/>
    <w:rsid w:val="007461EE"/>
    <w:rsid w:val="00750989"/>
    <w:rsid w:val="0075134D"/>
    <w:rsid w:val="00752AA3"/>
    <w:rsid w:val="0075424E"/>
    <w:rsid w:val="00754CEA"/>
    <w:rsid w:val="00755386"/>
    <w:rsid w:val="0076059D"/>
    <w:rsid w:val="00760A66"/>
    <w:rsid w:val="00766364"/>
    <w:rsid w:val="0076660F"/>
    <w:rsid w:val="00766AB4"/>
    <w:rsid w:val="00767155"/>
    <w:rsid w:val="00767439"/>
    <w:rsid w:val="007679EE"/>
    <w:rsid w:val="00767CD6"/>
    <w:rsid w:val="00770DC4"/>
    <w:rsid w:val="00770EFC"/>
    <w:rsid w:val="00771155"/>
    <w:rsid w:val="0077119B"/>
    <w:rsid w:val="00771C21"/>
    <w:rsid w:val="007734B5"/>
    <w:rsid w:val="00773AF1"/>
    <w:rsid w:val="00773D40"/>
    <w:rsid w:val="00774610"/>
    <w:rsid w:val="00774A2A"/>
    <w:rsid w:val="00774EF6"/>
    <w:rsid w:val="007759F4"/>
    <w:rsid w:val="00776205"/>
    <w:rsid w:val="0077676E"/>
    <w:rsid w:val="0078126F"/>
    <w:rsid w:val="00781AD8"/>
    <w:rsid w:val="00783358"/>
    <w:rsid w:val="00783C40"/>
    <w:rsid w:val="00785C55"/>
    <w:rsid w:val="0078724D"/>
    <w:rsid w:val="007923F1"/>
    <w:rsid w:val="007945FD"/>
    <w:rsid w:val="00794803"/>
    <w:rsid w:val="007948C6"/>
    <w:rsid w:val="00795678"/>
    <w:rsid w:val="00797745"/>
    <w:rsid w:val="007A2525"/>
    <w:rsid w:val="007A2E6F"/>
    <w:rsid w:val="007A3F54"/>
    <w:rsid w:val="007A4343"/>
    <w:rsid w:val="007A4771"/>
    <w:rsid w:val="007A4AD8"/>
    <w:rsid w:val="007A6169"/>
    <w:rsid w:val="007A72F3"/>
    <w:rsid w:val="007A7ECD"/>
    <w:rsid w:val="007B16A5"/>
    <w:rsid w:val="007B1F71"/>
    <w:rsid w:val="007B20B1"/>
    <w:rsid w:val="007B2286"/>
    <w:rsid w:val="007B23F9"/>
    <w:rsid w:val="007B391A"/>
    <w:rsid w:val="007B407C"/>
    <w:rsid w:val="007B4A8A"/>
    <w:rsid w:val="007B4C56"/>
    <w:rsid w:val="007B5168"/>
    <w:rsid w:val="007B57AD"/>
    <w:rsid w:val="007B5AC7"/>
    <w:rsid w:val="007B5D05"/>
    <w:rsid w:val="007B6F75"/>
    <w:rsid w:val="007C0911"/>
    <w:rsid w:val="007C0BB2"/>
    <w:rsid w:val="007C1794"/>
    <w:rsid w:val="007C20A4"/>
    <w:rsid w:val="007C294C"/>
    <w:rsid w:val="007C2E95"/>
    <w:rsid w:val="007C35A4"/>
    <w:rsid w:val="007C3668"/>
    <w:rsid w:val="007C3675"/>
    <w:rsid w:val="007C3D6D"/>
    <w:rsid w:val="007D0030"/>
    <w:rsid w:val="007D0525"/>
    <w:rsid w:val="007D2B3C"/>
    <w:rsid w:val="007D3888"/>
    <w:rsid w:val="007D3D8F"/>
    <w:rsid w:val="007D3DE0"/>
    <w:rsid w:val="007D3F8E"/>
    <w:rsid w:val="007D6E85"/>
    <w:rsid w:val="007D6FA8"/>
    <w:rsid w:val="007E004F"/>
    <w:rsid w:val="007E045F"/>
    <w:rsid w:val="007E3017"/>
    <w:rsid w:val="007E37EE"/>
    <w:rsid w:val="007E6648"/>
    <w:rsid w:val="007E6E98"/>
    <w:rsid w:val="007E7373"/>
    <w:rsid w:val="007E74F7"/>
    <w:rsid w:val="007E7A42"/>
    <w:rsid w:val="007E7C1E"/>
    <w:rsid w:val="007F025E"/>
    <w:rsid w:val="007F0FA5"/>
    <w:rsid w:val="007F171D"/>
    <w:rsid w:val="007F2851"/>
    <w:rsid w:val="007F2B75"/>
    <w:rsid w:val="007F2E04"/>
    <w:rsid w:val="007F3D77"/>
    <w:rsid w:val="007F51D9"/>
    <w:rsid w:val="007F555D"/>
    <w:rsid w:val="007F7D31"/>
    <w:rsid w:val="00800413"/>
    <w:rsid w:val="0080053B"/>
    <w:rsid w:val="00800DC5"/>
    <w:rsid w:val="008022DB"/>
    <w:rsid w:val="00802B28"/>
    <w:rsid w:val="00802B72"/>
    <w:rsid w:val="0080306F"/>
    <w:rsid w:val="00806814"/>
    <w:rsid w:val="00806DF4"/>
    <w:rsid w:val="0080760C"/>
    <w:rsid w:val="008077BF"/>
    <w:rsid w:val="00810D47"/>
    <w:rsid w:val="00812010"/>
    <w:rsid w:val="0081451E"/>
    <w:rsid w:val="00815805"/>
    <w:rsid w:val="0082002E"/>
    <w:rsid w:val="008202F1"/>
    <w:rsid w:val="008228C3"/>
    <w:rsid w:val="008234B2"/>
    <w:rsid w:val="00823827"/>
    <w:rsid w:val="00823A32"/>
    <w:rsid w:val="00824C4E"/>
    <w:rsid w:val="00825929"/>
    <w:rsid w:val="008261BC"/>
    <w:rsid w:val="008305F9"/>
    <w:rsid w:val="0083189E"/>
    <w:rsid w:val="00831B57"/>
    <w:rsid w:val="00831B61"/>
    <w:rsid w:val="008339B8"/>
    <w:rsid w:val="00834A77"/>
    <w:rsid w:val="00834EBD"/>
    <w:rsid w:val="00836095"/>
    <w:rsid w:val="008377BE"/>
    <w:rsid w:val="00837C09"/>
    <w:rsid w:val="00837D58"/>
    <w:rsid w:val="00840F29"/>
    <w:rsid w:val="0084110D"/>
    <w:rsid w:val="00841288"/>
    <w:rsid w:val="00841425"/>
    <w:rsid w:val="00841EC3"/>
    <w:rsid w:val="00842A0F"/>
    <w:rsid w:val="0084359C"/>
    <w:rsid w:val="0084453B"/>
    <w:rsid w:val="00846E82"/>
    <w:rsid w:val="00847CBD"/>
    <w:rsid w:val="00851946"/>
    <w:rsid w:val="00851F94"/>
    <w:rsid w:val="00852CD9"/>
    <w:rsid w:val="00853359"/>
    <w:rsid w:val="0085340C"/>
    <w:rsid w:val="00853A1B"/>
    <w:rsid w:val="00853D4E"/>
    <w:rsid w:val="00854C30"/>
    <w:rsid w:val="008550C3"/>
    <w:rsid w:val="00855679"/>
    <w:rsid w:val="00856DD0"/>
    <w:rsid w:val="00856E05"/>
    <w:rsid w:val="00857C16"/>
    <w:rsid w:val="00860378"/>
    <w:rsid w:val="00860566"/>
    <w:rsid w:val="00860BD4"/>
    <w:rsid w:val="00862793"/>
    <w:rsid w:val="0087017C"/>
    <w:rsid w:val="00870E84"/>
    <w:rsid w:val="008715FE"/>
    <w:rsid w:val="00871E4B"/>
    <w:rsid w:val="008738A9"/>
    <w:rsid w:val="00873B73"/>
    <w:rsid w:val="008748B5"/>
    <w:rsid w:val="00874F54"/>
    <w:rsid w:val="008755BA"/>
    <w:rsid w:val="00875868"/>
    <w:rsid w:val="00875BA2"/>
    <w:rsid w:val="00876C5E"/>
    <w:rsid w:val="008771EC"/>
    <w:rsid w:val="0087782D"/>
    <w:rsid w:val="00877919"/>
    <w:rsid w:val="0088035A"/>
    <w:rsid w:val="00881C05"/>
    <w:rsid w:val="008831A3"/>
    <w:rsid w:val="00883361"/>
    <w:rsid w:val="008867AF"/>
    <w:rsid w:val="00886C21"/>
    <w:rsid w:val="008872BE"/>
    <w:rsid w:val="0089080F"/>
    <w:rsid w:val="00891237"/>
    <w:rsid w:val="008932E6"/>
    <w:rsid w:val="0089426D"/>
    <w:rsid w:val="0089461A"/>
    <w:rsid w:val="008950BE"/>
    <w:rsid w:val="008953FC"/>
    <w:rsid w:val="008962C5"/>
    <w:rsid w:val="008978E1"/>
    <w:rsid w:val="008A0A1E"/>
    <w:rsid w:val="008A0E4F"/>
    <w:rsid w:val="008A152D"/>
    <w:rsid w:val="008A44FC"/>
    <w:rsid w:val="008B0F70"/>
    <w:rsid w:val="008B3875"/>
    <w:rsid w:val="008B38A6"/>
    <w:rsid w:val="008B39E9"/>
    <w:rsid w:val="008B6837"/>
    <w:rsid w:val="008B724D"/>
    <w:rsid w:val="008C0012"/>
    <w:rsid w:val="008C0980"/>
    <w:rsid w:val="008C142D"/>
    <w:rsid w:val="008C1C26"/>
    <w:rsid w:val="008C344A"/>
    <w:rsid w:val="008C3C0D"/>
    <w:rsid w:val="008C716B"/>
    <w:rsid w:val="008C7F9D"/>
    <w:rsid w:val="008D0E72"/>
    <w:rsid w:val="008D0ECB"/>
    <w:rsid w:val="008D1B42"/>
    <w:rsid w:val="008D3F9B"/>
    <w:rsid w:val="008D5422"/>
    <w:rsid w:val="008D5AB4"/>
    <w:rsid w:val="008D6748"/>
    <w:rsid w:val="008D6BF2"/>
    <w:rsid w:val="008E2DF8"/>
    <w:rsid w:val="008E3483"/>
    <w:rsid w:val="008E35C6"/>
    <w:rsid w:val="008E4779"/>
    <w:rsid w:val="008E54FA"/>
    <w:rsid w:val="008E5F9C"/>
    <w:rsid w:val="008E7279"/>
    <w:rsid w:val="008E735B"/>
    <w:rsid w:val="008F19D0"/>
    <w:rsid w:val="008F1C42"/>
    <w:rsid w:val="008F23EA"/>
    <w:rsid w:val="008F39F6"/>
    <w:rsid w:val="008F4899"/>
    <w:rsid w:val="008F576A"/>
    <w:rsid w:val="008F6D1A"/>
    <w:rsid w:val="00900416"/>
    <w:rsid w:val="00900C83"/>
    <w:rsid w:val="0090119F"/>
    <w:rsid w:val="009021C2"/>
    <w:rsid w:val="0090229E"/>
    <w:rsid w:val="00902E51"/>
    <w:rsid w:val="0090323A"/>
    <w:rsid w:val="0090619F"/>
    <w:rsid w:val="0090799E"/>
    <w:rsid w:val="00910826"/>
    <w:rsid w:val="00911247"/>
    <w:rsid w:val="0091206B"/>
    <w:rsid w:val="0091494F"/>
    <w:rsid w:val="00914EB0"/>
    <w:rsid w:val="00915780"/>
    <w:rsid w:val="00916095"/>
    <w:rsid w:val="00917825"/>
    <w:rsid w:val="009205AD"/>
    <w:rsid w:val="009205DD"/>
    <w:rsid w:val="00920F19"/>
    <w:rsid w:val="009224C8"/>
    <w:rsid w:val="009246F6"/>
    <w:rsid w:val="0092499B"/>
    <w:rsid w:val="00924DF2"/>
    <w:rsid w:val="009255F0"/>
    <w:rsid w:val="00925968"/>
    <w:rsid w:val="00925B23"/>
    <w:rsid w:val="00931F54"/>
    <w:rsid w:val="009336EE"/>
    <w:rsid w:val="00933B9D"/>
    <w:rsid w:val="00933DD8"/>
    <w:rsid w:val="00937E3B"/>
    <w:rsid w:val="009408FF"/>
    <w:rsid w:val="00940A68"/>
    <w:rsid w:val="00941BDC"/>
    <w:rsid w:val="00942DBA"/>
    <w:rsid w:val="009437A0"/>
    <w:rsid w:val="009439AE"/>
    <w:rsid w:val="00943C1E"/>
    <w:rsid w:val="00946B4B"/>
    <w:rsid w:val="00951371"/>
    <w:rsid w:val="00951AE8"/>
    <w:rsid w:val="009600EC"/>
    <w:rsid w:val="00960F08"/>
    <w:rsid w:val="00961486"/>
    <w:rsid w:val="0096180A"/>
    <w:rsid w:val="00961DED"/>
    <w:rsid w:val="009621A4"/>
    <w:rsid w:val="00962AF4"/>
    <w:rsid w:val="00962B7E"/>
    <w:rsid w:val="00963B70"/>
    <w:rsid w:val="0096405B"/>
    <w:rsid w:val="00966A02"/>
    <w:rsid w:val="0097366E"/>
    <w:rsid w:val="00974167"/>
    <w:rsid w:val="00974BBA"/>
    <w:rsid w:val="00975528"/>
    <w:rsid w:val="0097717C"/>
    <w:rsid w:val="009774BB"/>
    <w:rsid w:val="00977B03"/>
    <w:rsid w:val="00980D84"/>
    <w:rsid w:val="0098158F"/>
    <w:rsid w:val="00981EAC"/>
    <w:rsid w:val="009828D7"/>
    <w:rsid w:val="00982CB7"/>
    <w:rsid w:val="0098442D"/>
    <w:rsid w:val="00985CEF"/>
    <w:rsid w:val="0098672E"/>
    <w:rsid w:val="009867C8"/>
    <w:rsid w:val="00986E81"/>
    <w:rsid w:val="009909EC"/>
    <w:rsid w:val="00991177"/>
    <w:rsid w:val="00991925"/>
    <w:rsid w:val="00991CE1"/>
    <w:rsid w:val="009928F3"/>
    <w:rsid w:val="00993A62"/>
    <w:rsid w:val="00994EF2"/>
    <w:rsid w:val="00996ADF"/>
    <w:rsid w:val="009974C7"/>
    <w:rsid w:val="009A0733"/>
    <w:rsid w:val="009A0A57"/>
    <w:rsid w:val="009A108D"/>
    <w:rsid w:val="009A18A9"/>
    <w:rsid w:val="009A1C26"/>
    <w:rsid w:val="009A21F0"/>
    <w:rsid w:val="009A3275"/>
    <w:rsid w:val="009A3D39"/>
    <w:rsid w:val="009A3F83"/>
    <w:rsid w:val="009A46BC"/>
    <w:rsid w:val="009A51F3"/>
    <w:rsid w:val="009A52B0"/>
    <w:rsid w:val="009A5F21"/>
    <w:rsid w:val="009A6F8B"/>
    <w:rsid w:val="009A71CD"/>
    <w:rsid w:val="009A75EC"/>
    <w:rsid w:val="009A7D59"/>
    <w:rsid w:val="009B3D42"/>
    <w:rsid w:val="009B5084"/>
    <w:rsid w:val="009C1BB2"/>
    <w:rsid w:val="009C30F7"/>
    <w:rsid w:val="009C36FA"/>
    <w:rsid w:val="009C3D38"/>
    <w:rsid w:val="009C57CF"/>
    <w:rsid w:val="009C58BA"/>
    <w:rsid w:val="009C701A"/>
    <w:rsid w:val="009C74AD"/>
    <w:rsid w:val="009C7848"/>
    <w:rsid w:val="009D0030"/>
    <w:rsid w:val="009D1638"/>
    <w:rsid w:val="009D2140"/>
    <w:rsid w:val="009D2D0C"/>
    <w:rsid w:val="009D375D"/>
    <w:rsid w:val="009D5FB8"/>
    <w:rsid w:val="009D6549"/>
    <w:rsid w:val="009E0DA2"/>
    <w:rsid w:val="009E319D"/>
    <w:rsid w:val="009E41DA"/>
    <w:rsid w:val="009E47F1"/>
    <w:rsid w:val="009E5A3D"/>
    <w:rsid w:val="009E5C6A"/>
    <w:rsid w:val="009E5E73"/>
    <w:rsid w:val="009E6EAB"/>
    <w:rsid w:val="009E6F03"/>
    <w:rsid w:val="009E7E85"/>
    <w:rsid w:val="009F0408"/>
    <w:rsid w:val="009F0880"/>
    <w:rsid w:val="009F0EF4"/>
    <w:rsid w:val="009F10DC"/>
    <w:rsid w:val="009F164F"/>
    <w:rsid w:val="009F1C1B"/>
    <w:rsid w:val="009F1D04"/>
    <w:rsid w:val="009F1E26"/>
    <w:rsid w:val="009F248E"/>
    <w:rsid w:val="009F36C9"/>
    <w:rsid w:val="009F42F5"/>
    <w:rsid w:val="009F44E9"/>
    <w:rsid w:val="009F4671"/>
    <w:rsid w:val="009F5B02"/>
    <w:rsid w:val="009F5F51"/>
    <w:rsid w:val="00A017BA"/>
    <w:rsid w:val="00A0296D"/>
    <w:rsid w:val="00A03C11"/>
    <w:rsid w:val="00A049D5"/>
    <w:rsid w:val="00A052BA"/>
    <w:rsid w:val="00A057BC"/>
    <w:rsid w:val="00A0592B"/>
    <w:rsid w:val="00A07DFC"/>
    <w:rsid w:val="00A10585"/>
    <w:rsid w:val="00A115CF"/>
    <w:rsid w:val="00A1178A"/>
    <w:rsid w:val="00A11CD7"/>
    <w:rsid w:val="00A1229E"/>
    <w:rsid w:val="00A12AA0"/>
    <w:rsid w:val="00A13E04"/>
    <w:rsid w:val="00A13E3C"/>
    <w:rsid w:val="00A1455C"/>
    <w:rsid w:val="00A1476A"/>
    <w:rsid w:val="00A1565D"/>
    <w:rsid w:val="00A162D4"/>
    <w:rsid w:val="00A2007A"/>
    <w:rsid w:val="00A226E6"/>
    <w:rsid w:val="00A22796"/>
    <w:rsid w:val="00A233C5"/>
    <w:rsid w:val="00A25660"/>
    <w:rsid w:val="00A264CE"/>
    <w:rsid w:val="00A266CA"/>
    <w:rsid w:val="00A3111D"/>
    <w:rsid w:val="00A3147A"/>
    <w:rsid w:val="00A31F3C"/>
    <w:rsid w:val="00A3368A"/>
    <w:rsid w:val="00A34111"/>
    <w:rsid w:val="00A34829"/>
    <w:rsid w:val="00A348E6"/>
    <w:rsid w:val="00A34E82"/>
    <w:rsid w:val="00A362E9"/>
    <w:rsid w:val="00A40BA1"/>
    <w:rsid w:val="00A423D1"/>
    <w:rsid w:val="00A45661"/>
    <w:rsid w:val="00A45E7B"/>
    <w:rsid w:val="00A460E8"/>
    <w:rsid w:val="00A46874"/>
    <w:rsid w:val="00A46C37"/>
    <w:rsid w:val="00A47886"/>
    <w:rsid w:val="00A47F2E"/>
    <w:rsid w:val="00A50377"/>
    <w:rsid w:val="00A526F3"/>
    <w:rsid w:val="00A528FA"/>
    <w:rsid w:val="00A54ED2"/>
    <w:rsid w:val="00A554D7"/>
    <w:rsid w:val="00A55A23"/>
    <w:rsid w:val="00A56209"/>
    <w:rsid w:val="00A56FE7"/>
    <w:rsid w:val="00A574C7"/>
    <w:rsid w:val="00A57855"/>
    <w:rsid w:val="00A57CD8"/>
    <w:rsid w:val="00A60A66"/>
    <w:rsid w:val="00A61DF1"/>
    <w:rsid w:val="00A61E3D"/>
    <w:rsid w:val="00A61FD2"/>
    <w:rsid w:val="00A62476"/>
    <w:rsid w:val="00A63681"/>
    <w:rsid w:val="00A6484E"/>
    <w:rsid w:val="00A668E6"/>
    <w:rsid w:val="00A705C8"/>
    <w:rsid w:val="00A7233E"/>
    <w:rsid w:val="00A732DE"/>
    <w:rsid w:val="00A736FF"/>
    <w:rsid w:val="00A73853"/>
    <w:rsid w:val="00A743EE"/>
    <w:rsid w:val="00A74790"/>
    <w:rsid w:val="00A76001"/>
    <w:rsid w:val="00A76849"/>
    <w:rsid w:val="00A770A6"/>
    <w:rsid w:val="00A7790D"/>
    <w:rsid w:val="00A779BB"/>
    <w:rsid w:val="00A8001A"/>
    <w:rsid w:val="00A80BF3"/>
    <w:rsid w:val="00A81807"/>
    <w:rsid w:val="00A81837"/>
    <w:rsid w:val="00A81B53"/>
    <w:rsid w:val="00A835BB"/>
    <w:rsid w:val="00A83792"/>
    <w:rsid w:val="00A83AF6"/>
    <w:rsid w:val="00A83B3B"/>
    <w:rsid w:val="00A83B73"/>
    <w:rsid w:val="00A862B9"/>
    <w:rsid w:val="00A87210"/>
    <w:rsid w:val="00A905DA"/>
    <w:rsid w:val="00A928D5"/>
    <w:rsid w:val="00A92C76"/>
    <w:rsid w:val="00A96C54"/>
    <w:rsid w:val="00AA28E9"/>
    <w:rsid w:val="00AA3D72"/>
    <w:rsid w:val="00AA7850"/>
    <w:rsid w:val="00AA7CD8"/>
    <w:rsid w:val="00AB009C"/>
    <w:rsid w:val="00AB0386"/>
    <w:rsid w:val="00AB0E61"/>
    <w:rsid w:val="00AB0F78"/>
    <w:rsid w:val="00AB2AD6"/>
    <w:rsid w:val="00AB4001"/>
    <w:rsid w:val="00AB6158"/>
    <w:rsid w:val="00AB7BF7"/>
    <w:rsid w:val="00AC0856"/>
    <w:rsid w:val="00AC342B"/>
    <w:rsid w:val="00AC3630"/>
    <w:rsid w:val="00AC4068"/>
    <w:rsid w:val="00AC4401"/>
    <w:rsid w:val="00AC4516"/>
    <w:rsid w:val="00AD0170"/>
    <w:rsid w:val="00AD104D"/>
    <w:rsid w:val="00AD161E"/>
    <w:rsid w:val="00AD1CF7"/>
    <w:rsid w:val="00AD1F5F"/>
    <w:rsid w:val="00AD2434"/>
    <w:rsid w:val="00AD2B3E"/>
    <w:rsid w:val="00AD2ECD"/>
    <w:rsid w:val="00AD5208"/>
    <w:rsid w:val="00AD5F65"/>
    <w:rsid w:val="00AD627B"/>
    <w:rsid w:val="00AD69F5"/>
    <w:rsid w:val="00AE102C"/>
    <w:rsid w:val="00AE1101"/>
    <w:rsid w:val="00AE1F7B"/>
    <w:rsid w:val="00AE4250"/>
    <w:rsid w:val="00AF0374"/>
    <w:rsid w:val="00AF0F2F"/>
    <w:rsid w:val="00AF1819"/>
    <w:rsid w:val="00AF20B7"/>
    <w:rsid w:val="00AF2225"/>
    <w:rsid w:val="00AF2997"/>
    <w:rsid w:val="00AF2D94"/>
    <w:rsid w:val="00AF349F"/>
    <w:rsid w:val="00AF35A4"/>
    <w:rsid w:val="00AF48A5"/>
    <w:rsid w:val="00AF50E7"/>
    <w:rsid w:val="00AF55B3"/>
    <w:rsid w:val="00B00825"/>
    <w:rsid w:val="00B00CD4"/>
    <w:rsid w:val="00B01A6A"/>
    <w:rsid w:val="00B02203"/>
    <w:rsid w:val="00B04CED"/>
    <w:rsid w:val="00B05664"/>
    <w:rsid w:val="00B05C59"/>
    <w:rsid w:val="00B06BFB"/>
    <w:rsid w:val="00B11DD0"/>
    <w:rsid w:val="00B121EA"/>
    <w:rsid w:val="00B1220F"/>
    <w:rsid w:val="00B13D90"/>
    <w:rsid w:val="00B14494"/>
    <w:rsid w:val="00B14993"/>
    <w:rsid w:val="00B1524B"/>
    <w:rsid w:val="00B1553E"/>
    <w:rsid w:val="00B161D2"/>
    <w:rsid w:val="00B16C8C"/>
    <w:rsid w:val="00B17FCE"/>
    <w:rsid w:val="00B20F49"/>
    <w:rsid w:val="00B215E4"/>
    <w:rsid w:val="00B216B1"/>
    <w:rsid w:val="00B21FAB"/>
    <w:rsid w:val="00B223BF"/>
    <w:rsid w:val="00B224E8"/>
    <w:rsid w:val="00B22A33"/>
    <w:rsid w:val="00B22CBE"/>
    <w:rsid w:val="00B23E5D"/>
    <w:rsid w:val="00B27CBA"/>
    <w:rsid w:val="00B300A8"/>
    <w:rsid w:val="00B30138"/>
    <w:rsid w:val="00B31366"/>
    <w:rsid w:val="00B31440"/>
    <w:rsid w:val="00B32E81"/>
    <w:rsid w:val="00B332FE"/>
    <w:rsid w:val="00B34CD0"/>
    <w:rsid w:val="00B35870"/>
    <w:rsid w:val="00B360B6"/>
    <w:rsid w:val="00B45F0A"/>
    <w:rsid w:val="00B463F8"/>
    <w:rsid w:val="00B47379"/>
    <w:rsid w:val="00B47620"/>
    <w:rsid w:val="00B47DF8"/>
    <w:rsid w:val="00B500CB"/>
    <w:rsid w:val="00B51100"/>
    <w:rsid w:val="00B52481"/>
    <w:rsid w:val="00B56882"/>
    <w:rsid w:val="00B5695E"/>
    <w:rsid w:val="00B569A2"/>
    <w:rsid w:val="00B570D2"/>
    <w:rsid w:val="00B57B05"/>
    <w:rsid w:val="00B64041"/>
    <w:rsid w:val="00B64E27"/>
    <w:rsid w:val="00B66BD5"/>
    <w:rsid w:val="00B673C5"/>
    <w:rsid w:val="00B67B2D"/>
    <w:rsid w:val="00B716BF"/>
    <w:rsid w:val="00B71AAD"/>
    <w:rsid w:val="00B727B2"/>
    <w:rsid w:val="00B73D68"/>
    <w:rsid w:val="00B7525B"/>
    <w:rsid w:val="00B755B6"/>
    <w:rsid w:val="00B76686"/>
    <w:rsid w:val="00B770BF"/>
    <w:rsid w:val="00B77820"/>
    <w:rsid w:val="00B81AAD"/>
    <w:rsid w:val="00B8355E"/>
    <w:rsid w:val="00B83BC8"/>
    <w:rsid w:val="00B84C70"/>
    <w:rsid w:val="00B86988"/>
    <w:rsid w:val="00B87F29"/>
    <w:rsid w:val="00B90150"/>
    <w:rsid w:val="00B91B5A"/>
    <w:rsid w:val="00B928AA"/>
    <w:rsid w:val="00B950DA"/>
    <w:rsid w:val="00B963BB"/>
    <w:rsid w:val="00BA1032"/>
    <w:rsid w:val="00BA1326"/>
    <w:rsid w:val="00BA16DA"/>
    <w:rsid w:val="00BA2688"/>
    <w:rsid w:val="00BA2F88"/>
    <w:rsid w:val="00BA361D"/>
    <w:rsid w:val="00BA45D1"/>
    <w:rsid w:val="00BA4AB2"/>
    <w:rsid w:val="00BA5695"/>
    <w:rsid w:val="00BA6749"/>
    <w:rsid w:val="00BB02A0"/>
    <w:rsid w:val="00BB03A0"/>
    <w:rsid w:val="00BB293D"/>
    <w:rsid w:val="00BB3678"/>
    <w:rsid w:val="00BB38F0"/>
    <w:rsid w:val="00BB44F1"/>
    <w:rsid w:val="00BB5DC9"/>
    <w:rsid w:val="00BB63B7"/>
    <w:rsid w:val="00BB66F6"/>
    <w:rsid w:val="00BB6801"/>
    <w:rsid w:val="00BC09ED"/>
    <w:rsid w:val="00BC1AAC"/>
    <w:rsid w:val="00BC37FA"/>
    <w:rsid w:val="00BC5649"/>
    <w:rsid w:val="00BC70FC"/>
    <w:rsid w:val="00BC7261"/>
    <w:rsid w:val="00BC7A02"/>
    <w:rsid w:val="00BD1676"/>
    <w:rsid w:val="00BD2A46"/>
    <w:rsid w:val="00BD2B08"/>
    <w:rsid w:val="00BD3E8B"/>
    <w:rsid w:val="00BD4A78"/>
    <w:rsid w:val="00BD5913"/>
    <w:rsid w:val="00BD6BD5"/>
    <w:rsid w:val="00BE00EB"/>
    <w:rsid w:val="00BE012F"/>
    <w:rsid w:val="00BE0B1F"/>
    <w:rsid w:val="00BE2532"/>
    <w:rsid w:val="00BE3A19"/>
    <w:rsid w:val="00BE4719"/>
    <w:rsid w:val="00BE61F1"/>
    <w:rsid w:val="00BE7475"/>
    <w:rsid w:val="00BF0382"/>
    <w:rsid w:val="00BF1273"/>
    <w:rsid w:val="00BF13A1"/>
    <w:rsid w:val="00BF30B6"/>
    <w:rsid w:val="00BF478F"/>
    <w:rsid w:val="00BF5214"/>
    <w:rsid w:val="00BF5B87"/>
    <w:rsid w:val="00BF5D4A"/>
    <w:rsid w:val="00C00207"/>
    <w:rsid w:val="00C00846"/>
    <w:rsid w:val="00C00BF2"/>
    <w:rsid w:val="00C00ED1"/>
    <w:rsid w:val="00C00F71"/>
    <w:rsid w:val="00C015A7"/>
    <w:rsid w:val="00C01603"/>
    <w:rsid w:val="00C02941"/>
    <w:rsid w:val="00C02F25"/>
    <w:rsid w:val="00C037C8"/>
    <w:rsid w:val="00C04C34"/>
    <w:rsid w:val="00C05168"/>
    <w:rsid w:val="00C053D4"/>
    <w:rsid w:val="00C068B6"/>
    <w:rsid w:val="00C075C2"/>
    <w:rsid w:val="00C07A67"/>
    <w:rsid w:val="00C106A1"/>
    <w:rsid w:val="00C11E23"/>
    <w:rsid w:val="00C121E2"/>
    <w:rsid w:val="00C1242A"/>
    <w:rsid w:val="00C12531"/>
    <w:rsid w:val="00C14CC5"/>
    <w:rsid w:val="00C1652E"/>
    <w:rsid w:val="00C20E39"/>
    <w:rsid w:val="00C216D5"/>
    <w:rsid w:val="00C2460C"/>
    <w:rsid w:val="00C248FA"/>
    <w:rsid w:val="00C25E10"/>
    <w:rsid w:val="00C26426"/>
    <w:rsid w:val="00C276F2"/>
    <w:rsid w:val="00C305FC"/>
    <w:rsid w:val="00C3095D"/>
    <w:rsid w:val="00C31340"/>
    <w:rsid w:val="00C319A7"/>
    <w:rsid w:val="00C31DE5"/>
    <w:rsid w:val="00C31DFB"/>
    <w:rsid w:val="00C34747"/>
    <w:rsid w:val="00C35C50"/>
    <w:rsid w:val="00C36AFA"/>
    <w:rsid w:val="00C37722"/>
    <w:rsid w:val="00C3776C"/>
    <w:rsid w:val="00C426D1"/>
    <w:rsid w:val="00C42741"/>
    <w:rsid w:val="00C42A6B"/>
    <w:rsid w:val="00C42D7C"/>
    <w:rsid w:val="00C437A9"/>
    <w:rsid w:val="00C4386E"/>
    <w:rsid w:val="00C44710"/>
    <w:rsid w:val="00C45AC7"/>
    <w:rsid w:val="00C476E5"/>
    <w:rsid w:val="00C513C0"/>
    <w:rsid w:val="00C53ABE"/>
    <w:rsid w:val="00C53E9A"/>
    <w:rsid w:val="00C558C2"/>
    <w:rsid w:val="00C569B2"/>
    <w:rsid w:val="00C56BC4"/>
    <w:rsid w:val="00C56D72"/>
    <w:rsid w:val="00C606D2"/>
    <w:rsid w:val="00C64062"/>
    <w:rsid w:val="00C655C8"/>
    <w:rsid w:val="00C65989"/>
    <w:rsid w:val="00C66BC2"/>
    <w:rsid w:val="00C66CF2"/>
    <w:rsid w:val="00C7016E"/>
    <w:rsid w:val="00C716A3"/>
    <w:rsid w:val="00C71846"/>
    <w:rsid w:val="00C724FF"/>
    <w:rsid w:val="00C7287D"/>
    <w:rsid w:val="00C7359F"/>
    <w:rsid w:val="00C73858"/>
    <w:rsid w:val="00C73B19"/>
    <w:rsid w:val="00C76584"/>
    <w:rsid w:val="00C774AA"/>
    <w:rsid w:val="00C77C12"/>
    <w:rsid w:val="00C800D0"/>
    <w:rsid w:val="00C8059C"/>
    <w:rsid w:val="00C80B28"/>
    <w:rsid w:val="00C8343B"/>
    <w:rsid w:val="00C85132"/>
    <w:rsid w:val="00C90615"/>
    <w:rsid w:val="00C90ED3"/>
    <w:rsid w:val="00C911E3"/>
    <w:rsid w:val="00C936AD"/>
    <w:rsid w:val="00C93E2A"/>
    <w:rsid w:val="00C94B4A"/>
    <w:rsid w:val="00C954EA"/>
    <w:rsid w:val="00C9650C"/>
    <w:rsid w:val="00C96817"/>
    <w:rsid w:val="00CA4836"/>
    <w:rsid w:val="00CA4E4A"/>
    <w:rsid w:val="00CA5907"/>
    <w:rsid w:val="00CA5A31"/>
    <w:rsid w:val="00CA756B"/>
    <w:rsid w:val="00CA7B84"/>
    <w:rsid w:val="00CB0FEF"/>
    <w:rsid w:val="00CB1CA2"/>
    <w:rsid w:val="00CB25CF"/>
    <w:rsid w:val="00CB2FD4"/>
    <w:rsid w:val="00CB42EC"/>
    <w:rsid w:val="00CB73A8"/>
    <w:rsid w:val="00CB7912"/>
    <w:rsid w:val="00CC043A"/>
    <w:rsid w:val="00CC0656"/>
    <w:rsid w:val="00CC0744"/>
    <w:rsid w:val="00CC09DF"/>
    <w:rsid w:val="00CC27B0"/>
    <w:rsid w:val="00CC496E"/>
    <w:rsid w:val="00CC5F13"/>
    <w:rsid w:val="00CC6177"/>
    <w:rsid w:val="00CD06BB"/>
    <w:rsid w:val="00CD0D29"/>
    <w:rsid w:val="00CD163B"/>
    <w:rsid w:val="00CD28A2"/>
    <w:rsid w:val="00CD2CA3"/>
    <w:rsid w:val="00CD30C6"/>
    <w:rsid w:val="00CD479D"/>
    <w:rsid w:val="00CD6674"/>
    <w:rsid w:val="00CD7CBC"/>
    <w:rsid w:val="00CE02D6"/>
    <w:rsid w:val="00CE0635"/>
    <w:rsid w:val="00CE0A61"/>
    <w:rsid w:val="00CE1046"/>
    <w:rsid w:val="00CE289E"/>
    <w:rsid w:val="00CE2EA7"/>
    <w:rsid w:val="00CE3427"/>
    <w:rsid w:val="00CE3643"/>
    <w:rsid w:val="00CE3F12"/>
    <w:rsid w:val="00CE6329"/>
    <w:rsid w:val="00CE6453"/>
    <w:rsid w:val="00CF02D0"/>
    <w:rsid w:val="00CF11DE"/>
    <w:rsid w:val="00CF13A4"/>
    <w:rsid w:val="00CF3CD8"/>
    <w:rsid w:val="00CF4768"/>
    <w:rsid w:val="00CF5645"/>
    <w:rsid w:val="00CF6A18"/>
    <w:rsid w:val="00CF70FF"/>
    <w:rsid w:val="00CF73BD"/>
    <w:rsid w:val="00CF7798"/>
    <w:rsid w:val="00CF7A2F"/>
    <w:rsid w:val="00D06512"/>
    <w:rsid w:val="00D07C88"/>
    <w:rsid w:val="00D13683"/>
    <w:rsid w:val="00D13F2C"/>
    <w:rsid w:val="00D14BA5"/>
    <w:rsid w:val="00D14D29"/>
    <w:rsid w:val="00D15298"/>
    <w:rsid w:val="00D158AC"/>
    <w:rsid w:val="00D16895"/>
    <w:rsid w:val="00D17138"/>
    <w:rsid w:val="00D178B4"/>
    <w:rsid w:val="00D20100"/>
    <w:rsid w:val="00D209A8"/>
    <w:rsid w:val="00D2153C"/>
    <w:rsid w:val="00D23E0D"/>
    <w:rsid w:val="00D256E0"/>
    <w:rsid w:val="00D26080"/>
    <w:rsid w:val="00D26499"/>
    <w:rsid w:val="00D27A3B"/>
    <w:rsid w:val="00D304A5"/>
    <w:rsid w:val="00D31546"/>
    <w:rsid w:val="00D33F27"/>
    <w:rsid w:val="00D34091"/>
    <w:rsid w:val="00D34E9E"/>
    <w:rsid w:val="00D356E7"/>
    <w:rsid w:val="00D35D9E"/>
    <w:rsid w:val="00D42D95"/>
    <w:rsid w:val="00D42DC7"/>
    <w:rsid w:val="00D4306C"/>
    <w:rsid w:val="00D43994"/>
    <w:rsid w:val="00D448B1"/>
    <w:rsid w:val="00D44F4C"/>
    <w:rsid w:val="00D456AE"/>
    <w:rsid w:val="00D474CF"/>
    <w:rsid w:val="00D47669"/>
    <w:rsid w:val="00D51CEF"/>
    <w:rsid w:val="00D5200C"/>
    <w:rsid w:val="00D5437C"/>
    <w:rsid w:val="00D54868"/>
    <w:rsid w:val="00D56AB3"/>
    <w:rsid w:val="00D56C8F"/>
    <w:rsid w:val="00D56CE4"/>
    <w:rsid w:val="00D57D24"/>
    <w:rsid w:val="00D63B71"/>
    <w:rsid w:val="00D67CC8"/>
    <w:rsid w:val="00D70FC0"/>
    <w:rsid w:val="00D716F1"/>
    <w:rsid w:val="00D717F5"/>
    <w:rsid w:val="00D71EE5"/>
    <w:rsid w:val="00D72395"/>
    <w:rsid w:val="00D738D7"/>
    <w:rsid w:val="00D73F97"/>
    <w:rsid w:val="00D74294"/>
    <w:rsid w:val="00D74FC5"/>
    <w:rsid w:val="00D7554C"/>
    <w:rsid w:val="00D75E22"/>
    <w:rsid w:val="00D76700"/>
    <w:rsid w:val="00D80C8F"/>
    <w:rsid w:val="00D81A21"/>
    <w:rsid w:val="00D81B7A"/>
    <w:rsid w:val="00D82CB8"/>
    <w:rsid w:val="00D832B9"/>
    <w:rsid w:val="00D836A8"/>
    <w:rsid w:val="00D83FBF"/>
    <w:rsid w:val="00D8479D"/>
    <w:rsid w:val="00D84E0C"/>
    <w:rsid w:val="00D856CA"/>
    <w:rsid w:val="00D86692"/>
    <w:rsid w:val="00D90DE0"/>
    <w:rsid w:val="00D915DE"/>
    <w:rsid w:val="00D91E8D"/>
    <w:rsid w:val="00D92F39"/>
    <w:rsid w:val="00D93041"/>
    <w:rsid w:val="00D94450"/>
    <w:rsid w:val="00DA06F1"/>
    <w:rsid w:val="00DA1532"/>
    <w:rsid w:val="00DA17D7"/>
    <w:rsid w:val="00DA2D19"/>
    <w:rsid w:val="00DA33D3"/>
    <w:rsid w:val="00DA3A6E"/>
    <w:rsid w:val="00DA54FF"/>
    <w:rsid w:val="00DA5C8C"/>
    <w:rsid w:val="00DA6ABD"/>
    <w:rsid w:val="00DA7026"/>
    <w:rsid w:val="00DA7609"/>
    <w:rsid w:val="00DB00B7"/>
    <w:rsid w:val="00DB186D"/>
    <w:rsid w:val="00DB2E6F"/>
    <w:rsid w:val="00DB3211"/>
    <w:rsid w:val="00DB322C"/>
    <w:rsid w:val="00DB6588"/>
    <w:rsid w:val="00DB6911"/>
    <w:rsid w:val="00DB7730"/>
    <w:rsid w:val="00DC08A5"/>
    <w:rsid w:val="00DC0BD1"/>
    <w:rsid w:val="00DC0E46"/>
    <w:rsid w:val="00DC1DAD"/>
    <w:rsid w:val="00DC229F"/>
    <w:rsid w:val="00DC2471"/>
    <w:rsid w:val="00DC3D02"/>
    <w:rsid w:val="00DC4C3D"/>
    <w:rsid w:val="00DC544D"/>
    <w:rsid w:val="00DD02CF"/>
    <w:rsid w:val="00DD0442"/>
    <w:rsid w:val="00DD09F6"/>
    <w:rsid w:val="00DD14DE"/>
    <w:rsid w:val="00DD1B68"/>
    <w:rsid w:val="00DD2E99"/>
    <w:rsid w:val="00DD43B7"/>
    <w:rsid w:val="00DD7907"/>
    <w:rsid w:val="00DE2086"/>
    <w:rsid w:val="00DE2FFA"/>
    <w:rsid w:val="00DE5593"/>
    <w:rsid w:val="00DE5731"/>
    <w:rsid w:val="00DE5BEE"/>
    <w:rsid w:val="00DE6AC9"/>
    <w:rsid w:val="00DE7C24"/>
    <w:rsid w:val="00DE7EB3"/>
    <w:rsid w:val="00DE7FB2"/>
    <w:rsid w:val="00DF05C3"/>
    <w:rsid w:val="00DF0DFC"/>
    <w:rsid w:val="00DF54B6"/>
    <w:rsid w:val="00DF57C2"/>
    <w:rsid w:val="00DF5DBD"/>
    <w:rsid w:val="00DF5FB9"/>
    <w:rsid w:val="00DF791E"/>
    <w:rsid w:val="00E0072B"/>
    <w:rsid w:val="00E01052"/>
    <w:rsid w:val="00E04276"/>
    <w:rsid w:val="00E050AE"/>
    <w:rsid w:val="00E054B4"/>
    <w:rsid w:val="00E05E01"/>
    <w:rsid w:val="00E073BE"/>
    <w:rsid w:val="00E074B0"/>
    <w:rsid w:val="00E07D2C"/>
    <w:rsid w:val="00E10589"/>
    <w:rsid w:val="00E10D71"/>
    <w:rsid w:val="00E13C52"/>
    <w:rsid w:val="00E15581"/>
    <w:rsid w:val="00E162E5"/>
    <w:rsid w:val="00E17E63"/>
    <w:rsid w:val="00E20483"/>
    <w:rsid w:val="00E20DCA"/>
    <w:rsid w:val="00E2197B"/>
    <w:rsid w:val="00E21F65"/>
    <w:rsid w:val="00E2230E"/>
    <w:rsid w:val="00E227F5"/>
    <w:rsid w:val="00E23375"/>
    <w:rsid w:val="00E23FF1"/>
    <w:rsid w:val="00E26834"/>
    <w:rsid w:val="00E26DC3"/>
    <w:rsid w:val="00E3004E"/>
    <w:rsid w:val="00E3232B"/>
    <w:rsid w:val="00E32889"/>
    <w:rsid w:val="00E32A70"/>
    <w:rsid w:val="00E32E31"/>
    <w:rsid w:val="00E331FB"/>
    <w:rsid w:val="00E346E8"/>
    <w:rsid w:val="00E348EB"/>
    <w:rsid w:val="00E36543"/>
    <w:rsid w:val="00E36C37"/>
    <w:rsid w:val="00E37339"/>
    <w:rsid w:val="00E40385"/>
    <w:rsid w:val="00E40DD7"/>
    <w:rsid w:val="00E41CE5"/>
    <w:rsid w:val="00E41F25"/>
    <w:rsid w:val="00E42848"/>
    <w:rsid w:val="00E44DD1"/>
    <w:rsid w:val="00E4612B"/>
    <w:rsid w:val="00E46CEA"/>
    <w:rsid w:val="00E46E67"/>
    <w:rsid w:val="00E50BBA"/>
    <w:rsid w:val="00E5226F"/>
    <w:rsid w:val="00E522DE"/>
    <w:rsid w:val="00E53C8D"/>
    <w:rsid w:val="00E549A4"/>
    <w:rsid w:val="00E5544F"/>
    <w:rsid w:val="00E56F16"/>
    <w:rsid w:val="00E61016"/>
    <w:rsid w:val="00E62570"/>
    <w:rsid w:val="00E6296B"/>
    <w:rsid w:val="00E636A6"/>
    <w:rsid w:val="00E65050"/>
    <w:rsid w:val="00E65D1E"/>
    <w:rsid w:val="00E65EBB"/>
    <w:rsid w:val="00E66EAB"/>
    <w:rsid w:val="00E67089"/>
    <w:rsid w:val="00E70233"/>
    <w:rsid w:val="00E7125B"/>
    <w:rsid w:val="00E717F9"/>
    <w:rsid w:val="00E71ECB"/>
    <w:rsid w:val="00E7335C"/>
    <w:rsid w:val="00E7505B"/>
    <w:rsid w:val="00E753B2"/>
    <w:rsid w:val="00E761E4"/>
    <w:rsid w:val="00E76469"/>
    <w:rsid w:val="00E770E9"/>
    <w:rsid w:val="00E77576"/>
    <w:rsid w:val="00E77626"/>
    <w:rsid w:val="00E80940"/>
    <w:rsid w:val="00E80F12"/>
    <w:rsid w:val="00E82547"/>
    <w:rsid w:val="00E837AB"/>
    <w:rsid w:val="00E83E0D"/>
    <w:rsid w:val="00E8476A"/>
    <w:rsid w:val="00E84996"/>
    <w:rsid w:val="00E8585A"/>
    <w:rsid w:val="00E8589B"/>
    <w:rsid w:val="00E861FF"/>
    <w:rsid w:val="00E86EF1"/>
    <w:rsid w:val="00E86EFF"/>
    <w:rsid w:val="00E87A4B"/>
    <w:rsid w:val="00E903CB"/>
    <w:rsid w:val="00E90D64"/>
    <w:rsid w:val="00E920B9"/>
    <w:rsid w:val="00E92A35"/>
    <w:rsid w:val="00E92FFA"/>
    <w:rsid w:val="00E95484"/>
    <w:rsid w:val="00E9751F"/>
    <w:rsid w:val="00E978E5"/>
    <w:rsid w:val="00E97F7F"/>
    <w:rsid w:val="00EA167C"/>
    <w:rsid w:val="00EA2679"/>
    <w:rsid w:val="00EA3107"/>
    <w:rsid w:val="00EA35AD"/>
    <w:rsid w:val="00EA522D"/>
    <w:rsid w:val="00EA7617"/>
    <w:rsid w:val="00EB1174"/>
    <w:rsid w:val="00EB1479"/>
    <w:rsid w:val="00EB32B6"/>
    <w:rsid w:val="00EB3A1F"/>
    <w:rsid w:val="00EB4014"/>
    <w:rsid w:val="00EB4261"/>
    <w:rsid w:val="00EB5328"/>
    <w:rsid w:val="00EB5D96"/>
    <w:rsid w:val="00EB6C77"/>
    <w:rsid w:val="00EB7492"/>
    <w:rsid w:val="00EB7B01"/>
    <w:rsid w:val="00EB7EEF"/>
    <w:rsid w:val="00EC13A9"/>
    <w:rsid w:val="00EC13F3"/>
    <w:rsid w:val="00EC18CE"/>
    <w:rsid w:val="00EC309E"/>
    <w:rsid w:val="00EC4F44"/>
    <w:rsid w:val="00EC53B5"/>
    <w:rsid w:val="00EC56A4"/>
    <w:rsid w:val="00EC5A96"/>
    <w:rsid w:val="00ED354A"/>
    <w:rsid w:val="00ED4106"/>
    <w:rsid w:val="00ED4B35"/>
    <w:rsid w:val="00ED5FD8"/>
    <w:rsid w:val="00EE0BCB"/>
    <w:rsid w:val="00EE31BB"/>
    <w:rsid w:val="00EE3DCA"/>
    <w:rsid w:val="00EE4018"/>
    <w:rsid w:val="00EE4700"/>
    <w:rsid w:val="00EE5155"/>
    <w:rsid w:val="00EE51BC"/>
    <w:rsid w:val="00EE580B"/>
    <w:rsid w:val="00EE6E9D"/>
    <w:rsid w:val="00EE7F44"/>
    <w:rsid w:val="00EF2808"/>
    <w:rsid w:val="00EF2B4E"/>
    <w:rsid w:val="00EF2D35"/>
    <w:rsid w:val="00EF6C6C"/>
    <w:rsid w:val="00EF73D7"/>
    <w:rsid w:val="00F028E2"/>
    <w:rsid w:val="00F02E92"/>
    <w:rsid w:val="00F03EF0"/>
    <w:rsid w:val="00F04290"/>
    <w:rsid w:val="00F0529E"/>
    <w:rsid w:val="00F061BA"/>
    <w:rsid w:val="00F07F64"/>
    <w:rsid w:val="00F1079F"/>
    <w:rsid w:val="00F10ADE"/>
    <w:rsid w:val="00F10F7A"/>
    <w:rsid w:val="00F11667"/>
    <w:rsid w:val="00F11C4A"/>
    <w:rsid w:val="00F1257B"/>
    <w:rsid w:val="00F12596"/>
    <w:rsid w:val="00F13B22"/>
    <w:rsid w:val="00F13D20"/>
    <w:rsid w:val="00F17FB4"/>
    <w:rsid w:val="00F22D68"/>
    <w:rsid w:val="00F22F0D"/>
    <w:rsid w:val="00F23432"/>
    <w:rsid w:val="00F240D4"/>
    <w:rsid w:val="00F24630"/>
    <w:rsid w:val="00F2466F"/>
    <w:rsid w:val="00F249B7"/>
    <w:rsid w:val="00F249E3"/>
    <w:rsid w:val="00F251FF"/>
    <w:rsid w:val="00F25E91"/>
    <w:rsid w:val="00F322E7"/>
    <w:rsid w:val="00F325BE"/>
    <w:rsid w:val="00F32CE0"/>
    <w:rsid w:val="00F332E7"/>
    <w:rsid w:val="00F33ED5"/>
    <w:rsid w:val="00F34671"/>
    <w:rsid w:val="00F34D0B"/>
    <w:rsid w:val="00F40B42"/>
    <w:rsid w:val="00F412CC"/>
    <w:rsid w:val="00F426B7"/>
    <w:rsid w:val="00F43882"/>
    <w:rsid w:val="00F43ACB"/>
    <w:rsid w:val="00F44A81"/>
    <w:rsid w:val="00F46019"/>
    <w:rsid w:val="00F46527"/>
    <w:rsid w:val="00F47539"/>
    <w:rsid w:val="00F47CED"/>
    <w:rsid w:val="00F53C80"/>
    <w:rsid w:val="00F545A9"/>
    <w:rsid w:val="00F5512D"/>
    <w:rsid w:val="00F55AAD"/>
    <w:rsid w:val="00F56E70"/>
    <w:rsid w:val="00F65FA1"/>
    <w:rsid w:val="00F67CA4"/>
    <w:rsid w:val="00F7036F"/>
    <w:rsid w:val="00F70BA9"/>
    <w:rsid w:val="00F711BC"/>
    <w:rsid w:val="00F714A2"/>
    <w:rsid w:val="00F72EDF"/>
    <w:rsid w:val="00F75313"/>
    <w:rsid w:val="00F75DE7"/>
    <w:rsid w:val="00F75EF6"/>
    <w:rsid w:val="00F81552"/>
    <w:rsid w:val="00F8432F"/>
    <w:rsid w:val="00F84553"/>
    <w:rsid w:val="00F84C63"/>
    <w:rsid w:val="00F858C8"/>
    <w:rsid w:val="00F85E85"/>
    <w:rsid w:val="00F862CA"/>
    <w:rsid w:val="00F869E0"/>
    <w:rsid w:val="00F87357"/>
    <w:rsid w:val="00F8764F"/>
    <w:rsid w:val="00F91D9B"/>
    <w:rsid w:val="00F929FB"/>
    <w:rsid w:val="00F943B8"/>
    <w:rsid w:val="00F953D8"/>
    <w:rsid w:val="00F96540"/>
    <w:rsid w:val="00F965C8"/>
    <w:rsid w:val="00F970A8"/>
    <w:rsid w:val="00F97528"/>
    <w:rsid w:val="00F97D66"/>
    <w:rsid w:val="00FA1E4C"/>
    <w:rsid w:val="00FA1ED6"/>
    <w:rsid w:val="00FA2039"/>
    <w:rsid w:val="00FA4733"/>
    <w:rsid w:val="00FA5CB7"/>
    <w:rsid w:val="00FA78F2"/>
    <w:rsid w:val="00FA78F6"/>
    <w:rsid w:val="00FB0169"/>
    <w:rsid w:val="00FB1211"/>
    <w:rsid w:val="00FB2525"/>
    <w:rsid w:val="00FB2938"/>
    <w:rsid w:val="00FB2DF2"/>
    <w:rsid w:val="00FB4591"/>
    <w:rsid w:val="00FB5026"/>
    <w:rsid w:val="00FB5234"/>
    <w:rsid w:val="00FB568A"/>
    <w:rsid w:val="00FB5878"/>
    <w:rsid w:val="00FB5C3B"/>
    <w:rsid w:val="00FB7E00"/>
    <w:rsid w:val="00FC07E5"/>
    <w:rsid w:val="00FC1511"/>
    <w:rsid w:val="00FC1CF4"/>
    <w:rsid w:val="00FC2529"/>
    <w:rsid w:val="00FC6BFF"/>
    <w:rsid w:val="00FC7C31"/>
    <w:rsid w:val="00FD006C"/>
    <w:rsid w:val="00FD056B"/>
    <w:rsid w:val="00FD368B"/>
    <w:rsid w:val="00FD3F01"/>
    <w:rsid w:val="00FD41F2"/>
    <w:rsid w:val="00FD515A"/>
    <w:rsid w:val="00FD6E1F"/>
    <w:rsid w:val="00FD7F6B"/>
    <w:rsid w:val="00FE0727"/>
    <w:rsid w:val="00FE1431"/>
    <w:rsid w:val="00FE2516"/>
    <w:rsid w:val="00FE4CDD"/>
    <w:rsid w:val="00FE53B9"/>
    <w:rsid w:val="00FE5628"/>
    <w:rsid w:val="00FE574F"/>
    <w:rsid w:val="00FF102D"/>
    <w:rsid w:val="00FF26DE"/>
    <w:rsid w:val="00FF27AE"/>
    <w:rsid w:val="00FF3108"/>
    <w:rsid w:val="00FF373D"/>
    <w:rsid w:val="00FF6DD7"/>
    <w:rsid w:val="012C2363"/>
    <w:rsid w:val="01CA08A3"/>
    <w:rsid w:val="02FD60F3"/>
    <w:rsid w:val="083D5F0D"/>
    <w:rsid w:val="0E4B1F3E"/>
    <w:rsid w:val="1EC376B6"/>
    <w:rsid w:val="1EFA3E49"/>
    <w:rsid w:val="240F5726"/>
    <w:rsid w:val="373D2F93"/>
    <w:rsid w:val="3ED71449"/>
    <w:rsid w:val="3F227961"/>
    <w:rsid w:val="49961E1D"/>
    <w:rsid w:val="4A372D9B"/>
    <w:rsid w:val="4A4D4E3B"/>
    <w:rsid w:val="4BE76D3A"/>
    <w:rsid w:val="6B4A04F5"/>
    <w:rsid w:val="7443447C"/>
    <w:rsid w:val="77160ADB"/>
    <w:rsid w:val="7A5F481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884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iPriority="0" w:unhideWhenUsed="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qFormat="1"/>
    <w:lsdException w:name="macro" w:semiHidden="1" w:unhideWhenUsed="1"/>
    <w:lsdException w:name="toa heading" w:semiHidden="1" w:uiPriority="0"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65C6D"/>
    <w:rPr>
      <w:rFonts w:ascii="Times New Roman" w:eastAsia="Times New Roman" w:hAnsi="Times New Roman" w:cs="Times New Roman"/>
      <w:sz w:val="24"/>
      <w:szCs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n.n.n.n.,n.n.,Заголовок_1"/>
    <w:basedOn w:val="a2"/>
    <w:next w:val="a2"/>
    <w:link w:val="10"/>
    <w:uiPriority w:val="9"/>
    <w:qFormat/>
    <w:pPr>
      <w:keepNext/>
      <w:keepLines/>
      <w:spacing w:before="240" w:after="120"/>
      <w:outlineLvl w:val="0"/>
    </w:pPr>
    <w:rPr>
      <w:rFonts w:eastAsiaTheme="majorEastAsia" w:cstheme="majorBidi"/>
      <w:b/>
      <w:bCs/>
      <w:caps/>
      <w:szCs w:val="32"/>
    </w:rPr>
  </w:style>
  <w:style w:type="paragraph" w:styleId="20">
    <w:name w:val="heading 2"/>
    <w:aliases w:val="n.n"/>
    <w:basedOn w:val="a2"/>
    <w:next w:val="a2"/>
    <w:link w:val="22"/>
    <w:uiPriority w:val="9"/>
    <w:unhideWhenUsed/>
    <w:qFormat/>
    <w:pPr>
      <w:keepNext/>
      <w:keepLines/>
      <w:spacing w:before="240" w:after="240"/>
      <w:outlineLvl w:val="1"/>
    </w:pPr>
    <w:rPr>
      <w:rFonts w:eastAsiaTheme="majorEastAsia" w:cstheme="majorBidi"/>
      <w:b/>
      <w:szCs w:val="26"/>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n.n.n."/>
    <w:basedOn w:val="a2"/>
    <w:next w:val="a2"/>
    <w:link w:val="30"/>
    <w:autoRedefine/>
    <w:uiPriority w:val="9"/>
    <w:unhideWhenUsed/>
    <w:qFormat/>
    <w:rsid w:val="002656B4"/>
    <w:pPr>
      <w:keepNext/>
      <w:keepLines/>
      <w:spacing w:line="276" w:lineRule="auto"/>
      <w:contextualSpacing/>
      <w:jc w:val="both"/>
      <w:outlineLvl w:val="2"/>
    </w:pPr>
    <w:rPr>
      <w:rFonts w:eastAsiaTheme="majorEastAsia" w:cstheme="majorBidi"/>
      <w:b/>
      <w:u w:color="000000"/>
      <w:bdr w:val="nil"/>
      <w:lang w:eastAsia="en-US"/>
    </w:rPr>
  </w:style>
  <w:style w:type="paragraph" w:styleId="4">
    <w:name w:val="heading 4"/>
    <w:basedOn w:val="a2"/>
    <w:next w:val="a2"/>
    <w:link w:val="40"/>
    <w:uiPriority w:val="9"/>
    <w:unhideWhenUsed/>
    <w:qFormat/>
    <w:pPr>
      <w:keepNext/>
      <w:keepLines/>
      <w:spacing w:before="40"/>
      <w:outlineLvl w:val="3"/>
    </w:pPr>
    <w:rPr>
      <w:rFonts w:eastAsiaTheme="majorEastAsia" w:cstheme="majorBidi"/>
      <w:b/>
      <w:i/>
      <w:iCs/>
    </w:rPr>
  </w:style>
  <w:style w:type="paragraph" w:styleId="5">
    <w:name w:val="heading 5"/>
    <w:basedOn w:val="a2"/>
    <w:next w:val="a2"/>
    <w:link w:val="50"/>
    <w:uiPriority w:val="9"/>
    <w:unhideWhenUsed/>
    <w:qFormat/>
    <w:pPr>
      <w:keepNext/>
      <w:keepLines/>
      <w:spacing w:before="40"/>
      <w:outlineLvl w:val="4"/>
    </w:pPr>
    <w:rPr>
      <w:rFonts w:eastAsiaTheme="majorEastAsia" w:cstheme="majorBidi"/>
      <w:u w:val="single"/>
    </w:rPr>
  </w:style>
  <w:style w:type="paragraph" w:styleId="6">
    <w:name w:val="heading 6"/>
    <w:basedOn w:val="a2"/>
    <w:next w:val="a2"/>
    <w:link w:val="60"/>
    <w:uiPriority w:val="9"/>
    <w:unhideWhenUsed/>
    <w:qFormat/>
    <w:pPr>
      <w:keepNext/>
      <w:keepLines/>
      <w:spacing w:before="40"/>
      <w:outlineLvl w:val="5"/>
    </w:pPr>
    <w:rPr>
      <w:rFonts w:eastAsiaTheme="majorEastAsia" w:cstheme="majorBidi"/>
      <w:u w:val="single"/>
    </w:rPr>
  </w:style>
  <w:style w:type="paragraph" w:styleId="7">
    <w:name w:val="heading 7"/>
    <w:basedOn w:val="a2"/>
    <w:next w:val="a2"/>
    <w:link w:val="70"/>
    <w:uiPriority w:val="9"/>
    <w:unhideWhenUsed/>
    <w:qFormat/>
    <w:pPr>
      <w:spacing w:before="40"/>
      <w:outlineLvl w:val="6"/>
    </w:pPr>
    <w:rPr>
      <w:rFonts w:eastAsiaTheme="majorEastAsia" w:cstheme="majorBidi"/>
      <w:b/>
      <w:iCs/>
    </w:rPr>
  </w:style>
  <w:style w:type="paragraph" w:styleId="8">
    <w:name w:val="heading 8"/>
    <w:basedOn w:val="a2"/>
    <w:next w:val="a2"/>
    <w:link w:val="80"/>
    <w:uiPriority w:val="9"/>
    <w:semiHidden/>
    <w:unhideWhenUsed/>
    <w:qFormat/>
    <w:rsid w:val="00741DF8"/>
    <w:pPr>
      <w:keepNext/>
      <w:keepLines/>
      <w:widowControl w:val="0"/>
      <w:autoSpaceDE w:val="0"/>
      <w:autoSpaceDN w:val="0"/>
      <w:adjustRightInd w:val="0"/>
      <w:spacing w:line="276" w:lineRule="auto"/>
      <w:outlineLvl w:val="7"/>
    </w:pPr>
    <w:rPr>
      <w:rFonts w:eastAsiaTheme="majorEastAsia" w:cstheme="majorBidi"/>
      <w:i/>
      <w:iCs/>
      <w:color w:val="272727" w:themeColor="text1" w:themeTint="D8"/>
      <w:szCs w:val="20"/>
    </w:rPr>
  </w:style>
  <w:style w:type="paragraph" w:styleId="9">
    <w:name w:val="heading 9"/>
    <w:basedOn w:val="a2"/>
    <w:next w:val="a2"/>
    <w:link w:val="90"/>
    <w:uiPriority w:val="9"/>
    <w:semiHidden/>
    <w:unhideWhenUsed/>
    <w:qFormat/>
    <w:rsid w:val="00741DF8"/>
    <w:pPr>
      <w:keepNext/>
      <w:keepLines/>
      <w:widowControl w:val="0"/>
      <w:autoSpaceDE w:val="0"/>
      <w:autoSpaceDN w:val="0"/>
      <w:adjustRightInd w:val="0"/>
      <w:spacing w:line="276" w:lineRule="auto"/>
      <w:outlineLvl w:val="8"/>
    </w:pPr>
    <w:rPr>
      <w:rFonts w:eastAsiaTheme="majorEastAsia" w:cstheme="majorBidi"/>
      <w:color w:val="272727" w:themeColor="text1" w:themeTint="D8"/>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FollowedHyperlink"/>
    <w:basedOn w:val="a3"/>
    <w:uiPriority w:val="99"/>
    <w:unhideWhenUsed/>
    <w:qFormat/>
    <w:rPr>
      <w:color w:val="954F72" w:themeColor="followedHyperlink"/>
      <w:u w:val="single"/>
    </w:rPr>
  </w:style>
  <w:style w:type="character" w:styleId="a7">
    <w:name w:val="footnote reference"/>
    <w:basedOn w:val="a3"/>
    <w:uiPriority w:val="99"/>
    <w:unhideWhenUsed/>
    <w:qFormat/>
    <w:rPr>
      <w:vertAlign w:val="superscript"/>
    </w:rPr>
  </w:style>
  <w:style w:type="character" w:styleId="a8">
    <w:name w:val="annotation reference"/>
    <w:basedOn w:val="a3"/>
    <w:uiPriority w:val="99"/>
    <w:unhideWhenUsed/>
    <w:qFormat/>
    <w:rPr>
      <w:sz w:val="16"/>
      <w:szCs w:val="16"/>
    </w:rPr>
  </w:style>
  <w:style w:type="character" w:styleId="a9">
    <w:name w:val="Hyperlink"/>
    <w:basedOn w:val="a3"/>
    <w:uiPriority w:val="99"/>
    <w:unhideWhenUsed/>
    <w:qFormat/>
    <w:rPr>
      <w:color w:val="0563C1" w:themeColor="hyperlink"/>
      <w:u w:val="single"/>
    </w:rPr>
  </w:style>
  <w:style w:type="paragraph" w:styleId="aa">
    <w:name w:val="Balloon Text"/>
    <w:basedOn w:val="a2"/>
    <w:link w:val="ab"/>
    <w:uiPriority w:val="99"/>
    <w:unhideWhenUsed/>
    <w:qFormat/>
    <w:rPr>
      <w:rFonts w:ascii="Segoe UI" w:hAnsi="Segoe UI" w:cs="Segoe UI"/>
      <w:sz w:val="18"/>
      <w:szCs w:val="18"/>
    </w:rPr>
  </w:style>
  <w:style w:type="paragraph" w:styleId="ac">
    <w:name w:val="annotation text"/>
    <w:basedOn w:val="a2"/>
    <w:link w:val="ad"/>
    <w:uiPriority w:val="99"/>
    <w:unhideWhenUsed/>
    <w:qFormat/>
    <w:rPr>
      <w:sz w:val="20"/>
      <w:szCs w:val="20"/>
    </w:rPr>
  </w:style>
  <w:style w:type="paragraph" w:styleId="ae">
    <w:name w:val="annotation subject"/>
    <w:basedOn w:val="ac"/>
    <w:next w:val="ac"/>
    <w:link w:val="af"/>
    <w:uiPriority w:val="99"/>
    <w:unhideWhenUsed/>
    <w:qFormat/>
    <w:pPr>
      <w:spacing w:after="160"/>
    </w:pPr>
    <w:rPr>
      <w:b/>
      <w:bCs/>
    </w:rPr>
  </w:style>
  <w:style w:type="paragraph" w:styleId="af0">
    <w:name w:val="footnote text"/>
    <w:aliases w:val="Знак1 Знак,Знак1"/>
    <w:basedOn w:val="a2"/>
    <w:link w:val="af1"/>
    <w:unhideWhenUsed/>
    <w:qFormat/>
    <w:pPr>
      <w:ind w:firstLine="567"/>
    </w:pPr>
    <w:rPr>
      <w:rFonts w:eastAsia="Calibri"/>
      <w:sz w:val="20"/>
      <w:szCs w:val="20"/>
    </w:rPr>
  </w:style>
  <w:style w:type="paragraph" w:styleId="81">
    <w:name w:val="toc 8"/>
    <w:basedOn w:val="a2"/>
    <w:next w:val="a2"/>
    <w:uiPriority w:val="39"/>
    <w:unhideWhenUsed/>
    <w:qFormat/>
    <w:pPr>
      <w:spacing w:after="100"/>
      <w:ind w:left="1540"/>
    </w:pPr>
    <w:rPr>
      <w:rFonts w:asciiTheme="minorHAnsi" w:eastAsiaTheme="minorEastAsia" w:hAnsiTheme="minorHAnsi"/>
      <w:sz w:val="22"/>
    </w:rPr>
  </w:style>
  <w:style w:type="paragraph" w:styleId="af2">
    <w:name w:val="header"/>
    <w:basedOn w:val="a2"/>
    <w:link w:val="af3"/>
    <w:uiPriority w:val="99"/>
    <w:unhideWhenUsed/>
    <w:qFormat/>
    <w:pPr>
      <w:tabs>
        <w:tab w:val="center" w:pos="4677"/>
        <w:tab w:val="right" w:pos="9355"/>
      </w:tabs>
    </w:pPr>
  </w:style>
  <w:style w:type="paragraph" w:styleId="91">
    <w:name w:val="toc 9"/>
    <w:basedOn w:val="a2"/>
    <w:next w:val="a2"/>
    <w:uiPriority w:val="39"/>
    <w:unhideWhenUsed/>
    <w:qFormat/>
    <w:pPr>
      <w:spacing w:after="100"/>
      <w:ind w:left="1760"/>
    </w:pPr>
    <w:rPr>
      <w:rFonts w:asciiTheme="minorHAnsi" w:eastAsiaTheme="minorEastAsia" w:hAnsiTheme="minorHAnsi"/>
      <w:sz w:val="22"/>
    </w:rPr>
  </w:style>
  <w:style w:type="paragraph" w:styleId="71">
    <w:name w:val="toc 7"/>
    <w:basedOn w:val="a2"/>
    <w:next w:val="a2"/>
    <w:uiPriority w:val="39"/>
    <w:unhideWhenUsed/>
    <w:qFormat/>
    <w:pPr>
      <w:spacing w:after="100"/>
      <w:ind w:left="1320"/>
    </w:pPr>
    <w:rPr>
      <w:rFonts w:asciiTheme="minorHAnsi" w:eastAsiaTheme="minorEastAsia" w:hAnsiTheme="minorHAnsi"/>
      <w:sz w:val="22"/>
    </w:rPr>
  </w:style>
  <w:style w:type="paragraph" w:styleId="af4">
    <w:name w:val="Body Text"/>
    <w:basedOn w:val="a2"/>
    <w:link w:val="af5"/>
    <w:qFormat/>
    <w:pPr>
      <w:widowControl w:val="0"/>
      <w:autoSpaceDE w:val="0"/>
      <w:autoSpaceDN w:val="0"/>
      <w:ind w:left="552" w:firstLine="709"/>
    </w:pPr>
    <w:rPr>
      <w:lang w:bidi="ru-RU"/>
    </w:rPr>
  </w:style>
  <w:style w:type="paragraph" w:styleId="11">
    <w:name w:val="toc 1"/>
    <w:aliases w:val="ОГЛАВЛЕНИЕ ПРОТОКОЛА"/>
    <w:basedOn w:val="a2"/>
    <w:next w:val="a2"/>
    <w:uiPriority w:val="39"/>
    <w:unhideWhenUsed/>
    <w:qFormat/>
    <w:pPr>
      <w:spacing w:after="100"/>
    </w:pPr>
  </w:style>
  <w:style w:type="paragraph" w:styleId="af6">
    <w:name w:val="table of authorities"/>
    <w:basedOn w:val="a2"/>
    <w:next w:val="a2"/>
    <w:uiPriority w:val="99"/>
    <w:semiHidden/>
    <w:unhideWhenUsed/>
    <w:qFormat/>
    <w:pPr>
      <w:ind w:left="240" w:hanging="240"/>
    </w:pPr>
  </w:style>
  <w:style w:type="paragraph" w:styleId="61">
    <w:name w:val="toc 6"/>
    <w:basedOn w:val="a2"/>
    <w:next w:val="a2"/>
    <w:uiPriority w:val="39"/>
    <w:unhideWhenUsed/>
    <w:qFormat/>
    <w:pPr>
      <w:spacing w:after="100"/>
      <w:ind w:left="1100"/>
    </w:pPr>
    <w:rPr>
      <w:rFonts w:asciiTheme="minorHAnsi" w:eastAsiaTheme="minorEastAsia" w:hAnsiTheme="minorHAnsi"/>
      <w:sz w:val="22"/>
    </w:rPr>
  </w:style>
  <w:style w:type="paragraph" w:styleId="32">
    <w:name w:val="toc 3"/>
    <w:basedOn w:val="a2"/>
    <w:next w:val="a2"/>
    <w:uiPriority w:val="39"/>
    <w:unhideWhenUsed/>
    <w:qFormat/>
    <w:pPr>
      <w:tabs>
        <w:tab w:val="right" w:leader="dot" w:pos="9345"/>
      </w:tabs>
      <w:spacing w:after="100"/>
      <w:ind w:left="454"/>
    </w:pPr>
  </w:style>
  <w:style w:type="paragraph" w:styleId="23">
    <w:name w:val="toc 2"/>
    <w:basedOn w:val="a2"/>
    <w:next w:val="a2"/>
    <w:uiPriority w:val="39"/>
    <w:unhideWhenUsed/>
    <w:qFormat/>
    <w:pPr>
      <w:tabs>
        <w:tab w:val="right" w:leader="dot" w:pos="9345"/>
      </w:tabs>
      <w:spacing w:after="100"/>
    </w:pPr>
  </w:style>
  <w:style w:type="paragraph" w:styleId="42">
    <w:name w:val="toc 4"/>
    <w:basedOn w:val="a2"/>
    <w:next w:val="a2"/>
    <w:uiPriority w:val="39"/>
    <w:unhideWhenUsed/>
    <w:qFormat/>
    <w:pPr>
      <w:spacing w:after="100"/>
      <w:ind w:left="660"/>
    </w:pPr>
    <w:rPr>
      <w:rFonts w:asciiTheme="minorHAnsi" w:eastAsiaTheme="minorEastAsia" w:hAnsiTheme="minorHAnsi"/>
      <w:sz w:val="22"/>
    </w:rPr>
  </w:style>
  <w:style w:type="paragraph" w:styleId="52">
    <w:name w:val="toc 5"/>
    <w:basedOn w:val="a2"/>
    <w:next w:val="a2"/>
    <w:uiPriority w:val="39"/>
    <w:unhideWhenUsed/>
    <w:qFormat/>
    <w:pPr>
      <w:spacing w:after="100"/>
      <w:ind w:left="880"/>
    </w:pPr>
    <w:rPr>
      <w:rFonts w:asciiTheme="minorHAnsi" w:eastAsiaTheme="minorEastAsia" w:hAnsiTheme="minorHAnsi"/>
      <w:sz w:val="22"/>
    </w:rPr>
  </w:style>
  <w:style w:type="paragraph" w:styleId="af7">
    <w:name w:val="footer"/>
    <w:basedOn w:val="a2"/>
    <w:link w:val="af8"/>
    <w:uiPriority w:val="99"/>
    <w:unhideWhenUsed/>
    <w:qFormat/>
    <w:pPr>
      <w:tabs>
        <w:tab w:val="center" w:pos="4677"/>
        <w:tab w:val="right" w:pos="9355"/>
      </w:tabs>
    </w:pPr>
  </w:style>
  <w:style w:type="table" w:styleId="af9">
    <w:name w:val="Table Grid"/>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Paragraph">
    <w:name w:val="00Paragraph"/>
    <w:link w:val="00ParagraphChar"/>
    <w:qFormat/>
    <w:pPr>
      <w:spacing w:before="120" w:after="120" w:line="300" w:lineRule="atLeast"/>
    </w:pPr>
    <w:rPr>
      <w:rFonts w:ascii="Times New Roman" w:eastAsia="MS Mincho" w:hAnsi="Times New Roman" w:cs="Times New Roman"/>
      <w:sz w:val="24"/>
      <w:szCs w:val="24"/>
      <w:lang w:val="en-US" w:eastAsia="en-US"/>
    </w:rPr>
  </w:style>
  <w:style w:type="character" w:customStyle="1" w:styleId="00ParagraphChar">
    <w:name w:val="00Paragraph Char"/>
    <w:link w:val="00Paragraph"/>
    <w:qFormat/>
    <w:locked/>
    <w:rPr>
      <w:rFonts w:ascii="Times New Roman" w:eastAsia="MS Mincho" w:hAnsi="Times New Roman" w:cs="Times New Roman"/>
      <w:sz w:val="24"/>
      <w:szCs w:val="24"/>
      <w:lang w:val="en-US"/>
    </w:rPr>
  </w:style>
  <w:style w:type="character" w:customStyle="1" w:styleId="af3">
    <w:name w:val="Верхний колонтитул Знак"/>
    <w:basedOn w:val="a3"/>
    <w:link w:val="af2"/>
    <w:uiPriority w:val="99"/>
    <w:qFormat/>
  </w:style>
  <w:style w:type="character" w:customStyle="1" w:styleId="af8">
    <w:name w:val="Нижний колонтитул Знак"/>
    <w:basedOn w:val="a3"/>
    <w:link w:val="af7"/>
    <w:uiPriority w:val="99"/>
    <w:qFormat/>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3"/>
    <w:link w:val="1"/>
    <w:uiPriority w:val="9"/>
    <w:qFormat/>
    <w:rPr>
      <w:rFonts w:ascii="Times New Roman" w:eastAsiaTheme="majorEastAsia" w:hAnsi="Times New Roman" w:cstheme="majorBidi"/>
      <w:b/>
      <w:bCs/>
      <w:caps/>
      <w:sz w:val="24"/>
      <w:szCs w:val="32"/>
    </w:rPr>
  </w:style>
  <w:style w:type="character" w:customStyle="1" w:styleId="22">
    <w:name w:val="Заголовок 2 Знак"/>
    <w:aliases w:val="n.n Знак"/>
    <w:basedOn w:val="a3"/>
    <w:link w:val="20"/>
    <w:uiPriority w:val="9"/>
    <w:qFormat/>
    <w:rPr>
      <w:rFonts w:ascii="Times New Roman" w:eastAsiaTheme="majorEastAsia" w:hAnsi="Times New Roman" w:cstheme="majorBidi"/>
      <w:b/>
      <w:sz w:val="24"/>
      <w:szCs w:val="26"/>
    </w:rPr>
  </w:style>
  <w:style w:type="character" w:customStyle="1" w:styleId="af5">
    <w:name w:val="Основной текст Знак"/>
    <w:basedOn w:val="a3"/>
    <w:link w:val="af4"/>
    <w:qFormat/>
    <w:rPr>
      <w:rFonts w:ascii="Times New Roman" w:eastAsia="Times New Roman" w:hAnsi="Times New Roman" w:cs="Times New Roman"/>
      <w:sz w:val="24"/>
      <w:szCs w:val="24"/>
      <w:lang w:eastAsia="ru-RU" w:bidi="ru-RU"/>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n.n.n. Знак"/>
    <w:basedOn w:val="a3"/>
    <w:link w:val="3"/>
    <w:uiPriority w:val="9"/>
    <w:qFormat/>
    <w:rsid w:val="002656B4"/>
    <w:rPr>
      <w:rFonts w:ascii="Times New Roman" w:eastAsiaTheme="majorEastAsia" w:hAnsi="Times New Roman" w:cstheme="majorBidi"/>
      <w:b/>
      <w:sz w:val="24"/>
      <w:szCs w:val="24"/>
      <w:u w:color="000000"/>
      <w:bdr w:val="nil"/>
      <w:lang w:eastAsia="en-US"/>
    </w:rPr>
  </w:style>
  <w:style w:type="character" w:customStyle="1" w:styleId="afa">
    <w:name w:val="обычный Знак"/>
    <w:basedOn w:val="a3"/>
    <w:link w:val="afb"/>
    <w:uiPriority w:val="99"/>
    <w:qFormat/>
    <w:locked/>
    <w:rPr>
      <w:rFonts w:ascii="Times New Roman" w:hAnsi="Times New Roman"/>
      <w:sz w:val="24"/>
      <w:szCs w:val="28"/>
    </w:rPr>
  </w:style>
  <w:style w:type="paragraph" w:customStyle="1" w:styleId="afb">
    <w:name w:val="обычный"/>
    <w:basedOn w:val="a2"/>
    <w:link w:val="afa"/>
    <w:uiPriority w:val="99"/>
    <w:qFormat/>
    <w:pPr>
      <w:spacing w:before="120"/>
      <w:ind w:firstLine="709"/>
    </w:pPr>
    <w:rPr>
      <w:szCs w:val="28"/>
    </w:rPr>
  </w:style>
  <w:style w:type="table" w:customStyle="1" w:styleId="afc">
    <w:name w:val="таблицы"/>
    <w:basedOn w:val="a4"/>
    <w:uiPriority w:val="99"/>
    <w:qFormat/>
    <w:rPr>
      <w:rFonts w:ascii="Times New Roman" w:hAnsi="Times New Roman"/>
    </w:rPr>
    <w:tblPr/>
  </w:style>
  <w:style w:type="character" w:customStyle="1" w:styleId="af1">
    <w:name w:val="Текст сноски Знак"/>
    <w:aliases w:val="Знак1 Знак Знак,Знак1 Знак1"/>
    <w:basedOn w:val="a3"/>
    <w:link w:val="af0"/>
    <w:qFormat/>
    <w:rPr>
      <w:rFonts w:ascii="Times New Roman" w:eastAsia="Calibri" w:hAnsi="Times New Roman" w:cs="Times New Roman"/>
      <w:sz w:val="20"/>
      <w:szCs w:val="20"/>
      <w:lang w:eastAsia="ru-RU"/>
    </w:rPr>
  </w:style>
  <w:style w:type="character" w:customStyle="1" w:styleId="12">
    <w:name w:val="Неразрешенное упоминание1"/>
    <w:basedOn w:val="a3"/>
    <w:uiPriority w:val="99"/>
    <w:semiHidden/>
    <w:unhideWhenUsed/>
    <w:qFormat/>
    <w:rPr>
      <w:color w:val="605E5C"/>
      <w:shd w:val="clear" w:color="auto" w:fill="E1DFDD"/>
    </w:rPr>
  </w:style>
  <w:style w:type="character" w:customStyle="1" w:styleId="70">
    <w:name w:val="Заголовок 7 Знак"/>
    <w:basedOn w:val="a3"/>
    <w:link w:val="7"/>
    <w:uiPriority w:val="9"/>
    <w:qFormat/>
    <w:rPr>
      <w:rFonts w:ascii="Times New Roman" w:eastAsiaTheme="majorEastAsia" w:hAnsi="Times New Roman" w:cstheme="majorBidi"/>
      <w:b/>
      <w:iCs/>
      <w:sz w:val="24"/>
    </w:rPr>
  </w:style>
  <w:style w:type="character" w:customStyle="1" w:styleId="40">
    <w:name w:val="Заголовок 4 Знак"/>
    <w:basedOn w:val="a3"/>
    <w:link w:val="4"/>
    <w:uiPriority w:val="9"/>
    <w:qFormat/>
    <w:rPr>
      <w:rFonts w:ascii="Times New Roman" w:eastAsiaTheme="majorEastAsia" w:hAnsi="Times New Roman" w:cstheme="majorBidi"/>
      <w:b/>
      <w:i/>
      <w:iCs/>
      <w:sz w:val="24"/>
    </w:rPr>
  </w:style>
  <w:style w:type="character" w:customStyle="1" w:styleId="50">
    <w:name w:val="Заголовок 5 Знак"/>
    <w:basedOn w:val="a3"/>
    <w:link w:val="5"/>
    <w:uiPriority w:val="9"/>
    <w:qFormat/>
    <w:rPr>
      <w:rFonts w:ascii="Times New Roman" w:eastAsiaTheme="majorEastAsia" w:hAnsi="Times New Roman" w:cstheme="majorBidi"/>
      <w:sz w:val="24"/>
      <w:u w:val="single"/>
    </w:rPr>
  </w:style>
  <w:style w:type="character" w:customStyle="1" w:styleId="60">
    <w:name w:val="Заголовок 6 Знак"/>
    <w:basedOn w:val="a3"/>
    <w:link w:val="6"/>
    <w:uiPriority w:val="9"/>
    <w:qFormat/>
    <w:rPr>
      <w:rFonts w:ascii="Times New Roman" w:eastAsiaTheme="majorEastAsia" w:hAnsi="Times New Roman" w:cstheme="majorBidi"/>
      <w:sz w:val="24"/>
      <w:u w:val="single"/>
    </w:rPr>
  </w:style>
  <w:style w:type="paragraph" w:customStyle="1" w:styleId="13">
    <w:name w:val="Заголовок оглавления1"/>
    <w:basedOn w:val="1"/>
    <w:next w:val="a2"/>
    <w:uiPriority w:val="39"/>
    <w:unhideWhenUsed/>
    <w:qFormat/>
    <w:pPr>
      <w:spacing w:after="0" w:line="259" w:lineRule="auto"/>
      <w:outlineLvl w:val="9"/>
    </w:pPr>
    <w:rPr>
      <w:rFonts w:asciiTheme="majorHAnsi" w:hAnsiTheme="majorHAnsi"/>
      <w:b w:val="0"/>
      <w:bCs w:val="0"/>
      <w:caps w:val="0"/>
      <w:color w:val="2F5496" w:themeColor="accent1" w:themeShade="BF"/>
      <w:sz w:val="32"/>
    </w:rPr>
  </w:style>
  <w:style w:type="paragraph" w:customStyle="1" w:styleId="TableParagraph">
    <w:name w:val="Table Paragraph"/>
    <w:basedOn w:val="a2"/>
    <w:uiPriority w:val="1"/>
    <w:qFormat/>
    <w:pPr>
      <w:widowControl w:val="0"/>
      <w:autoSpaceDE w:val="0"/>
      <w:autoSpaceDN w:val="0"/>
      <w:ind w:firstLine="709"/>
    </w:pPr>
    <w:rPr>
      <w:sz w:val="22"/>
      <w:lang w:bidi="ru-RU"/>
    </w:rPr>
  </w:style>
  <w:style w:type="paragraph" w:styleId="afd">
    <w:name w:val="List Paragraph"/>
    <w:aliases w:val="ТАБЛИЦА1,Примечание"/>
    <w:basedOn w:val="a2"/>
    <w:link w:val="afe"/>
    <w:uiPriority w:val="34"/>
    <w:qFormat/>
    <w:pPr>
      <w:ind w:left="720"/>
      <w:contextualSpacing/>
    </w:pPr>
  </w:style>
  <w:style w:type="table" w:customStyle="1" w:styleId="TableNormal">
    <w:name w:val="Table Normal"/>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33">
    <w:name w:val="Основной текст (3)_"/>
    <w:basedOn w:val="a3"/>
    <w:link w:val="34"/>
    <w:qFormat/>
    <w:locked/>
    <w:rPr>
      <w:rFonts w:ascii="Times New Roman" w:eastAsia="Times New Roman" w:hAnsi="Times New Roman" w:cs="Times New Roman"/>
      <w:b/>
      <w:bCs/>
      <w:shd w:val="clear" w:color="auto" w:fill="FFFFFF"/>
    </w:rPr>
  </w:style>
  <w:style w:type="paragraph" w:customStyle="1" w:styleId="34">
    <w:name w:val="Основной текст (3)"/>
    <w:basedOn w:val="a2"/>
    <w:link w:val="33"/>
    <w:qFormat/>
    <w:pPr>
      <w:widowControl w:val="0"/>
      <w:shd w:val="clear" w:color="auto" w:fill="FFFFFF"/>
      <w:spacing w:after="340" w:line="353" w:lineRule="exact"/>
      <w:jc w:val="center"/>
    </w:pPr>
    <w:rPr>
      <w:b/>
      <w:bCs/>
      <w:sz w:val="22"/>
    </w:rPr>
  </w:style>
  <w:style w:type="character" w:customStyle="1" w:styleId="62">
    <w:name w:val="Основной текст (6)_"/>
    <w:basedOn w:val="a3"/>
    <w:link w:val="63"/>
    <w:qFormat/>
    <w:locked/>
    <w:rPr>
      <w:rFonts w:ascii="Times New Roman" w:eastAsia="Times New Roman" w:hAnsi="Times New Roman" w:cs="Times New Roman"/>
      <w:b/>
      <w:bCs/>
      <w:i/>
      <w:iCs/>
      <w:shd w:val="clear" w:color="auto" w:fill="FFFFFF"/>
    </w:rPr>
  </w:style>
  <w:style w:type="paragraph" w:customStyle="1" w:styleId="63">
    <w:name w:val="Основной текст (6)"/>
    <w:basedOn w:val="a2"/>
    <w:link w:val="62"/>
    <w:qFormat/>
    <w:pPr>
      <w:widowControl w:val="0"/>
      <w:shd w:val="clear" w:color="auto" w:fill="FFFFFF"/>
      <w:spacing w:line="346" w:lineRule="exact"/>
    </w:pPr>
    <w:rPr>
      <w:b/>
      <w:bCs/>
      <w:i/>
      <w:iCs/>
      <w:sz w:val="22"/>
    </w:rPr>
  </w:style>
  <w:style w:type="character" w:customStyle="1" w:styleId="aff">
    <w:name w:val="Подпись к таблице_"/>
    <w:basedOn w:val="a3"/>
    <w:link w:val="aff0"/>
    <w:qFormat/>
    <w:locked/>
    <w:rPr>
      <w:rFonts w:ascii="Times New Roman" w:eastAsia="Times New Roman" w:hAnsi="Times New Roman" w:cs="Times New Roman"/>
      <w:sz w:val="19"/>
      <w:szCs w:val="19"/>
      <w:shd w:val="clear" w:color="auto" w:fill="FFFFFF"/>
    </w:rPr>
  </w:style>
  <w:style w:type="paragraph" w:customStyle="1" w:styleId="aff0">
    <w:name w:val="Подпись к таблице"/>
    <w:basedOn w:val="a2"/>
    <w:link w:val="aff"/>
    <w:qFormat/>
    <w:pPr>
      <w:widowControl w:val="0"/>
      <w:shd w:val="clear" w:color="auto" w:fill="FFFFFF"/>
      <w:spacing w:line="223" w:lineRule="exact"/>
    </w:pPr>
    <w:rPr>
      <w:sz w:val="19"/>
      <w:szCs w:val="19"/>
    </w:rPr>
  </w:style>
  <w:style w:type="character" w:customStyle="1" w:styleId="24">
    <w:name w:val="Основной текст (2) + Полужирный"/>
    <w:basedOn w:val="a3"/>
    <w:qFormat/>
    <w:rPr>
      <w:rFonts w:ascii="Times New Roman" w:eastAsia="Times New Roman" w:hAnsi="Times New Roman" w:cs="Times New Roman" w:hint="default"/>
      <w:b/>
      <w:bCs/>
      <w:i/>
      <w:iCs/>
      <w:color w:val="000000"/>
      <w:spacing w:val="0"/>
      <w:w w:val="100"/>
      <w:position w:val="0"/>
      <w:sz w:val="22"/>
      <w:szCs w:val="22"/>
      <w:u w:val="none"/>
      <w:lang w:val="ru-RU" w:eastAsia="ru-RU" w:bidi="ru-RU"/>
    </w:rPr>
  </w:style>
  <w:style w:type="character" w:customStyle="1" w:styleId="43">
    <w:name w:val="Основной текст (4)"/>
    <w:basedOn w:val="a3"/>
    <w:link w:val="410"/>
    <w:uiPriority w:val="99"/>
    <w:qFormat/>
    <w:rPr>
      <w:rFonts w:ascii="Times New Roman" w:eastAsia="Times New Roman" w:hAnsi="Times New Roman" w:cs="Times New Roman" w:hint="default"/>
      <w:i/>
      <w:iCs/>
      <w:color w:val="000000"/>
      <w:spacing w:val="0"/>
      <w:w w:val="100"/>
      <w:position w:val="0"/>
      <w:sz w:val="22"/>
      <w:szCs w:val="22"/>
      <w:u w:val="single"/>
      <w:lang w:val="ru-RU" w:eastAsia="ru-RU" w:bidi="ru-RU"/>
    </w:rPr>
  </w:style>
  <w:style w:type="character" w:customStyle="1" w:styleId="25">
    <w:name w:val="Основной текст (2) + Курсив"/>
    <w:basedOn w:val="a3"/>
    <w:qFormat/>
    <w:rPr>
      <w:rFonts w:ascii="Times New Roman" w:eastAsia="Times New Roman" w:hAnsi="Times New Roman" w:cs="Times New Roman" w:hint="default"/>
      <w:i/>
      <w:iCs/>
      <w:color w:val="000000"/>
      <w:spacing w:val="0"/>
      <w:w w:val="100"/>
      <w:position w:val="0"/>
      <w:sz w:val="22"/>
      <w:szCs w:val="22"/>
      <w:u w:val="none"/>
      <w:lang w:val="ru-RU" w:eastAsia="ru-RU" w:bidi="ru-RU"/>
    </w:rPr>
  </w:style>
  <w:style w:type="character" w:customStyle="1" w:styleId="26">
    <w:name w:val="Основной текст (2)"/>
    <w:basedOn w:val="a3"/>
    <w:link w:val="210"/>
    <w:uiPriority w:val="99"/>
    <w:qFormat/>
    <w:rPr>
      <w:rFonts w:ascii="Times New Roman" w:eastAsia="Times New Roman" w:hAnsi="Times New Roman" w:cs="Times New Roman" w:hint="default"/>
      <w:color w:val="000000"/>
      <w:spacing w:val="0"/>
      <w:w w:val="100"/>
      <w:position w:val="0"/>
      <w:sz w:val="22"/>
      <w:szCs w:val="22"/>
      <w:u w:val="single"/>
      <w:lang w:val="ru-RU" w:eastAsia="ru-RU" w:bidi="ru-RU"/>
    </w:rPr>
  </w:style>
  <w:style w:type="character" w:customStyle="1" w:styleId="35">
    <w:name w:val="Основной текст (3) + Курсив"/>
    <w:basedOn w:val="33"/>
    <w:uiPriority w:val="99"/>
    <w:qFormat/>
    <w:rPr>
      <w:rFonts w:ascii="Times New Roman" w:eastAsia="Times New Roman" w:hAnsi="Times New Roman" w:cs="Times New Roman"/>
      <w:b/>
      <w:bCs/>
      <w:i/>
      <w:iCs/>
      <w:color w:val="000000"/>
      <w:spacing w:val="0"/>
      <w:w w:val="100"/>
      <w:position w:val="0"/>
      <w:shd w:val="clear" w:color="auto" w:fill="FFFFFF"/>
      <w:lang w:val="ru-RU" w:eastAsia="ru-RU" w:bidi="ru-RU"/>
    </w:rPr>
  </w:style>
  <w:style w:type="character" w:customStyle="1" w:styleId="29pt">
    <w:name w:val="Основной текст (2) + 9 pt"/>
    <w:basedOn w:val="a3"/>
    <w:qFormat/>
    <w:rPr>
      <w:rFonts w:ascii="Times New Roman" w:eastAsia="Times New Roman" w:hAnsi="Times New Roman" w:cs="Times New Roman" w:hint="default"/>
      <w:color w:val="4D80DC"/>
      <w:spacing w:val="130"/>
      <w:w w:val="100"/>
      <w:position w:val="0"/>
      <w:sz w:val="18"/>
      <w:szCs w:val="18"/>
      <w:u w:val="none"/>
      <w:lang w:val="ru-RU" w:eastAsia="ru-RU" w:bidi="ru-RU"/>
    </w:rPr>
  </w:style>
  <w:style w:type="character" w:customStyle="1" w:styleId="210pt">
    <w:name w:val="Основной текст (2) + 10 pt"/>
    <w:basedOn w:val="a3"/>
    <w:qFormat/>
    <w:rPr>
      <w:rFonts w:ascii="Times New Roman" w:eastAsia="Times New Roman" w:hAnsi="Times New Roman" w:cs="Times New Roman" w:hint="default"/>
      <w:color w:val="000000"/>
      <w:spacing w:val="0"/>
      <w:w w:val="100"/>
      <w:position w:val="0"/>
      <w:sz w:val="20"/>
      <w:szCs w:val="20"/>
      <w:u w:val="none"/>
      <w:lang w:val="ru-RU" w:eastAsia="ru-RU" w:bidi="ru-RU"/>
    </w:rPr>
  </w:style>
  <w:style w:type="character" w:customStyle="1" w:styleId="2SegoeUI">
    <w:name w:val="Основной текст (2) + Segoe UI"/>
    <w:basedOn w:val="a3"/>
    <w:qFormat/>
    <w:rPr>
      <w:rFonts w:ascii="MS Gothic" w:eastAsia="MS Gothic" w:hAnsi="MS Gothic" w:cs="MS Gothic" w:hint="eastAsia"/>
      <w:color w:val="000000"/>
      <w:spacing w:val="0"/>
      <w:w w:val="100"/>
      <w:position w:val="0"/>
      <w:sz w:val="8"/>
      <w:szCs w:val="8"/>
      <w:u w:val="none"/>
      <w:lang w:val="ru-RU" w:eastAsia="ru-RU" w:bidi="ru-RU"/>
    </w:rPr>
  </w:style>
  <w:style w:type="character" w:customStyle="1" w:styleId="44">
    <w:name w:val="Основной текст (4) + Не курсив"/>
    <w:basedOn w:val="a3"/>
    <w:qFormat/>
    <w:rPr>
      <w:rFonts w:ascii="Times New Roman" w:eastAsia="Times New Roman" w:hAnsi="Times New Roman" w:cs="Times New Roman" w:hint="default"/>
      <w:i/>
      <w:iCs/>
      <w:color w:val="000000"/>
      <w:spacing w:val="0"/>
      <w:w w:val="100"/>
      <w:position w:val="0"/>
      <w:sz w:val="22"/>
      <w:szCs w:val="22"/>
      <w:u w:val="none"/>
      <w:lang w:val="ru-RU" w:eastAsia="ru-RU" w:bidi="ru-RU"/>
    </w:rPr>
  </w:style>
  <w:style w:type="character" w:customStyle="1" w:styleId="ad">
    <w:name w:val="Текст примечания Знак"/>
    <w:basedOn w:val="a3"/>
    <w:link w:val="ac"/>
    <w:uiPriority w:val="99"/>
    <w:qFormat/>
    <w:rPr>
      <w:rFonts w:ascii="Times New Roman" w:hAnsi="Times New Roman"/>
      <w:sz w:val="20"/>
      <w:szCs w:val="20"/>
    </w:rPr>
  </w:style>
  <w:style w:type="character" w:customStyle="1" w:styleId="docsum-authors">
    <w:name w:val="docsum-authors"/>
    <w:basedOn w:val="a3"/>
    <w:qFormat/>
  </w:style>
  <w:style w:type="character" w:customStyle="1" w:styleId="docsum-journal-citation">
    <w:name w:val="docsum-journal-citation"/>
    <w:basedOn w:val="a3"/>
    <w:qFormat/>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character" w:customStyle="1" w:styleId="27">
    <w:name w:val="Основной текст (2)_"/>
    <w:basedOn w:val="a3"/>
    <w:qFormat/>
    <w:rPr>
      <w:rFonts w:ascii="Times New Roman" w:eastAsia="Times New Roman" w:hAnsi="Times New Roman" w:cs="Times New Roman"/>
      <w:sz w:val="22"/>
      <w:szCs w:val="22"/>
      <w:u w:val="none"/>
    </w:rPr>
  </w:style>
  <w:style w:type="character" w:customStyle="1" w:styleId="longtext">
    <w:name w:val="long_text"/>
    <w:basedOn w:val="a3"/>
    <w:uiPriority w:val="99"/>
    <w:qFormat/>
    <w:rPr>
      <w:rFonts w:ascii="Times New Roman" w:hAnsi="Times New Roman" w:cs="Times New Roman" w:hint="default"/>
    </w:rPr>
  </w:style>
  <w:style w:type="character" w:customStyle="1" w:styleId="af">
    <w:name w:val="Тема примечания Знак"/>
    <w:basedOn w:val="ad"/>
    <w:link w:val="ae"/>
    <w:uiPriority w:val="99"/>
    <w:qFormat/>
    <w:rPr>
      <w:rFonts w:ascii="Times New Roman" w:hAnsi="Times New Roman"/>
      <w:b/>
      <w:bCs/>
      <w:sz w:val="20"/>
      <w:szCs w:val="20"/>
    </w:rPr>
  </w:style>
  <w:style w:type="paragraph" w:customStyle="1" w:styleId="14">
    <w:name w:val="Рецензия1"/>
    <w:hidden/>
    <w:uiPriority w:val="99"/>
    <w:semiHidden/>
    <w:qFormat/>
    <w:rPr>
      <w:rFonts w:ascii="Times New Roman" w:hAnsi="Times New Roman"/>
      <w:sz w:val="24"/>
      <w:szCs w:val="22"/>
      <w:lang w:eastAsia="en-US"/>
    </w:rPr>
  </w:style>
  <w:style w:type="character" w:customStyle="1" w:styleId="FontStyle29">
    <w:name w:val="Font Style29"/>
    <w:qFormat/>
    <w:rPr>
      <w:rFonts w:ascii="Times New Roman" w:hAnsi="Times New Roman" w:cs="Times New Roman"/>
      <w:sz w:val="22"/>
      <w:szCs w:val="22"/>
    </w:rPr>
  </w:style>
  <w:style w:type="character" w:customStyle="1" w:styleId="ab">
    <w:name w:val="Текст выноски Знак"/>
    <w:basedOn w:val="a3"/>
    <w:link w:val="aa"/>
    <w:uiPriority w:val="99"/>
    <w:qFormat/>
    <w:rPr>
      <w:rFonts w:ascii="Segoe UI" w:hAnsi="Segoe UI" w:cs="Segoe UI"/>
      <w:sz w:val="18"/>
      <w:szCs w:val="18"/>
      <w:lang w:eastAsia="en-US"/>
    </w:rPr>
  </w:style>
  <w:style w:type="paragraph" w:customStyle="1" w:styleId="28">
    <w:name w:val="Рецензия2"/>
    <w:hidden/>
    <w:uiPriority w:val="99"/>
    <w:semiHidden/>
    <w:qFormat/>
    <w:rPr>
      <w:rFonts w:ascii="Times New Roman" w:hAnsi="Times New Roman"/>
      <w:sz w:val="24"/>
      <w:szCs w:val="22"/>
      <w:lang w:eastAsia="en-US"/>
    </w:rPr>
  </w:style>
  <w:style w:type="character" w:customStyle="1" w:styleId="29">
    <w:name w:val="Неразрешенное упоминание2"/>
    <w:basedOn w:val="a3"/>
    <w:uiPriority w:val="99"/>
    <w:semiHidden/>
    <w:unhideWhenUsed/>
    <w:qFormat/>
    <w:rPr>
      <w:color w:val="605E5C"/>
      <w:shd w:val="clear" w:color="auto" w:fill="E1DFDD"/>
    </w:rPr>
  </w:style>
  <w:style w:type="paragraph" w:customStyle="1" w:styleId="36">
    <w:name w:val="Рецензия3"/>
    <w:hidden/>
    <w:uiPriority w:val="99"/>
    <w:semiHidden/>
    <w:qFormat/>
    <w:rPr>
      <w:rFonts w:ascii="Times New Roman" w:hAnsi="Times New Roman"/>
      <w:sz w:val="24"/>
      <w:szCs w:val="22"/>
      <w:lang w:eastAsia="en-US"/>
    </w:rPr>
  </w:style>
  <w:style w:type="table" w:customStyle="1" w:styleId="2a">
    <w:name w:val="Сетка таблицы2"/>
    <w:basedOn w:val="a4"/>
    <w:next w:val="af9"/>
    <w:uiPriority w:val="59"/>
    <w:rsid w:val="002F32FD"/>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
    <w:basedOn w:val="a4"/>
    <w:next w:val="af9"/>
    <w:uiPriority w:val="39"/>
    <w:rsid w:val="004B7645"/>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Normal (Web)"/>
    <w:aliases w:val="Обычный (веб)"/>
    <w:basedOn w:val="a2"/>
    <w:link w:val="aff2"/>
    <w:uiPriority w:val="99"/>
    <w:unhideWhenUsed/>
    <w:rsid w:val="004B7645"/>
  </w:style>
  <w:style w:type="paragraph" w:customStyle="1" w:styleId="Style3">
    <w:name w:val="Style3"/>
    <w:basedOn w:val="a2"/>
    <w:uiPriority w:val="99"/>
    <w:rsid w:val="00183CFE"/>
    <w:pPr>
      <w:widowControl w:val="0"/>
      <w:autoSpaceDE w:val="0"/>
      <w:autoSpaceDN w:val="0"/>
      <w:adjustRightInd w:val="0"/>
      <w:spacing w:line="482" w:lineRule="exact"/>
      <w:ind w:hanging="187"/>
    </w:pPr>
    <w:rPr>
      <w:u w:color="000000"/>
    </w:rPr>
  </w:style>
  <w:style w:type="table" w:customStyle="1" w:styleId="15">
    <w:name w:val="Сетка таблицы1"/>
    <w:basedOn w:val="a4"/>
    <w:next w:val="af9"/>
    <w:uiPriority w:val="59"/>
    <w:qFormat/>
    <w:rsid w:val="00E348EB"/>
    <w:rPr>
      <w:rFonts w:eastAsiaTheme="minorEastAsia"/>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Стиль1"/>
    <w:basedOn w:val="a2"/>
    <w:link w:val="17"/>
    <w:qFormat/>
    <w:rsid w:val="00E348EB"/>
    <w:pPr>
      <w:shd w:val="clear" w:color="auto" w:fill="FFFFFF"/>
      <w:spacing w:line="276" w:lineRule="auto"/>
      <w:ind w:firstLine="709"/>
    </w:pPr>
    <w:rPr>
      <w:rFonts w:eastAsia="Calibri"/>
      <w:u w:color="000000"/>
    </w:rPr>
  </w:style>
  <w:style w:type="character" w:customStyle="1" w:styleId="17">
    <w:name w:val="Стиль1 Знак"/>
    <w:basedOn w:val="a3"/>
    <w:link w:val="16"/>
    <w:qFormat/>
    <w:rsid w:val="00E348EB"/>
    <w:rPr>
      <w:rFonts w:ascii="Times New Roman" w:eastAsia="Calibri" w:hAnsi="Times New Roman" w:cs="Times New Roman"/>
      <w:sz w:val="24"/>
      <w:szCs w:val="24"/>
      <w:u w:color="000000"/>
      <w:shd w:val="clear" w:color="auto" w:fill="FFFFFF"/>
      <w:lang w:val="ru-RU" w:eastAsia="en-US"/>
    </w:rPr>
  </w:style>
  <w:style w:type="paragraph" w:styleId="aff3">
    <w:name w:val="caption"/>
    <w:basedOn w:val="a2"/>
    <w:next w:val="a2"/>
    <w:uiPriority w:val="35"/>
    <w:unhideWhenUsed/>
    <w:qFormat/>
    <w:rsid w:val="00012934"/>
    <w:pPr>
      <w:spacing w:after="200"/>
    </w:pPr>
    <w:rPr>
      <w:b/>
      <w:iCs/>
      <w:color w:val="000000" w:themeColor="text1"/>
      <w:szCs w:val="18"/>
    </w:rPr>
  </w:style>
  <w:style w:type="paragraph" w:styleId="aff4">
    <w:name w:val="Subtitle"/>
    <w:basedOn w:val="a2"/>
    <w:next w:val="a2"/>
    <w:link w:val="aff5"/>
    <w:uiPriority w:val="11"/>
    <w:qFormat/>
    <w:rsid w:val="00012934"/>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ff5">
    <w:name w:val="Подзаголовок Знак"/>
    <w:basedOn w:val="a3"/>
    <w:link w:val="aff4"/>
    <w:uiPriority w:val="11"/>
    <w:rsid w:val="00012934"/>
    <w:rPr>
      <w:rFonts w:eastAsiaTheme="majorEastAsia" w:cstheme="majorBidi"/>
      <w:color w:val="595959" w:themeColor="text1" w:themeTint="A6"/>
      <w:spacing w:val="15"/>
      <w:kern w:val="2"/>
      <w:sz w:val="28"/>
      <w:szCs w:val="28"/>
      <w:lang w:val="ru-RU" w:eastAsia="en-US"/>
      <w14:ligatures w14:val="standardContextual"/>
    </w:rPr>
  </w:style>
  <w:style w:type="paragraph" w:customStyle="1" w:styleId="pf0">
    <w:name w:val="pf0"/>
    <w:basedOn w:val="a2"/>
    <w:rsid w:val="0008467E"/>
    <w:pPr>
      <w:spacing w:before="100" w:beforeAutospacing="1" w:after="100" w:afterAutospacing="1"/>
    </w:pPr>
  </w:style>
  <w:style w:type="character" w:customStyle="1" w:styleId="cf01">
    <w:name w:val="cf01"/>
    <w:basedOn w:val="a3"/>
    <w:rsid w:val="0008467E"/>
    <w:rPr>
      <w:rFonts w:ascii="Segoe UI" w:hAnsi="Segoe UI" w:cs="Segoe UI" w:hint="default"/>
      <w:sz w:val="24"/>
      <w:szCs w:val="24"/>
    </w:rPr>
  </w:style>
  <w:style w:type="character" w:styleId="aff6">
    <w:name w:val="Unresolved Mention"/>
    <w:basedOn w:val="a3"/>
    <w:uiPriority w:val="99"/>
    <w:semiHidden/>
    <w:unhideWhenUsed/>
    <w:rsid w:val="006D56B2"/>
    <w:rPr>
      <w:color w:val="605E5C"/>
      <w:shd w:val="clear" w:color="auto" w:fill="E1DFDD"/>
    </w:rPr>
  </w:style>
  <w:style w:type="paragraph" w:styleId="aff7">
    <w:name w:val="No Spacing"/>
    <w:uiPriority w:val="1"/>
    <w:qFormat/>
    <w:rsid w:val="00980D84"/>
    <w:pPr>
      <w:ind w:firstLine="709"/>
      <w:jc w:val="both"/>
    </w:pPr>
    <w:rPr>
      <w:rFonts w:ascii="Times New Roman" w:hAnsi="Times New Roman"/>
      <w:kern w:val="2"/>
      <w:sz w:val="24"/>
      <w:szCs w:val="24"/>
      <w:lang w:eastAsia="en-US"/>
      <w14:ligatures w14:val="standardContextual"/>
    </w:rPr>
  </w:style>
  <w:style w:type="paragraph" w:styleId="aff8">
    <w:name w:val="Revision"/>
    <w:hidden/>
    <w:uiPriority w:val="99"/>
    <w:unhideWhenUsed/>
    <w:rsid w:val="000578A5"/>
    <w:rPr>
      <w:rFonts w:ascii="Times New Roman" w:hAnsi="Times New Roman"/>
      <w:sz w:val="24"/>
      <w:szCs w:val="22"/>
      <w:lang w:eastAsia="en-US"/>
    </w:rPr>
  </w:style>
  <w:style w:type="paragraph" w:customStyle="1" w:styleId="510">
    <w:name w:val="Заголовок 51"/>
    <w:basedOn w:val="a2"/>
    <w:next w:val="a2"/>
    <w:uiPriority w:val="9"/>
    <w:unhideWhenUsed/>
    <w:qFormat/>
    <w:rsid w:val="00BF5214"/>
    <w:pPr>
      <w:keepNext/>
      <w:keepLines/>
      <w:widowControl w:val="0"/>
      <w:autoSpaceDE w:val="0"/>
      <w:autoSpaceDN w:val="0"/>
      <w:spacing w:before="100" w:after="100"/>
      <w:ind w:left="1008" w:hanging="1008"/>
      <w:outlineLvl w:val="4"/>
    </w:pPr>
    <w:rPr>
      <w:b/>
      <w:color w:val="000000"/>
      <w:lang w:val="es-CO"/>
    </w:rPr>
  </w:style>
  <w:style w:type="paragraph" w:customStyle="1" w:styleId="610">
    <w:name w:val="Заголовок 61"/>
    <w:basedOn w:val="a2"/>
    <w:next w:val="a2"/>
    <w:uiPriority w:val="9"/>
    <w:unhideWhenUsed/>
    <w:qFormat/>
    <w:rsid w:val="00BF5214"/>
    <w:pPr>
      <w:keepNext/>
      <w:keepLines/>
      <w:widowControl w:val="0"/>
      <w:autoSpaceDE w:val="0"/>
      <w:autoSpaceDN w:val="0"/>
      <w:spacing w:before="100" w:after="100"/>
      <w:ind w:left="1152" w:hanging="1152"/>
      <w:outlineLvl w:val="5"/>
    </w:pPr>
    <w:rPr>
      <w:b/>
      <w:color w:val="000000"/>
      <w:lang w:val="es-CO"/>
    </w:rPr>
  </w:style>
  <w:style w:type="paragraph" w:customStyle="1" w:styleId="710">
    <w:name w:val="Заголовок 71"/>
    <w:basedOn w:val="a2"/>
    <w:next w:val="a2"/>
    <w:uiPriority w:val="9"/>
    <w:unhideWhenUsed/>
    <w:qFormat/>
    <w:rsid w:val="00BF5214"/>
    <w:pPr>
      <w:keepNext/>
      <w:keepLines/>
      <w:widowControl w:val="0"/>
      <w:autoSpaceDE w:val="0"/>
      <w:autoSpaceDN w:val="0"/>
      <w:spacing w:before="40" w:after="40"/>
      <w:ind w:left="1296" w:hanging="1296"/>
      <w:outlineLvl w:val="6"/>
    </w:pPr>
    <w:rPr>
      <w:b/>
      <w:iCs/>
      <w:color w:val="000000"/>
      <w:lang w:val="es-CO"/>
    </w:rPr>
  </w:style>
  <w:style w:type="numbering" w:customStyle="1" w:styleId="18">
    <w:name w:val="Нет списка1"/>
    <w:next w:val="a5"/>
    <w:uiPriority w:val="99"/>
    <w:semiHidden/>
    <w:unhideWhenUsed/>
    <w:rsid w:val="00BF5214"/>
  </w:style>
  <w:style w:type="paragraph" w:customStyle="1" w:styleId="110">
    <w:name w:val="Заголовок 11"/>
    <w:next w:val="a2"/>
    <w:uiPriority w:val="9"/>
    <w:qFormat/>
    <w:rsid w:val="00BF5214"/>
    <w:pPr>
      <w:keepNext/>
      <w:keepLines/>
      <w:ind w:firstLine="709"/>
      <w:jc w:val="both"/>
      <w:outlineLvl w:val="0"/>
    </w:pPr>
    <w:rPr>
      <w:rFonts w:ascii="Times New Roman" w:eastAsia="Times New Roman" w:hAnsi="Times New Roman" w:cs="Times New Roman"/>
      <w:b/>
      <w:bCs/>
      <w:color w:val="000000"/>
      <w:sz w:val="24"/>
      <w:szCs w:val="28"/>
      <w:lang w:eastAsia="en-US"/>
    </w:rPr>
  </w:style>
  <w:style w:type="paragraph" w:customStyle="1" w:styleId="aff9">
    <w:name w:val="Верхн./нижн. кол."/>
    <w:rsid w:val="00BF5214"/>
    <w:pPr>
      <w:pBdr>
        <w:top w:val="nil"/>
        <w:left w:val="nil"/>
        <w:bottom w:val="nil"/>
        <w:right w:val="nil"/>
        <w:between w:val="nil"/>
        <w:bar w:val="nil"/>
      </w:pBdr>
      <w:tabs>
        <w:tab w:val="right" w:pos="9020"/>
      </w:tabs>
    </w:pPr>
    <w:rPr>
      <w:rFonts w:ascii="Helvetica" w:eastAsia="Arial Unicode MS" w:hAnsi="Arial Unicode MS" w:cs="Arial Unicode MS"/>
      <w:color w:val="000000"/>
      <w:sz w:val="24"/>
      <w:szCs w:val="24"/>
      <w:bdr w:val="nil"/>
    </w:rPr>
  </w:style>
  <w:style w:type="numbering" w:customStyle="1" w:styleId="List0">
    <w:name w:val="List 0"/>
    <w:rsid w:val="00BF5214"/>
    <w:pPr>
      <w:numPr>
        <w:numId w:val="8"/>
      </w:numPr>
    </w:pPr>
  </w:style>
  <w:style w:type="table" w:customStyle="1" w:styleId="TableNormal1">
    <w:name w:val="Table Normal1"/>
    <w:uiPriority w:val="2"/>
    <w:qFormat/>
    <w:rsid w:val="00BF5214"/>
    <w:pPr>
      <w:pBdr>
        <w:top w:val="nil"/>
        <w:left w:val="nil"/>
        <w:bottom w:val="nil"/>
        <w:right w:val="nil"/>
        <w:between w:val="nil"/>
        <w:bar w:val="nil"/>
      </w:pBdr>
    </w:pPr>
    <w:rPr>
      <w:rFonts w:ascii="Times New Roman" w:eastAsia="Arial Unicode MS" w:hAnsi="Times New Roman" w:cs="Times New Roman"/>
      <w:bdr w:val="nil"/>
    </w:rPr>
    <w:tblPr>
      <w:tblInd w:w="0" w:type="dxa"/>
      <w:tblCellMar>
        <w:top w:w="0" w:type="dxa"/>
        <w:left w:w="0" w:type="dxa"/>
        <w:bottom w:w="0" w:type="dxa"/>
        <w:right w:w="0" w:type="dxa"/>
      </w:tblCellMar>
    </w:tblPr>
  </w:style>
  <w:style w:type="paragraph" w:styleId="affa">
    <w:name w:val="endnote text"/>
    <w:link w:val="affb"/>
    <w:rsid w:val="00BF5214"/>
    <w:pPr>
      <w:pBdr>
        <w:top w:val="nil"/>
        <w:left w:val="nil"/>
        <w:bottom w:val="nil"/>
        <w:right w:val="nil"/>
        <w:between w:val="nil"/>
        <w:bar w:val="nil"/>
      </w:pBdr>
      <w:spacing w:line="360" w:lineRule="auto"/>
      <w:jc w:val="both"/>
    </w:pPr>
    <w:rPr>
      <w:rFonts w:ascii="Times New Roman" w:eastAsia="Times New Roman" w:hAnsi="Times New Roman" w:cs="Times New Roman"/>
      <w:color w:val="000000"/>
      <w:sz w:val="28"/>
      <w:szCs w:val="28"/>
      <w:u w:color="000000"/>
      <w:bdr w:val="nil"/>
    </w:rPr>
  </w:style>
  <w:style w:type="character" w:customStyle="1" w:styleId="affb">
    <w:name w:val="Текст концевой сноски Знак"/>
    <w:basedOn w:val="a3"/>
    <w:link w:val="affa"/>
    <w:rsid w:val="00BF5214"/>
    <w:rPr>
      <w:rFonts w:ascii="Times New Roman" w:eastAsia="Times New Roman" w:hAnsi="Times New Roman" w:cs="Times New Roman"/>
      <w:color w:val="000000"/>
      <w:sz w:val="28"/>
      <w:szCs w:val="28"/>
      <w:u w:color="000000"/>
      <w:bdr w:val="nil"/>
    </w:rPr>
  </w:style>
  <w:style w:type="paragraph" w:customStyle="1" w:styleId="19">
    <w:name w:val="Абзац списка1"/>
    <w:rsid w:val="00BF5214"/>
    <w:pPr>
      <w:pBdr>
        <w:top w:val="nil"/>
        <w:left w:val="nil"/>
        <w:bottom w:val="nil"/>
        <w:right w:val="nil"/>
        <w:between w:val="nil"/>
        <w:bar w:val="nil"/>
      </w:pBdr>
      <w:spacing w:after="200" w:line="276" w:lineRule="auto"/>
      <w:ind w:left="720"/>
    </w:pPr>
    <w:rPr>
      <w:rFonts w:ascii="Calibri" w:eastAsia="Calibri" w:hAnsi="Calibri" w:cs="Calibri"/>
      <w:color w:val="000000"/>
      <w:sz w:val="22"/>
      <w:szCs w:val="22"/>
      <w:u w:color="000000"/>
      <w:bdr w:val="nil"/>
    </w:rPr>
  </w:style>
  <w:style w:type="numbering" w:customStyle="1" w:styleId="List1">
    <w:name w:val="List 1"/>
    <w:basedOn w:val="a5"/>
    <w:rsid w:val="00BF5214"/>
    <w:pPr>
      <w:numPr>
        <w:numId w:val="9"/>
      </w:numPr>
    </w:pPr>
  </w:style>
  <w:style w:type="numbering" w:customStyle="1" w:styleId="21">
    <w:name w:val="Список 21"/>
    <w:basedOn w:val="a5"/>
    <w:rsid w:val="00BF5214"/>
    <w:pPr>
      <w:numPr>
        <w:numId w:val="10"/>
      </w:numPr>
    </w:pPr>
  </w:style>
  <w:style w:type="numbering" w:customStyle="1" w:styleId="31">
    <w:name w:val="Список 31"/>
    <w:basedOn w:val="a5"/>
    <w:rsid w:val="00BF5214"/>
    <w:pPr>
      <w:numPr>
        <w:numId w:val="17"/>
      </w:numPr>
    </w:pPr>
  </w:style>
  <w:style w:type="numbering" w:customStyle="1" w:styleId="41">
    <w:name w:val="Список 41"/>
    <w:basedOn w:val="a5"/>
    <w:rsid w:val="00BF5214"/>
    <w:pPr>
      <w:numPr>
        <w:numId w:val="11"/>
      </w:numPr>
    </w:pPr>
  </w:style>
  <w:style w:type="numbering" w:customStyle="1" w:styleId="51">
    <w:name w:val="Список 51"/>
    <w:basedOn w:val="a5"/>
    <w:rsid w:val="00BF5214"/>
    <w:pPr>
      <w:numPr>
        <w:numId w:val="12"/>
      </w:numPr>
    </w:pPr>
  </w:style>
  <w:style w:type="numbering" w:customStyle="1" w:styleId="List6">
    <w:name w:val="List 6"/>
    <w:basedOn w:val="a5"/>
    <w:rsid w:val="00BF5214"/>
    <w:pPr>
      <w:numPr>
        <w:numId w:val="13"/>
      </w:numPr>
    </w:pPr>
  </w:style>
  <w:style w:type="character" w:styleId="affc">
    <w:name w:val="endnote reference"/>
    <w:basedOn w:val="a3"/>
    <w:unhideWhenUsed/>
    <w:rsid w:val="00BF5214"/>
    <w:rPr>
      <w:vertAlign w:val="superscript"/>
    </w:rPr>
  </w:style>
  <w:style w:type="character" w:customStyle="1" w:styleId="apple-converted-space">
    <w:name w:val="apple-converted-space"/>
    <w:basedOn w:val="a3"/>
    <w:rsid w:val="00BF5214"/>
  </w:style>
  <w:style w:type="character" w:customStyle="1" w:styleId="FontStyle17">
    <w:name w:val="Font Style17"/>
    <w:uiPriority w:val="99"/>
    <w:rsid w:val="00BF5214"/>
    <w:rPr>
      <w:rFonts w:ascii="Times New Roman" w:hAnsi="Times New Roman" w:cs="Times New Roman" w:hint="default"/>
      <w:sz w:val="26"/>
      <w:szCs w:val="26"/>
    </w:rPr>
  </w:style>
  <w:style w:type="paragraph" w:styleId="2">
    <w:name w:val="List Number 2"/>
    <w:basedOn w:val="a2"/>
    <w:uiPriority w:val="99"/>
    <w:rsid w:val="00BF5214"/>
    <w:pPr>
      <w:numPr>
        <w:numId w:val="14"/>
      </w:numPr>
      <w:ind w:left="1417" w:hanging="357"/>
      <w:contextualSpacing/>
    </w:pPr>
    <w:rPr>
      <w:rFonts w:eastAsia="Calibri"/>
      <w:sz w:val="28"/>
      <w:u w:color="000000"/>
    </w:rPr>
  </w:style>
  <w:style w:type="paragraph" w:styleId="a">
    <w:name w:val="List Number"/>
    <w:basedOn w:val="a2"/>
    <w:uiPriority w:val="99"/>
    <w:rsid w:val="00BF5214"/>
    <w:pPr>
      <w:numPr>
        <w:numId w:val="15"/>
      </w:numPr>
      <w:tabs>
        <w:tab w:val="clear" w:pos="360"/>
      </w:tabs>
      <w:ind w:left="1066" w:hanging="357"/>
      <w:contextualSpacing/>
    </w:pPr>
    <w:rPr>
      <w:rFonts w:eastAsia="Calibri"/>
      <w:sz w:val="28"/>
      <w:u w:color="000000"/>
    </w:rPr>
  </w:style>
  <w:style w:type="paragraph" w:styleId="a0">
    <w:name w:val="List Bullet"/>
    <w:basedOn w:val="a2"/>
    <w:uiPriority w:val="99"/>
    <w:qFormat/>
    <w:rsid w:val="00BF5214"/>
    <w:pPr>
      <w:numPr>
        <w:numId w:val="16"/>
      </w:numPr>
      <w:contextualSpacing/>
    </w:pPr>
    <w:rPr>
      <w:rFonts w:eastAsia="Calibri"/>
      <w:sz w:val="28"/>
      <w:u w:color="000000"/>
    </w:rPr>
  </w:style>
  <w:style w:type="paragraph" w:customStyle="1" w:styleId="1a">
    <w:name w:val="Название объекта1"/>
    <w:basedOn w:val="a2"/>
    <w:next w:val="a2"/>
    <w:uiPriority w:val="35"/>
    <w:unhideWhenUsed/>
    <w:qFormat/>
    <w:rsid w:val="00BF5214"/>
    <w:pPr>
      <w:widowControl w:val="0"/>
      <w:autoSpaceDE w:val="0"/>
      <w:autoSpaceDN w:val="0"/>
      <w:adjustRightInd w:val="0"/>
      <w:spacing w:after="200"/>
    </w:pPr>
    <w:rPr>
      <w:b/>
      <w:bCs/>
      <w:color w:val="4F81BD"/>
      <w:sz w:val="18"/>
      <w:szCs w:val="18"/>
      <w:u w:color="000000"/>
    </w:rPr>
  </w:style>
  <w:style w:type="paragraph" w:customStyle="1" w:styleId="Style1">
    <w:name w:val="Style1"/>
    <w:basedOn w:val="a2"/>
    <w:uiPriority w:val="99"/>
    <w:rsid w:val="00BF5214"/>
    <w:pPr>
      <w:widowControl w:val="0"/>
      <w:autoSpaceDE w:val="0"/>
      <w:autoSpaceDN w:val="0"/>
      <w:adjustRightInd w:val="0"/>
      <w:spacing w:line="490" w:lineRule="exact"/>
    </w:pPr>
    <w:rPr>
      <w:u w:color="000000"/>
    </w:rPr>
  </w:style>
  <w:style w:type="paragraph" w:customStyle="1" w:styleId="Style2">
    <w:name w:val="Style2"/>
    <w:basedOn w:val="a2"/>
    <w:uiPriority w:val="99"/>
    <w:rsid w:val="00BF5214"/>
    <w:pPr>
      <w:widowControl w:val="0"/>
      <w:autoSpaceDE w:val="0"/>
      <w:autoSpaceDN w:val="0"/>
      <w:adjustRightInd w:val="0"/>
      <w:spacing w:line="482" w:lineRule="exact"/>
      <w:ind w:hanging="331"/>
    </w:pPr>
    <w:rPr>
      <w:u w:color="000000"/>
    </w:rPr>
  </w:style>
  <w:style w:type="paragraph" w:customStyle="1" w:styleId="Style4">
    <w:name w:val="Style4"/>
    <w:basedOn w:val="a2"/>
    <w:uiPriority w:val="99"/>
    <w:rsid w:val="00BF5214"/>
    <w:pPr>
      <w:widowControl w:val="0"/>
      <w:autoSpaceDE w:val="0"/>
      <w:autoSpaceDN w:val="0"/>
      <w:adjustRightInd w:val="0"/>
      <w:spacing w:line="475" w:lineRule="exact"/>
      <w:ind w:firstLine="173"/>
    </w:pPr>
    <w:rPr>
      <w:u w:color="000000"/>
    </w:rPr>
  </w:style>
  <w:style w:type="paragraph" w:customStyle="1" w:styleId="Style5">
    <w:name w:val="Style5"/>
    <w:basedOn w:val="a2"/>
    <w:uiPriority w:val="99"/>
    <w:rsid w:val="00BF5214"/>
    <w:pPr>
      <w:widowControl w:val="0"/>
      <w:autoSpaceDE w:val="0"/>
      <w:autoSpaceDN w:val="0"/>
      <w:adjustRightInd w:val="0"/>
      <w:spacing w:line="490" w:lineRule="exact"/>
      <w:ind w:firstLine="346"/>
    </w:pPr>
    <w:rPr>
      <w:u w:color="000000"/>
    </w:rPr>
  </w:style>
  <w:style w:type="paragraph" w:customStyle="1" w:styleId="Style6">
    <w:name w:val="Style6"/>
    <w:basedOn w:val="a2"/>
    <w:uiPriority w:val="99"/>
    <w:rsid w:val="00BF5214"/>
    <w:pPr>
      <w:widowControl w:val="0"/>
      <w:autoSpaceDE w:val="0"/>
      <w:autoSpaceDN w:val="0"/>
      <w:adjustRightInd w:val="0"/>
      <w:spacing w:line="475" w:lineRule="exact"/>
      <w:ind w:hanging="374"/>
    </w:pPr>
    <w:rPr>
      <w:u w:color="000000"/>
    </w:rPr>
  </w:style>
  <w:style w:type="paragraph" w:customStyle="1" w:styleId="Style8">
    <w:name w:val="Style8"/>
    <w:basedOn w:val="a2"/>
    <w:uiPriority w:val="99"/>
    <w:rsid w:val="00BF5214"/>
    <w:pPr>
      <w:widowControl w:val="0"/>
      <w:autoSpaceDE w:val="0"/>
      <w:autoSpaceDN w:val="0"/>
      <w:adjustRightInd w:val="0"/>
    </w:pPr>
    <w:rPr>
      <w:u w:color="000000"/>
    </w:rPr>
  </w:style>
  <w:style w:type="character" w:customStyle="1" w:styleId="FontStyle11">
    <w:name w:val="Font Style11"/>
    <w:uiPriority w:val="99"/>
    <w:rsid w:val="00BF5214"/>
    <w:rPr>
      <w:rFonts w:ascii="Times New Roman" w:hAnsi="Times New Roman" w:cs="Times New Roman" w:hint="default"/>
      <w:spacing w:val="-10"/>
      <w:sz w:val="22"/>
      <w:szCs w:val="22"/>
    </w:rPr>
  </w:style>
  <w:style w:type="character" w:customStyle="1" w:styleId="FontStyle12">
    <w:name w:val="Font Style12"/>
    <w:uiPriority w:val="99"/>
    <w:rsid w:val="00BF5214"/>
    <w:rPr>
      <w:rFonts w:ascii="Times New Roman" w:hAnsi="Times New Roman" w:cs="Times New Roman" w:hint="default"/>
      <w:b/>
      <w:bCs/>
      <w:spacing w:val="-10"/>
      <w:sz w:val="26"/>
      <w:szCs w:val="26"/>
    </w:rPr>
  </w:style>
  <w:style w:type="character" w:customStyle="1" w:styleId="FontStyle13">
    <w:name w:val="Font Style13"/>
    <w:uiPriority w:val="99"/>
    <w:rsid w:val="00BF5214"/>
    <w:rPr>
      <w:rFonts w:ascii="Cambria" w:hAnsi="Cambria" w:cs="Cambria" w:hint="default"/>
      <w:i/>
      <w:iCs/>
      <w:sz w:val="28"/>
      <w:szCs w:val="28"/>
    </w:rPr>
  </w:style>
  <w:style w:type="character" w:customStyle="1" w:styleId="FontStyle14">
    <w:name w:val="Font Style14"/>
    <w:uiPriority w:val="99"/>
    <w:rsid w:val="00BF5214"/>
    <w:rPr>
      <w:rFonts w:ascii="Times New Roman" w:hAnsi="Times New Roman" w:cs="Times New Roman" w:hint="default"/>
      <w:b/>
      <w:bCs/>
      <w:i/>
      <w:iCs/>
      <w:sz w:val="26"/>
      <w:szCs w:val="26"/>
    </w:rPr>
  </w:style>
  <w:style w:type="character" w:customStyle="1" w:styleId="FontStyle15">
    <w:name w:val="Font Style15"/>
    <w:uiPriority w:val="99"/>
    <w:rsid w:val="00BF5214"/>
    <w:rPr>
      <w:rFonts w:ascii="Times New Roman" w:hAnsi="Times New Roman" w:cs="Times New Roman" w:hint="default"/>
      <w:i/>
      <w:iCs/>
      <w:sz w:val="26"/>
      <w:szCs w:val="26"/>
    </w:rPr>
  </w:style>
  <w:style w:type="character" w:customStyle="1" w:styleId="FontStyle18">
    <w:name w:val="Font Style18"/>
    <w:uiPriority w:val="99"/>
    <w:rsid w:val="00BF5214"/>
    <w:rPr>
      <w:rFonts w:ascii="Times New Roman" w:hAnsi="Times New Roman" w:cs="Times New Roman" w:hint="default"/>
      <w:smallCaps/>
      <w:sz w:val="20"/>
      <w:szCs w:val="20"/>
    </w:rPr>
  </w:style>
  <w:style w:type="paragraph" w:styleId="affd">
    <w:name w:val="Document Map"/>
    <w:basedOn w:val="a2"/>
    <w:link w:val="affe"/>
    <w:semiHidden/>
    <w:rsid w:val="00BF5214"/>
    <w:pPr>
      <w:shd w:val="clear" w:color="auto" w:fill="000080"/>
    </w:pPr>
    <w:rPr>
      <w:rFonts w:ascii="Tahoma" w:hAnsi="Tahoma" w:cs="Tahoma"/>
      <w:sz w:val="20"/>
      <w:szCs w:val="20"/>
      <w:u w:color="000000"/>
    </w:rPr>
  </w:style>
  <w:style w:type="character" w:customStyle="1" w:styleId="affe">
    <w:name w:val="Схема документа Знак"/>
    <w:basedOn w:val="a3"/>
    <w:link w:val="affd"/>
    <w:semiHidden/>
    <w:rsid w:val="00BF5214"/>
    <w:rPr>
      <w:rFonts w:ascii="Tahoma" w:eastAsia="Times New Roman" w:hAnsi="Tahoma" w:cs="Tahoma"/>
      <w:u w:color="000000"/>
      <w:shd w:val="clear" w:color="auto" w:fill="000080"/>
    </w:rPr>
  </w:style>
  <w:style w:type="character" w:styleId="afff">
    <w:name w:val="page number"/>
    <w:basedOn w:val="a3"/>
    <w:rsid w:val="00BF5214"/>
  </w:style>
  <w:style w:type="paragraph" w:customStyle="1" w:styleId="2141">
    <w:name w:val="Стиль Заголовок 2 + 14 пт По ширине Первая строка:  1 см Междуст..."/>
    <w:basedOn w:val="20"/>
    <w:semiHidden/>
    <w:rsid w:val="00BF5214"/>
    <w:pPr>
      <w:keepLines w:val="0"/>
      <w:suppressAutoHyphens/>
      <w:spacing w:before="360"/>
      <w:ind w:firstLine="567"/>
    </w:pPr>
    <w:rPr>
      <w:rFonts w:eastAsia="Times New Roman" w:cs="Times New Roman"/>
      <w:szCs w:val="20"/>
      <w:u w:color="000000"/>
    </w:rPr>
  </w:style>
  <w:style w:type="character" w:customStyle="1" w:styleId="ti">
    <w:name w:val="ti"/>
    <w:basedOn w:val="a3"/>
    <w:semiHidden/>
    <w:rsid w:val="00BF5214"/>
  </w:style>
  <w:style w:type="paragraph" w:styleId="afff0">
    <w:name w:val="Body Text Indent"/>
    <w:basedOn w:val="a2"/>
    <w:link w:val="afff1"/>
    <w:uiPriority w:val="99"/>
    <w:rsid w:val="00BF5214"/>
    <w:pPr>
      <w:spacing w:after="120"/>
      <w:ind w:left="283"/>
    </w:pPr>
    <w:rPr>
      <w:u w:color="000000"/>
    </w:rPr>
  </w:style>
  <w:style w:type="character" w:customStyle="1" w:styleId="afff1">
    <w:name w:val="Основной текст с отступом Знак"/>
    <w:basedOn w:val="a3"/>
    <w:link w:val="afff0"/>
    <w:uiPriority w:val="99"/>
    <w:rsid w:val="00BF5214"/>
    <w:rPr>
      <w:rFonts w:ascii="Times New Roman" w:eastAsia="Times New Roman" w:hAnsi="Times New Roman" w:cs="Times New Roman"/>
      <w:sz w:val="24"/>
      <w:szCs w:val="24"/>
      <w:u w:color="000000"/>
    </w:rPr>
  </w:style>
  <w:style w:type="paragraph" w:styleId="2b">
    <w:name w:val="Body Text 2"/>
    <w:basedOn w:val="a2"/>
    <w:link w:val="2c"/>
    <w:rsid w:val="00BF5214"/>
    <w:pPr>
      <w:spacing w:after="120" w:line="480" w:lineRule="auto"/>
    </w:pPr>
    <w:rPr>
      <w:u w:color="000000"/>
    </w:rPr>
  </w:style>
  <w:style w:type="character" w:customStyle="1" w:styleId="2c">
    <w:name w:val="Основной текст 2 Знак"/>
    <w:basedOn w:val="a3"/>
    <w:link w:val="2b"/>
    <w:rsid w:val="00BF5214"/>
    <w:rPr>
      <w:rFonts w:ascii="Times New Roman" w:eastAsia="Times New Roman" w:hAnsi="Times New Roman" w:cs="Times New Roman"/>
      <w:sz w:val="24"/>
      <w:szCs w:val="24"/>
      <w:u w:color="000000"/>
    </w:rPr>
  </w:style>
  <w:style w:type="paragraph" w:styleId="37">
    <w:name w:val="Body Text 3"/>
    <w:basedOn w:val="a2"/>
    <w:link w:val="38"/>
    <w:rsid w:val="00BF5214"/>
    <w:pPr>
      <w:spacing w:after="120"/>
    </w:pPr>
    <w:rPr>
      <w:sz w:val="16"/>
      <w:szCs w:val="16"/>
      <w:u w:color="000000"/>
    </w:rPr>
  </w:style>
  <w:style w:type="character" w:customStyle="1" w:styleId="38">
    <w:name w:val="Основной текст 3 Знак"/>
    <w:basedOn w:val="a3"/>
    <w:link w:val="37"/>
    <w:rsid w:val="00BF5214"/>
    <w:rPr>
      <w:rFonts w:ascii="Times New Roman" w:eastAsia="Times New Roman" w:hAnsi="Times New Roman" w:cs="Times New Roman"/>
      <w:sz w:val="16"/>
      <w:szCs w:val="16"/>
      <w:u w:color="000000"/>
    </w:rPr>
  </w:style>
  <w:style w:type="paragraph" w:customStyle="1" w:styleId="afff2">
    <w:name w:val="те_дис"/>
    <w:basedOn w:val="a2"/>
    <w:link w:val="afff3"/>
    <w:rsid w:val="00BF5214"/>
    <w:pPr>
      <w:ind w:firstLine="567"/>
    </w:pPr>
    <w:rPr>
      <w:sz w:val="28"/>
      <w:szCs w:val="28"/>
      <w:u w:color="000000"/>
    </w:rPr>
  </w:style>
  <w:style w:type="paragraph" w:customStyle="1" w:styleId="2d">
    <w:name w:val="Стиль Заголовок 2 + не полужирный"/>
    <w:basedOn w:val="20"/>
    <w:rsid w:val="00BF5214"/>
    <w:pPr>
      <w:keepLines w:val="0"/>
      <w:suppressAutoHyphens/>
      <w:spacing w:before="360"/>
      <w:ind w:left="567" w:hanging="567"/>
    </w:pPr>
    <w:rPr>
      <w:rFonts w:eastAsia="Times New Roman" w:cs="Arial"/>
      <w:szCs w:val="28"/>
      <w:u w:color="000000"/>
    </w:rPr>
  </w:style>
  <w:style w:type="paragraph" w:customStyle="1" w:styleId="afff4">
    <w:name w:val="под_рис"/>
    <w:basedOn w:val="3"/>
    <w:link w:val="afff5"/>
    <w:rsid w:val="00BF5214"/>
    <w:pPr>
      <w:keepLines w:val="0"/>
      <w:suppressAutoHyphens/>
      <w:jc w:val="center"/>
    </w:pPr>
    <w:rPr>
      <w:rFonts w:eastAsia="Times New Roman" w:cs="Times New Roman"/>
      <w:b w:val="0"/>
      <w:bCs/>
      <w:u w:val="single"/>
      <w:lang w:eastAsia="ru-RU"/>
    </w:rPr>
  </w:style>
  <w:style w:type="paragraph" w:customStyle="1" w:styleId="afff6">
    <w:name w:val="таб_таб"/>
    <w:basedOn w:val="3"/>
    <w:link w:val="afff7"/>
    <w:rsid w:val="00BF5214"/>
    <w:pPr>
      <w:keepLines w:val="0"/>
      <w:suppressAutoHyphens/>
      <w:jc w:val="right"/>
    </w:pPr>
    <w:rPr>
      <w:rFonts w:eastAsia="Times New Roman" w:cs="Times New Roman"/>
      <w:bCs/>
      <w:i/>
      <w:spacing w:val="60"/>
      <w:u w:val="single"/>
      <w:lang w:eastAsia="ru-RU"/>
    </w:rPr>
  </w:style>
  <w:style w:type="paragraph" w:customStyle="1" w:styleId="afff8">
    <w:name w:val="заг_таб"/>
    <w:basedOn w:val="3"/>
    <w:rsid w:val="00BF5214"/>
    <w:pPr>
      <w:keepLines w:val="0"/>
      <w:suppressAutoHyphens/>
      <w:jc w:val="center"/>
    </w:pPr>
    <w:rPr>
      <w:rFonts w:eastAsia="Times New Roman" w:cs="Times New Roman"/>
      <w:b w:val="0"/>
      <w:bCs/>
      <w:lang w:eastAsia="ru-RU"/>
    </w:rPr>
  </w:style>
  <w:style w:type="paragraph" w:customStyle="1" w:styleId="afff9">
    <w:name w:val="те_таб"/>
    <w:basedOn w:val="a2"/>
    <w:rsid w:val="00BF5214"/>
    <w:pPr>
      <w:spacing w:before="40" w:after="40"/>
      <w:jc w:val="center"/>
    </w:pPr>
    <w:rPr>
      <w:u w:color="000000"/>
    </w:rPr>
  </w:style>
  <w:style w:type="paragraph" w:customStyle="1" w:styleId="afffa">
    <w:name w:val="Стиль те_таб + Междустр.интервал:  полуторный"/>
    <w:basedOn w:val="afff9"/>
    <w:rsid w:val="00BF5214"/>
    <w:rPr>
      <w:szCs w:val="20"/>
    </w:rPr>
  </w:style>
  <w:style w:type="character" w:customStyle="1" w:styleId="afff7">
    <w:name w:val="таб_таб Знак"/>
    <w:basedOn w:val="30"/>
    <w:link w:val="afff6"/>
    <w:rsid w:val="00BF5214"/>
    <w:rPr>
      <w:rFonts w:ascii="Times New Roman" w:eastAsia="Times New Roman" w:hAnsi="Times New Roman" w:cs="Times New Roman"/>
      <w:b/>
      <w:bCs/>
      <w:i/>
      <w:spacing w:val="60"/>
      <w:sz w:val="24"/>
      <w:szCs w:val="24"/>
      <w:u w:val="single" w:color="000000"/>
      <w:bdr w:val="nil"/>
      <w:lang w:eastAsia="en-US"/>
    </w:rPr>
  </w:style>
  <w:style w:type="character" w:customStyle="1" w:styleId="afff5">
    <w:name w:val="под_рис Знак"/>
    <w:basedOn w:val="30"/>
    <w:link w:val="afff4"/>
    <w:rsid w:val="00BF5214"/>
    <w:rPr>
      <w:rFonts w:ascii="Times New Roman" w:eastAsia="Times New Roman" w:hAnsi="Times New Roman" w:cs="Times New Roman"/>
      <w:b w:val="0"/>
      <w:bCs/>
      <w:sz w:val="24"/>
      <w:szCs w:val="24"/>
      <w:u w:val="single" w:color="000000"/>
      <w:bdr w:val="nil"/>
      <w:lang w:eastAsia="en-US"/>
    </w:rPr>
  </w:style>
  <w:style w:type="character" w:customStyle="1" w:styleId="afff3">
    <w:name w:val="те_дис Знак"/>
    <w:basedOn w:val="a3"/>
    <w:link w:val="afff2"/>
    <w:rsid w:val="00BF5214"/>
    <w:rPr>
      <w:rFonts w:ascii="Times New Roman" w:eastAsia="Times New Roman" w:hAnsi="Times New Roman" w:cs="Times New Roman"/>
      <w:sz w:val="28"/>
      <w:szCs w:val="28"/>
      <w:u w:color="000000"/>
    </w:rPr>
  </w:style>
  <w:style w:type="paragraph" w:customStyle="1" w:styleId="afffb">
    <w:name w:val="Диссер основной текст"/>
    <w:basedOn w:val="a2"/>
    <w:link w:val="afffc"/>
    <w:qFormat/>
    <w:rsid w:val="00BF5214"/>
    <w:pPr>
      <w:widowControl w:val="0"/>
      <w:autoSpaceDE w:val="0"/>
      <w:autoSpaceDN w:val="0"/>
      <w:adjustRightInd w:val="0"/>
      <w:ind w:firstLine="720"/>
    </w:pPr>
    <w:rPr>
      <w:u w:color="000000"/>
    </w:rPr>
  </w:style>
  <w:style w:type="character" w:customStyle="1" w:styleId="afffc">
    <w:name w:val="Диссер основной текст Знак"/>
    <w:basedOn w:val="a3"/>
    <w:link w:val="afffb"/>
    <w:rsid w:val="00BF5214"/>
    <w:rPr>
      <w:rFonts w:ascii="Times New Roman" w:eastAsia="Times New Roman" w:hAnsi="Times New Roman" w:cs="Times New Roman"/>
      <w:sz w:val="24"/>
      <w:szCs w:val="24"/>
      <w:u w:color="000000"/>
    </w:rPr>
  </w:style>
  <w:style w:type="paragraph" w:customStyle="1" w:styleId="afffd">
    <w:name w:val="Примечания к таблицам и рисункам"/>
    <w:basedOn w:val="a2"/>
    <w:qFormat/>
    <w:rsid w:val="00BF5214"/>
    <w:pPr>
      <w:widowControl w:val="0"/>
      <w:autoSpaceDE w:val="0"/>
      <w:autoSpaceDN w:val="0"/>
      <w:adjustRightInd w:val="0"/>
      <w:spacing w:after="120"/>
    </w:pPr>
    <w:rPr>
      <w:i/>
      <w:sz w:val="20"/>
      <w:szCs w:val="20"/>
      <w:u w:color="000000"/>
    </w:rPr>
  </w:style>
  <w:style w:type="paragraph" w:customStyle="1" w:styleId="Pa21">
    <w:name w:val="Pa21"/>
    <w:basedOn w:val="a2"/>
    <w:next w:val="a2"/>
    <w:uiPriority w:val="99"/>
    <w:rsid w:val="00BF5214"/>
    <w:pPr>
      <w:widowControl w:val="0"/>
      <w:autoSpaceDE w:val="0"/>
      <w:autoSpaceDN w:val="0"/>
      <w:adjustRightInd w:val="0"/>
      <w:spacing w:line="191" w:lineRule="atLeast"/>
    </w:pPr>
    <w:rPr>
      <w:rFonts w:ascii="DINPro-Medium" w:hAnsi="DINPro-Medium"/>
      <w:u w:color="000000"/>
    </w:rPr>
  </w:style>
  <w:style w:type="paragraph" w:customStyle="1" w:styleId="1b">
    <w:name w:val="Без интервала1"/>
    <w:next w:val="aff7"/>
    <w:link w:val="afffe"/>
    <w:uiPriority w:val="1"/>
    <w:qFormat/>
    <w:rsid w:val="00BF5214"/>
    <w:rPr>
      <w:rFonts w:ascii="Verdana" w:eastAsia="Calibri" w:hAnsi="Verdana"/>
      <w:sz w:val="18"/>
      <w:szCs w:val="22"/>
      <w:lang w:val="en-US" w:eastAsia="en-US"/>
    </w:rPr>
  </w:style>
  <w:style w:type="character" w:customStyle="1" w:styleId="afffe">
    <w:name w:val="Без интервала Знак"/>
    <w:basedOn w:val="a3"/>
    <w:link w:val="1b"/>
    <w:uiPriority w:val="1"/>
    <w:rsid w:val="00BF5214"/>
    <w:rPr>
      <w:rFonts w:ascii="Verdana" w:eastAsia="Calibri" w:hAnsi="Verdana"/>
      <w:sz w:val="18"/>
      <w:szCs w:val="22"/>
      <w:lang w:val="en-US" w:eastAsia="en-US"/>
    </w:rPr>
  </w:style>
  <w:style w:type="character" w:customStyle="1" w:styleId="111">
    <w:name w:val="Заголовок 1 Знак1"/>
    <w:aliases w:val="n.n.n.n. Знак1,n.n. Знак1"/>
    <w:basedOn w:val="a3"/>
    <w:rsid w:val="00BF5214"/>
    <w:rPr>
      <w:rFonts w:ascii="Calibri Light" w:eastAsia="Times New Roman" w:hAnsi="Calibri Light" w:cs="Times New Roman"/>
      <w:color w:val="2F5496"/>
      <w:sz w:val="32"/>
      <w:szCs w:val="32"/>
    </w:rPr>
  </w:style>
  <w:style w:type="table" w:customStyle="1" w:styleId="39">
    <w:name w:val="Сетка таблицы3"/>
    <w:basedOn w:val="a4"/>
    <w:next w:val="af9"/>
    <w:uiPriority w:val="59"/>
    <w:rsid w:val="00BF5214"/>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next w:val="af9"/>
    <w:uiPriority w:val="59"/>
    <w:rsid w:val="00BF5214"/>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4"/>
    <w:next w:val="af9"/>
    <w:uiPriority w:val="39"/>
    <w:rsid w:val="00BF5214"/>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
    <w:name w:val="Сетка таблицы4"/>
    <w:basedOn w:val="a4"/>
    <w:next w:val="af9"/>
    <w:uiPriority w:val="59"/>
    <w:rsid w:val="00BF5214"/>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4"/>
    <w:next w:val="af9"/>
    <w:uiPriority w:val="39"/>
    <w:rsid w:val="00BF5214"/>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4"/>
    <w:next w:val="af9"/>
    <w:uiPriority w:val="59"/>
    <w:rsid w:val="00BF5214"/>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e">
    <w:name w:val="Название объекта2"/>
    <w:basedOn w:val="a2"/>
    <w:next w:val="a2"/>
    <w:uiPriority w:val="35"/>
    <w:unhideWhenUsed/>
    <w:qFormat/>
    <w:rsid w:val="00BF5214"/>
    <w:pPr>
      <w:widowControl w:val="0"/>
      <w:autoSpaceDE w:val="0"/>
      <w:autoSpaceDN w:val="0"/>
      <w:adjustRightInd w:val="0"/>
      <w:spacing w:before="40" w:after="240"/>
    </w:pPr>
    <w:rPr>
      <w:b/>
      <w:bCs/>
      <w:color w:val="000000"/>
      <w:szCs w:val="18"/>
      <w:u w:color="000000"/>
    </w:rPr>
  </w:style>
  <w:style w:type="paragraph" w:customStyle="1" w:styleId="SDText">
    <w:name w:val="SD_Text"/>
    <w:basedOn w:val="a2"/>
    <w:link w:val="SDText0"/>
    <w:qFormat/>
    <w:rsid w:val="00BF5214"/>
    <w:pPr>
      <w:spacing w:line="276" w:lineRule="auto"/>
    </w:pPr>
    <w:rPr>
      <w:color w:val="000000"/>
      <w:szCs w:val="28"/>
      <w:u w:color="000000"/>
    </w:rPr>
  </w:style>
  <w:style w:type="character" w:customStyle="1" w:styleId="SDText0">
    <w:name w:val="SD_Text Знак"/>
    <w:basedOn w:val="10"/>
    <w:link w:val="SDText"/>
    <w:rsid w:val="00BF5214"/>
    <w:rPr>
      <w:rFonts w:ascii="Times New Roman" w:eastAsia="Times New Roman" w:hAnsi="Times New Roman" w:cs="Times New Roman"/>
      <w:b w:val="0"/>
      <w:bCs w:val="0"/>
      <w:caps w:val="0"/>
      <w:color w:val="000000"/>
      <w:sz w:val="24"/>
      <w:szCs w:val="28"/>
      <w:u w:color="000000"/>
      <w:lang w:eastAsia="en-US"/>
    </w:rPr>
  </w:style>
  <w:style w:type="paragraph" w:customStyle="1" w:styleId="ProtocolName">
    <w:name w:val="ProtocolName"/>
    <w:basedOn w:val="SDText"/>
    <w:link w:val="ProtocolName0"/>
    <w:qFormat/>
    <w:rsid w:val="00BF5214"/>
  </w:style>
  <w:style w:type="paragraph" w:customStyle="1" w:styleId="ProtocolID">
    <w:name w:val="ProtocolID"/>
    <w:basedOn w:val="SDText"/>
    <w:link w:val="ProtocolID0"/>
    <w:qFormat/>
    <w:rsid w:val="00BF5214"/>
    <w:rPr>
      <w:lang w:val="en-US"/>
    </w:rPr>
  </w:style>
  <w:style w:type="character" w:customStyle="1" w:styleId="ProtocolName0">
    <w:name w:val="ProtocolName Знак"/>
    <w:basedOn w:val="SDText0"/>
    <w:link w:val="ProtocolName"/>
    <w:rsid w:val="00BF5214"/>
    <w:rPr>
      <w:rFonts w:ascii="Times New Roman" w:eastAsia="Times New Roman" w:hAnsi="Times New Roman" w:cs="Times New Roman"/>
      <w:b w:val="0"/>
      <w:bCs w:val="0"/>
      <w:caps w:val="0"/>
      <w:color w:val="000000"/>
      <w:sz w:val="24"/>
      <w:szCs w:val="28"/>
      <w:u w:color="000000"/>
      <w:lang w:eastAsia="en-US"/>
    </w:rPr>
  </w:style>
  <w:style w:type="paragraph" w:customStyle="1" w:styleId="ProtocolVersion">
    <w:name w:val="ProtocolVersion"/>
    <w:basedOn w:val="SDText"/>
    <w:link w:val="ProtocolVersion0"/>
    <w:qFormat/>
    <w:rsid w:val="00BF5214"/>
  </w:style>
  <w:style w:type="character" w:customStyle="1" w:styleId="ProtocolID0">
    <w:name w:val="ProtocolID Знак"/>
    <w:basedOn w:val="SDText0"/>
    <w:link w:val="ProtocolID"/>
    <w:rsid w:val="00BF5214"/>
    <w:rPr>
      <w:rFonts w:ascii="Times New Roman" w:eastAsia="Times New Roman" w:hAnsi="Times New Roman" w:cs="Times New Roman"/>
      <w:b w:val="0"/>
      <w:bCs w:val="0"/>
      <w:caps w:val="0"/>
      <w:color w:val="000000"/>
      <w:sz w:val="24"/>
      <w:szCs w:val="28"/>
      <w:u w:color="000000"/>
      <w:lang w:val="en-US" w:eastAsia="en-US"/>
    </w:rPr>
  </w:style>
  <w:style w:type="paragraph" w:customStyle="1" w:styleId="ProtocolVersionDate">
    <w:name w:val="ProtocolVersionDate"/>
    <w:basedOn w:val="SDText"/>
    <w:link w:val="ProtocolVersionDate0"/>
    <w:qFormat/>
    <w:rsid w:val="00BF5214"/>
  </w:style>
  <w:style w:type="character" w:customStyle="1" w:styleId="ProtocolVersion0">
    <w:name w:val="ProtocolVersion Знак"/>
    <w:basedOn w:val="SDText0"/>
    <w:link w:val="ProtocolVersion"/>
    <w:rsid w:val="00BF5214"/>
    <w:rPr>
      <w:rFonts w:ascii="Times New Roman" w:eastAsia="Times New Roman" w:hAnsi="Times New Roman" w:cs="Times New Roman"/>
      <w:b w:val="0"/>
      <w:bCs w:val="0"/>
      <w:caps w:val="0"/>
      <w:color w:val="000000"/>
      <w:sz w:val="24"/>
      <w:szCs w:val="28"/>
      <w:u w:color="000000"/>
      <w:lang w:eastAsia="en-US"/>
    </w:rPr>
  </w:style>
  <w:style w:type="paragraph" w:customStyle="1" w:styleId="IP">
    <w:name w:val="IP"/>
    <w:basedOn w:val="SDText"/>
    <w:link w:val="IP0"/>
    <w:rsid w:val="00BF5214"/>
  </w:style>
  <w:style w:type="character" w:customStyle="1" w:styleId="ProtocolVersionDate0">
    <w:name w:val="ProtocolVersionDate Знак"/>
    <w:basedOn w:val="SDText0"/>
    <w:link w:val="ProtocolVersionDate"/>
    <w:rsid w:val="00BF5214"/>
    <w:rPr>
      <w:rFonts w:ascii="Times New Roman" w:eastAsia="Times New Roman" w:hAnsi="Times New Roman" w:cs="Times New Roman"/>
      <w:b w:val="0"/>
      <w:bCs w:val="0"/>
      <w:caps w:val="0"/>
      <w:color w:val="000000"/>
      <w:sz w:val="24"/>
      <w:szCs w:val="28"/>
      <w:u w:color="000000"/>
      <w:lang w:eastAsia="en-US"/>
    </w:rPr>
  </w:style>
  <w:style w:type="paragraph" w:customStyle="1" w:styleId="ProtocolPhase">
    <w:name w:val="ProtocolPhase"/>
    <w:basedOn w:val="SDText"/>
    <w:link w:val="ProtocolPhase0"/>
    <w:qFormat/>
    <w:rsid w:val="00BF5214"/>
  </w:style>
  <w:style w:type="character" w:customStyle="1" w:styleId="IP0">
    <w:name w:val="IP Знак"/>
    <w:basedOn w:val="SDText0"/>
    <w:link w:val="IP"/>
    <w:rsid w:val="00BF5214"/>
    <w:rPr>
      <w:rFonts w:ascii="Times New Roman" w:eastAsia="Times New Roman" w:hAnsi="Times New Roman" w:cs="Times New Roman"/>
      <w:b w:val="0"/>
      <w:bCs w:val="0"/>
      <w:caps w:val="0"/>
      <w:color w:val="000000"/>
      <w:sz w:val="24"/>
      <w:szCs w:val="28"/>
      <w:u w:color="000000"/>
      <w:lang w:eastAsia="en-US"/>
    </w:rPr>
  </w:style>
  <w:style w:type="paragraph" w:customStyle="1" w:styleId="StudySponsor">
    <w:name w:val="StudySponsor"/>
    <w:basedOn w:val="SDText"/>
    <w:link w:val="StudySponsor0"/>
    <w:qFormat/>
    <w:rsid w:val="00BF5214"/>
    <w:rPr>
      <w:lang w:val="en-US"/>
    </w:rPr>
  </w:style>
  <w:style w:type="character" w:customStyle="1" w:styleId="ProtocolPhase0">
    <w:name w:val="ProtocolPhase Знак"/>
    <w:basedOn w:val="SDText0"/>
    <w:link w:val="ProtocolPhase"/>
    <w:rsid w:val="00BF5214"/>
    <w:rPr>
      <w:rFonts w:ascii="Times New Roman" w:eastAsia="Times New Roman" w:hAnsi="Times New Roman" w:cs="Times New Roman"/>
      <w:b w:val="0"/>
      <w:bCs w:val="0"/>
      <w:caps w:val="0"/>
      <w:color w:val="000000"/>
      <w:sz w:val="24"/>
      <w:szCs w:val="28"/>
      <w:u w:color="000000"/>
      <w:lang w:eastAsia="en-US"/>
    </w:rPr>
  </w:style>
  <w:style w:type="character" w:customStyle="1" w:styleId="StudySponsor0">
    <w:name w:val="StudySponsor Знак"/>
    <w:basedOn w:val="SDText0"/>
    <w:link w:val="StudySponsor"/>
    <w:rsid w:val="00BF5214"/>
    <w:rPr>
      <w:rFonts w:ascii="Times New Roman" w:eastAsia="Times New Roman" w:hAnsi="Times New Roman" w:cs="Times New Roman"/>
      <w:b w:val="0"/>
      <w:bCs w:val="0"/>
      <w:caps w:val="0"/>
      <w:color w:val="000000"/>
      <w:sz w:val="24"/>
      <w:szCs w:val="28"/>
      <w:u w:color="000000"/>
      <w:lang w:val="en-US" w:eastAsia="en-US"/>
    </w:rPr>
  </w:style>
  <w:style w:type="table" w:customStyle="1" w:styleId="221">
    <w:name w:val="Сетка таблицы221"/>
    <w:basedOn w:val="a4"/>
    <w:next w:val="af9"/>
    <w:uiPriority w:val="39"/>
    <w:rsid w:val="00BF5214"/>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
    <w:name w:val="1 абзац"/>
    <w:basedOn w:val="1"/>
    <w:autoRedefine/>
    <w:qFormat/>
    <w:rsid w:val="00BF5214"/>
    <w:pPr>
      <w:spacing w:line="259" w:lineRule="auto"/>
      <w:ind w:firstLine="708"/>
    </w:pPr>
    <w:rPr>
      <w:rFonts w:eastAsia="Times New Roman" w:cs="Times New Roman"/>
      <w:caps w:val="0"/>
      <w:color w:val="000000"/>
      <w:szCs w:val="24"/>
      <w:u w:color="000000"/>
      <w:bdr w:val="nil"/>
    </w:rPr>
  </w:style>
  <w:style w:type="paragraph" w:customStyle="1" w:styleId="411">
    <w:name w:val="Оглавление 41"/>
    <w:basedOn w:val="a2"/>
    <w:next w:val="a2"/>
    <w:autoRedefine/>
    <w:uiPriority w:val="39"/>
    <w:unhideWhenUsed/>
    <w:rsid w:val="00BF5214"/>
    <w:pPr>
      <w:spacing w:after="100" w:line="259" w:lineRule="auto"/>
      <w:ind w:left="660"/>
    </w:pPr>
    <w:rPr>
      <w:rFonts w:eastAsiaTheme="minorEastAsia"/>
      <w:u w:color="000000"/>
    </w:rPr>
  </w:style>
  <w:style w:type="paragraph" w:customStyle="1" w:styleId="511">
    <w:name w:val="Оглавление 51"/>
    <w:basedOn w:val="a2"/>
    <w:next w:val="a2"/>
    <w:autoRedefine/>
    <w:uiPriority w:val="39"/>
    <w:unhideWhenUsed/>
    <w:rsid w:val="00BF5214"/>
    <w:pPr>
      <w:spacing w:after="100" w:line="259" w:lineRule="auto"/>
      <w:ind w:left="880"/>
    </w:pPr>
    <w:rPr>
      <w:rFonts w:eastAsiaTheme="minorEastAsia"/>
      <w:u w:color="000000"/>
    </w:rPr>
  </w:style>
  <w:style w:type="paragraph" w:customStyle="1" w:styleId="611">
    <w:name w:val="Оглавление 61"/>
    <w:basedOn w:val="a2"/>
    <w:next w:val="a2"/>
    <w:autoRedefine/>
    <w:uiPriority w:val="39"/>
    <w:unhideWhenUsed/>
    <w:rsid w:val="00BF5214"/>
    <w:pPr>
      <w:spacing w:after="100" w:line="259" w:lineRule="auto"/>
      <w:ind w:left="1100"/>
    </w:pPr>
    <w:rPr>
      <w:rFonts w:eastAsiaTheme="minorEastAsia"/>
      <w:u w:color="000000"/>
    </w:rPr>
  </w:style>
  <w:style w:type="paragraph" w:customStyle="1" w:styleId="711">
    <w:name w:val="Оглавление 71"/>
    <w:basedOn w:val="a2"/>
    <w:next w:val="a2"/>
    <w:autoRedefine/>
    <w:uiPriority w:val="39"/>
    <w:unhideWhenUsed/>
    <w:rsid w:val="00BF5214"/>
    <w:pPr>
      <w:spacing w:after="100" w:line="259" w:lineRule="auto"/>
      <w:ind w:left="1320"/>
    </w:pPr>
    <w:rPr>
      <w:rFonts w:eastAsiaTheme="minorEastAsia"/>
      <w:u w:color="000000"/>
    </w:rPr>
  </w:style>
  <w:style w:type="paragraph" w:customStyle="1" w:styleId="810">
    <w:name w:val="Оглавление 81"/>
    <w:basedOn w:val="a2"/>
    <w:next w:val="a2"/>
    <w:autoRedefine/>
    <w:uiPriority w:val="39"/>
    <w:unhideWhenUsed/>
    <w:rsid w:val="00BF5214"/>
    <w:pPr>
      <w:spacing w:after="100" w:line="259" w:lineRule="auto"/>
      <w:ind w:left="1540"/>
    </w:pPr>
    <w:rPr>
      <w:rFonts w:eastAsiaTheme="minorEastAsia"/>
      <w:u w:color="000000"/>
    </w:rPr>
  </w:style>
  <w:style w:type="paragraph" w:customStyle="1" w:styleId="910">
    <w:name w:val="Оглавление 91"/>
    <w:basedOn w:val="a2"/>
    <w:next w:val="a2"/>
    <w:autoRedefine/>
    <w:uiPriority w:val="39"/>
    <w:unhideWhenUsed/>
    <w:rsid w:val="00BF5214"/>
    <w:pPr>
      <w:spacing w:after="100" w:line="259" w:lineRule="auto"/>
      <w:ind w:left="1760"/>
    </w:pPr>
    <w:rPr>
      <w:rFonts w:eastAsiaTheme="minorEastAsia"/>
      <w:u w:color="000000"/>
    </w:rPr>
  </w:style>
  <w:style w:type="paragraph" w:customStyle="1" w:styleId="1d">
    <w:name w:val="Тема примечания1"/>
    <w:basedOn w:val="ac"/>
    <w:next w:val="ac"/>
    <w:uiPriority w:val="99"/>
    <w:semiHidden/>
    <w:unhideWhenUsed/>
    <w:rsid w:val="00BF5214"/>
    <w:pPr>
      <w:spacing w:after="160"/>
    </w:pPr>
    <w:rPr>
      <w:rFonts w:ascii="Calibri" w:eastAsia="Calibri" w:hAnsi="Calibri"/>
      <w:b/>
      <w:bCs/>
      <w:u w:color="000000"/>
    </w:rPr>
  </w:style>
  <w:style w:type="character" w:customStyle="1" w:styleId="3a">
    <w:name w:val="Неразрешенное упоминание3"/>
    <w:basedOn w:val="a3"/>
    <w:uiPriority w:val="99"/>
    <w:semiHidden/>
    <w:unhideWhenUsed/>
    <w:rsid w:val="00BF5214"/>
    <w:rPr>
      <w:color w:val="605E5C"/>
      <w:shd w:val="clear" w:color="auto" w:fill="E1DFDD"/>
    </w:rPr>
  </w:style>
  <w:style w:type="character" w:customStyle="1" w:styleId="512">
    <w:name w:val="Заголовок 5 Знак1"/>
    <w:basedOn w:val="a3"/>
    <w:uiPriority w:val="9"/>
    <w:semiHidden/>
    <w:rsid w:val="00BF5214"/>
    <w:rPr>
      <w:rFonts w:asciiTheme="majorHAnsi" w:eastAsiaTheme="majorEastAsia" w:hAnsiTheme="majorHAnsi" w:cstheme="majorBidi"/>
      <w:color w:val="2F5496" w:themeColor="accent1" w:themeShade="BF"/>
    </w:rPr>
  </w:style>
  <w:style w:type="character" w:customStyle="1" w:styleId="612">
    <w:name w:val="Заголовок 6 Знак1"/>
    <w:basedOn w:val="a3"/>
    <w:uiPriority w:val="9"/>
    <w:semiHidden/>
    <w:rsid w:val="00BF5214"/>
    <w:rPr>
      <w:rFonts w:asciiTheme="majorHAnsi" w:eastAsiaTheme="majorEastAsia" w:hAnsiTheme="majorHAnsi" w:cstheme="majorBidi"/>
      <w:color w:val="1F3763" w:themeColor="accent1" w:themeShade="7F"/>
    </w:rPr>
  </w:style>
  <w:style w:type="character" w:customStyle="1" w:styleId="712">
    <w:name w:val="Заголовок 7 Знак1"/>
    <w:basedOn w:val="a3"/>
    <w:uiPriority w:val="9"/>
    <w:semiHidden/>
    <w:rsid w:val="00BF5214"/>
    <w:rPr>
      <w:rFonts w:asciiTheme="majorHAnsi" w:eastAsiaTheme="majorEastAsia" w:hAnsiTheme="majorHAnsi" w:cstheme="majorBidi"/>
      <w:i/>
      <w:iCs/>
      <w:color w:val="1F3763" w:themeColor="accent1" w:themeShade="7F"/>
    </w:rPr>
  </w:style>
  <w:style w:type="character" w:customStyle="1" w:styleId="1e">
    <w:name w:val="Тема примечания Знак1"/>
    <w:basedOn w:val="ad"/>
    <w:uiPriority w:val="99"/>
    <w:semiHidden/>
    <w:rsid w:val="00BF5214"/>
    <w:rPr>
      <w:rFonts w:ascii="Times New Roman" w:eastAsia="Times New Roman" w:hAnsi="Times New Roman" w:cs="Times New Roman"/>
      <w:b/>
      <w:bCs/>
      <w:kern w:val="0"/>
      <w:sz w:val="20"/>
      <w:szCs w:val="20"/>
      <w:u w:color="000000"/>
    </w:rPr>
  </w:style>
  <w:style w:type="table" w:customStyle="1" w:styleId="53">
    <w:name w:val="Сетка таблицы5"/>
    <w:basedOn w:val="a4"/>
    <w:next w:val="af9"/>
    <w:uiPriority w:val="59"/>
    <w:rsid w:val="00BF5214"/>
    <w:rPr>
      <w:kern w:val="2"/>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4"/>
    <w:next w:val="af9"/>
    <w:uiPriority w:val="59"/>
    <w:rsid w:val="00BF5214"/>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Сетка таблицы41"/>
    <w:basedOn w:val="a4"/>
    <w:next w:val="af9"/>
    <w:uiPriority w:val="39"/>
    <w:rsid w:val="00BF5214"/>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4"/>
    <w:next w:val="af9"/>
    <w:uiPriority w:val="39"/>
    <w:rsid w:val="00BF5214"/>
    <w:rPr>
      <w:rFonts w:eastAsia="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2"/>
    <w:rsid w:val="00BF5214"/>
    <w:pPr>
      <w:spacing w:before="100" w:beforeAutospacing="1" w:after="100" w:afterAutospacing="1"/>
    </w:pPr>
    <w:rPr>
      <w:rFonts w:eastAsiaTheme="minorEastAsia"/>
    </w:rPr>
  </w:style>
  <w:style w:type="character" w:customStyle="1" w:styleId="bumpedfont15mrcssattr">
    <w:name w:val="bumpedfont15_mr_css_attr"/>
    <w:basedOn w:val="a3"/>
    <w:rsid w:val="00BF5214"/>
  </w:style>
  <w:style w:type="character" w:customStyle="1" w:styleId="js-phone-number">
    <w:name w:val="js-phone-number"/>
    <w:basedOn w:val="a3"/>
    <w:rsid w:val="00BF5214"/>
  </w:style>
  <w:style w:type="character" w:customStyle="1" w:styleId="46">
    <w:name w:val="Неразрешенное упоминание4"/>
    <w:basedOn w:val="a3"/>
    <w:uiPriority w:val="99"/>
    <w:semiHidden/>
    <w:unhideWhenUsed/>
    <w:rsid w:val="00BF5214"/>
    <w:rPr>
      <w:color w:val="605E5C"/>
      <w:shd w:val="clear" w:color="auto" w:fill="E1DFDD"/>
    </w:rPr>
  </w:style>
  <w:style w:type="character" w:customStyle="1" w:styleId="1f">
    <w:name w:val="Текст примечания Знак1"/>
    <w:basedOn w:val="a3"/>
    <w:uiPriority w:val="99"/>
    <w:rsid w:val="00BF5214"/>
    <w:rPr>
      <w:rFonts w:ascii="Times New Roman" w:eastAsia="Times New Roman" w:hAnsi="Times New Roman" w:cs="Times New Roman"/>
      <w:sz w:val="28"/>
      <w:szCs w:val="20"/>
      <w:lang w:eastAsia="ru-RU"/>
    </w:rPr>
  </w:style>
  <w:style w:type="numbering" w:customStyle="1" w:styleId="2f">
    <w:name w:val="Нет списка2"/>
    <w:next w:val="a5"/>
    <w:uiPriority w:val="99"/>
    <w:semiHidden/>
    <w:unhideWhenUsed/>
    <w:rsid w:val="00BF5214"/>
  </w:style>
  <w:style w:type="table" w:customStyle="1" w:styleId="72">
    <w:name w:val="Сетка таблицы7"/>
    <w:basedOn w:val="a4"/>
    <w:next w:val="af9"/>
    <w:uiPriority w:val="59"/>
    <w:locked/>
    <w:rsid w:val="00BF5214"/>
    <w:rPr>
      <w:rFonts w:ascii="Times New Roman" w:eastAsia="Times New Roman" w:hAnsi="Times New Roman" w:cs="Times New Roman"/>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
    <w:name w:val="Normal Indent"/>
    <w:basedOn w:val="a2"/>
    <w:rsid w:val="00BF5214"/>
    <w:pPr>
      <w:overflowPunct w:val="0"/>
      <w:autoSpaceDE w:val="0"/>
      <w:autoSpaceDN w:val="0"/>
      <w:adjustRightInd w:val="0"/>
      <w:ind w:left="851"/>
      <w:textAlignment w:val="baseline"/>
    </w:pPr>
    <w:rPr>
      <w:szCs w:val="20"/>
      <w:lang w:val="en-GB" w:eastAsia="en-GB"/>
    </w:rPr>
  </w:style>
  <w:style w:type="paragraph" w:customStyle="1" w:styleId="FormField">
    <w:name w:val="FormField"/>
    <w:basedOn w:val="a2"/>
    <w:rsid w:val="00BF5214"/>
    <w:pPr>
      <w:overflowPunct w:val="0"/>
      <w:autoSpaceDE w:val="0"/>
      <w:autoSpaceDN w:val="0"/>
      <w:adjustRightInd w:val="0"/>
      <w:textAlignment w:val="baseline"/>
    </w:pPr>
    <w:rPr>
      <w:rFonts w:ascii="Arial" w:hAnsi="Arial"/>
      <w:sz w:val="16"/>
      <w:szCs w:val="20"/>
      <w:lang w:val="en-GB" w:eastAsia="en-GB"/>
    </w:rPr>
  </w:style>
  <w:style w:type="character" w:customStyle="1" w:styleId="FormFieldC">
    <w:name w:val="FormFieldC"/>
    <w:basedOn w:val="a3"/>
    <w:rsid w:val="00BF5214"/>
    <w:rPr>
      <w:rFonts w:ascii="Arial" w:hAnsi="Arial"/>
      <w:b/>
      <w:sz w:val="16"/>
    </w:rPr>
  </w:style>
  <w:style w:type="character" w:customStyle="1" w:styleId="FormFieldC2">
    <w:name w:val="FormFieldC2"/>
    <w:basedOn w:val="a3"/>
    <w:rsid w:val="00BF5214"/>
    <w:rPr>
      <w:rFonts w:ascii="Arial" w:hAnsi="Arial"/>
      <w:b/>
      <w:sz w:val="18"/>
    </w:rPr>
  </w:style>
  <w:style w:type="character" w:customStyle="1" w:styleId="FormFieldC3">
    <w:name w:val="FormFieldC3"/>
    <w:basedOn w:val="FormFieldC"/>
    <w:rsid w:val="00BF5214"/>
    <w:rPr>
      <w:rFonts w:ascii="Arial" w:hAnsi="Arial"/>
      <w:b w:val="0"/>
      <w:sz w:val="20"/>
    </w:rPr>
  </w:style>
  <w:style w:type="character" w:styleId="affff0">
    <w:name w:val="Emphasis"/>
    <w:basedOn w:val="a3"/>
    <w:uiPriority w:val="20"/>
    <w:qFormat/>
    <w:rsid w:val="00416413"/>
    <w:rPr>
      <w:i/>
      <w:iCs/>
    </w:rPr>
  </w:style>
  <w:style w:type="character" w:styleId="affff1">
    <w:name w:val="Strong"/>
    <w:basedOn w:val="a3"/>
    <w:uiPriority w:val="22"/>
    <w:qFormat/>
    <w:rsid w:val="004C4D5A"/>
    <w:rPr>
      <w:b/>
      <w:bCs/>
    </w:rPr>
  </w:style>
  <w:style w:type="character" w:customStyle="1" w:styleId="afe">
    <w:name w:val="Абзац списка Знак"/>
    <w:aliases w:val="ТАБЛИЦА1 Знак,Примечание Знак"/>
    <w:link w:val="afd"/>
    <w:uiPriority w:val="34"/>
    <w:locked/>
    <w:rsid w:val="00741DF8"/>
    <w:rPr>
      <w:rFonts w:ascii="Times New Roman" w:hAnsi="Times New Roman"/>
      <w:sz w:val="24"/>
      <w:szCs w:val="22"/>
      <w:lang w:eastAsia="en-US"/>
    </w:rPr>
  </w:style>
  <w:style w:type="paragraph" w:customStyle="1" w:styleId="affff2">
    <w:name w:val="Содержимое таблицы"/>
    <w:basedOn w:val="a2"/>
    <w:rsid w:val="00741DF8"/>
    <w:pPr>
      <w:widowControl w:val="0"/>
      <w:suppressLineNumbers/>
      <w:suppressAutoHyphens/>
    </w:pPr>
    <w:rPr>
      <w:rFonts w:ascii="Liberation Serif" w:eastAsia="SimSun" w:hAnsi="Liberation Serif" w:cs="Lucida Sans"/>
      <w:lang w:eastAsia="zh-CN" w:bidi="hi-IN"/>
    </w:rPr>
  </w:style>
  <w:style w:type="character" w:customStyle="1" w:styleId="80">
    <w:name w:val="Заголовок 8 Знак"/>
    <w:basedOn w:val="a3"/>
    <w:link w:val="8"/>
    <w:uiPriority w:val="9"/>
    <w:semiHidden/>
    <w:rsid w:val="00741DF8"/>
    <w:rPr>
      <w:rFonts w:ascii="Times New Roman" w:eastAsiaTheme="majorEastAsia" w:hAnsi="Times New Roman" w:cstheme="majorBidi"/>
      <w:i/>
      <w:iCs/>
      <w:color w:val="272727" w:themeColor="text1" w:themeTint="D8"/>
      <w:sz w:val="24"/>
    </w:rPr>
  </w:style>
  <w:style w:type="character" w:customStyle="1" w:styleId="90">
    <w:name w:val="Заголовок 9 Знак"/>
    <w:basedOn w:val="a3"/>
    <w:link w:val="9"/>
    <w:uiPriority w:val="9"/>
    <w:semiHidden/>
    <w:rsid w:val="00741DF8"/>
    <w:rPr>
      <w:rFonts w:ascii="Times New Roman" w:eastAsiaTheme="majorEastAsia" w:hAnsi="Times New Roman" w:cstheme="majorBidi"/>
      <w:color w:val="272727" w:themeColor="text1" w:themeTint="D8"/>
      <w:sz w:val="24"/>
    </w:rPr>
  </w:style>
  <w:style w:type="paragraph" w:customStyle="1" w:styleId="212">
    <w:name w:val="Основной текст 21"/>
    <w:basedOn w:val="a2"/>
    <w:rsid w:val="00741DF8"/>
    <w:pPr>
      <w:spacing w:after="120" w:line="276" w:lineRule="auto"/>
      <w:ind w:left="283"/>
    </w:pPr>
    <w:rPr>
      <w:sz w:val="28"/>
      <w:szCs w:val="20"/>
    </w:rPr>
  </w:style>
  <w:style w:type="paragraph" w:styleId="2f0">
    <w:name w:val="Body Text Indent 2"/>
    <w:basedOn w:val="a2"/>
    <w:link w:val="2f1"/>
    <w:rsid w:val="00741DF8"/>
    <w:pPr>
      <w:widowControl w:val="0"/>
      <w:autoSpaceDE w:val="0"/>
      <w:autoSpaceDN w:val="0"/>
      <w:adjustRightInd w:val="0"/>
      <w:spacing w:after="120" w:line="480" w:lineRule="auto"/>
      <w:ind w:left="283"/>
    </w:pPr>
    <w:rPr>
      <w:rFonts w:cs="Arial"/>
      <w:szCs w:val="20"/>
    </w:rPr>
  </w:style>
  <w:style w:type="character" w:customStyle="1" w:styleId="2f1">
    <w:name w:val="Основной текст с отступом 2 Знак"/>
    <w:basedOn w:val="a3"/>
    <w:link w:val="2f0"/>
    <w:rsid w:val="00741DF8"/>
    <w:rPr>
      <w:rFonts w:ascii="Times New Roman" w:eastAsia="Times New Roman" w:hAnsi="Times New Roman" w:cs="Arial"/>
      <w:sz w:val="24"/>
    </w:rPr>
  </w:style>
  <w:style w:type="paragraph" w:styleId="affff3">
    <w:name w:val="TOC Heading"/>
    <w:basedOn w:val="1"/>
    <w:next w:val="a2"/>
    <w:uiPriority w:val="39"/>
    <w:unhideWhenUsed/>
    <w:qFormat/>
    <w:rsid w:val="00741DF8"/>
    <w:pPr>
      <w:spacing w:before="480" w:after="0" w:line="276" w:lineRule="auto"/>
      <w:outlineLvl w:val="9"/>
    </w:pPr>
    <w:rPr>
      <w:rFonts w:eastAsia="Times New Roman" w:cs="Times New Roman"/>
      <w:caps w:val="0"/>
      <w:color w:val="365F91"/>
      <w:sz w:val="28"/>
      <w:szCs w:val="28"/>
      <w:lang w:val="x-none" w:eastAsia="x-none"/>
    </w:rPr>
  </w:style>
  <w:style w:type="paragraph" w:customStyle="1" w:styleId="PRTText">
    <w:name w:val="PRT:Text"/>
    <w:basedOn w:val="a2"/>
    <w:rsid w:val="00741DF8"/>
    <w:pPr>
      <w:widowControl w:val="0"/>
      <w:suppressAutoHyphens/>
      <w:spacing w:before="120" w:after="120" w:line="360" w:lineRule="atLeast"/>
    </w:pPr>
    <w:rPr>
      <w:rFonts w:eastAsia="Lucida Sans Unicode"/>
      <w:szCs w:val="20"/>
      <w:lang w:val="en-GB"/>
    </w:rPr>
  </w:style>
  <w:style w:type="paragraph" w:customStyle="1" w:styleId="Iauiue">
    <w:name w:val="Iau?iue"/>
    <w:rsid w:val="00741DF8"/>
    <w:pPr>
      <w:widowControl w:val="0"/>
    </w:pPr>
    <w:rPr>
      <w:rFonts w:ascii="Times New Roman" w:eastAsia="Times New Roman" w:hAnsi="Times New Roman" w:cs="Times New Roman"/>
      <w:sz w:val="28"/>
    </w:rPr>
  </w:style>
  <w:style w:type="character" w:customStyle="1" w:styleId="82">
    <w:name w:val="Основной текст (8)"/>
    <w:link w:val="811"/>
    <w:uiPriority w:val="99"/>
    <w:locked/>
    <w:rsid w:val="00741DF8"/>
    <w:rPr>
      <w:rFonts w:eastAsia="Arial Unicode MS"/>
      <w:sz w:val="26"/>
      <w:szCs w:val="26"/>
      <w:shd w:val="clear" w:color="auto" w:fill="FFFFFF"/>
    </w:rPr>
  </w:style>
  <w:style w:type="paragraph" w:customStyle="1" w:styleId="811">
    <w:name w:val="Основной текст (8)1"/>
    <w:basedOn w:val="a2"/>
    <w:link w:val="82"/>
    <w:uiPriority w:val="99"/>
    <w:rsid w:val="00741DF8"/>
    <w:pPr>
      <w:shd w:val="clear" w:color="auto" w:fill="FFFFFF"/>
      <w:spacing w:before="60" w:line="299" w:lineRule="exact"/>
      <w:jc w:val="right"/>
    </w:pPr>
    <w:rPr>
      <w:rFonts w:asciiTheme="minorHAnsi" w:eastAsia="Arial Unicode MS" w:hAnsiTheme="minorHAnsi"/>
      <w:sz w:val="26"/>
      <w:szCs w:val="26"/>
    </w:rPr>
  </w:style>
  <w:style w:type="paragraph" w:customStyle="1" w:styleId="19TableEntries12pt">
    <w:name w:val="19Table Entries 12 pt"/>
    <w:rsid w:val="00741DF8"/>
    <w:pPr>
      <w:keepNext/>
      <w:jc w:val="center"/>
    </w:pPr>
    <w:rPr>
      <w:rFonts w:ascii="Times New Roman" w:eastAsia="MS Mincho" w:hAnsi="Times New Roman" w:cs="Times New Roman"/>
      <w:sz w:val="24"/>
      <w:szCs w:val="24"/>
      <w:lang w:val="en-US"/>
    </w:rPr>
  </w:style>
  <w:style w:type="paragraph" w:customStyle="1" w:styleId="16TableTextLeft">
    <w:name w:val="16Table Text(Left)"/>
    <w:basedOn w:val="00Paragraph"/>
    <w:rsid w:val="00741DF8"/>
    <w:pPr>
      <w:spacing w:before="0" w:after="0" w:line="240" w:lineRule="auto"/>
    </w:pPr>
    <w:rPr>
      <w:lang w:eastAsia="ru-RU"/>
    </w:rPr>
  </w:style>
  <w:style w:type="paragraph" w:styleId="affff4">
    <w:name w:val="List"/>
    <w:basedOn w:val="a2"/>
    <w:rsid w:val="00741DF8"/>
    <w:pPr>
      <w:ind w:left="283" w:hanging="283"/>
      <w:contextualSpacing/>
    </w:pPr>
  </w:style>
  <w:style w:type="character" w:customStyle="1" w:styleId="affff5">
    <w:name w:val="Нет"/>
    <w:rsid w:val="00741DF8"/>
  </w:style>
  <w:style w:type="paragraph" w:customStyle="1" w:styleId="2111">
    <w:name w:val="Основной текст 211"/>
    <w:basedOn w:val="a2"/>
    <w:rsid w:val="00741DF8"/>
    <w:pPr>
      <w:spacing w:after="120" w:line="276" w:lineRule="auto"/>
      <w:ind w:left="283"/>
    </w:pPr>
    <w:rPr>
      <w:sz w:val="28"/>
      <w:szCs w:val="20"/>
    </w:rPr>
  </w:style>
  <w:style w:type="paragraph" w:customStyle="1" w:styleId="Body">
    <w:name w:val="Body"/>
    <w:link w:val="BodyChar"/>
    <w:autoRedefine/>
    <w:rsid w:val="00741DF8"/>
    <w:pPr>
      <w:spacing w:line="276" w:lineRule="auto"/>
      <w:ind w:firstLine="426"/>
      <w:jc w:val="both"/>
    </w:pPr>
    <w:rPr>
      <w:rFonts w:ascii="Times New Roman" w:eastAsia="ヒラギノ角ゴ Pro W3" w:hAnsi="Times New Roman" w:cs="Times New Roman"/>
      <w:sz w:val="24"/>
    </w:rPr>
  </w:style>
  <w:style w:type="paragraph" w:customStyle="1" w:styleId="2f2">
    <w:name w:val="2"/>
    <w:rsid w:val="00741DF8"/>
    <w:rPr>
      <w:rFonts w:ascii="Times New Roman" w:eastAsia="Times New Roman" w:hAnsi="Times New Roman" w:cs="Times New Roman"/>
    </w:rPr>
  </w:style>
  <w:style w:type="character" w:customStyle="1" w:styleId="reference-text">
    <w:name w:val="reference-text"/>
    <w:rsid w:val="00741DF8"/>
  </w:style>
  <w:style w:type="character" w:customStyle="1" w:styleId="authortitle1">
    <w:name w:val="author_title1"/>
    <w:rsid w:val="00741DF8"/>
    <w:rPr>
      <w:b w:val="0"/>
      <w:bCs w:val="0"/>
      <w:strike w:val="0"/>
      <w:dstrike w:val="0"/>
      <w:vanish w:val="0"/>
      <w:webHidden w:val="0"/>
      <w:sz w:val="21"/>
      <w:szCs w:val="21"/>
      <w:u w:val="none"/>
      <w:effect w:val="none"/>
      <w:specVanish w:val="0"/>
    </w:rPr>
  </w:style>
  <w:style w:type="character" w:customStyle="1" w:styleId="st">
    <w:name w:val="st"/>
    <w:rsid w:val="00741DF8"/>
  </w:style>
  <w:style w:type="paragraph" w:customStyle="1" w:styleId="affff6">
    <w:name w:val="Осн. текст Знак"/>
    <w:basedOn w:val="a2"/>
    <w:link w:val="2f3"/>
    <w:rsid w:val="00741DF8"/>
    <w:pPr>
      <w:spacing w:line="360" w:lineRule="atLeast"/>
      <w:ind w:firstLine="425"/>
    </w:pPr>
    <w:rPr>
      <w:sz w:val="26"/>
      <w:szCs w:val="20"/>
      <w:lang w:val="x-none" w:eastAsia="x-none"/>
    </w:rPr>
  </w:style>
  <w:style w:type="character" w:customStyle="1" w:styleId="2f3">
    <w:name w:val="Осн. текст Знак Знак2"/>
    <w:link w:val="affff6"/>
    <w:rsid w:val="00741DF8"/>
    <w:rPr>
      <w:rFonts w:ascii="Times New Roman" w:eastAsia="Times New Roman" w:hAnsi="Times New Roman" w:cs="Times New Roman"/>
      <w:sz w:val="26"/>
      <w:lang w:val="x-none" w:eastAsia="x-none"/>
    </w:rPr>
  </w:style>
  <w:style w:type="paragraph" w:customStyle="1" w:styleId="affff7">
    <w:name w:val="Осн. текст"/>
    <w:basedOn w:val="a2"/>
    <w:rsid w:val="00741DF8"/>
    <w:pPr>
      <w:spacing w:line="360" w:lineRule="atLeast"/>
      <w:ind w:firstLine="425"/>
    </w:pPr>
    <w:rPr>
      <w:sz w:val="26"/>
      <w:szCs w:val="20"/>
    </w:rPr>
  </w:style>
  <w:style w:type="paragraph" w:customStyle="1" w:styleId="opispoleabz">
    <w:name w:val="opis_pole_abz"/>
    <w:basedOn w:val="a2"/>
    <w:rsid w:val="00741DF8"/>
    <w:pPr>
      <w:spacing w:before="100" w:beforeAutospacing="1" w:after="100" w:afterAutospacing="1" w:line="276" w:lineRule="auto"/>
    </w:pPr>
  </w:style>
  <w:style w:type="paragraph" w:customStyle="1" w:styleId="Titlepage">
    <w:name w:val="Title page"/>
    <w:basedOn w:val="a2"/>
    <w:rsid w:val="00741DF8"/>
    <w:pPr>
      <w:spacing w:before="60" w:after="60"/>
      <w:ind w:firstLine="709"/>
      <w:jc w:val="center"/>
    </w:pPr>
    <w:rPr>
      <w:b/>
    </w:rPr>
  </w:style>
  <w:style w:type="paragraph" w:customStyle="1" w:styleId="3b">
    <w:name w:val="Основной текст3"/>
    <w:basedOn w:val="a2"/>
    <w:link w:val="1f0"/>
    <w:rsid w:val="00741DF8"/>
    <w:pPr>
      <w:shd w:val="clear" w:color="auto" w:fill="FFFFFF"/>
      <w:spacing w:before="180" w:line="274" w:lineRule="exact"/>
    </w:pPr>
    <w:rPr>
      <w:lang w:val="x-none" w:eastAsia="x-none"/>
    </w:rPr>
  </w:style>
  <w:style w:type="paragraph" w:customStyle="1" w:styleId="Inioaeno">
    <w:name w:val="Ini.oaeno"/>
    <w:basedOn w:val="a2"/>
    <w:next w:val="affff7"/>
    <w:rsid w:val="00741DF8"/>
    <w:pPr>
      <w:overflowPunct w:val="0"/>
      <w:autoSpaceDE w:val="0"/>
      <w:autoSpaceDN w:val="0"/>
      <w:adjustRightInd w:val="0"/>
      <w:spacing w:line="360" w:lineRule="atLeast"/>
      <w:ind w:firstLine="425"/>
      <w:textAlignment w:val="baseline"/>
    </w:pPr>
    <w:rPr>
      <w:rFonts w:ascii="Times New Roman CYR" w:hAnsi="Times New Roman CYR"/>
      <w:sz w:val="26"/>
      <w:szCs w:val="26"/>
    </w:rPr>
  </w:style>
  <w:style w:type="paragraph" w:styleId="3c">
    <w:name w:val="List 3"/>
    <w:basedOn w:val="a2"/>
    <w:uiPriority w:val="99"/>
    <w:unhideWhenUsed/>
    <w:rsid w:val="00741DF8"/>
    <w:pPr>
      <w:ind w:left="849" w:hanging="283"/>
      <w:contextualSpacing/>
    </w:pPr>
  </w:style>
  <w:style w:type="paragraph" w:customStyle="1" w:styleId="affff8">
    <w:name w:val="Обычный +"/>
    <w:basedOn w:val="a2"/>
    <w:rsid w:val="00741DF8"/>
    <w:pPr>
      <w:spacing w:before="60" w:after="60"/>
      <w:ind w:firstLine="709"/>
    </w:pPr>
  </w:style>
  <w:style w:type="paragraph" w:customStyle="1" w:styleId="style18">
    <w:name w:val="style18"/>
    <w:basedOn w:val="a2"/>
    <w:rsid w:val="00741DF8"/>
    <w:pPr>
      <w:spacing w:before="150" w:after="225" w:line="276" w:lineRule="auto"/>
    </w:pPr>
    <w:rPr>
      <w:color w:val="000000"/>
      <w:sz w:val="27"/>
      <w:szCs w:val="27"/>
    </w:rPr>
  </w:style>
  <w:style w:type="character" w:customStyle="1" w:styleId="style181">
    <w:name w:val="style181"/>
    <w:rsid w:val="00741DF8"/>
    <w:rPr>
      <w:sz w:val="27"/>
      <w:szCs w:val="27"/>
    </w:rPr>
  </w:style>
  <w:style w:type="character" w:customStyle="1" w:styleId="FontStyle65">
    <w:name w:val="Font Style65"/>
    <w:uiPriority w:val="99"/>
    <w:rsid w:val="00741DF8"/>
    <w:rPr>
      <w:rFonts w:ascii="Times New Roman" w:hAnsi="Times New Roman" w:cs="Times New Roman" w:hint="default"/>
    </w:rPr>
  </w:style>
  <w:style w:type="character" w:customStyle="1" w:styleId="grame">
    <w:name w:val="grame"/>
    <w:basedOn w:val="a3"/>
    <w:rsid w:val="00741DF8"/>
  </w:style>
  <w:style w:type="character" w:customStyle="1" w:styleId="spelle">
    <w:name w:val="spelle"/>
    <w:basedOn w:val="a3"/>
    <w:rsid w:val="00741DF8"/>
  </w:style>
  <w:style w:type="paragraph" w:customStyle="1" w:styleId="410">
    <w:name w:val="Основной текст (4)1"/>
    <w:basedOn w:val="a2"/>
    <w:link w:val="43"/>
    <w:uiPriority w:val="99"/>
    <w:rsid w:val="00741DF8"/>
    <w:pPr>
      <w:shd w:val="clear" w:color="auto" w:fill="FFFFFF"/>
      <w:spacing w:before="240" w:after="360" w:line="240" w:lineRule="atLeast"/>
    </w:pPr>
    <w:rPr>
      <w:i/>
      <w:iCs/>
      <w:color w:val="000000"/>
      <w:sz w:val="22"/>
      <w:u w:val="single"/>
      <w:lang w:bidi="ru-RU"/>
    </w:rPr>
  </w:style>
  <w:style w:type="paragraph" w:customStyle="1" w:styleId="10Bullet">
    <w:name w:val="10Bullet"/>
    <w:rsid w:val="00741DF8"/>
    <w:pPr>
      <w:tabs>
        <w:tab w:val="num" w:pos="1211"/>
      </w:tabs>
      <w:spacing w:line="300" w:lineRule="atLeast"/>
      <w:ind w:left="1211" w:hanging="360"/>
    </w:pPr>
    <w:rPr>
      <w:rFonts w:ascii="Times New Roman" w:eastAsia="MS Mincho" w:hAnsi="Times New Roman" w:cs="Times New Roman"/>
      <w:sz w:val="24"/>
      <w:szCs w:val="24"/>
      <w:lang w:val="en-US"/>
    </w:rPr>
  </w:style>
  <w:style w:type="character" w:customStyle="1" w:styleId="54">
    <w:name w:val="Основной текст (5)"/>
    <w:link w:val="514"/>
    <w:uiPriority w:val="99"/>
    <w:rsid w:val="00741DF8"/>
    <w:rPr>
      <w:sz w:val="24"/>
      <w:szCs w:val="24"/>
      <w:shd w:val="clear" w:color="auto" w:fill="FFFFFF"/>
    </w:rPr>
  </w:style>
  <w:style w:type="paragraph" w:customStyle="1" w:styleId="514">
    <w:name w:val="Основной текст (5)1"/>
    <w:basedOn w:val="a2"/>
    <w:link w:val="54"/>
    <w:uiPriority w:val="99"/>
    <w:rsid w:val="00741DF8"/>
    <w:pPr>
      <w:shd w:val="clear" w:color="auto" w:fill="FFFFFF"/>
      <w:spacing w:after="240" w:line="390" w:lineRule="exact"/>
    </w:pPr>
    <w:rPr>
      <w:rFonts w:asciiTheme="minorHAnsi" w:hAnsiTheme="minorHAnsi"/>
    </w:rPr>
  </w:style>
  <w:style w:type="paragraph" w:customStyle="1" w:styleId="a1">
    <w:name w:val="Буллит"/>
    <w:basedOn w:val="af4"/>
    <w:rsid w:val="00741DF8"/>
    <w:pPr>
      <w:widowControl/>
      <w:numPr>
        <w:numId w:val="37"/>
      </w:numPr>
      <w:tabs>
        <w:tab w:val="clear" w:pos="1495"/>
        <w:tab w:val="num" w:pos="720"/>
      </w:tabs>
      <w:autoSpaceDE/>
      <w:autoSpaceDN/>
      <w:spacing w:before="60" w:after="60" w:line="260" w:lineRule="exact"/>
      <w:ind w:left="720"/>
    </w:pPr>
    <w:rPr>
      <w:sz w:val="22"/>
      <w:szCs w:val="20"/>
      <w:lang w:val="x-none" w:eastAsia="x-none" w:bidi="ar-SA"/>
    </w:rPr>
  </w:style>
  <w:style w:type="character" w:customStyle="1" w:styleId="hps">
    <w:name w:val="hps"/>
    <w:basedOn w:val="a3"/>
    <w:rsid w:val="00741DF8"/>
  </w:style>
  <w:style w:type="paragraph" w:customStyle="1" w:styleId="Normal">
    <w:name w:val="[Normal]"/>
    <w:rsid w:val="00741DF8"/>
    <w:pPr>
      <w:widowControl w:val="0"/>
      <w:autoSpaceDE w:val="0"/>
      <w:autoSpaceDN w:val="0"/>
      <w:adjustRightInd w:val="0"/>
    </w:pPr>
    <w:rPr>
      <w:rFonts w:ascii="Arial" w:eastAsia="Times New Roman" w:hAnsi="Arial" w:cs="Arial"/>
      <w:sz w:val="24"/>
      <w:szCs w:val="24"/>
    </w:rPr>
  </w:style>
  <w:style w:type="paragraph" w:customStyle="1" w:styleId="opisdvfldbeg">
    <w:name w:val="opis_dvfld_beg"/>
    <w:basedOn w:val="a2"/>
    <w:rsid w:val="00741DF8"/>
    <w:pPr>
      <w:spacing w:before="100" w:beforeAutospacing="1" w:after="100" w:afterAutospacing="1" w:line="276" w:lineRule="auto"/>
    </w:pPr>
  </w:style>
  <w:style w:type="paragraph" w:customStyle="1" w:styleId="opisdvfld">
    <w:name w:val="opis_dvfld"/>
    <w:basedOn w:val="a2"/>
    <w:rsid w:val="00741DF8"/>
    <w:pPr>
      <w:spacing w:before="100" w:beforeAutospacing="1" w:after="100" w:afterAutospacing="1" w:line="276" w:lineRule="auto"/>
    </w:pPr>
  </w:style>
  <w:style w:type="paragraph" w:customStyle="1" w:styleId="210">
    <w:name w:val="Основной текст (2)1"/>
    <w:basedOn w:val="a2"/>
    <w:link w:val="26"/>
    <w:uiPriority w:val="99"/>
    <w:rsid w:val="00741DF8"/>
    <w:pPr>
      <w:shd w:val="clear" w:color="auto" w:fill="FFFFFF"/>
      <w:spacing w:before="180" w:line="250" w:lineRule="exact"/>
    </w:pPr>
    <w:rPr>
      <w:color w:val="000000"/>
      <w:sz w:val="22"/>
      <w:u w:val="single"/>
      <w:lang w:bidi="ru-RU"/>
    </w:rPr>
  </w:style>
  <w:style w:type="character" w:customStyle="1" w:styleId="highlight">
    <w:name w:val="highlight"/>
    <w:rsid w:val="00741DF8"/>
  </w:style>
  <w:style w:type="character" w:customStyle="1" w:styleId="130">
    <w:name w:val="Основной текст (13) + Полужирный"/>
    <w:rsid w:val="00741DF8"/>
    <w:rPr>
      <w:rFonts w:ascii="Times New Roman" w:eastAsia="Times New Roman" w:hAnsi="Times New Roman" w:cs="Times New Roman"/>
      <w:b/>
      <w:bCs/>
      <w:i w:val="0"/>
      <w:iCs w:val="0"/>
      <w:smallCaps w:val="0"/>
      <w:strike w:val="0"/>
      <w:sz w:val="24"/>
      <w:szCs w:val="24"/>
    </w:rPr>
  </w:style>
  <w:style w:type="paragraph" w:customStyle="1" w:styleId="Oaaoaeno3">
    <w:name w:val="Oaa.oaeno3"/>
    <w:basedOn w:val="a2"/>
    <w:rsid w:val="00741DF8"/>
    <w:pPr>
      <w:overflowPunct w:val="0"/>
      <w:autoSpaceDE w:val="0"/>
      <w:autoSpaceDN w:val="0"/>
      <w:adjustRightInd w:val="0"/>
      <w:spacing w:before="60" w:after="60" w:line="276" w:lineRule="auto"/>
      <w:jc w:val="center"/>
      <w:textAlignment w:val="baseline"/>
    </w:pPr>
    <w:rPr>
      <w:rFonts w:ascii="Times New Roman CYR" w:hAnsi="Times New Roman CYR"/>
      <w:sz w:val="22"/>
      <w:szCs w:val="20"/>
    </w:rPr>
  </w:style>
  <w:style w:type="character" w:customStyle="1" w:styleId="jrnl">
    <w:name w:val="jrnl"/>
    <w:basedOn w:val="a3"/>
    <w:rsid w:val="00741DF8"/>
  </w:style>
  <w:style w:type="character" w:customStyle="1" w:styleId="gsggsl2">
    <w:name w:val="gs_ggsl2"/>
    <w:rsid w:val="00741DF8"/>
    <w:rPr>
      <w:vanish w:val="0"/>
      <w:webHidden w:val="0"/>
      <w:specVanish w:val="0"/>
    </w:rPr>
  </w:style>
  <w:style w:type="character" w:customStyle="1" w:styleId="b-forumtext">
    <w:name w:val="b-forum__text"/>
    <w:rsid w:val="00741DF8"/>
  </w:style>
  <w:style w:type="paragraph" w:customStyle="1" w:styleId="affff9">
    <w:name w:val="Таб. осн."/>
    <w:basedOn w:val="a2"/>
    <w:qFormat/>
    <w:rsid w:val="00741DF8"/>
    <w:pPr>
      <w:spacing w:before="60" w:after="60" w:line="276" w:lineRule="auto"/>
    </w:pPr>
    <w:rPr>
      <w:szCs w:val="20"/>
    </w:rPr>
  </w:style>
  <w:style w:type="paragraph" w:styleId="2f4">
    <w:name w:val="List 2"/>
    <w:basedOn w:val="a2"/>
    <w:rsid w:val="00741DF8"/>
    <w:pPr>
      <w:widowControl w:val="0"/>
      <w:autoSpaceDE w:val="0"/>
      <w:autoSpaceDN w:val="0"/>
      <w:adjustRightInd w:val="0"/>
      <w:spacing w:line="276" w:lineRule="auto"/>
      <w:ind w:left="566" w:hanging="283"/>
      <w:contextualSpacing/>
    </w:pPr>
    <w:rPr>
      <w:rFonts w:cs="Arial"/>
      <w:szCs w:val="20"/>
    </w:rPr>
  </w:style>
  <w:style w:type="character" w:customStyle="1" w:styleId="92">
    <w:name w:val="Основной текст (9)"/>
    <w:link w:val="911"/>
    <w:uiPriority w:val="99"/>
    <w:rsid w:val="00741DF8"/>
    <w:rPr>
      <w:i/>
      <w:iCs/>
      <w:sz w:val="18"/>
      <w:szCs w:val="18"/>
      <w:shd w:val="clear" w:color="auto" w:fill="FFFFFF"/>
    </w:rPr>
  </w:style>
  <w:style w:type="paragraph" w:customStyle="1" w:styleId="911">
    <w:name w:val="Основной текст (9)1"/>
    <w:basedOn w:val="a2"/>
    <w:link w:val="92"/>
    <w:uiPriority w:val="99"/>
    <w:rsid w:val="00741DF8"/>
    <w:pPr>
      <w:shd w:val="clear" w:color="auto" w:fill="FFFFFF"/>
      <w:spacing w:line="298" w:lineRule="exact"/>
      <w:ind w:firstLine="280"/>
    </w:pPr>
    <w:rPr>
      <w:rFonts w:asciiTheme="minorHAnsi" w:hAnsiTheme="minorHAnsi"/>
      <w:i/>
      <w:iCs/>
      <w:sz w:val="18"/>
      <w:szCs w:val="18"/>
    </w:rPr>
  </w:style>
  <w:style w:type="paragraph" w:customStyle="1" w:styleId="TableCellLeft">
    <w:name w:val="Table Cell  Left"/>
    <w:basedOn w:val="af4"/>
    <w:rsid w:val="00741DF8"/>
    <w:pPr>
      <w:widowControl/>
      <w:autoSpaceDE/>
      <w:autoSpaceDN/>
      <w:spacing w:before="40" w:after="80" w:line="276" w:lineRule="auto"/>
      <w:ind w:left="0" w:firstLine="0"/>
    </w:pPr>
    <w:rPr>
      <w:lang w:val="en-US" w:eastAsia="en-US" w:bidi="ar-SA"/>
    </w:rPr>
  </w:style>
  <w:style w:type="character" w:customStyle="1" w:styleId="alt-edited">
    <w:name w:val="alt-edited"/>
    <w:rsid w:val="00741DF8"/>
  </w:style>
  <w:style w:type="paragraph" w:customStyle="1" w:styleId="1f1">
    <w:name w:val="Осн. текст Знак1"/>
    <w:basedOn w:val="a2"/>
    <w:link w:val="1f2"/>
    <w:rsid w:val="00741DF8"/>
    <w:pPr>
      <w:spacing w:line="360" w:lineRule="atLeast"/>
      <w:ind w:firstLine="425"/>
    </w:pPr>
    <w:rPr>
      <w:sz w:val="26"/>
      <w:szCs w:val="20"/>
    </w:rPr>
  </w:style>
  <w:style w:type="character" w:customStyle="1" w:styleId="1f2">
    <w:name w:val="Осн. текст Знак1 Знак"/>
    <w:link w:val="1f1"/>
    <w:rsid w:val="00741DF8"/>
    <w:rPr>
      <w:rFonts w:ascii="Times New Roman" w:eastAsia="Times New Roman" w:hAnsi="Times New Roman" w:cs="Times New Roman"/>
      <w:sz w:val="26"/>
    </w:rPr>
  </w:style>
  <w:style w:type="character" w:customStyle="1" w:styleId="FontStyle71">
    <w:name w:val="Font Style71"/>
    <w:rsid w:val="00741DF8"/>
    <w:rPr>
      <w:rFonts w:ascii="Times New Roman" w:hAnsi="Times New Roman" w:cs="Times New Roman"/>
      <w:b/>
      <w:bCs/>
      <w:i/>
      <w:iCs/>
      <w:sz w:val="20"/>
      <w:szCs w:val="20"/>
    </w:rPr>
  </w:style>
  <w:style w:type="paragraph" w:customStyle="1" w:styleId="bodytextmain">
    <w:name w:val="body_text_main"/>
    <w:basedOn w:val="a2"/>
    <w:rsid w:val="00741DF8"/>
    <w:pPr>
      <w:spacing w:before="100" w:beforeAutospacing="1" w:after="100" w:afterAutospacing="1" w:line="276" w:lineRule="auto"/>
    </w:pPr>
  </w:style>
  <w:style w:type="paragraph" w:customStyle="1" w:styleId="literh">
    <w:name w:val="literh"/>
    <w:basedOn w:val="a2"/>
    <w:rsid w:val="00741DF8"/>
    <w:pPr>
      <w:spacing w:before="100" w:beforeAutospacing="1" w:after="100" w:afterAutospacing="1" w:line="276" w:lineRule="auto"/>
    </w:pPr>
  </w:style>
  <w:style w:type="paragraph" w:customStyle="1" w:styleId="liter">
    <w:name w:val="liter"/>
    <w:basedOn w:val="a2"/>
    <w:rsid w:val="00741DF8"/>
    <w:pPr>
      <w:spacing w:before="100" w:beforeAutospacing="1" w:after="100" w:afterAutospacing="1" w:line="276" w:lineRule="auto"/>
    </w:pPr>
  </w:style>
  <w:style w:type="character" w:customStyle="1" w:styleId="Szvegtrzs">
    <w:name w:val="Szövegtörzs_"/>
    <w:link w:val="Szvegtrzs3"/>
    <w:rsid w:val="00741DF8"/>
    <w:rPr>
      <w:sz w:val="21"/>
      <w:szCs w:val="21"/>
      <w:shd w:val="clear" w:color="auto" w:fill="FFFFFF"/>
    </w:rPr>
  </w:style>
  <w:style w:type="character" w:customStyle="1" w:styleId="Szvegtrzs5">
    <w:name w:val="Szövegtörzs (5)_"/>
    <w:link w:val="Szvegtrzs51"/>
    <w:rsid w:val="00741DF8"/>
    <w:rPr>
      <w:rFonts w:ascii="Arial" w:eastAsia="Arial" w:hAnsi="Arial" w:cs="Arial"/>
      <w:b/>
      <w:bCs/>
      <w:w w:val="60"/>
      <w:sz w:val="19"/>
      <w:szCs w:val="19"/>
      <w:shd w:val="clear" w:color="auto" w:fill="FFFFFF"/>
    </w:rPr>
  </w:style>
  <w:style w:type="character" w:customStyle="1" w:styleId="Szvegtrzs50">
    <w:name w:val="Szövegtörzs (5)"/>
    <w:rsid w:val="00741DF8"/>
    <w:rPr>
      <w:rFonts w:ascii="Arial" w:eastAsia="Arial" w:hAnsi="Arial" w:cs="Arial"/>
      <w:b/>
      <w:bCs/>
      <w:color w:val="000000"/>
      <w:spacing w:val="0"/>
      <w:w w:val="60"/>
      <w:position w:val="0"/>
      <w:sz w:val="19"/>
      <w:szCs w:val="19"/>
      <w:shd w:val="clear" w:color="auto" w:fill="FFFFFF"/>
      <w:lang w:val="en-US"/>
    </w:rPr>
  </w:style>
  <w:style w:type="character" w:customStyle="1" w:styleId="Szvegtrzs54">
    <w:name w:val="Szövegtörzs (5)4"/>
    <w:rsid w:val="00741DF8"/>
    <w:rPr>
      <w:rFonts w:ascii="Arial" w:eastAsia="Arial" w:hAnsi="Arial" w:cs="Arial"/>
      <w:b/>
      <w:bCs/>
      <w:color w:val="000000"/>
      <w:spacing w:val="0"/>
      <w:w w:val="60"/>
      <w:position w:val="0"/>
      <w:sz w:val="19"/>
      <w:szCs w:val="19"/>
      <w:shd w:val="clear" w:color="auto" w:fill="FFFFFF"/>
      <w:lang w:val="en-US"/>
    </w:rPr>
  </w:style>
  <w:style w:type="character" w:customStyle="1" w:styleId="Szvegtrzs5Exact3">
    <w:name w:val="Szövegtörzs (5) Exact3"/>
    <w:rsid w:val="00741DF8"/>
    <w:rPr>
      <w:rFonts w:ascii="Arial" w:eastAsia="Arial" w:hAnsi="Arial" w:cs="Arial"/>
      <w:b/>
      <w:bCs/>
      <w:color w:val="000000"/>
      <w:spacing w:val="1"/>
      <w:w w:val="60"/>
      <w:position w:val="0"/>
      <w:sz w:val="17"/>
      <w:szCs w:val="17"/>
      <w:shd w:val="clear" w:color="auto" w:fill="FFFFFF"/>
      <w:lang w:val="en-US"/>
    </w:rPr>
  </w:style>
  <w:style w:type="character" w:customStyle="1" w:styleId="Szvegtrzs595ptTrkz0ptExact">
    <w:name w:val="Szövegtörzs (5) + 9.5 pt.Térköz 0 pt Exact"/>
    <w:rsid w:val="00741DF8"/>
    <w:rPr>
      <w:rFonts w:ascii="Arial" w:eastAsia="Arial" w:hAnsi="Arial" w:cs="Arial"/>
      <w:b/>
      <w:bCs/>
      <w:color w:val="000000"/>
      <w:spacing w:val="-1"/>
      <w:w w:val="60"/>
      <w:position w:val="0"/>
      <w:sz w:val="19"/>
      <w:szCs w:val="19"/>
      <w:shd w:val="clear" w:color="auto" w:fill="FFFFFF"/>
      <w:lang w:val="en-US"/>
    </w:rPr>
  </w:style>
  <w:style w:type="character" w:customStyle="1" w:styleId="Szvegtrzs5Exact1">
    <w:name w:val="Szövegtörzs (5) Exact1"/>
    <w:rsid w:val="00741DF8"/>
    <w:rPr>
      <w:rFonts w:ascii="Arial" w:eastAsia="Arial" w:hAnsi="Arial" w:cs="Arial"/>
      <w:b/>
      <w:bCs/>
      <w:color w:val="000000"/>
      <w:spacing w:val="1"/>
      <w:w w:val="60"/>
      <w:position w:val="0"/>
      <w:sz w:val="17"/>
      <w:szCs w:val="17"/>
      <w:shd w:val="clear" w:color="auto" w:fill="FFFFFF"/>
      <w:lang w:val="en-US"/>
    </w:rPr>
  </w:style>
  <w:style w:type="character" w:customStyle="1" w:styleId="SzvegtrzsArial95ptFlkvrMretezs602">
    <w:name w:val="Szövegtörzs + Arial.9.5 pt.Félkövér.Méretezés 60%2"/>
    <w:rsid w:val="00741DF8"/>
    <w:rPr>
      <w:rFonts w:ascii="Arial" w:eastAsia="Arial" w:hAnsi="Arial" w:cs="Arial"/>
      <w:b/>
      <w:bCs/>
      <w:color w:val="000000"/>
      <w:spacing w:val="0"/>
      <w:w w:val="60"/>
      <w:position w:val="0"/>
      <w:sz w:val="19"/>
      <w:szCs w:val="19"/>
      <w:shd w:val="clear" w:color="auto" w:fill="FFFFFF"/>
      <w:lang w:val="en-US"/>
    </w:rPr>
  </w:style>
  <w:style w:type="character" w:customStyle="1" w:styleId="SzvegtrzsArial95ptFlkvrMretezs601">
    <w:name w:val="Szövegtörzs + Arial.9.5 pt.Félkövér.Méretezés 60%1"/>
    <w:rsid w:val="00741DF8"/>
    <w:rPr>
      <w:rFonts w:ascii="Arial" w:eastAsia="Arial" w:hAnsi="Arial" w:cs="Arial"/>
      <w:b/>
      <w:bCs/>
      <w:color w:val="000000"/>
      <w:spacing w:val="0"/>
      <w:w w:val="60"/>
      <w:position w:val="0"/>
      <w:sz w:val="19"/>
      <w:szCs w:val="19"/>
      <w:shd w:val="clear" w:color="auto" w:fill="FFFFFF"/>
      <w:lang w:val="en-US"/>
    </w:rPr>
  </w:style>
  <w:style w:type="character" w:customStyle="1" w:styleId="SzvegtrzsArial95ptFlkvrMretezs60">
    <w:name w:val="Szövegtörzs + Arial.9.5 pt.Félkövér.Méretezés 60%"/>
    <w:rsid w:val="00741DF8"/>
    <w:rPr>
      <w:rFonts w:ascii="Arial" w:eastAsia="Arial" w:hAnsi="Arial" w:cs="Arial"/>
      <w:b/>
      <w:bCs/>
      <w:color w:val="000000"/>
      <w:spacing w:val="0"/>
      <w:w w:val="60"/>
      <w:position w:val="0"/>
      <w:sz w:val="19"/>
      <w:szCs w:val="19"/>
      <w:shd w:val="clear" w:color="auto" w:fill="FFFFFF"/>
      <w:lang w:val="en-US"/>
    </w:rPr>
  </w:style>
  <w:style w:type="character" w:customStyle="1" w:styleId="Szvegtrzs53">
    <w:name w:val="Szövegtörzs (5)3"/>
    <w:rsid w:val="00741DF8"/>
    <w:rPr>
      <w:rFonts w:ascii="Arial" w:eastAsia="Arial" w:hAnsi="Arial" w:cs="Arial"/>
      <w:b/>
      <w:bCs/>
      <w:color w:val="000000"/>
      <w:spacing w:val="0"/>
      <w:w w:val="60"/>
      <w:position w:val="0"/>
      <w:sz w:val="19"/>
      <w:szCs w:val="19"/>
      <w:u w:val="single"/>
      <w:shd w:val="clear" w:color="auto" w:fill="FFFFFF"/>
      <w:lang w:val="en-US"/>
    </w:rPr>
  </w:style>
  <w:style w:type="character" w:customStyle="1" w:styleId="Szvegtrzs52">
    <w:name w:val="Szövegtörzs (5)2"/>
    <w:rsid w:val="00741DF8"/>
    <w:rPr>
      <w:rFonts w:ascii="Arial" w:eastAsia="Arial" w:hAnsi="Arial" w:cs="Arial"/>
      <w:b/>
      <w:bCs/>
      <w:color w:val="000000"/>
      <w:spacing w:val="0"/>
      <w:w w:val="60"/>
      <w:position w:val="0"/>
      <w:sz w:val="19"/>
      <w:szCs w:val="19"/>
      <w:u w:val="single"/>
      <w:shd w:val="clear" w:color="auto" w:fill="FFFFFF"/>
      <w:lang w:val="en-US"/>
    </w:rPr>
  </w:style>
  <w:style w:type="paragraph" w:customStyle="1" w:styleId="Szvegtrzs3">
    <w:name w:val="Szövegtörzs3"/>
    <w:basedOn w:val="a2"/>
    <w:link w:val="Szvegtrzs"/>
    <w:rsid w:val="00741DF8"/>
    <w:pPr>
      <w:widowControl w:val="0"/>
      <w:shd w:val="clear" w:color="auto" w:fill="FFFFFF"/>
      <w:spacing w:before="720" w:line="250" w:lineRule="exact"/>
      <w:ind w:hanging="360"/>
    </w:pPr>
    <w:rPr>
      <w:rFonts w:asciiTheme="minorHAnsi" w:hAnsiTheme="minorHAnsi"/>
      <w:sz w:val="21"/>
      <w:szCs w:val="21"/>
    </w:rPr>
  </w:style>
  <w:style w:type="paragraph" w:customStyle="1" w:styleId="Szvegtrzs51">
    <w:name w:val="Szövegtörzs (5)1"/>
    <w:basedOn w:val="a2"/>
    <w:link w:val="Szvegtrzs5"/>
    <w:rsid w:val="00741DF8"/>
    <w:pPr>
      <w:widowControl w:val="0"/>
      <w:shd w:val="clear" w:color="auto" w:fill="FFFFFF"/>
      <w:spacing w:before="480" w:line="283" w:lineRule="exact"/>
    </w:pPr>
    <w:rPr>
      <w:rFonts w:ascii="Arial" w:eastAsia="Arial" w:hAnsi="Arial" w:cs="Arial"/>
      <w:b/>
      <w:bCs/>
      <w:w w:val="60"/>
      <w:sz w:val="19"/>
      <w:szCs w:val="19"/>
    </w:rPr>
  </w:style>
  <w:style w:type="paragraph" w:customStyle="1" w:styleId="affffa">
    <w:name w:val="!!!Обычный"/>
    <w:basedOn w:val="a2"/>
    <w:link w:val="affffb"/>
    <w:qFormat/>
    <w:rsid w:val="00741DF8"/>
    <w:pPr>
      <w:spacing w:line="276" w:lineRule="auto"/>
    </w:pPr>
    <w:rPr>
      <w:lang w:val="x-none" w:eastAsia="x-none"/>
    </w:rPr>
  </w:style>
  <w:style w:type="character" w:customStyle="1" w:styleId="affffb">
    <w:name w:val="!!!Обычный Знак"/>
    <w:link w:val="affffa"/>
    <w:rsid w:val="00741DF8"/>
    <w:rPr>
      <w:rFonts w:ascii="Times New Roman" w:eastAsia="Times New Roman" w:hAnsi="Times New Roman" w:cs="Times New Roman"/>
      <w:sz w:val="24"/>
      <w:szCs w:val="24"/>
      <w:lang w:val="x-none" w:eastAsia="x-none"/>
    </w:rPr>
  </w:style>
  <w:style w:type="character" w:customStyle="1" w:styleId="1f0">
    <w:name w:val="Основной текст1"/>
    <w:link w:val="3b"/>
    <w:rsid w:val="00741DF8"/>
    <w:rPr>
      <w:rFonts w:ascii="Times New Roman" w:eastAsia="Times New Roman" w:hAnsi="Times New Roman" w:cs="Times New Roman"/>
      <w:sz w:val="24"/>
      <w:szCs w:val="24"/>
      <w:shd w:val="clear" w:color="auto" w:fill="FFFFFF"/>
      <w:lang w:val="x-none" w:eastAsia="x-none"/>
    </w:rPr>
  </w:style>
  <w:style w:type="paragraph" w:customStyle="1" w:styleId="affffc">
    <w:name w:val="СФ_Текст"/>
    <w:basedOn w:val="a2"/>
    <w:link w:val="affffd"/>
    <w:qFormat/>
    <w:rsid w:val="00741DF8"/>
    <w:pPr>
      <w:spacing w:before="120" w:after="120" w:line="288" w:lineRule="auto"/>
    </w:pPr>
  </w:style>
  <w:style w:type="character" w:customStyle="1" w:styleId="affffd">
    <w:name w:val="СФ_Текст Знак"/>
    <w:link w:val="affffc"/>
    <w:rsid w:val="00741DF8"/>
    <w:rPr>
      <w:rFonts w:ascii="Times New Roman" w:eastAsia="Times New Roman" w:hAnsi="Times New Roman" w:cs="Times New Roman"/>
      <w:sz w:val="24"/>
      <w:szCs w:val="24"/>
    </w:rPr>
  </w:style>
  <w:style w:type="character" w:customStyle="1" w:styleId="apple-style-span">
    <w:name w:val="apple-style-span"/>
    <w:rsid w:val="00741DF8"/>
    <w:rPr>
      <w:rFonts w:cs="Times New Roman"/>
    </w:rPr>
  </w:style>
  <w:style w:type="character" w:customStyle="1" w:styleId="2f5">
    <w:name w:val="Заголовок 2 Знак Знак Знак Знак Знак Знак Знак Знак"/>
    <w:rsid w:val="00741DF8"/>
    <w:rPr>
      <w:rFonts w:ascii="Arial" w:hAnsi="Arial"/>
      <w:b/>
      <w:sz w:val="28"/>
      <w:lang w:val="ru-RU" w:eastAsia="ru-RU" w:bidi="ar-SA"/>
    </w:rPr>
  </w:style>
  <w:style w:type="character" w:customStyle="1" w:styleId="Bodytext2">
    <w:name w:val="Body text (2)_"/>
    <w:link w:val="Bodytext20"/>
    <w:rsid w:val="00741DF8"/>
    <w:rPr>
      <w:sz w:val="18"/>
      <w:szCs w:val="18"/>
      <w:shd w:val="clear" w:color="auto" w:fill="FFFFFF"/>
    </w:rPr>
  </w:style>
  <w:style w:type="paragraph" w:customStyle="1" w:styleId="Bodytext20">
    <w:name w:val="Body text (2)"/>
    <w:basedOn w:val="a2"/>
    <w:link w:val="Bodytext2"/>
    <w:rsid w:val="00741DF8"/>
    <w:pPr>
      <w:widowControl w:val="0"/>
      <w:shd w:val="clear" w:color="auto" w:fill="FFFFFF"/>
      <w:spacing w:after="180" w:line="221" w:lineRule="exact"/>
      <w:ind w:hanging="2000"/>
    </w:pPr>
    <w:rPr>
      <w:rFonts w:asciiTheme="minorHAnsi" w:hAnsiTheme="minorHAnsi"/>
      <w:sz w:val="18"/>
      <w:szCs w:val="18"/>
    </w:rPr>
  </w:style>
  <w:style w:type="character" w:customStyle="1" w:styleId="Bodytext2105ptBold">
    <w:name w:val="Body text (2) + 10.5 pt;Bold"/>
    <w:rsid w:val="00741DF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Bodytext285ptBoldItalic">
    <w:name w:val="Body text (2) + 8.5 pt;Bold;Italic"/>
    <w:rsid w:val="00741DF8"/>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ru-RU" w:eastAsia="ru-RU" w:bidi="ru-RU"/>
    </w:rPr>
  </w:style>
  <w:style w:type="paragraph" w:customStyle="1" w:styleId="Bodytext41">
    <w:name w:val="Body text (4)1"/>
    <w:basedOn w:val="a2"/>
    <w:uiPriority w:val="99"/>
    <w:rsid w:val="00741DF8"/>
    <w:pPr>
      <w:shd w:val="clear" w:color="auto" w:fill="FFFFFF"/>
      <w:spacing w:after="240" w:line="277" w:lineRule="exact"/>
    </w:pPr>
    <w:rPr>
      <w:rFonts w:eastAsia="Arial Unicode MS"/>
    </w:rPr>
  </w:style>
  <w:style w:type="paragraph" w:customStyle="1" w:styleId="Bodytext51">
    <w:name w:val="Body text (5)1"/>
    <w:basedOn w:val="a2"/>
    <w:uiPriority w:val="99"/>
    <w:rsid w:val="00741DF8"/>
    <w:pPr>
      <w:shd w:val="clear" w:color="auto" w:fill="FFFFFF"/>
      <w:spacing w:before="240" w:line="240" w:lineRule="atLeast"/>
    </w:pPr>
    <w:rPr>
      <w:rFonts w:eastAsia="Arial Unicode MS"/>
      <w:b/>
      <w:bCs/>
    </w:rPr>
  </w:style>
  <w:style w:type="character" w:styleId="affffe">
    <w:name w:val="Mention"/>
    <w:uiPriority w:val="99"/>
    <w:semiHidden/>
    <w:unhideWhenUsed/>
    <w:rsid w:val="00741DF8"/>
    <w:rPr>
      <w:color w:val="2B579A"/>
      <w:shd w:val="clear" w:color="auto" w:fill="E6E6E6"/>
    </w:rPr>
  </w:style>
  <w:style w:type="character" w:customStyle="1" w:styleId="hl">
    <w:name w:val="hl"/>
    <w:rsid w:val="00741DF8"/>
  </w:style>
  <w:style w:type="character" w:customStyle="1" w:styleId="55">
    <w:name w:val="Основной текст (5) + Не полужирный"/>
    <w:uiPriority w:val="99"/>
    <w:rsid w:val="00741DF8"/>
    <w:rPr>
      <w:rFonts w:ascii="Times New Roman" w:hAnsi="Times New Roman" w:cs="Times New Roman"/>
      <w:b w:val="0"/>
      <w:bCs w:val="0"/>
      <w:sz w:val="20"/>
      <w:szCs w:val="20"/>
      <w:shd w:val="clear" w:color="auto" w:fill="FFFFFF"/>
    </w:rPr>
  </w:style>
  <w:style w:type="paragraph" w:customStyle="1" w:styleId="311">
    <w:name w:val="Основной текст (3)1"/>
    <w:basedOn w:val="a2"/>
    <w:uiPriority w:val="99"/>
    <w:rsid w:val="00741DF8"/>
    <w:pPr>
      <w:shd w:val="clear" w:color="auto" w:fill="FFFFFF"/>
      <w:spacing w:before="240" w:after="60" w:line="240" w:lineRule="atLeast"/>
    </w:pPr>
    <w:rPr>
      <w:sz w:val="20"/>
      <w:szCs w:val="20"/>
    </w:rPr>
  </w:style>
  <w:style w:type="paragraph" w:customStyle="1" w:styleId="2f6">
    <w:name w:val="Основной текст2"/>
    <w:basedOn w:val="a2"/>
    <w:rsid w:val="00741DF8"/>
    <w:pPr>
      <w:shd w:val="clear" w:color="auto" w:fill="FFFFFF"/>
      <w:spacing w:after="360" w:line="414" w:lineRule="exact"/>
    </w:pPr>
  </w:style>
  <w:style w:type="character" w:customStyle="1" w:styleId="afffff">
    <w:name w:val="Гипертекстовая ссылка"/>
    <w:uiPriority w:val="99"/>
    <w:rsid w:val="00741DF8"/>
    <w:rPr>
      <w:rFonts w:cs="Times New Roman"/>
      <w:b w:val="0"/>
      <w:color w:val="106BBE"/>
      <w:sz w:val="26"/>
    </w:rPr>
  </w:style>
  <w:style w:type="paragraph" w:customStyle="1" w:styleId="613">
    <w:name w:val="Основной текст (6)1"/>
    <w:basedOn w:val="a2"/>
    <w:uiPriority w:val="99"/>
    <w:rsid w:val="00741DF8"/>
    <w:pPr>
      <w:shd w:val="clear" w:color="auto" w:fill="FFFFFF"/>
      <w:spacing w:before="60" w:after="60" w:line="205" w:lineRule="exact"/>
      <w:ind w:hanging="380"/>
    </w:pPr>
    <w:rPr>
      <w:sz w:val="20"/>
      <w:szCs w:val="20"/>
    </w:rPr>
  </w:style>
  <w:style w:type="character" w:customStyle="1" w:styleId="73">
    <w:name w:val="Основной текст (7)"/>
    <w:link w:val="713"/>
    <w:uiPriority w:val="99"/>
    <w:locked/>
    <w:rsid w:val="00741DF8"/>
    <w:rPr>
      <w:i/>
      <w:iCs/>
      <w:shd w:val="clear" w:color="auto" w:fill="FFFFFF"/>
    </w:rPr>
  </w:style>
  <w:style w:type="paragraph" w:customStyle="1" w:styleId="713">
    <w:name w:val="Основной текст (7)1"/>
    <w:basedOn w:val="a2"/>
    <w:link w:val="73"/>
    <w:uiPriority w:val="99"/>
    <w:rsid w:val="00741DF8"/>
    <w:pPr>
      <w:shd w:val="clear" w:color="auto" w:fill="FFFFFF"/>
      <w:spacing w:before="300" w:after="60" w:line="240" w:lineRule="atLeast"/>
    </w:pPr>
    <w:rPr>
      <w:rFonts w:asciiTheme="minorHAnsi" w:hAnsiTheme="minorHAnsi"/>
      <w:i/>
      <w:iCs/>
      <w:sz w:val="20"/>
      <w:szCs w:val="20"/>
    </w:rPr>
  </w:style>
  <w:style w:type="character" w:customStyle="1" w:styleId="1f3">
    <w:name w:val="Заголовок №1"/>
    <w:link w:val="112"/>
    <w:uiPriority w:val="99"/>
    <w:locked/>
    <w:rsid w:val="00741DF8"/>
    <w:rPr>
      <w:b/>
      <w:bCs/>
      <w:shd w:val="clear" w:color="auto" w:fill="FFFFFF"/>
    </w:rPr>
  </w:style>
  <w:style w:type="paragraph" w:customStyle="1" w:styleId="112">
    <w:name w:val="Заголовок №11"/>
    <w:basedOn w:val="a2"/>
    <w:link w:val="1f3"/>
    <w:uiPriority w:val="99"/>
    <w:rsid w:val="00741DF8"/>
    <w:pPr>
      <w:shd w:val="clear" w:color="auto" w:fill="FFFFFF"/>
      <w:spacing w:before="300" w:after="120" w:line="240" w:lineRule="atLeast"/>
      <w:outlineLvl w:val="0"/>
    </w:pPr>
    <w:rPr>
      <w:rFonts w:asciiTheme="minorHAnsi" w:hAnsiTheme="minorHAnsi"/>
      <w:b/>
      <w:bCs/>
      <w:sz w:val="20"/>
      <w:szCs w:val="20"/>
    </w:rPr>
  </w:style>
  <w:style w:type="character" w:customStyle="1" w:styleId="113">
    <w:name w:val="Основной текст (11)"/>
    <w:link w:val="1110"/>
    <w:uiPriority w:val="99"/>
    <w:locked/>
    <w:rsid w:val="00741DF8"/>
    <w:rPr>
      <w:i/>
      <w:iCs/>
      <w:sz w:val="22"/>
      <w:szCs w:val="22"/>
      <w:shd w:val="clear" w:color="auto" w:fill="FFFFFF"/>
    </w:rPr>
  </w:style>
  <w:style w:type="paragraph" w:customStyle="1" w:styleId="1110">
    <w:name w:val="Основной текст (11)1"/>
    <w:basedOn w:val="a2"/>
    <w:link w:val="113"/>
    <w:uiPriority w:val="99"/>
    <w:rsid w:val="00741DF8"/>
    <w:pPr>
      <w:shd w:val="clear" w:color="auto" w:fill="FFFFFF"/>
      <w:spacing w:after="120" w:line="240" w:lineRule="atLeast"/>
    </w:pPr>
    <w:rPr>
      <w:rFonts w:asciiTheme="minorHAnsi" w:hAnsiTheme="minorHAnsi"/>
      <w:i/>
      <w:iCs/>
      <w:sz w:val="22"/>
    </w:rPr>
  </w:style>
  <w:style w:type="character" w:customStyle="1" w:styleId="120">
    <w:name w:val="Основной текст (12)"/>
    <w:link w:val="121"/>
    <w:uiPriority w:val="99"/>
    <w:locked/>
    <w:rsid w:val="00741DF8"/>
    <w:rPr>
      <w:sz w:val="22"/>
      <w:szCs w:val="22"/>
      <w:shd w:val="clear" w:color="auto" w:fill="FFFFFF"/>
    </w:rPr>
  </w:style>
  <w:style w:type="paragraph" w:customStyle="1" w:styleId="121">
    <w:name w:val="Основной текст (12)1"/>
    <w:basedOn w:val="a2"/>
    <w:link w:val="120"/>
    <w:uiPriority w:val="99"/>
    <w:rsid w:val="00741DF8"/>
    <w:pPr>
      <w:shd w:val="clear" w:color="auto" w:fill="FFFFFF"/>
      <w:spacing w:before="120" w:after="660" w:line="226" w:lineRule="exact"/>
    </w:pPr>
    <w:rPr>
      <w:rFonts w:asciiTheme="minorHAnsi" w:hAnsiTheme="minorHAnsi"/>
      <w:sz w:val="22"/>
    </w:rPr>
  </w:style>
  <w:style w:type="character" w:customStyle="1" w:styleId="131">
    <w:name w:val="Основной текст (13)"/>
    <w:link w:val="1310"/>
    <w:uiPriority w:val="99"/>
    <w:locked/>
    <w:rsid w:val="00741DF8"/>
    <w:rPr>
      <w:b/>
      <w:bCs/>
      <w:sz w:val="22"/>
      <w:szCs w:val="22"/>
      <w:shd w:val="clear" w:color="auto" w:fill="FFFFFF"/>
    </w:rPr>
  </w:style>
  <w:style w:type="paragraph" w:customStyle="1" w:styleId="1310">
    <w:name w:val="Основной текст (13)1"/>
    <w:basedOn w:val="a2"/>
    <w:link w:val="131"/>
    <w:uiPriority w:val="99"/>
    <w:rsid w:val="00741DF8"/>
    <w:pPr>
      <w:shd w:val="clear" w:color="auto" w:fill="FFFFFF"/>
      <w:spacing w:before="660" w:line="337" w:lineRule="exact"/>
    </w:pPr>
    <w:rPr>
      <w:rFonts w:asciiTheme="minorHAnsi" w:hAnsiTheme="minorHAnsi"/>
      <w:b/>
      <w:bCs/>
      <w:sz w:val="22"/>
    </w:rPr>
  </w:style>
  <w:style w:type="character" w:customStyle="1" w:styleId="140">
    <w:name w:val="Основной текст (14)"/>
    <w:link w:val="141"/>
    <w:uiPriority w:val="99"/>
    <w:locked/>
    <w:rsid w:val="00741DF8"/>
    <w:rPr>
      <w:sz w:val="22"/>
      <w:szCs w:val="22"/>
      <w:shd w:val="clear" w:color="auto" w:fill="FFFFFF"/>
    </w:rPr>
  </w:style>
  <w:style w:type="paragraph" w:customStyle="1" w:styleId="141">
    <w:name w:val="Основной текст (14)1"/>
    <w:basedOn w:val="a2"/>
    <w:link w:val="140"/>
    <w:uiPriority w:val="99"/>
    <w:rsid w:val="00741DF8"/>
    <w:pPr>
      <w:shd w:val="clear" w:color="auto" w:fill="FFFFFF"/>
      <w:spacing w:line="337" w:lineRule="exact"/>
    </w:pPr>
    <w:rPr>
      <w:rFonts w:asciiTheme="minorHAnsi" w:hAnsiTheme="minorHAnsi"/>
      <w:sz w:val="22"/>
    </w:rPr>
  </w:style>
  <w:style w:type="character" w:customStyle="1" w:styleId="100">
    <w:name w:val="Основной текст (10)"/>
    <w:link w:val="101"/>
    <w:uiPriority w:val="99"/>
    <w:locked/>
    <w:rsid w:val="00741DF8"/>
    <w:rPr>
      <w:shd w:val="clear" w:color="auto" w:fill="FFFFFF"/>
    </w:rPr>
  </w:style>
  <w:style w:type="paragraph" w:customStyle="1" w:styleId="101">
    <w:name w:val="Основной текст (10)1"/>
    <w:basedOn w:val="a2"/>
    <w:link w:val="100"/>
    <w:uiPriority w:val="99"/>
    <w:rsid w:val="00741DF8"/>
    <w:pPr>
      <w:shd w:val="clear" w:color="auto" w:fill="FFFFFF"/>
      <w:spacing w:line="296" w:lineRule="exact"/>
      <w:jc w:val="center"/>
    </w:pPr>
    <w:rPr>
      <w:rFonts w:asciiTheme="minorHAnsi" w:hAnsiTheme="minorHAnsi"/>
      <w:sz w:val="20"/>
      <w:szCs w:val="20"/>
    </w:rPr>
  </w:style>
  <w:style w:type="paragraph" w:customStyle="1" w:styleId="1f4">
    <w:name w:val="Подпись к таблице1"/>
    <w:basedOn w:val="a2"/>
    <w:uiPriority w:val="99"/>
    <w:rsid w:val="00741DF8"/>
    <w:pPr>
      <w:shd w:val="clear" w:color="auto" w:fill="FFFFFF"/>
      <w:spacing w:line="240" w:lineRule="atLeast"/>
    </w:pPr>
    <w:rPr>
      <w:sz w:val="20"/>
      <w:szCs w:val="20"/>
    </w:rPr>
  </w:style>
  <w:style w:type="character" w:customStyle="1" w:styleId="afffff0">
    <w:name w:val="Подпись к картинке"/>
    <w:link w:val="1f5"/>
    <w:uiPriority w:val="99"/>
    <w:locked/>
    <w:rsid w:val="00741DF8"/>
    <w:rPr>
      <w:shd w:val="clear" w:color="auto" w:fill="FFFFFF"/>
    </w:rPr>
  </w:style>
  <w:style w:type="paragraph" w:customStyle="1" w:styleId="1f5">
    <w:name w:val="Подпись к картинке1"/>
    <w:basedOn w:val="a2"/>
    <w:link w:val="afffff0"/>
    <w:uiPriority w:val="99"/>
    <w:rsid w:val="00741DF8"/>
    <w:pPr>
      <w:shd w:val="clear" w:color="auto" w:fill="FFFFFF"/>
      <w:spacing w:line="240" w:lineRule="atLeast"/>
    </w:pPr>
    <w:rPr>
      <w:rFonts w:asciiTheme="minorHAnsi" w:hAnsiTheme="minorHAnsi"/>
      <w:sz w:val="20"/>
      <w:szCs w:val="20"/>
    </w:rPr>
  </w:style>
  <w:style w:type="character" w:customStyle="1" w:styleId="47">
    <w:name w:val="Основной текст (4) + Полужирный"/>
    <w:uiPriority w:val="99"/>
    <w:rsid w:val="00741DF8"/>
    <w:rPr>
      <w:b/>
      <w:bCs/>
      <w:sz w:val="26"/>
      <w:szCs w:val="26"/>
      <w:shd w:val="clear" w:color="auto" w:fill="FFFFFF"/>
    </w:rPr>
  </w:style>
  <w:style w:type="character" w:customStyle="1" w:styleId="3d">
    <w:name w:val="Основной текст (3) + Полужирный"/>
    <w:uiPriority w:val="99"/>
    <w:rsid w:val="00741DF8"/>
    <w:rPr>
      <w:b/>
      <w:bCs/>
      <w:shd w:val="clear" w:color="auto" w:fill="FFFFFF"/>
      <w:lang w:val="en-US" w:eastAsia="en-US"/>
    </w:rPr>
  </w:style>
  <w:style w:type="character" w:customStyle="1" w:styleId="65">
    <w:name w:val="Основной текст (6) + Полужирный"/>
    <w:uiPriority w:val="99"/>
    <w:rsid w:val="00741DF8"/>
    <w:rPr>
      <w:b/>
      <w:bCs/>
      <w:shd w:val="clear" w:color="auto" w:fill="FFFFFF"/>
    </w:rPr>
  </w:style>
  <w:style w:type="character" w:customStyle="1" w:styleId="920">
    <w:name w:val="Основной текст (9)2"/>
    <w:uiPriority w:val="99"/>
    <w:rsid w:val="00741DF8"/>
    <w:rPr>
      <w:i/>
      <w:iCs/>
      <w:sz w:val="18"/>
      <w:szCs w:val="18"/>
      <w:u w:val="single"/>
      <w:shd w:val="clear" w:color="auto" w:fill="FFFFFF"/>
    </w:rPr>
  </w:style>
  <w:style w:type="character" w:customStyle="1" w:styleId="312">
    <w:name w:val="Основной текст (3) + Полужирный1"/>
    <w:uiPriority w:val="99"/>
    <w:rsid w:val="00741DF8"/>
    <w:rPr>
      <w:b/>
      <w:bCs/>
      <w:shd w:val="clear" w:color="auto" w:fill="FFFFFF"/>
    </w:rPr>
  </w:style>
  <w:style w:type="paragraph" w:customStyle="1" w:styleId="1f6">
    <w:name w:val="!!! Заголовок 1"/>
    <w:basedOn w:val="a2"/>
    <w:link w:val="1f7"/>
    <w:qFormat/>
    <w:rsid w:val="00741DF8"/>
    <w:pPr>
      <w:widowControl w:val="0"/>
      <w:autoSpaceDE w:val="0"/>
      <w:autoSpaceDN w:val="0"/>
      <w:adjustRightInd w:val="0"/>
      <w:spacing w:before="120" w:after="60" w:line="276" w:lineRule="auto"/>
      <w:outlineLvl w:val="0"/>
    </w:pPr>
    <w:rPr>
      <w:rFonts w:eastAsia="MS Mincho"/>
      <w:b/>
      <w:bCs/>
      <w:kern w:val="32"/>
      <w:szCs w:val="32"/>
      <w:lang w:val="x-none" w:eastAsia="x-none"/>
    </w:rPr>
  </w:style>
  <w:style w:type="character" w:customStyle="1" w:styleId="1f7">
    <w:name w:val="!!! Заголовок 1 Знак"/>
    <w:link w:val="1f6"/>
    <w:rsid w:val="00741DF8"/>
    <w:rPr>
      <w:rFonts w:ascii="Times New Roman" w:eastAsia="MS Mincho" w:hAnsi="Times New Roman" w:cs="Times New Roman"/>
      <w:b/>
      <w:bCs/>
      <w:kern w:val="32"/>
      <w:sz w:val="24"/>
      <w:szCs w:val="32"/>
      <w:lang w:val="x-none" w:eastAsia="x-none"/>
    </w:rPr>
  </w:style>
  <w:style w:type="character" w:customStyle="1" w:styleId="bigtext">
    <w:name w:val="bigtext"/>
    <w:rsid w:val="00741DF8"/>
  </w:style>
  <w:style w:type="paragraph" w:customStyle="1" w:styleId="Normal12pt">
    <w:name w:val="Normal + 12 pt"/>
    <w:aliases w:val="Bold,Black,Expanded by  0,2 pt"/>
    <w:basedOn w:val="a2"/>
    <w:rsid w:val="00741DF8"/>
    <w:pPr>
      <w:widowControl w:val="0"/>
      <w:shd w:val="clear" w:color="auto" w:fill="FFFFFF"/>
      <w:autoSpaceDE w:val="0"/>
      <w:autoSpaceDN w:val="0"/>
      <w:adjustRightInd w:val="0"/>
      <w:ind w:left="110"/>
    </w:pPr>
    <w:rPr>
      <w:color w:val="000000"/>
      <w:spacing w:val="-3"/>
      <w:sz w:val="25"/>
      <w:szCs w:val="25"/>
    </w:rPr>
  </w:style>
  <w:style w:type="paragraph" w:styleId="afffff1">
    <w:name w:val="toa heading"/>
    <w:basedOn w:val="a2"/>
    <w:next w:val="a2"/>
    <w:rsid w:val="00741DF8"/>
    <w:pPr>
      <w:spacing w:before="120"/>
    </w:pPr>
    <w:rPr>
      <w:rFonts w:ascii="Arial" w:hAnsi="Arial"/>
      <w:b/>
      <w:szCs w:val="20"/>
      <w:lang w:val="en-AU"/>
    </w:rPr>
  </w:style>
  <w:style w:type="paragraph" w:customStyle="1" w:styleId="afffff2">
    <w:name w:val="Знак"/>
    <w:basedOn w:val="a2"/>
    <w:autoRedefine/>
    <w:rsid w:val="00741DF8"/>
    <w:pPr>
      <w:jc w:val="center"/>
    </w:pPr>
    <w:rPr>
      <w:sz w:val="22"/>
    </w:rPr>
  </w:style>
  <w:style w:type="character" w:customStyle="1" w:styleId="mw-headline">
    <w:name w:val="mw-headline"/>
    <w:rsid w:val="00741DF8"/>
  </w:style>
  <w:style w:type="character" w:customStyle="1" w:styleId="3e">
    <w:name w:val="Основной текст (3) + Не полужирный"/>
    <w:uiPriority w:val="99"/>
    <w:rsid w:val="00741DF8"/>
    <w:rPr>
      <w:rFonts w:ascii="Times New Roman" w:hAnsi="Times New Roman" w:cs="Times New Roman"/>
      <w:b w:val="0"/>
      <w:bCs w:val="0"/>
      <w:sz w:val="24"/>
      <w:szCs w:val="24"/>
      <w:shd w:val="clear" w:color="auto" w:fill="FFFFFF"/>
    </w:rPr>
  </w:style>
  <w:style w:type="character" w:customStyle="1" w:styleId="48">
    <w:name w:val="Основной текст (4) + Курсив"/>
    <w:uiPriority w:val="99"/>
    <w:rsid w:val="00741DF8"/>
    <w:rPr>
      <w:rFonts w:ascii="Times New Roman" w:hAnsi="Times New Roman" w:cs="Times New Roman"/>
      <w:i/>
      <w:iCs/>
      <w:sz w:val="24"/>
      <w:szCs w:val="24"/>
      <w:shd w:val="clear" w:color="auto" w:fill="FFFFFF"/>
    </w:rPr>
  </w:style>
  <w:style w:type="character" w:customStyle="1" w:styleId="413">
    <w:name w:val="Основной текст (4) + Полужирный1"/>
    <w:uiPriority w:val="99"/>
    <w:rsid w:val="00741DF8"/>
    <w:rPr>
      <w:rFonts w:ascii="Times New Roman" w:hAnsi="Times New Roman" w:cs="Times New Roman"/>
      <w:b/>
      <w:bCs/>
      <w:sz w:val="24"/>
      <w:szCs w:val="24"/>
      <w:shd w:val="clear" w:color="auto" w:fill="FFFFFF"/>
    </w:rPr>
  </w:style>
  <w:style w:type="character" w:customStyle="1" w:styleId="122">
    <w:name w:val="Заголовок №1 (2)"/>
    <w:link w:val="1210"/>
    <w:uiPriority w:val="99"/>
    <w:rsid w:val="00741DF8"/>
    <w:rPr>
      <w:b/>
      <w:bCs/>
      <w:sz w:val="24"/>
      <w:szCs w:val="24"/>
      <w:shd w:val="clear" w:color="auto" w:fill="FFFFFF"/>
    </w:rPr>
  </w:style>
  <w:style w:type="character" w:customStyle="1" w:styleId="414">
    <w:name w:val="Основной текст (4) + Курсив1"/>
    <w:uiPriority w:val="99"/>
    <w:rsid w:val="00741DF8"/>
    <w:rPr>
      <w:rFonts w:ascii="Times New Roman" w:hAnsi="Times New Roman" w:cs="Times New Roman"/>
      <w:i/>
      <w:iCs/>
      <w:sz w:val="24"/>
      <w:szCs w:val="24"/>
      <w:u w:val="single"/>
      <w:shd w:val="clear" w:color="auto" w:fill="FFFFFF"/>
    </w:rPr>
  </w:style>
  <w:style w:type="character" w:customStyle="1" w:styleId="afffff3">
    <w:name w:val="Основной текст + Курсив"/>
    <w:uiPriority w:val="99"/>
    <w:rsid w:val="00741DF8"/>
    <w:rPr>
      <w:rFonts w:ascii="Times New Roman" w:hAnsi="Times New Roman" w:cs="Times New Roman"/>
      <w:i/>
      <w:iCs/>
      <w:sz w:val="24"/>
      <w:szCs w:val="24"/>
      <w:u w:val="single"/>
    </w:rPr>
  </w:style>
  <w:style w:type="character" w:customStyle="1" w:styleId="56">
    <w:name w:val="Основной текст (5) + Не курсив"/>
    <w:uiPriority w:val="99"/>
    <w:rsid w:val="00741DF8"/>
    <w:rPr>
      <w:rFonts w:ascii="Times New Roman" w:hAnsi="Times New Roman" w:cs="Times New Roman"/>
      <w:i w:val="0"/>
      <w:iCs w:val="0"/>
      <w:sz w:val="24"/>
      <w:szCs w:val="24"/>
      <w:shd w:val="clear" w:color="auto" w:fill="FFFFFF"/>
    </w:rPr>
  </w:style>
  <w:style w:type="character" w:customStyle="1" w:styleId="1f8">
    <w:name w:val="Основной текст + Курсив1"/>
    <w:uiPriority w:val="99"/>
    <w:rsid w:val="00741DF8"/>
    <w:rPr>
      <w:rFonts w:ascii="Times New Roman" w:hAnsi="Times New Roman" w:cs="Times New Roman"/>
      <w:i/>
      <w:iCs/>
      <w:sz w:val="24"/>
      <w:szCs w:val="24"/>
    </w:rPr>
  </w:style>
  <w:style w:type="paragraph" w:customStyle="1" w:styleId="1210">
    <w:name w:val="Заголовок №1 (2)1"/>
    <w:basedOn w:val="a2"/>
    <w:link w:val="122"/>
    <w:uiPriority w:val="99"/>
    <w:rsid w:val="00741DF8"/>
    <w:pPr>
      <w:shd w:val="clear" w:color="auto" w:fill="FFFFFF"/>
      <w:spacing w:line="418" w:lineRule="exact"/>
      <w:ind w:hanging="360"/>
      <w:outlineLvl w:val="0"/>
    </w:pPr>
    <w:rPr>
      <w:rFonts w:asciiTheme="minorHAnsi" w:hAnsiTheme="minorHAnsi"/>
      <w:b/>
      <w:bCs/>
    </w:rPr>
  </w:style>
  <w:style w:type="paragraph" w:styleId="afffff4">
    <w:name w:val="Plain Text"/>
    <w:basedOn w:val="a2"/>
    <w:link w:val="afffff5"/>
    <w:uiPriority w:val="99"/>
    <w:rsid w:val="00741DF8"/>
    <w:rPr>
      <w:rFonts w:ascii="Courier New" w:hAnsi="Courier New"/>
      <w:sz w:val="20"/>
      <w:szCs w:val="20"/>
      <w:lang w:val="x-none"/>
    </w:rPr>
  </w:style>
  <w:style w:type="character" w:customStyle="1" w:styleId="afffff5">
    <w:name w:val="Текст Знак"/>
    <w:basedOn w:val="a3"/>
    <w:link w:val="afffff4"/>
    <w:uiPriority w:val="99"/>
    <w:rsid w:val="00741DF8"/>
    <w:rPr>
      <w:rFonts w:ascii="Courier New" w:eastAsia="Times New Roman" w:hAnsi="Courier New" w:cs="Times New Roman"/>
      <w:lang w:val="x-none"/>
    </w:rPr>
  </w:style>
  <w:style w:type="table" w:customStyle="1" w:styleId="83">
    <w:name w:val="Сетка таблицы8"/>
    <w:basedOn w:val="a4"/>
    <w:next w:val="af9"/>
    <w:uiPriority w:val="39"/>
    <w:rsid w:val="00741DF8"/>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aliases w:val="Graphic"/>
    <w:basedOn w:val="a2"/>
    <w:link w:val="TextChar"/>
    <w:qFormat/>
    <w:rsid w:val="00741DF8"/>
    <w:pPr>
      <w:spacing w:after="120" w:line="276" w:lineRule="auto"/>
    </w:pPr>
    <w:rPr>
      <w:szCs w:val="20"/>
    </w:rPr>
  </w:style>
  <w:style w:type="character" w:customStyle="1" w:styleId="TextChar">
    <w:name w:val="Text Char"/>
    <w:link w:val="Text"/>
    <w:locked/>
    <w:rsid w:val="00741DF8"/>
    <w:rPr>
      <w:rFonts w:ascii="Times New Roman" w:eastAsia="Times New Roman" w:hAnsi="Times New Roman" w:cs="Times New Roman"/>
      <w:sz w:val="24"/>
    </w:rPr>
  </w:style>
  <w:style w:type="character" w:customStyle="1" w:styleId="213">
    <w:name w:val="Заголовок 2 Знак1"/>
    <w:aliases w:val="n.n Знак1"/>
    <w:uiPriority w:val="9"/>
    <w:semiHidden/>
    <w:rsid w:val="00741DF8"/>
    <w:rPr>
      <w:rFonts w:ascii="Calibri Light" w:eastAsia="Times New Roman" w:hAnsi="Calibri Light" w:cs="Times New Roman"/>
      <w:color w:val="2F5496"/>
      <w:sz w:val="26"/>
      <w:szCs w:val="26"/>
    </w:rPr>
  </w:style>
  <w:style w:type="character" w:customStyle="1" w:styleId="nnn1">
    <w:name w:val="n.n.n. Знак1"/>
    <w:uiPriority w:val="9"/>
    <w:semiHidden/>
    <w:rsid w:val="00741DF8"/>
    <w:rPr>
      <w:rFonts w:ascii="Calibri Light" w:eastAsia="Times New Roman" w:hAnsi="Calibri Light" w:cs="Times New Roman"/>
      <w:color w:val="1F3763"/>
      <w:sz w:val="24"/>
      <w:szCs w:val="24"/>
    </w:rPr>
  </w:style>
  <w:style w:type="paragraph" w:styleId="HTML">
    <w:name w:val="HTML Preformatted"/>
    <w:basedOn w:val="a2"/>
    <w:link w:val="HTML0"/>
    <w:uiPriority w:val="99"/>
    <w:unhideWhenUsed/>
    <w:rsid w:val="00741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741DF8"/>
    <w:rPr>
      <w:rFonts w:ascii="Courier New" w:eastAsia="Times New Roman" w:hAnsi="Courier New" w:cs="Courier New"/>
    </w:rPr>
  </w:style>
  <w:style w:type="paragraph" w:customStyle="1" w:styleId="msonormal0">
    <w:name w:val="msonormal"/>
    <w:basedOn w:val="a2"/>
    <w:rsid w:val="00741DF8"/>
    <w:pPr>
      <w:spacing w:before="100" w:beforeAutospacing="1" w:after="100" w:afterAutospacing="1"/>
    </w:pPr>
  </w:style>
  <w:style w:type="character" w:customStyle="1" w:styleId="BodyChar">
    <w:name w:val="Body Char"/>
    <w:link w:val="Body"/>
    <w:locked/>
    <w:rsid w:val="00741DF8"/>
    <w:rPr>
      <w:rFonts w:ascii="Times New Roman" w:eastAsia="ヒラギノ角ゴ Pro W3" w:hAnsi="Times New Roman" w:cs="Times New Roman"/>
      <w:sz w:val="24"/>
    </w:rPr>
  </w:style>
  <w:style w:type="paragraph" w:customStyle="1" w:styleId="xl65">
    <w:name w:val="xl65"/>
    <w:basedOn w:val="a2"/>
    <w:rsid w:val="00741DF8"/>
    <w:pPr>
      <w:spacing w:before="100" w:beforeAutospacing="1" w:after="100" w:afterAutospacing="1"/>
    </w:pPr>
  </w:style>
  <w:style w:type="paragraph" w:customStyle="1" w:styleId="xl66">
    <w:name w:val="xl66"/>
    <w:basedOn w:val="a2"/>
    <w:rsid w:val="00741DF8"/>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olor w:val="000000"/>
    </w:rPr>
  </w:style>
  <w:style w:type="paragraph" w:customStyle="1" w:styleId="xl67">
    <w:name w:val="xl67"/>
    <w:basedOn w:val="a2"/>
    <w:rsid w:val="00741DF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3">
    <w:name w:val="xl63"/>
    <w:basedOn w:val="a2"/>
    <w:rsid w:val="00741DF8"/>
    <w:pPr>
      <w:spacing w:before="100" w:beforeAutospacing="1" w:after="100" w:afterAutospacing="1"/>
    </w:pPr>
  </w:style>
  <w:style w:type="paragraph" w:customStyle="1" w:styleId="xl64">
    <w:name w:val="xl64"/>
    <w:basedOn w:val="a2"/>
    <w:rsid w:val="00741DF8"/>
    <w:pPr>
      <w:spacing w:before="100" w:beforeAutospacing="1" w:after="100" w:afterAutospacing="1"/>
    </w:pPr>
  </w:style>
  <w:style w:type="paragraph" w:customStyle="1" w:styleId="xl68">
    <w:name w:val="xl68"/>
    <w:basedOn w:val="a2"/>
    <w:rsid w:val="00741DF8"/>
    <w:pPr>
      <w:spacing w:before="100" w:beforeAutospacing="1" w:after="100" w:afterAutospacing="1"/>
    </w:pPr>
    <w:rPr>
      <w:rFonts w:ascii="Calibri" w:hAnsi="Calibri"/>
    </w:rPr>
  </w:style>
  <w:style w:type="paragraph" w:customStyle="1" w:styleId="228bf8a64b8551e1msonormal">
    <w:name w:val="228bf8a64b8551e1msonormal"/>
    <w:basedOn w:val="a2"/>
    <w:rsid w:val="00741DF8"/>
    <w:pPr>
      <w:spacing w:before="100" w:beforeAutospacing="1" w:after="100" w:afterAutospacing="1"/>
    </w:pPr>
  </w:style>
  <w:style w:type="character" w:styleId="afffff6">
    <w:name w:val="Placeholder Text"/>
    <w:uiPriority w:val="99"/>
    <w:semiHidden/>
    <w:rsid w:val="00741DF8"/>
    <w:rPr>
      <w:color w:val="808080"/>
    </w:rPr>
  </w:style>
  <w:style w:type="character" w:customStyle="1" w:styleId="Bodytext2105pt1">
    <w:name w:val="Body text (2) + 10.5 pt1"/>
    <w:aliases w:val="Bold1"/>
    <w:rsid w:val="00741DF8"/>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ru-RU" w:eastAsia="ru-RU" w:bidi="ru-RU"/>
    </w:rPr>
  </w:style>
  <w:style w:type="character" w:customStyle="1" w:styleId="Bodytext285pt1">
    <w:name w:val="Body text (2) + 8.5 pt1"/>
    <w:aliases w:val="Bold2,Italic1"/>
    <w:rsid w:val="00741DF8"/>
    <w:rPr>
      <w:rFonts w:ascii="Times New Roman" w:eastAsia="Times New Roman" w:hAnsi="Times New Roman" w:cs="Times New Roman" w:hint="default"/>
      <w:b/>
      <w:bCs/>
      <w:i/>
      <w:iCs/>
      <w:smallCaps w:val="0"/>
      <w:strike w:val="0"/>
      <w:dstrike w:val="0"/>
      <w:color w:val="000000"/>
      <w:spacing w:val="0"/>
      <w:w w:val="100"/>
      <w:position w:val="0"/>
      <w:sz w:val="17"/>
      <w:szCs w:val="17"/>
      <w:u w:val="none"/>
      <w:effect w:val="none"/>
      <w:shd w:val="clear" w:color="auto" w:fill="FFFFFF"/>
      <w:lang w:val="ru-RU" w:eastAsia="ru-RU" w:bidi="ru-RU"/>
    </w:rPr>
  </w:style>
  <w:style w:type="character" w:customStyle="1" w:styleId="2112pt">
    <w:name w:val="Основной текст (21) + 12 pt"/>
    <w:aliases w:val="Курсив"/>
    <w:rsid w:val="00741DF8"/>
    <w:rPr>
      <w:rFonts w:ascii="Times New Roman" w:eastAsia="Times New Roman" w:hAnsi="Times New Roman" w:cs="Times New Roman" w:hint="default"/>
      <w:b w:val="0"/>
      <w:bCs w:val="0"/>
      <w:i/>
      <w:iCs/>
      <w:smallCaps w:val="0"/>
      <w:strike w:val="0"/>
      <w:dstrike w:val="0"/>
      <w:sz w:val="24"/>
      <w:szCs w:val="24"/>
      <w:u w:val="none"/>
      <w:effect w:val="none"/>
      <w:lang w:val="en-US"/>
    </w:rPr>
  </w:style>
  <w:style w:type="character" w:customStyle="1" w:styleId="2Exact">
    <w:name w:val="Основной текст (2) Exact"/>
    <w:rsid w:val="00741DF8"/>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FontStyle50">
    <w:name w:val="Font Style50"/>
    <w:uiPriority w:val="99"/>
    <w:rsid w:val="00741DF8"/>
    <w:rPr>
      <w:rFonts w:ascii="Times New Roman" w:hAnsi="Times New Roman" w:cs="Times New Roman" w:hint="default"/>
      <w:sz w:val="22"/>
      <w:szCs w:val="22"/>
    </w:rPr>
  </w:style>
  <w:style w:type="table" w:customStyle="1" w:styleId="93">
    <w:name w:val="Сетка таблицы9"/>
    <w:basedOn w:val="a4"/>
    <w:next w:val="af9"/>
    <w:uiPriority w:val="39"/>
    <w:rsid w:val="00741DF8"/>
    <w:pPr>
      <w:widowControl w:val="0"/>
      <w:autoSpaceDE w:val="0"/>
      <w:autoSpaceDN w:val="0"/>
      <w:adjustRightInd w:val="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Dtext1">
    <w:name w:val="SD_text"/>
    <w:basedOn w:val="a2"/>
    <w:link w:val="SDtext2"/>
    <w:qFormat/>
    <w:rsid w:val="00741DF8"/>
    <w:pPr>
      <w:spacing w:before="180" w:after="180" w:line="276" w:lineRule="auto"/>
    </w:pPr>
    <w:rPr>
      <w:rFonts w:eastAsia="Calibri"/>
      <w:color w:val="000000"/>
    </w:rPr>
  </w:style>
  <w:style w:type="character" w:customStyle="1" w:styleId="SDtext2">
    <w:name w:val="SD_text Знак"/>
    <w:link w:val="SDtext1"/>
    <w:rsid w:val="00741DF8"/>
    <w:rPr>
      <w:rFonts w:ascii="Times New Roman" w:eastAsia="Calibri" w:hAnsi="Times New Roman" w:cs="Times New Roman"/>
      <w:color w:val="000000"/>
      <w:sz w:val="24"/>
      <w:szCs w:val="24"/>
      <w:lang w:eastAsia="en-US"/>
    </w:rPr>
  </w:style>
  <w:style w:type="paragraph" w:customStyle="1" w:styleId="BodyText21">
    <w:name w:val="Body Text 21"/>
    <w:basedOn w:val="a2"/>
    <w:rsid w:val="00741DF8"/>
    <w:pPr>
      <w:spacing w:line="276" w:lineRule="auto"/>
      <w:ind w:right="327" w:firstLine="720"/>
    </w:pPr>
    <w:rPr>
      <w:sz w:val="28"/>
      <w:szCs w:val="20"/>
    </w:rPr>
  </w:style>
  <w:style w:type="table" w:customStyle="1" w:styleId="102">
    <w:name w:val="Сетка таблицы10"/>
    <w:basedOn w:val="a4"/>
    <w:next w:val="af9"/>
    <w:uiPriority w:val="39"/>
    <w:rsid w:val="00741DF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2">
    <w:name w:val="Обычный (Интернет) Знак"/>
    <w:aliases w:val="Обычный (веб) Знак"/>
    <w:link w:val="aff1"/>
    <w:uiPriority w:val="99"/>
    <w:locked/>
    <w:rsid w:val="00741DF8"/>
    <w:rPr>
      <w:rFonts w:ascii="Times New Roman" w:hAnsi="Times New Roman" w:cs="Times New Roman"/>
      <w:sz w:val="24"/>
      <w:szCs w:val="24"/>
      <w:lang w:eastAsia="en-US"/>
    </w:rPr>
  </w:style>
  <w:style w:type="paragraph" w:customStyle="1" w:styleId="sampletubecarryoutthesecondarytest">
    <w:name w:val="sample  tube  carry  out  the  secondary  test."/>
    <w:basedOn w:val="a2"/>
    <w:uiPriority w:val="99"/>
    <w:semiHidden/>
    <w:rsid w:val="00741DF8"/>
    <w:rPr>
      <w:spacing w:val="20"/>
      <w:szCs w:val="20"/>
      <w:lang w:val="en-GB"/>
    </w:rPr>
  </w:style>
  <w:style w:type="character" w:customStyle="1" w:styleId="mnn-name-in-link">
    <w:name w:val="mnn-name-in-link"/>
    <w:basedOn w:val="a3"/>
    <w:rsid w:val="00741DF8"/>
  </w:style>
  <w:style w:type="paragraph" w:customStyle="1" w:styleId="Pa11">
    <w:name w:val="Pa11"/>
    <w:basedOn w:val="Default"/>
    <w:next w:val="Default"/>
    <w:uiPriority w:val="99"/>
    <w:rsid w:val="00741DF8"/>
    <w:pPr>
      <w:spacing w:line="161" w:lineRule="atLeast"/>
    </w:pPr>
    <w:rPr>
      <w:rFonts w:ascii="Helvetica LT Pro Black Cond" w:eastAsia="Times New Roman" w:hAnsi="Helvetica LT Pro Black Cond"/>
      <w:color w:val="auto"/>
      <w:lang w:eastAsia="ru-RU"/>
    </w:rPr>
  </w:style>
  <w:style w:type="paragraph" w:customStyle="1" w:styleId="Pa15">
    <w:name w:val="Pa15"/>
    <w:basedOn w:val="Default"/>
    <w:next w:val="Default"/>
    <w:uiPriority w:val="99"/>
    <w:rsid w:val="00741DF8"/>
    <w:pPr>
      <w:spacing w:line="161" w:lineRule="atLeast"/>
    </w:pPr>
    <w:rPr>
      <w:rFonts w:ascii="Helvetica LT Pro Black Cond" w:eastAsia="Times New Roman" w:hAnsi="Helvetica LT Pro Black Cond"/>
      <w:color w:val="auto"/>
      <w:lang w:eastAsia="ru-RU"/>
    </w:rPr>
  </w:style>
  <w:style w:type="paragraph" w:customStyle="1" w:styleId="Pa14">
    <w:name w:val="Pa14"/>
    <w:basedOn w:val="Default"/>
    <w:next w:val="Default"/>
    <w:uiPriority w:val="99"/>
    <w:rsid w:val="00741DF8"/>
    <w:pPr>
      <w:spacing w:line="161" w:lineRule="atLeast"/>
    </w:pPr>
    <w:rPr>
      <w:rFonts w:ascii="Helvetica LT Pro Black Cond" w:eastAsia="Times New Roman" w:hAnsi="Helvetica LT Pro Black Cond"/>
      <w:color w:val="auto"/>
      <w:lang w:eastAsia="ru-RU"/>
    </w:rPr>
  </w:style>
  <w:style w:type="character" w:customStyle="1" w:styleId="A20">
    <w:name w:val="A2"/>
    <w:uiPriority w:val="99"/>
    <w:rsid w:val="00741DF8"/>
    <w:rPr>
      <w:rFonts w:ascii="Helvetica LT Pro Light Cond" w:hAnsi="Helvetica LT Pro Light Cond" w:cs="Helvetica LT Pro Light Cond"/>
      <w:color w:val="000000"/>
      <w:sz w:val="10"/>
      <w:szCs w:val="10"/>
    </w:rPr>
  </w:style>
  <w:style w:type="paragraph" w:customStyle="1" w:styleId="Pa1">
    <w:name w:val="Pa1"/>
    <w:basedOn w:val="Default"/>
    <w:next w:val="Default"/>
    <w:uiPriority w:val="99"/>
    <w:rsid w:val="00741DF8"/>
    <w:pPr>
      <w:spacing w:line="161" w:lineRule="atLeast"/>
    </w:pPr>
    <w:rPr>
      <w:rFonts w:ascii="Helvetica LT Pro Black Cond" w:eastAsia="Times New Roman" w:hAnsi="Helvetica LT Pro Black Cond"/>
      <w:color w:val="auto"/>
      <w:lang w:eastAsia="ru-RU"/>
    </w:rPr>
  </w:style>
  <w:style w:type="paragraph" w:customStyle="1" w:styleId="Pa2">
    <w:name w:val="Pa2"/>
    <w:basedOn w:val="Default"/>
    <w:next w:val="Default"/>
    <w:uiPriority w:val="99"/>
    <w:rsid w:val="00741DF8"/>
    <w:pPr>
      <w:spacing w:line="161" w:lineRule="atLeast"/>
    </w:pPr>
    <w:rPr>
      <w:rFonts w:ascii="Helvetica LT Pro Black Cond" w:eastAsia="Times New Roman" w:hAnsi="Helvetica LT Pro Black Cond"/>
      <w:color w:val="auto"/>
      <w:lang w:eastAsia="ru-RU"/>
    </w:rPr>
  </w:style>
  <w:style w:type="paragraph" w:customStyle="1" w:styleId="Pa20">
    <w:name w:val="Pa20"/>
    <w:basedOn w:val="Default"/>
    <w:next w:val="Default"/>
    <w:uiPriority w:val="99"/>
    <w:rsid w:val="00741DF8"/>
    <w:pPr>
      <w:spacing w:line="161" w:lineRule="atLeast"/>
    </w:pPr>
    <w:rPr>
      <w:rFonts w:ascii="Helvetica LT Pro Condensed" w:eastAsia="Times New Roman" w:hAnsi="Helvetica LT Pro Condensed"/>
      <w:color w:val="auto"/>
      <w:lang w:eastAsia="ru-RU"/>
    </w:rPr>
  </w:style>
  <w:style w:type="paragraph" w:customStyle="1" w:styleId="Pa0">
    <w:name w:val="Pa0"/>
    <w:basedOn w:val="Default"/>
    <w:next w:val="Default"/>
    <w:uiPriority w:val="99"/>
    <w:rsid w:val="00741DF8"/>
    <w:pPr>
      <w:spacing w:line="161" w:lineRule="atLeast"/>
    </w:pPr>
    <w:rPr>
      <w:rFonts w:ascii="Helvetica LT Pro Condensed" w:eastAsia="Times New Roman" w:hAnsi="Helvetica LT Pro Condensed"/>
      <w:color w:val="auto"/>
      <w:lang w:eastAsia="ru-RU"/>
    </w:rPr>
  </w:style>
  <w:style w:type="character" w:customStyle="1" w:styleId="ui-provider">
    <w:name w:val="ui-provider"/>
    <w:basedOn w:val="a3"/>
    <w:rsid w:val="00741DF8"/>
  </w:style>
  <w:style w:type="paragraph" w:customStyle="1" w:styleId="msonormalmrcssattrmrcssattr">
    <w:name w:val="msonormalmrcssattr_mr_css_attr"/>
    <w:basedOn w:val="a2"/>
    <w:rsid w:val="00741DF8"/>
    <w:pPr>
      <w:spacing w:before="100" w:beforeAutospacing="1" w:after="100" w:afterAutospacing="1"/>
    </w:pPr>
    <w:rPr>
      <w:rFonts w:ascii="Calibri" w:hAnsi="Calibri" w:cs="Calibri"/>
      <w:sz w:val="22"/>
    </w:rPr>
  </w:style>
  <w:style w:type="paragraph" w:styleId="afffff7">
    <w:name w:val="Title"/>
    <w:basedOn w:val="a2"/>
    <w:next w:val="a2"/>
    <w:link w:val="afffff8"/>
    <w:uiPriority w:val="10"/>
    <w:qFormat/>
    <w:rsid w:val="00741DF8"/>
    <w:pPr>
      <w:widowControl w:val="0"/>
      <w:autoSpaceDE w:val="0"/>
      <w:autoSpaceDN w:val="0"/>
      <w:adjustRightInd w:val="0"/>
      <w:spacing w:after="80"/>
      <w:contextualSpacing/>
    </w:pPr>
    <w:rPr>
      <w:rFonts w:asciiTheme="majorHAnsi" w:eastAsiaTheme="majorEastAsia" w:hAnsiTheme="majorHAnsi" w:cstheme="majorBidi"/>
      <w:spacing w:val="-10"/>
      <w:kern w:val="28"/>
      <w:sz w:val="56"/>
      <w:szCs w:val="56"/>
    </w:rPr>
  </w:style>
  <w:style w:type="character" w:customStyle="1" w:styleId="afffff8">
    <w:name w:val="Заголовок Знак"/>
    <w:basedOn w:val="a3"/>
    <w:link w:val="afffff7"/>
    <w:uiPriority w:val="10"/>
    <w:rsid w:val="00741DF8"/>
    <w:rPr>
      <w:rFonts w:asciiTheme="majorHAnsi" w:eastAsiaTheme="majorEastAsia" w:hAnsiTheme="majorHAnsi" w:cstheme="majorBidi"/>
      <w:spacing w:val="-10"/>
      <w:kern w:val="28"/>
      <w:sz w:val="56"/>
      <w:szCs w:val="56"/>
    </w:rPr>
  </w:style>
  <w:style w:type="paragraph" w:styleId="2f7">
    <w:name w:val="Quote"/>
    <w:basedOn w:val="a2"/>
    <w:next w:val="a2"/>
    <w:link w:val="2f8"/>
    <w:uiPriority w:val="29"/>
    <w:qFormat/>
    <w:rsid w:val="00741DF8"/>
    <w:pPr>
      <w:widowControl w:val="0"/>
      <w:autoSpaceDE w:val="0"/>
      <w:autoSpaceDN w:val="0"/>
      <w:adjustRightInd w:val="0"/>
      <w:spacing w:before="160" w:line="276" w:lineRule="auto"/>
      <w:jc w:val="center"/>
    </w:pPr>
    <w:rPr>
      <w:rFonts w:cs="Arial"/>
      <w:i/>
      <w:iCs/>
      <w:color w:val="404040" w:themeColor="text1" w:themeTint="BF"/>
      <w:szCs w:val="20"/>
    </w:rPr>
  </w:style>
  <w:style w:type="character" w:customStyle="1" w:styleId="2f8">
    <w:name w:val="Цитата 2 Знак"/>
    <w:basedOn w:val="a3"/>
    <w:link w:val="2f7"/>
    <w:uiPriority w:val="29"/>
    <w:rsid w:val="00741DF8"/>
    <w:rPr>
      <w:rFonts w:ascii="Times New Roman" w:eastAsia="Times New Roman" w:hAnsi="Times New Roman" w:cs="Arial"/>
      <w:i/>
      <w:iCs/>
      <w:color w:val="404040" w:themeColor="text1" w:themeTint="BF"/>
      <w:sz w:val="24"/>
    </w:rPr>
  </w:style>
  <w:style w:type="character" w:styleId="afffff9">
    <w:name w:val="Intense Emphasis"/>
    <w:basedOn w:val="a3"/>
    <w:uiPriority w:val="21"/>
    <w:qFormat/>
    <w:rsid w:val="00741DF8"/>
    <w:rPr>
      <w:i/>
      <w:iCs/>
      <w:color w:val="2F5496" w:themeColor="accent1" w:themeShade="BF"/>
    </w:rPr>
  </w:style>
  <w:style w:type="paragraph" w:styleId="afffffa">
    <w:name w:val="Intense Quote"/>
    <w:basedOn w:val="a2"/>
    <w:next w:val="a2"/>
    <w:link w:val="afffffb"/>
    <w:uiPriority w:val="30"/>
    <w:qFormat/>
    <w:rsid w:val="00741DF8"/>
    <w:pPr>
      <w:widowControl w:val="0"/>
      <w:pBdr>
        <w:top w:val="single" w:sz="4" w:space="10" w:color="2F5496" w:themeColor="accent1" w:themeShade="BF"/>
        <w:bottom w:val="single" w:sz="4" w:space="10" w:color="2F5496" w:themeColor="accent1" w:themeShade="BF"/>
      </w:pBdr>
      <w:autoSpaceDE w:val="0"/>
      <w:autoSpaceDN w:val="0"/>
      <w:adjustRightInd w:val="0"/>
      <w:spacing w:before="360" w:after="360" w:line="276" w:lineRule="auto"/>
      <w:ind w:left="864" w:right="864"/>
      <w:jc w:val="center"/>
    </w:pPr>
    <w:rPr>
      <w:rFonts w:cs="Arial"/>
      <w:i/>
      <w:iCs/>
      <w:color w:val="2F5496" w:themeColor="accent1" w:themeShade="BF"/>
      <w:szCs w:val="20"/>
    </w:rPr>
  </w:style>
  <w:style w:type="character" w:customStyle="1" w:styleId="afffffb">
    <w:name w:val="Выделенная цитата Знак"/>
    <w:basedOn w:val="a3"/>
    <w:link w:val="afffffa"/>
    <w:uiPriority w:val="30"/>
    <w:rsid w:val="00741DF8"/>
    <w:rPr>
      <w:rFonts w:ascii="Times New Roman" w:eastAsia="Times New Roman" w:hAnsi="Times New Roman" w:cs="Arial"/>
      <w:i/>
      <w:iCs/>
      <w:color w:val="2F5496" w:themeColor="accent1" w:themeShade="BF"/>
      <w:sz w:val="24"/>
    </w:rPr>
  </w:style>
  <w:style w:type="character" w:styleId="afffffc">
    <w:name w:val="Intense Reference"/>
    <w:basedOn w:val="a3"/>
    <w:uiPriority w:val="32"/>
    <w:qFormat/>
    <w:rsid w:val="00741DF8"/>
    <w:rPr>
      <w:b/>
      <w:bCs/>
      <w:smallCaps/>
      <w:color w:val="2F5496" w:themeColor="accent1" w:themeShade="BF"/>
      <w:spacing w:val="5"/>
    </w:rPr>
  </w:style>
  <w:style w:type="character" w:customStyle="1" w:styleId="block-head">
    <w:name w:val="block-head"/>
    <w:basedOn w:val="a3"/>
    <w:rsid w:val="00741DF8"/>
  </w:style>
  <w:style w:type="character" w:customStyle="1" w:styleId="1f9">
    <w:name w:val="Основной текст Знак1"/>
    <w:basedOn w:val="a3"/>
    <w:uiPriority w:val="99"/>
    <w:rsid w:val="00741DF8"/>
    <w:rPr>
      <w:rFonts w:ascii="Times New Roman" w:hAnsi="Times New Roman" w:cs="Times New Roman"/>
      <w:color w:val="000000"/>
      <w:sz w:val="24"/>
      <w:szCs w:val="24"/>
    </w:rPr>
  </w:style>
  <w:style w:type="paragraph" w:customStyle="1" w:styleId="3f">
    <w:name w:val="Подзаголовок 3"/>
    <w:basedOn w:val="3"/>
    <w:autoRedefine/>
    <w:qFormat/>
    <w:rsid w:val="002F4497"/>
    <w:pPr>
      <w:spacing w:before="40" w:line="259" w:lineRule="auto"/>
      <w:ind w:left="360" w:right="141"/>
      <w:contextualSpacing w:val="0"/>
      <w:jc w:val="left"/>
    </w:pPr>
    <w:rPr>
      <w:rFonts w:cs="Times New Roman"/>
      <w:b w:val="0"/>
      <w:bCs/>
      <w:i/>
      <w:color w:val="000000"/>
    </w:rPr>
  </w:style>
  <w:style w:type="paragraph" w:customStyle="1" w:styleId="afffffd">
    <w:name w:val="ОГЛАВЛЕНИЕ (БИ"/>
    <w:basedOn w:val="11"/>
    <w:next w:val="a2"/>
    <w:autoRedefine/>
    <w:qFormat/>
    <w:rsid w:val="002F4497"/>
    <w:pPr>
      <w:spacing w:after="120" w:line="276" w:lineRule="auto"/>
      <w:jc w:val="center"/>
    </w:pPr>
    <w:rPr>
      <w:rFonts w:cstheme="minorHAnsi"/>
      <w:b/>
      <w:bCs/>
      <w:iCs/>
      <w:color w:val="000000" w:themeColor="text1"/>
    </w:rPr>
  </w:style>
  <w:style w:type="character" w:customStyle="1" w:styleId="text-token-text-primary">
    <w:name w:val="text-token-text-primary"/>
    <w:basedOn w:val="a3"/>
    <w:rsid w:val="008F6D1A"/>
  </w:style>
  <w:style w:type="paragraph" w:customStyle="1" w:styleId="isselectedend">
    <w:name w:val="isselectedend"/>
    <w:basedOn w:val="a2"/>
    <w:rsid w:val="004D34D2"/>
    <w:pPr>
      <w:spacing w:before="100" w:beforeAutospacing="1" w:after="100" w:afterAutospacing="1"/>
    </w:pPr>
  </w:style>
  <w:style w:type="paragraph" w:customStyle="1" w:styleId="p1">
    <w:name w:val="p1"/>
    <w:basedOn w:val="a2"/>
    <w:rsid w:val="00663883"/>
    <w:rPr>
      <w:color w:val="000000"/>
      <w:sz w:val="12"/>
      <w:szCs w:val="12"/>
    </w:rPr>
  </w:style>
  <w:style w:type="character" w:styleId="HTML1">
    <w:name w:val="HTML Code"/>
    <w:basedOn w:val="a3"/>
    <w:uiPriority w:val="99"/>
    <w:semiHidden/>
    <w:unhideWhenUsed/>
    <w:rsid w:val="00A526F3"/>
    <w:rPr>
      <w:rFonts w:ascii="Courier New" w:eastAsia="Times New Roman" w:hAnsi="Courier New" w:cs="Courier New"/>
      <w:sz w:val="20"/>
      <w:szCs w:val="20"/>
    </w:rPr>
  </w:style>
  <w:style w:type="paragraph" w:styleId="afffffe">
    <w:name w:val="table of figures"/>
    <w:basedOn w:val="a2"/>
    <w:next w:val="a2"/>
    <w:uiPriority w:val="99"/>
    <w:unhideWhenUsed/>
    <w:rsid w:val="00941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10135">
      <w:bodyDiv w:val="1"/>
      <w:marLeft w:val="0"/>
      <w:marRight w:val="0"/>
      <w:marTop w:val="0"/>
      <w:marBottom w:val="0"/>
      <w:divBdr>
        <w:top w:val="none" w:sz="0" w:space="0" w:color="auto"/>
        <w:left w:val="none" w:sz="0" w:space="0" w:color="auto"/>
        <w:bottom w:val="none" w:sz="0" w:space="0" w:color="auto"/>
        <w:right w:val="none" w:sz="0" w:space="0" w:color="auto"/>
      </w:divBdr>
    </w:div>
    <w:div w:id="72706316">
      <w:bodyDiv w:val="1"/>
      <w:marLeft w:val="0"/>
      <w:marRight w:val="0"/>
      <w:marTop w:val="0"/>
      <w:marBottom w:val="0"/>
      <w:divBdr>
        <w:top w:val="none" w:sz="0" w:space="0" w:color="auto"/>
        <w:left w:val="none" w:sz="0" w:space="0" w:color="auto"/>
        <w:bottom w:val="none" w:sz="0" w:space="0" w:color="auto"/>
        <w:right w:val="none" w:sz="0" w:space="0" w:color="auto"/>
      </w:divBdr>
    </w:div>
    <w:div w:id="113251989">
      <w:bodyDiv w:val="1"/>
      <w:marLeft w:val="0"/>
      <w:marRight w:val="0"/>
      <w:marTop w:val="0"/>
      <w:marBottom w:val="0"/>
      <w:divBdr>
        <w:top w:val="none" w:sz="0" w:space="0" w:color="auto"/>
        <w:left w:val="none" w:sz="0" w:space="0" w:color="auto"/>
        <w:bottom w:val="none" w:sz="0" w:space="0" w:color="auto"/>
        <w:right w:val="none" w:sz="0" w:space="0" w:color="auto"/>
      </w:divBdr>
    </w:div>
    <w:div w:id="177962526">
      <w:bodyDiv w:val="1"/>
      <w:marLeft w:val="0"/>
      <w:marRight w:val="0"/>
      <w:marTop w:val="0"/>
      <w:marBottom w:val="0"/>
      <w:divBdr>
        <w:top w:val="none" w:sz="0" w:space="0" w:color="auto"/>
        <w:left w:val="none" w:sz="0" w:space="0" w:color="auto"/>
        <w:bottom w:val="none" w:sz="0" w:space="0" w:color="auto"/>
        <w:right w:val="none" w:sz="0" w:space="0" w:color="auto"/>
      </w:divBdr>
    </w:div>
    <w:div w:id="336422268">
      <w:bodyDiv w:val="1"/>
      <w:marLeft w:val="0"/>
      <w:marRight w:val="0"/>
      <w:marTop w:val="0"/>
      <w:marBottom w:val="0"/>
      <w:divBdr>
        <w:top w:val="none" w:sz="0" w:space="0" w:color="auto"/>
        <w:left w:val="none" w:sz="0" w:space="0" w:color="auto"/>
        <w:bottom w:val="none" w:sz="0" w:space="0" w:color="auto"/>
        <w:right w:val="none" w:sz="0" w:space="0" w:color="auto"/>
      </w:divBdr>
    </w:div>
    <w:div w:id="411005766">
      <w:bodyDiv w:val="1"/>
      <w:marLeft w:val="0"/>
      <w:marRight w:val="0"/>
      <w:marTop w:val="0"/>
      <w:marBottom w:val="0"/>
      <w:divBdr>
        <w:top w:val="none" w:sz="0" w:space="0" w:color="auto"/>
        <w:left w:val="none" w:sz="0" w:space="0" w:color="auto"/>
        <w:bottom w:val="none" w:sz="0" w:space="0" w:color="auto"/>
        <w:right w:val="none" w:sz="0" w:space="0" w:color="auto"/>
      </w:divBdr>
    </w:div>
    <w:div w:id="419832012">
      <w:bodyDiv w:val="1"/>
      <w:marLeft w:val="0"/>
      <w:marRight w:val="0"/>
      <w:marTop w:val="0"/>
      <w:marBottom w:val="0"/>
      <w:divBdr>
        <w:top w:val="none" w:sz="0" w:space="0" w:color="auto"/>
        <w:left w:val="none" w:sz="0" w:space="0" w:color="auto"/>
        <w:bottom w:val="none" w:sz="0" w:space="0" w:color="auto"/>
        <w:right w:val="none" w:sz="0" w:space="0" w:color="auto"/>
      </w:divBdr>
    </w:div>
    <w:div w:id="528303045">
      <w:bodyDiv w:val="1"/>
      <w:marLeft w:val="0"/>
      <w:marRight w:val="0"/>
      <w:marTop w:val="0"/>
      <w:marBottom w:val="0"/>
      <w:divBdr>
        <w:top w:val="none" w:sz="0" w:space="0" w:color="auto"/>
        <w:left w:val="none" w:sz="0" w:space="0" w:color="auto"/>
        <w:bottom w:val="none" w:sz="0" w:space="0" w:color="auto"/>
        <w:right w:val="none" w:sz="0" w:space="0" w:color="auto"/>
      </w:divBdr>
    </w:div>
    <w:div w:id="541552438">
      <w:bodyDiv w:val="1"/>
      <w:marLeft w:val="0"/>
      <w:marRight w:val="0"/>
      <w:marTop w:val="0"/>
      <w:marBottom w:val="0"/>
      <w:divBdr>
        <w:top w:val="none" w:sz="0" w:space="0" w:color="auto"/>
        <w:left w:val="none" w:sz="0" w:space="0" w:color="auto"/>
        <w:bottom w:val="none" w:sz="0" w:space="0" w:color="auto"/>
        <w:right w:val="none" w:sz="0" w:space="0" w:color="auto"/>
      </w:divBdr>
    </w:div>
    <w:div w:id="546644231">
      <w:bodyDiv w:val="1"/>
      <w:marLeft w:val="0"/>
      <w:marRight w:val="0"/>
      <w:marTop w:val="0"/>
      <w:marBottom w:val="0"/>
      <w:divBdr>
        <w:top w:val="none" w:sz="0" w:space="0" w:color="auto"/>
        <w:left w:val="none" w:sz="0" w:space="0" w:color="auto"/>
        <w:bottom w:val="none" w:sz="0" w:space="0" w:color="auto"/>
        <w:right w:val="none" w:sz="0" w:space="0" w:color="auto"/>
      </w:divBdr>
    </w:div>
    <w:div w:id="589393988">
      <w:bodyDiv w:val="1"/>
      <w:marLeft w:val="0"/>
      <w:marRight w:val="0"/>
      <w:marTop w:val="0"/>
      <w:marBottom w:val="0"/>
      <w:divBdr>
        <w:top w:val="none" w:sz="0" w:space="0" w:color="auto"/>
        <w:left w:val="none" w:sz="0" w:space="0" w:color="auto"/>
        <w:bottom w:val="none" w:sz="0" w:space="0" w:color="auto"/>
        <w:right w:val="none" w:sz="0" w:space="0" w:color="auto"/>
      </w:divBdr>
    </w:div>
    <w:div w:id="599144767">
      <w:bodyDiv w:val="1"/>
      <w:marLeft w:val="0"/>
      <w:marRight w:val="0"/>
      <w:marTop w:val="0"/>
      <w:marBottom w:val="0"/>
      <w:divBdr>
        <w:top w:val="none" w:sz="0" w:space="0" w:color="auto"/>
        <w:left w:val="none" w:sz="0" w:space="0" w:color="auto"/>
        <w:bottom w:val="none" w:sz="0" w:space="0" w:color="auto"/>
        <w:right w:val="none" w:sz="0" w:space="0" w:color="auto"/>
      </w:divBdr>
    </w:div>
    <w:div w:id="638733017">
      <w:bodyDiv w:val="1"/>
      <w:marLeft w:val="0"/>
      <w:marRight w:val="0"/>
      <w:marTop w:val="0"/>
      <w:marBottom w:val="0"/>
      <w:divBdr>
        <w:top w:val="none" w:sz="0" w:space="0" w:color="auto"/>
        <w:left w:val="none" w:sz="0" w:space="0" w:color="auto"/>
        <w:bottom w:val="none" w:sz="0" w:space="0" w:color="auto"/>
        <w:right w:val="none" w:sz="0" w:space="0" w:color="auto"/>
      </w:divBdr>
    </w:div>
    <w:div w:id="641888933">
      <w:bodyDiv w:val="1"/>
      <w:marLeft w:val="0"/>
      <w:marRight w:val="0"/>
      <w:marTop w:val="0"/>
      <w:marBottom w:val="0"/>
      <w:divBdr>
        <w:top w:val="none" w:sz="0" w:space="0" w:color="auto"/>
        <w:left w:val="none" w:sz="0" w:space="0" w:color="auto"/>
        <w:bottom w:val="none" w:sz="0" w:space="0" w:color="auto"/>
        <w:right w:val="none" w:sz="0" w:space="0" w:color="auto"/>
      </w:divBdr>
    </w:div>
    <w:div w:id="646982228">
      <w:bodyDiv w:val="1"/>
      <w:marLeft w:val="0"/>
      <w:marRight w:val="0"/>
      <w:marTop w:val="0"/>
      <w:marBottom w:val="0"/>
      <w:divBdr>
        <w:top w:val="none" w:sz="0" w:space="0" w:color="auto"/>
        <w:left w:val="none" w:sz="0" w:space="0" w:color="auto"/>
        <w:bottom w:val="none" w:sz="0" w:space="0" w:color="auto"/>
        <w:right w:val="none" w:sz="0" w:space="0" w:color="auto"/>
      </w:divBdr>
    </w:div>
    <w:div w:id="666246758">
      <w:bodyDiv w:val="1"/>
      <w:marLeft w:val="0"/>
      <w:marRight w:val="0"/>
      <w:marTop w:val="0"/>
      <w:marBottom w:val="0"/>
      <w:divBdr>
        <w:top w:val="none" w:sz="0" w:space="0" w:color="auto"/>
        <w:left w:val="none" w:sz="0" w:space="0" w:color="auto"/>
        <w:bottom w:val="none" w:sz="0" w:space="0" w:color="auto"/>
        <w:right w:val="none" w:sz="0" w:space="0" w:color="auto"/>
      </w:divBdr>
    </w:div>
    <w:div w:id="769661864">
      <w:bodyDiv w:val="1"/>
      <w:marLeft w:val="0"/>
      <w:marRight w:val="0"/>
      <w:marTop w:val="0"/>
      <w:marBottom w:val="0"/>
      <w:divBdr>
        <w:top w:val="none" w:sz="0" w:space="0" w:color="auto"/>
        <w:left w:val="none" w:sz="0" w:space="0" w:color="auto"/>
        <w:bottom w:val="none" w:sz="0" w:space="0" w:color="auto"/>
        <w:right w:val="none" w:sz="0" w:space="0" w:color="auto"/>
      </w:divBdr>
    </w:div>
    <w:div w:id="771587213">
      <w:bodyDiv w:val="1"/>
      <w:marLeft w:val="0"/>
      <w:marRight w:val="0"/>
      <w:marTop w:val="0"/>
      <w:marBottom w:val="0"/>
      <w:divBdr>
        <w:top w:val="none" w:sz="0" w:space="0" w:color="auto"/>
        <w:left w:val="none" w:sz="0" w:space="0" w:color="auto"/>
        <w:bottom w:val="none" w:sz="0" w:space="0" w:color="auto"/>
        <w:right w:val="none" w:sz="0" w:space="0" w:color="auto"/>
      </w:divBdr>
    </w:div>
    <w:div w:id="781191203">
      <w:bodyDiv w:val="1"/>
      <w:marLeft w:val="0"/>
      <w:marRight w:val="0"/>
      <w:marTop w:val="0"/>
      <w:marBottom w:val="0"/>
      <w:divBdr>
        <w:top w:val="none" w:sz="0" w:space="0" w:color="auto"/>
        <w:left w:val="none" w:sz="0" w:space="0" w:color="auto"/>
        <w:bottom w:val="none" w:sz="0" w:space="0" w:color="auto"/>
        <w:right w:val="none" w:sz="0" w:space="0" w:color="auto"/>
      </w:divBdr>
    </w:div>
    <w:div w:id="833103044">
      <w:bodyDiv w:val="1"/>
      <w:marLeft w:val="0"/>
      <w:marRight w:val="0"/>
      <w:marTop w:val="0"/>
      <w:marBottom w:val="0"/>
      <w:divBdr>
        <w:top w:val="none" w:sz="0" w:space="0" w:color="auto"/>
        <w:left w:val="none" w:sz="0" w:space="0" w:color="auto"/>
        <w:bottom w:val="none" w:sz="0" w:space="0" w:color="auto"/>
        <w:right w:val="none" w:sz="0" w:space="0" w:color="auto"/>
      </w:divBdr>
    </w:div>
    <w:div w:id="1013801724">
      <w:bodyDiv w:val="1"/>
      <w:marLeft w:val="0"/>
      <w:marRight w:val="0"/>
      <w:marTop w:val="0"/>
      <w:marBottom w:val="0"/>
      <w:divBdr>
        <w:top w:val="none" w:sz="0" w:space="0" w:color="auto"/>
        <w:left w:val="none" w:sz="0" w:space="0" w:color="auto"/>
        <w:bottom w:val="none" w:sz="0" w:space="0" w:color="auto"/>
        <w:right w:val="none" w:sz="0" w:space="0" w:color="auto"/>
      </w:divBdr>
    </w:div>
    <w:div w:id="1026447444">
      <w:bodyDiv w:val="1"/>
      <w:marLeft w:val="0"/>
      <w:marRight w:val="0"/>
      <w:marTop w:val="0"/>
      <w:marBottom w:val="0"/>
      <w:divBdr>
        <w:top w:val="none" w:sz="0" w:space="0" w:color="auto"/>
        <w:left w:val="none" w:sz="0" w:space="0" w:color="auto"/>
        <w:bottom w:val="none" w:sz="0" w:space="0" w:color="auto"/>
        <w:right w:val="none" w:sz="0" w:space="0" w:color="auto"/>
      </w:divBdr>
    </w:div>
    <w:div w:id="1051197658">
      <w:bodyDiv w:val="1"/>
      <w:marLeft w:val="0"/>
      <w:marRight w:val="0"/>
      <w:marTop w:val="0"/>
      <w:marBottom w:val="0"/>
      <w:divBdr>
        <w:top w:val="none" w:sz="0" w:space="0" w:color="auto"/>
        <w:left w:val="none" w:sz="0" w:space="0" w:color="auto"/>
        <w:bottom w:val="none" w:sz="0" w:space="0" w:color="auto"/>
        <w:right w:val="none" w:sz="0" w:space="0" w:color="auto"/>
      </w:divBdr>
    </w:div>
    <w:div w:id="1070736019">
      <w:bodyDiv w:val="1"/>
      <w:marLeft w:val="0"/>
      <w:marRight w:val="0"/>
      <w:marTop w:val="0"/>
      <w:marBottom w:val="0"/>
      <w:divBdr>
        <w:top w:val="none" w:sz="0" w:space="0" w:color="auto"/>
        <w:left w:val="none" w:sz="0" w:space="0" w:color="auto"/>
        <w:bottom w:val="none" w:sz="0" w:space="0" w:color="auto"/>
        <w:right w:val="none" w:sz="0" w:space="0" w:color="auto"/>
      </w:divBdr>
    </w:div>
    <w:div w:id="1150556444">
      <w:bodyDiv w:val="1"/>
      <w:marLeft w:val="0"/>
      <w:marRight w:val="0"/>
      <w:marTop w:val="0"/>
      <w:marBottom w:val="0"/>
      <w:divBdr>
        <w:top w:val="none" w:sz="0" w:space="0" w:color="auto"/>
        <w:left w:val="none" w:sz="0" w:space="0" w:color="auto"/>
        <w:bottom w:val="none" w:sz="0" w:space="0" w:color="auto"/>
        <w:right w:val="none" w:sz="0" w:space="0" w:color="auto"/>
      </w:divBdr>
    </w:div>
    <w:div w:id="1166550428">
      <w:bodyDiv w:val="1"/>
      <w:marLeft w:val="0"/>
      <w:marRight w:val="0"/>
      <w:marTop w:val="0"/>
      <w:marBottom w:val="0"/>
      <w:divBdr>
        <w:top w:val="none" w:sz="0" w:space="0" w:color="auto"/>
        <w:left w:val="none" w:sz="0" w:space="0" w:color="auto"/>
        <w:bottom w:val="none" w:sz="0" w:space="0" w:color="auto"/>
        <w:right w:val="none" w:sz="0" w:space="0" w:color="auto"/>
      </w:divBdr>
    </w:div>
    <w:div w:id="1288391196">
      <w:bodyDiv w:val="1"/>
      <w:marLeft w:val="0"/>
      <w:marRight w:val="0"/>
      <w:marTop w:val="0"/>
      <w:marBottom w:val="0"/>
      <w:divBdr>
        <w:top w:val="none" w:sz="0" w:space="0" w:color="auto"/>
        <w:left w:val="none" w:sz="0" w:space="0" w:color="auto"/>
        <w:bottom w:val="none" w:sz="0" w:space="0" w:color="auto"/>
        <w:right w:val="none" w:sz="0" w:space="0" w:color="auto"/>
      </w:divBdr>
    </w:div>
    <w:div w:id="1306932228">
      <w:bodyDiv w:val="1"/>
      <w:marLeft w:val="0"/>
      <w:marRight w:val="0"/>
      <w:marTop w:val="0"/>
      <w:marBottom w:val="0"/>
      <w:divBdr>
        <w:top w:val="none" w:sz="0" w:space="0" w:color="auto"/>
        <w:left w:val="none" w:sz="0" w:space="0" w:color="auto"/>
        <w:bottom w:val="none" w:sz="0" w:space="0" w:color="auto"/>
        <w:right w:val="none" w:sz="0" w:space="0" w:color="auto"/>
      </w:divBdr>
    </w:div>
    <w:div w:id="1310595745">
      <w:bodyDiv w:val="1"/>
      <w:marLeft w:val="0"/>
      <w:marRight w:val="0"/>
      <w:marTop w:val="0"/>
      <w:marBottom w:val="0"/>
      <w:divBdr>
        <w:top w:val="none" w:sz="0" w:space="0" w:color="auto"/>
        <w:left w:val="none" w:sz="0" w:space="0" w:color="auto"/>
        <w:bottom w:val="none" w:sz="0" w:space="0" w:color="auto"/>
        <w:right w:val="none" w:sz="0" w:space="0" w:color="auto"/>
      </w:divBdr>
    </w:div>
    <w:div w:id="1342661612">
      <w:bodyDiv w:val="1"/>
      <w:marLeft w:val="0"/>
      <w:marRight w:val="0"/>
      <w:marTop w:val="0"/>
      <w:marBottom w:val="0"/>
      <w:divBdr>
        <w:top w:val="none" w:sz="0" w:space="0" w:color="auto"/>
        <w:left w:val="none" w:sz="0" w:space="0" w:color="auto"/>
        <w:bottom w:val="none" w:sz="0" w:space="0" w:color="auto"/>
        <w:right w:val="none" w:sz="0" w:space="0" w:color="auto"/>
      </w:divBdr>
    </w:div>
    <w:div w:id="1406952956">
      <w:bodyDiv w:val="1"/>
      <w:marLeft w:val="0"/>
      <w:marRight w:val="0"/>
      <w:marTop w:val="0"/>
      <w:marBottom w:val="0"/>
      <w:divBdr>
        <w:top w:val="none" w:sz="0" w:space="0" w:color="auto"/>
        <w:left w:val="none" w:sz="0" w:space="0" w:color="auto"/>
        <w:bottom w:val="none" w:sz="0" w:space="0" w:color="auto"/>
        <w:right w:val="none" w:sz="0" w:space="0" w:color="auto"/>
      </w:divBdr>
    </w:div>
    <w:div w:id="1426463696">
      <w:bodyDiv w:val="1"/>
      <w:marLeft w:val="0"/>
      <w:marRight w:val="0"/>
      <w:marTop w:val="0"/>
      <w:marBottom w:val="0"/>
      <w:divBdr>
        <w:top w:val="none" w:sz="0" w:space="0" w:color="auto"/>
        <w:left w:val="none" w:sz="0" w:space="0" w:color="auto"/>
        <w:bottom w:val="none" w:sz="0" w:space="0" w:color="auto"/>
        <w:right w:val="none" w:sz="0" w:space="0" w:color="auto"/>
      </w:divBdr>
    </w:div>
    <w:div w:id="1535389405">
      <w:bodyDiv w:val="1"/>
      <w:marLeft w:val="0"/>
      <w:marRight w:val="0"/>
      <w:marTop w:val="0"/>
      <w:marBottom w:val="0"/>
      <w:divBdr>
        <w:top w:val="none" w:sz="0" w:space="0" w:color="auto"/>
        <w:left w:val="none" w:sz="0" w:space="0" w:color="auto"/>
        <w:bottom w:val="none" w:sz="0" w:space="0" w:color="auto"/>
        <w:right w:val="none" w:sz="0" w:space="0" w:color="auto"/>
      </w:divBdr>
    </w:div>
    <w:div w:id="1537354629">
      <w:bodyDiv w:val="1"/>
      <w:marLeft w:val="0"/>
      <w:marRight w:val="0"/>
      <w:marTop w:val="0"/>
      <w:marBottom w:val="0"/>
      <w:divBdr>
        <w:top w:val="none" w:sz="0" w:space="0" w:color="auto"/>
        <w:left w:val="none" w:sz="0" w:space="0" w:color="auto"/>
        <w:bottom w:val="none" w:sz="0" w:space="0" w:color="auto"/>
        <w:right w:val="none" w:sz="0" w:space="0" w:color="auto"/>
      </w:divBdr>
    </w:div>
    <w:div w:id="1619725263">
      <w:bodyDiv w:val="1"/>
      <w:marLeft w:val="0"/>
      <w:marRight w:val="0"/>
      <w:marTop w:val="0"/>
      <w:marBottom w:val="0"/>
      <w:divBdr>
        <w:top w:val="none" w:sz="0" w:space="0" w:color="auto"/>
        <w:left w:val="none" w:sz="0" w:space="0" w:color="auto"/>
        <w:bottom w:val="none" w:sz="0" w:space="0" w:color="auto"/>
        <w:right w:val="none" w:sz="0" w:space="0" w:color="auto"/>
      </w:divBdr>
    </w:div>
    <w:div w:id="1710106662">
      <w:bodyDiv w:val="1"/>
      <w:marLeft w:val="0"/>
      <w:marRight w:val="0"/>
      <w:marTop w:val="0"/>
      <w:marBottom w:val="0"/>
      <w:divBdr>
        <w:top w:val="none" w:sz="0" w:space="0" w:color="auto"/>
        <w:left w:val="none" w:sz="0" w:space="0" w:color="auto"/>
        <w:bottom w:val="none" w:sz="0" w:space="0" w:color="auto"/>
        <w:right w:val="none" w:sz="0" w:space="0" w:color="auto"/>
      </w:divBdr>
    </w:div>
    <w:div w:id="1719280845">
      <w:bodyDiv w:val="1"/>
      <w:marLeft w:val="0"/>
      <w:marRight w:val="0"/>
      <w:marTop w:val="0"/>
      <w:marBottom w:val="0"/>
      <w:divBdr>
        <w:top w:val="none" w:sz="0" w:space="0" w:color="auto"/>
        <w:left w:val="none" w:sz="0" w:space="0" w:color="auto"/>
        <w:bottom w:val="none" w:sz="0" w:space="0" w:color="auto"/>
        <w:right w:val="none" w:sz="0" w:space="0" w:color="auto"/>
      </w:divBdr>
    </w:div>
    <w:div w:id="1725374638">
      <w:bodyDiv w:val="1"/>
      <w:marLeft w:val="0"/>
      <w:marRight w:val="0"/>
      <w:marTop w:val="0"/>
      <w:marBottom w:val="0"/>
      <w:divBdr>
        <w:top w:val="none" w:sz="0" w:space="0" w:color="auto"/>
        <w:left w:val="none" w:sz="0" w:space="0" w:color="auto"/>
        <w:bottom w:val="none" w:sz="0" w:space="0" w:color="auto"/>
        <w:right w:val="none" w:sz="0" w:space="0" w:color="auto"/>
      </w:divBdr>
    </w:div>
    <w:div w:id="1783064774">
      <w:bodyDiv w:val="1"/>
      <w:marLeft w:val="0"/>
      <w:marRight w:val="0"/>
      <w:marTop w:val="0"/>
      <w:marBottom w:val="0"/>
      <w:divBdr>
        <w:top w:val="none" w:sz="0" w:space="0" w:color="auto"/>
        <w:left w:val="none" w:sz="0" w:space="0" w:color="auto"/>
        <w:bottom w:val="none" w:sz="0" w:space="0" w:color="auto"/>
        <w:right w:val="none" w:sz="0" w:space="0" w:color="auto"/>
      </w:divBdr>
    </w:div>
    <w:div w:id="1792243703">
      <w:bodyDiv w:val="1"/>
      <w:marLeft w:val="0"/>
      <w:marRight w:val="0"/>
      <w:marTop w:val="0"/>
      <w:marBottom w:val="0"/>
      <w:divBdr>
        <w:top w:val="none" w:sz="0" w:space="0" w:color="auto"/>
        <w:left w:val="none" w:sz="0" w:space="0" w:color="auto"/>
        <w:bottom w:val="none" w:sz="0" w:space="0" w:color="auto"/>
        <w:right w:val="none" w:sz="0" w:space="0" w:color="auto"/>
      </w:divBdr>
    </w:div>
    <w:div w:id="1810978815">
      <w:bodyDiv w:val="1"/>
      <w:marLeft w:val="0"/>
      <w:marRight w:val="0"/>
      <w:marTop w:val="0"/>
      <w:marBottom w:val="0"/>
      <w:divBdr>
        <w:top w:val="none" w:sz="0" w:space="0" w:color="auto"/>
        <w:left w:val="none" w:sz="0" w:space="0" w:color="auto"/>
        <w:bottom w:val="none" w:sz="0" w:space="0" w:color="auto"/>
        <w:right w:val="none" w:sz="0" w:space="0" w:color="auto"/>
      </w:divBdr>
    </w:div>
    <w:div w:id="1815682829">
      <w:bodyDiv w:val="1"/>
      <w:marLeft w:val="0"/>
      <w:marRight w:val="0"/>
      <w:marTop w:val="0"/>
      <w:marBottom w:val="0"/>
      <w:divBdr>
        <w:top w:val="none" w:sz="0" w:space="0" w:color="auto"/>
        <w:left w:val="none" w:sz="0" w:space="0" w:color="auto"/>
        <w:bottom w:val="none" w:sz="0" w:space="0" w:color="auto"/>
        <w:right w:val="none" w:sz="0" w:space="0" w:color="auto"/>
      </w:divBdr>
    </w:div>
    <w:div w:id="1880513896">
      <w:bodyDiv w:val="1"/>
      <w:marLeft w:val="0"/>
      <w:marRight w:val="0"/>
      <w:marTop w:val="0"/>
      <w:marBottom w:val="0"/>
      <w:divBdr>
        <w:top w:val="none" w:sz="0" w:space="0" w:color="auto"/>
        <w:left w:val="none" w:sz="0" w:space="0" w:color="auto"/>
        <w:bottom w:val="none" w:sz="0" w:space="0" w:color="auto"/>
        <w:right w:val="none" w:sz="0" w:space="0" w:color="auto"/>
      </w:divBdr>
    </w:div>
    <w:div w:id="1889337663">
      <w:bodyDiv w:val="1"/>
      <w:marLeft w:val="0"/>
      <w:marRight w:val="0"/>
      <w:marTop w:val="0"/>
      <w:marBottom w:val="0"/>
      <w:divBdr>
        <w:top w:val="none" w:sz="0" w:space="0" w:color="auto"/>
        <w:left w:val="none" w:sz="0" w:space="0" w:color="auto"/>
        <w:bottom w:val="none" w:sz="0" w:space="0" w:color="auto"/>
        <w:right w:val="none" w:sz="0" w:space="0" w:color="auto"/>
      </w:divBdr>
    </w:div>
    <w:div w:id="1907301616">
      <w:bodyDiv w:val="1"/>
      <w:marLeft w:val="0"/>
      <w:marRight w:val="0"/>
      <w:marTop w:val="0"/>
      <w:marBottom w:val="0"/>
      <w:divBdr>
        <w:top w:val="none" w:sz="0" w:space="0" w:color="auto"/>
        <w:left w:val="none" w:sz="0" w:space="0" w:color="auto"/>
        <w:bottom w:val="none" w:sz="0" w:space="0" w:color="auto"/>
        <w:right w:val="none" w:sz="0" w:space="0" w:color="auto"/>
      </w:divBdr>
    </w:div>
    <w:div w:id="1911305992">
      <w:bodyDiv w:val="1"/>
      <w:marLeft w:val="0"/>
      <w:marRight w:val="0"/>
      <w:marTop w:val="0"/>
      <w:marBottom w:val="0"/>
      <w:divBdr>
        <w:top w:val="none" w:sz="0" w:space="0" w:color="auto"/>
        <w:left w:val="none" w:sz="0" w:space="0" w:color="auto"/>
        <w:bottom w:val="none" w:sz="0" w:space="0" w:color="auto"/>
        <w:right w:val="none" w:sz="0" w:space="0" w:color="auto"/>
      </w:divBdr>
    </w:div>
    <w:div w:id="1937906331">
      <w:bodyDiv w:val="1"/>
      <w:marLeft w:val="0"/>
      <w:marRight w:val="0"/>
      <w:marTop w:val="0"/>
      <w:marBottom w:val="0"/>
      <w:divBdr>
        <w:top w:val="none" w:sz="0" w:space="0" w:color="auto"/>
        <w:left w:val="none" w:sz="0" w:space="0" w:color="auto"/>
        <w:bottom w:val="none" w:sz="0" w:space="0" w:color="auto"/>
        <w:right w:val="none" w:sz="0" w:space="0" w:color="auto"/>
      </w:divBdr>
    </w:div>
    <w:div w:id="1991057351">
      <w:bodyDiv w:val="1"/>
      <w:marLeft w:val="0"/>
      <w:marRight w:val="0"/>
      <w:marTop w:val="0"/>
      <w:marBottom w:val="0"/>
      <w:divBdr>
        <w:top w:val="none" w:sz="0" w:space="0" w:color="auto"/>
        <w:left w:val="none" w:sz="0" w:space="0" w:color="auto"/>
        <w:bottom w:val="none" w:sz="0" w:space="0" w:color="auto"/>
        <w:right w:val="none" w:sz="0" w:space="0" w:color="auto"/>
      </w:divBdr>
    </w:div>
    <w:div w:id="2016496960">
      <w:bodyDiv w:val="1"/>
      <w:marLeft w:val="0"/>
      <w:marRight w:val="0"/>
      <w:marTop w:val="0"/>
      <w:marBottom w:val="0"/>
      <w:divBdr>
        <w:top w:val="none" w:sz="0" w:space="0" w:color="auto"/>
        <w:left w:val="none" w:sz="0" w:space="0" w:color="auto"/>
        <w:bottom w:val="none" w:sz="0" w:space="0" w:color="auto"/>
        <w:right w:val="none" w:sz="0" w:space="0" w:color="auto"/>
      </w:divBdr>
    </w:div>
    <w:div w:id="2053311940">
      <w:bodyDiv w:val="1"/>
      <w:marLeft w:val="0"/>
      <w:marRight w:val="0"/>
      <w:marTop w:val="0"/>
      <w:marBottom w:val="0"/>
      <w:divBdr>
        <w:top w:val="none" w:sz="0" w:space="0" w:color="auto"/>
        <w:left w:val="none" w:sz="0" w:space="0" w:color="auto"/>
        <w:bottom w:val="none" w:sz="0" w:space="0" w:color="auto"/>
        <w:right w:val="none" w:sz="0" w:space="0" w:color="auto"/>
      </w:divBdr>
    </w:div>
    <w:div w:id="2099518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1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20.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16.png"/><Relationship Id="rId25"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15.jpg"/><Relationship Id="rId20"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22.png"/><Relationship Id="rId10" Type="http://schemas.microsoft.com/office/2011/relationships/commentsExtended" Target="commentsExtended.xml"/><Relationship Id="rId19" Type="http://schemas.openxmlformats.org/officeDocument/2006/relationships/image" Target="media/image18.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21.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A85F445-C61F-4356-AB90-75F5C5AE23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113</Pages>
  <Words>40485</Words>
  <Characters>230768</Characters>
  <Application>Microsoft Office Word</Application>
  <DocSecurity>0</DocSecurity>
  <Lines>1923</Lines>
  <Paragraphs>541</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270712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2026-08-20T11:49:00Z</dcterms:created>
  <dcterms:modified xsi:type="dcterms:W3CDTF">2026-09-01T08:52:00Z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1049-11.2.0.11440</vt:lpwstr>
  </property>
  <property fmtid="{D5CDD505-2E9C-101B-9397-08002B2CF9AE}" pid="3" name="ICV">
    <vt:lpwstr>0E71F46930CE4CC0B55AF3A282358121</vt:lpwstr>
  </property>
</Properties>
</file>